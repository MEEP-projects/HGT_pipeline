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Blattodea;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48DF5D46"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w:t>
      </w:r>
      <w:del w:id="2" w:author="Kyle Ewart" w:date="2026-04-16T11:53:00Z" w16du:dateUtc="2026-04-16T10:53:00Z">
        <w:r w:rsidRPr="003F7BF2">
          <w:rPr>
            <w:rFonts w:ascii="Arial" w:hAnsi="Arial" w:cs="Arial"/>
            <w:color w:val="000000"/>
            <w:sz w:val="20"/>
            <w:szCs w:val="20"/>
          </w:rPr>
          <w:delText xml:space="preserve">While HGT is prevalent among prokaryotes, it is generally believed to occur infrequently in eukaryotes. </w:delText>
        </w:r>
      </w:del>
      <w:r w:rsidRPr="003F7BF2">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vertically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making them a valuable system for assessing the potential scale of HGT.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ins w:id="3" w:author="Kyle Ewart" w:date="2026-04-16T11:53:00Z" w16du:dateUtc="2026-04-16T10:53:00Z">
        <w:r w:rsidR="00763540" w:rsidRPr="003F7BF2">
          <w:rPr>
            <w:rFonts w:ascii="Arial" w:hAnsi="Arial" w:cs="Arial"/>
            <w:color w:val="000000"/>
            <w:sz w:val="20"/>
            <w:szCs w:val="20"/>
          </w:rPr>
          <w:t>panesthiine</w:t>
        </w:r>
        <w:proofErr w:type="spellEnd"/>
        <w:r w:rsidR="00763540" w:rsidRPr="003F7BF2">
          <w:rPr>
            <w:rFonts w:ascii="Arial" w:hAnsi="Arial" w:cs="Arial"/>
            <w:color w:val="000000"/>
            <w:sz w:val="20"/>
            <w:szCs w:val="20"/>
          </w:rPr>
          <w:t>/</w:t>
        </w:r>
      </w:ins>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over 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del w:id="4" w:author="Kyle Ewart" w:date="2026-04-16T11:53:00Z" w16du:dateUtc="2026-04-16T10:53:00Z">
        <w:r w:rsidRPr="003F7BF2">
          <w:rPr>
            <w:rFonts w:ascii="Arial" w:hAnsi="Arial" w:cs="Arial"/>
            <w:color w:val="000000"/>
            <w:sz w:val="20"/>
            <w:szCs w:val="20"/>
          </w:rPr>
          <w:delText>panesthiine cockroaches</w:delText>
        </w:r>
      </w:del>
      <w:ins w:id="5" w:author="Kyle Ewart" w:date="2026-04-16T11:53:00Z" w16du:dateUtc="2026-04-16T10:53:00Z">
        <w:r w:rsidR="00763540" w:rsidRPr="003F7BF2">
          <w:rPr>
            <w:rFonts w:ascii="Arial" w:hAnsi="Arial" w:cs="Arial"/>
            <w:color w:val="000000"/>
            <w:sz w:val="20"/>
            <w:szCs w:val="20"/>
          </w:rPr>
          <w:t>this group</w:t>
        </w:r>
      </w:ins>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del w:id="6" w:author="Kyle Ewart" w:date="2026-04-16T11:53:00Z" w16du:dateUtc="2026-04-16T10:53:00Z">
        <w:r w:rsidRPr="003F7BF2">
          <w:rPr>
            <w:rFonts w:ascii="Arial" w:hAnsi="Arial" w:cs="Arial"/>
            <w:color w:val="000000"/>
            <w:sz w:val="20"/>
            <w:szCs w:val="20"/>
          </w:rPr>
          <w:delText>that HGT may be considerably more prevalent in eukaryotes than previously thought</w:delText>
        </w:r>
      </w:del>
      <w:ins w:id="7" w:author="Kyle Ewart" w:date="2026-04-16T11:53:00Z" w16du:dateUtc="2026-04-16T10:53:00Z">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ins>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74447F49" w:rsidR="006231F1" w:rsidRPr="003F7BF2" w:rsidRDefault="006231F1" w:rsidP="006231F1">
      <w:pPr>
        <w:rPr>
          <w:rFonts w:asciiTheme="minorBidi" w:hAnsiTheme="minorBidi"/>
          <w:sz w:val="20"/>
          <w:szCs w:val="20"/>
        </w:rPr>
      </w:pPr>
      <w:del w:id="8" w:author="Kyle Ewart" w:date="2026-04-16T11:53:00Z" w16du:dateUtc="2026-04-16T10:53:00Z">
        <w:r w:rsidRPr="003F7BF2">
          <w:rPr>
            <w:rFonts w:asciiTheme="minorBidi" w:hAnsiTheme="minorBidi"/>
            <w:color w:val="000000" w:themeColor="text1"/>
            <w:sz w:val="20"/>
            <w:szCs w:val="20"/>
          </w:rPr>
          <w:delText xml:space="preserve">Horizontal gene transfer (HGT) challenges conventional Darwinian </w:delText>
        </w:r>
        <w:r w:rsidRPr="003F7BF2">
          <w:rPr>
            <w:rFonts w:asciiTheme="minorBidi" w:hAnsiTheme="minorBidi"/>
            <w:color w:val="000000" w:themeColor="text1"/>
            <w:sz w:val="20"/>
            <w:szCs w:val="20"/>
            <w:shd w:val="clear" w:color="auto" w:fill="FFFFFF"/>
          </w:rPr>
          <w:delText xml:space="preserve">evolutionary </w:delText>
        </w:r>
        <w:r w:rsidRPr="003F7BF2">
          <w:rPr>
            <w:rFonts w:asciiTheme="minorBidi" w:hAnsiTheme="minorBidi"/>
            <w:color w:val="000000" w:themeColor="text1"/>
            <w:sz w:val="20"/>
            <w:szCs w:val="20"/>
          </w:rPr>
          <w:delText xml:space="preserve">models by introducing genetic material across species boundaries. </w:delText>
        </w:r>
      </w:del>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del w:id="9" w:author="Kyle Ewart" w:date="2026-04-16T11:53:00Z" w16du:dateUtc="2026-04-16T10:53:00Z">
        <w:r w:rsidR="000A2DB1" w:rsidRPr="003F7BF2">
          <w:rPr>
            <w:rFonts w:asciiTheme="minorBidi" w:hAnsiTheme="minorBidi"/>
            <w:sz w:val="20"/>
            <w:szCs w:val="20"/>
          </w:rPr>
          <w:delText xml:space="preserve">transferred </w:delText>
        </w:r>
      </w:del>
      <w:r w:rsidR="000A2DB1" w:rsidRPr="003F7BF2">
        <w:rPr>
          <w:rFonts w:asciiTheme="minorBidi" w:hAnsiTheme="minorBidi"/>
          <w:sz w:val="20"/>
          <w:szCs w:val="20"/>
        </w:rPr>
        <w:t xml:space="preserve">DNA inserts </w:t>
      </w:r>
      <w:ins w:id="10" w:author="Kyle Ewart" w:date="2026-04-16T11:53:00Z" w16du:dateUtc="2026-04-16T10:53:00Z">
        <w:r w:rsidR="00736E9A" w:rsidRPr="003F7BF2">
          <w:rPr>
            <w:rFonts w:asciiTheme="minorBidi" w:hAnsiTheme="minorBidi"/>
            <w:sz w:val="20"/>
            <w:szCs w:val="20"/>
          </w:rPr>
          <w:t xml:space="preserve">acquired via horizontal gene transfer (HGT) </w:t>
        </w:r>
      </w:ins>
      <w:r w:rsidRPr="003F7BF2">
        <w:rPr>
          <w:rFonts w:asciiTheme="minorBidi" w:hAnsiTheme="minorBidi"/>
          <w:sz w:val="20"/>
          <w:szCs w:val="20"/>
        </w:rPr>
        <w:t xml:space="preserve">that become fixed in a species is expected to represent only a small fraction of the </w:t>
      </w:r>
      <w:del w:id="11" w:author="Kyle Ewart" w:date="2026-04-16T11:53:00Z" w16du:dateUtc="2026-04-16T10:53:00Z">
        <w:r w:rsidRPr="003F7BF2">
          <w:rPr>
            <w:rFonts w:asciiTheme="minorBidi" w:hAnsiTheme="minorBidi"/>
            <w:sz w:val="20"/>
            <w:szCs w:val="20"/>
          </w:rPr>
          <w:delText>actual</w:delText>
        </w:r>
      </w:del>
      <w:ins w:id="12" w:author="Kyle Ewart" w:date="2026-04-16T11:53:00Z" w16du:dateUtc="2026-04-16T10:53:00Z">
        <w:r w:rsidR="00736E9A" w:rsidRPr="003F7BF2">
          <w:rPr>
            <w:rFonts w:asciiTheme="minorBidi" w:hAnsiTheme="minorBidi"/>
            <w:sz w:val="20"/>
            <w:szCs w:val="20"/>
          </w:rPr>
          <w:t>total</w:t>
        </w:r>
      </w:ins>
      <w:r w:rsidR="00736E9A" w:rsidRPr="003F7BF2">
        <w:rPr>
          <w:rFonts w:asciiTheme="minorBidi" w:hAnsiTheme="minorBidi"/>
          <w:sz w:val="20"/>
          <w:szCs w:val="20"/>
        </w:rPr>
        <w:t xml:space="preserve"> </w:t>
      </w:r>
      <w:r w:rsidRPr="003F7BF2">
        <w:rPr>
          <w:rFonts w:asciiTheme="minorBidi" w:hAnsiTheme="minorBidi"/>
          <w:sz w:val="20"/>
          <w:szCs w:val="20"/>
        </w:rPr>
        <w:t xml:space="preserve">number of </w:t>
      </w:r>
      <w:del w:id="13" w:author="Kyle Ewart" w:date="2026-04-16T11:53:00Z" w16du:dateUtc="2026-04-16T10:53:00Z">
        <w:r w:rsidRPr="003F7BF2">
          <w:rPr>
            <w:rFonts w:asciiTheme="minorBidi" w:hAnsiTheme="minorBidi"/>
            <w:sz w:val="20"/>
            <w:szCs w:val="20"/>
          </w:rPr>
          <w:delText>acquisition</w:delText>
        </w:r>
      </w:del>
      <w:ins w:id="14" w:author="Kyle Ewart" w:date="2026-04-16T11:53:00Z" w16du:dateUtc="2026-04-16T10:53:00Z">
        <w:r w:rsidR="00736E9A" w:rsidRPr="003F7BF2">
          <w:rPr>
            <w:rFonts w:asciiTheme="minorBidi" w:hAnsiTheme="minorBidi"/>
            <w:sz w:val="20"/>
            <w:szCs w:val="20"/>
          </w:rPr>
          <w:t>transfer</w:t>
        </w:r>
      </w:ins>
      <w:r w:rsidR="00736E9A" w:rsidRPr="003F7BF2">
        <w:rPr>
          <w:rFonts w:asciiTheme="minorBidi" w:hAnsiTheme="minorBidi"/>
          <w:sz w:val="20"/>
          <w:szCs w:val="20"/>
        </w:rPr>
        <w:t xml:space="preserve"> </w:t>
      </w:r>
      <w:r w:rsidRPr="003F7BF2">
        <w:rPr>
          <w:rFonts w:asciiTheme="minorBidi" w:hAnsiTheme="minorBidi"/>
          <w:sz w:val="20"/>
          <w:szCs w:val="20"/>
        </w:rPr>
        <w:t xml:space="preserve">events that occur </w:t>
      </w:r>
      <w:del w:id="15" w:author="Kyle Ewart" w:date="2026-04-16T11:53:00Z" w16du:dateUtc="2026-04-16T10:53:00Z">
        <w:r w:rsidRPr="003F7BF2">
          <w:rPr>
            <w:rFonts w:asciiTheme="minorBidi" w:hAnsiTheme="minorBidi"/>
            <w:sz w:val="20"/>
            <w:szCs w:val="20"/>
          </w:rPr>
          <w:delText>across</w:delText>
        </w:r>
      </w:del>
      <w:ins w:id="16" w:author="Kyle Ewart" w:date="2026-04-16T11:53:00Z" w16du:dateUtc="2026-04-16T10:53:00Z">
        <w:r w:rsidR="00736E9A" w:rsidRPr="003F7BF2">
          <w:rPr>
            <w:rFonts w:asciiTheme="minorBidi" w:hAnsiTheme="minorBidi"/>
            <w:sz w:val="20"/>
            <w:szCs w:val="20"/>
          </w:rPr>
          <w:t>over</w:t>
        </w:r>
      </w:ins>
      <w:r w:rsidR="00736E9A" w:rsidRPr="003F7BF2">
        <w:rPr>
          <w:rFonts w:asciiTheme="minorBidi" w:hAnsiTheme="minorBidi"/>
          <w:sz w:val="20"/>
          <w:szCs w:val="20"/>
        </w:rPr>
        <w:t xml:space="preserve"> </w:t>
      </w:r>
      <w:r w:rsidRPr="003F7BF2">
        <w:rPr>
          <w:rFonts w:asciiTheme="minorBidi" w:hAnsiTheme="minorBidi"/>
          <w:sz w:val="20"/>
          <w:szCs w:val="20"/>
        </w:rPr>
        <w:t>evolutionary time [1]. While there is an abundant body of research</w:t>
      </w:r>
      <w:del w:id="17" w:author="Kyle Ewart" w:date="2026-04-16T11:53:00Z" w16du:dateUtc="2026-04-16T10:53:00Z">
        <w:r w:rsidRPr="003F7BF2">
          <w:rPr>
            <w:rFonts w:asciiTheme="minorBidi" w:hAnsiTheme="minorBidi"/>
            <w:sz w:val="20"/>
            <w:szCs w:val="20"/>
          </w:rPr>
          <w:delText xml:space="preserve"> focused</w:delText>
        </w:r>
      </w:del>
      <w:r w:rsidRPr="003F7BF2">
        <w:rPr>
          <w:rFonts w:asciiTheme="minorBidi" w:hAnsiTheme="minorBidi"/>
          <w:sz w:val="20"/>
          <w:szCs w:val="20"/>
        </w:rPr>
        <w:t xml:space="preserve"> on insertions with homology to protein-coding sequence, transfers that do not encode proteins, or with unknown function, 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48A4642E"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del w:id="18" w:author="Kyle Ewart" w:date="2026-04-16T11:53:00Z" w16du:dateUtc="2026-04-16T10:53:00Z">
        <w:r w:rsidRPr="003F7BF2">
          <w:rPr>
            <w:rFonts w:asciiTheme="minorBidi" w:hAnsiTheme="minorBidi"/>
            <w:sz w:val="20"/>
            <w:szCs w:val="20"/>
          </w:rPr>
          <w:delText>maternally</w:delText>
        </w:r>
      </w:del>
      <w:proofErr w:type="spellStart"/>
      <w:ins w:id="19" w:author="Kyle Ewart" w:date="2026-04-16T11:53:00Z" w16du:dateUtc="2026-04-16T10:53:00Z">
        <w:r w:rsidR="00412482" w:rsidRPr="003F7BF2">
          <w:rPr>
            <w:rFonts w:asciiTheme="minorBidi" w:hAnsiTheme="minorBidi"/>
            <w:sz w:val="20"/>
            <w:szCs w:val="20"/>
          </w:rPr>
          <w:t>t</w:t>
        </w:r>
        <w:r w:rsidR="00316293" w:rsidRPr="003F7BF2">
          <w:rPr>
            <w:rFonts w:asciiTheme="minorBidi" w:hAnsiTheme="minorBidi"/>
            <w:sz w:val="20"/>
            <w:szCs w:val="20"/>
          </w:rPr>
          <w:t>ransovarially</w:t>
        </w:r>
      </w:ins>
      <w:proofErr w:type="spellEnd"/>
      <w:r w:rsidRPr="003F7BF2">
        <w:rPr>
          <w:rFonts w:asciiTheme="minorBidi" w:hAnsiTheme="minorBidi"/>
          <w:sz w:val="20"/>
          <w:szCs w:val="20"/>
        </w:rPr>
        <w:t xml:space="preserve"> [3]. </w:t>
      </w:r>
      <w:del w:id="20" w:author="Kyle Ewart" w:date="2026-04-16T11:53:00Z" w16du:dateUtc="2026-04-16T10:53:00Z">
        <w:r w:rsidRPr="003F7BF2">
          <w:rPr>
            <w:rFonts w:asciiTheme="minorBidi" w:hAnsiTheme="minorBidi"/>
            <w:sz w:val="20"/>
            <w:szCs w:val="20"/>
          </w:rPr>
          <w:delText>It</w:delText>
        </w:r>
        <w:r w:rsidRPr="003F7BF2">
          <w:rPr>
            <w:rFonts w:asciiTheme="minorBidi" w:hAnsiTheme="minorBidi"/>
            <w:i/>
            <w:iCs/>
            <w:sz w:val="20"/>
            <w:szCs w:val="20"/>
          </w:rPr>
          <w:delText xml:space="preserve"> </w:delText>
        </w:r>
        <w:r w:rsidRPr="003F7BF2">
          <w:rPr>
            <w:rFonts w:asciiTheme="minorBidi" w:hAnsiTheme="minorBidi"/>
            <w:sz w:val="20"/>
            <w:szCs w:val="20"/>
          </w:rPr>
          <w:delText>infected</w:delText>
        </w:r>
      </w:del>
      <w:ins w:id="21" w:author="Kyle Ewart" w:date="2026-04-16T11:53:00Z" w16du:dateUtc="2026-04-16T10:53:00Z">
        <w:r w:rsidRPr="003F7BF2">
          <w:rPr>
            <w:rFonts w:asciiTheme="minorBidi" w:hAnsiTheme="minorBidi"/>
            <w:sz w:val="20"/>
            <w:szCs w:val="20"/>
          </w:rPr>
          <w:t>Infect</w:t>
        </w:r>
        <w:r w:rsidR="00603CFA" w:rsidRPr="003F7BF2">
          <w:rPr>
            <w:rFonts w:asciiTheme="minorBidi" w:hAnsiTheme="minorBidi"/>
            <w:sz w:val="20"/>
            <w:szCs w:val="20"/>
          </w:rPr>
          <w:t>ing</w:t>
        </w:r>
      </w:ins>
      <w:r w:rsidRPr="003F7BF2">
        <w:rPr>
          <w:rFonts w:asciiTheme="minorBidi" w:hAnsiTheme="minorBidi"/>
          <w:sz w:val="20"/>
          <w:szCs w:val="20"/>
        </w:rPr>
        <w:t xml:space="preserve"> the ancestors of cockroaches &gt;150–200 Mya [4], </w:t>
      </w:r>
      <w:del w:id="22" w:author="Kyle Ewart" w:date="2026-04-16T11:53:00Z" w16du:dateUtc="2026-04-16T10:53:00Z">
        <w:r w:rsidRPr="003F7BF2">
          <w:rPr>
            <w:rFonts w:asciiTheme="minorBidi" w:hAnsiTheme="minorBidi"/>
            <w:sz w:val="20"/>
            <w:szCs w:val="20"/>
          </w:rPr>
          <w:delText>but</w:delText>
        </w:r>
      </w:del>
      <w:proofErr w:type="spellStart"/>
      <w:ins w:id="23" w:author="Kyle Ewart" w:date="2026-04-16T11:53:00Z" w16du:dateUtc="2026-04-16T10:53:00Z">
        <w:r w:rsidR="00603CFA" w:rsidRPr="003F7BF2">
          <w:rPr>
            <w:rFonts w:asciiTheme="minorBidi" w:hAnsiTheme="minorBidi"/>
            <w:i/>
            <w:iCs/>
            <w:sz w:val="20"/>
            <w:szCs w:val="20"/>
          </w:rPr>
          <w:t>Blattabacterium</w:t>
        </w:r>
      </w:ins>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del w:id="24" w:author="Kyle Ewart" w:date="2026-04-16T11:53:00Z" w16du:dateUtc="2026-04-16T10:53:00Z">
        <w:r w:rsidRPr="003F7BF2">
          <w:rPr>
            <w:rFonts w:asciiTheme="minorBidi" w:hAnsiTheme="minorBidi"/>
            <w:iCs/>
            <w:sz w:val="20"/>
            <w:szCs w:val="20"/>
          </w:rPr>
          <w:delText>are thought</w:delText>
        </w:r>
      </w:del>
      <w:ins w:id="25" w:author="Kyle Ewart" w:date="2026-04-16T11:53:00Z" w16du:dateUtc="2026-04-16T10:53:00Z">
        <w:r w:rsidR="00736E9A" w:rsidRPr="003F7BF2">
          <w:rPr>
            <w:rFonts w:asciiTheme="minorBidi" w:hAnsiTheme="minorBidi"/>
            <w:iCs/>
            <w:sz w:val="20"/>
            <w:szCs w:val="20"/>
          </w:rPr>
          <w:t>have been reported</w:t>
        </w:r>
      </w:ins>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932CF25" w14:textId="33F2BAED" w:rsidR="00D20C68" w:rsidRPr="003F7BF2" w:rsidRDefault="006231F1" w:rsidP="00CD1C1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del w:id="26" w:author="Kyle Ewart" w:date="2026-04-16T11:53:00Z" w16du:dateUtc="2026-04-16T10:53:00Z">
        <w:r w:rsidRPr="003F7BF2">
          <w:rPr>
            <w:rFonts w:asciiTheme="minorBidi" w:hAnsiTheme="minorBidi"/>
            <w:color w:val="000000" w:themeColor="text1"/>
            <w:sz w:val="20"/>
            <w:szCs w:val="20"/>
          </w:rPr>
          <w:delText>170 [10].</w:delText>
        </w:r>
      </w:del>
      <w:ins w:id="27" w:author="Kyle Ewart" w:date="2026-04-16T11:53:00Z" w16du:dateUtc="2026-04-16T10:53:00Z">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2347C9" w:rsidRPr="003F7BF2">
          <w:rPr>
            <w:rFonts w:asciiTheme="minorBidi" w:hAnsiTheme="minorBidi"/>
            <w:color w:val="000000" w:themeColor="text1"/>
            <w:sz w:val="20"/>
            <w:szCs w:val="20"/>
          </w:rPr>
          <w:t xml:space="preserve">Inserts </w:t>
        </w:r>
        <w:r w:rsidR="00712041" w:rsidRPr="003F7BF2">
          <w:rPr>
            <w:rFonts w:asciiTheme="minorBidi" w:hAnsiTheme="minorBidi"/>
            <w:color w:val="000000" w:themeColor="text1"/>
            <w:sz w:val="20"/>
            <w:szCs w:val="20"/>
          </w:rPr>
          <w:t>were</w:t>
        </w:r>
        <w:r w:rsidR="002347C9" w:rsidRPr="003F7BF2">
          <w:rPr>
            <w:rFonts w:asciiTheme="minorBidi" w:hAnsiTheme="minorBidi"/>
            <w:color w:val="000000" w:themeColor="text1"/>
            <w:sz w:val="20"/>
            <w:szCs w:val="20"/>
          </w:rPr>
          <w:t xml:space="preserve"> cluster</w:t>
        </w:r>
        <w:r w:rsidR="009D6544" w:rsidRPr="003F7BF2">
          <w:rPr>
            <w:rFonts w:asciiTheme="minorBidi" w:hAnsiTheme="minorBidi"/>
            <w:color w:val="000000" w:themeColor="text1"/>
            <w:sz w:val="20"/>
            <w:szCs w:val="20"/>
          </w:rPr>
          <w:t>ed</w:t>
        </w:r>
        <w:r w:rsidR="002347C9" w:rsidRPr="003F7BF2">
          <w:rPr>
            <w:rFonts w:asciiTheme="minorBidi" w:hAnsiTheme="minorBidi"/>
            <w:color w:val="000000" w:themeColor="text1"/>
            <w:sz w:val="20"/>
            <w:szCs w:val="20"/>
          </w:rPr>
          <w:t xml:space="preserve"> on some contigs, but general</w:t>
        </w:r>
        <w:r w:rsidR="00E604B8" w:rsidRPr="003F7BF2">
          <w:rPr>
            <w:rFonts w:asciiTheme="minorBidi" w:hAnsiTheme="minorBidi"/>
            <w:color w:val="000000" w:themeColor="text1"/>
            <w:sz w:val="20"/>
            <w:szCs w:val="20"/>
          </w:rPr>
          <w:t xml:space="preserve">ly </w:t>
        </w:r>
        <w:r w:rsidR="002347C9" w:rsidRPr="003F7BF2">
          <w:rPr>
            <w:rFonts w:asciiTheme="minorBidi" w:hAnsiTheme="minorBidi"/>
            <w:color w:val="000000" w:themeColor="text1"/>
            <w:sz w:val="20"/>
            <w:szCs w:val="20"/>
          </w:rPr>
          <w:t xml:space="preserve">were broadly distributed across the host genomes, consistent with </w:t>
        </w:r>
        <w:r w:rsidR="00554EC6" w:rsidRPr="003F7BF2">
          <w:rPr>
            <w:rFonts w:asciiTheme="minorBidi" w:hAnsiTheme="minorBidi"/>
            <w:color w:val="000000" w:themeColor="text1"/>
            <w:sz w:val="20"/>
            <w:szCs w:val="20"/>
          </w:rPr>
          <w:t>man</w:t>
        </w:r>
        <w:r w:rsidR="00FD1066" w:rsidRPr="003F7BF2">
          <w:rPr>
            <w:rFonts w:asciiTheme="minorBidi" w:hAnsiTheme="minorBidi"/>
            <w:color w:val="000000" w:themeColor="text1"/>
            <w:sz w:val="20"/>
            <w:szCs w:val="20"/>
          </w:rPr>
          <w:t xml:space="preserve">y </w:t>
        </w:r>
        <w:r w:rsidR="00712041" w:rsidRPr="003F7BF2">
          <w:rPr>
            <w:rFonts w:asciiTheme="minorBidi" w:hAnsiTheme="minorBidi"/>
            <w:color w:val="000000" w:themeColor="text1"/>
            <w:sz w:val="20"/>
            <w:szCs w:val="20"/>
          </w:rPr>
          <w:t xml:space="preserve">independent </w:t>
        </w:r>
        <w:r w:rsidR="002347C9" w:rsidRPr="003F7BF2">
          <w:rPr>
            <w:rFonts w:asciiTheme="minorBidi" w:hAnsiTheme="minorBidi"/>
            <w:color w:val="000000" w:themeColor="text1"/>
            <w:sz w:val="20"/>
            <w:szCs w:val="20"/>
          </w:rPr>
          <w:t xml:space="preserve">HGT events rather than a small number of ancestral events followed by extensive recombination (see </w:t>
        </w:r>
        <w:r w:rsidR="003C5559" w:rsidRPr="003F7BF2">
          <w:rPr>
            <w:rFonts w:asciiTheme="minorBidi" w:hAnsiTheme="minorBidi"/>
            <w:color w:val="000000" w:themeColor="text1"/>
            <w:sz w:val="20"/>
            <w:szCs w:val="20"/>
          </w:rPr>
          <w:t>Fig</w:t>
        </w:r>
        <w:r w:rsidR="00E378A2" w:rsidRPr="003F7BF2">
          <w:rPr>
            <w:rFonts w:asciiTheme="minorBidi" w:hAnsiTheme="minorBidi"/>
            <w:color w:val="000000" w:themeColor="text1"/>
            <w:sz w:val="20"/>
            <w:szCs w:val="20"/>
          </w:rPr>
          <w:t>.</w:t>
        </w:r>
        <w:r w:rsidR="003C5559" w:rsidRPr="003F7BF2">
          <w:rPr>
            <w:rFonts w:asciiTheme="minorBidi" w:hAnsiTheme="minorBidi"/>
            <w:color w:val="000000" w:themeColor="text1"/>
            <w:sz w:val="20"/>
            <w:szCs w:val="20"/>
          </w:rPr>
          <w:t xml:space="preserve"> 1</w:t>
        </w:r>
        <w:r w:rsidR="006A47F8" w:rsidRPr="003F7BF2">
          <w:rPr>
            <w:rFonts w:asciiTheme="minorBidi" w:hAnsiTheme="minorBidi"/>
            <w:color w:val="000000" w:themeColor="text1"/>
            <w:sz w:val="20"/>
            <w:szCs w:val="20"/>
          </w:rPr>
          <w:t>C</w:t>
        </w:r>
        <w:r w:rsidR="003C5559" w:rsidRPr="003F7BF2">
          <w:rPr>
            <w:rFonts w:asciiTheme="minorBidi" w:hAnsiTheme="minorBidi"/>
            <w:color w:val="000000" w:themeColor="text1"/>
            <w:sz w:val="20"/>
            <w:szCs w:val="20"/>
          </w:rPr>
          <w:t xml:space="preserve">, Dataset S4 and </w:t>
        </w:r>
        <w:r w:rsidR="002347C9" w:rsidRPr="003F7BF2">
          <w:rPr>
            <w:rFonts w:asciiTheme="minorBidi" w:hAnsiTheme="minorBidi"/>
            <w:color w:val="000000" w:themeColor="text1"/>
            <w:sz w:val="20"/>
            <w:szCs w:val="20"/>
          </w:rPr>
          <w:t>Supporting Information).</w:t>
        </w:r>
      </w:ins>
    </w:p>
    <w:p w14:paraId="761CAEEA" w14:textId="77777777" w:rsidR="00D20C68" w:rsidRPr="003F7BF2" w:rsidRDefault="00D20C68" w:rsidP="006231F1">
      <w:pPr>
        <w:rPr>
          <w:rFonts w:asciiTheme="minorBidi" w:hAnsiTheme="minorBidi"/>
          <w:color w:val="000000" w:themeColor="text1"/>
          <w:sz w:val="20"/>
          <w:szCs w:val="20"/>
        </w:rPr>
      </w:pPr>
    </w:p>
    <w:p w14:paraId="227C033C" w14:textId="5EA62C08" w:rsidR="006231F1" w:rsidRPr="003F7BF2" w:rsidRDefault="006231F1" w:rsidP="006231F1">
      <w:pPr>
        <w:rPr>
          <w:rFonts w:asciiTheme="minorBidi" w:hAnsiTheme="minorBidi"/>
          <w:sz w:val="20"/>
          <w:szCs w:val="20"/>
        </w:rPr>
      </w:pPr>
      <w:del w:id="28" w:author="Kyle Ewart" w:date="2026-04-16T11:53:00Z" w16du:dateUtc="2026-04-16T10:53:00Z">
        <w:r w:rsidRPr="003F7BF2">
          <w:rPr>
            <w:rFonts w:asciiTheme="minorBidi" w:hAnsiTheme="minorBidi"/>
            <w:color w:val="000000" w:themeColor="text1"/>
            <w:sz w:val="20"/>
            <w:szCs w:val="20"/>
          </w:rPr>
          <w:lastRenderedPageBreak/>
          <w:delText xml:space="preserve">There are several reasons why </w:delText>
        </w:r>
      </w:del>
      <w:ins w:id="29" w:author="Kyle Ewart" w:date="2026-04-16T11:53:00Z" w16du:dateUtc="2026-04-16T10:53:00Z">
        <w:r w:rsidR="00771BAE" w:rsidRPr="003F7BF2">
          <w:rPr>
            <w:rFonts w:asciiTheme="minorBidi" w:hAnsiTheme="minorBidi"/>
            <w:color w:val="000000" w:themeColor="text1"/>
            <w:sz w:val="20"/>
            <w:szCs w:val="20"/>
          </w:rPr>
          <w:t>Explanations for the</w:t>
        </w:r>
        <w:r w:rsidRPr="003F7BF2">
          <w:rPr>
            <w:rFonts w:asciiTheme="minorBidi" w:hAnsiTheme="minorBidi"/>
            <w:color w:val="000000" w:themeColor="text1"/>
            <w:sz w:val="20"/>
            <w:szCs w:val="20"/>
          </w:rPr>
          <w:t xml:space="preserve"> </w:t>
        </w:r>
        <w:r w:rsidR="00771BAE" w:rsidRPr="003F7BF2">
          <w:rPr>
            <w:rFonts w:asciiTheme="minorBidi" w:hAnsiTheme="minorBidi"/>
            <w:color w:val="000000" w:themeColor="text1"/>
            <w:sz w:val="20"/>
            <w:szCs w:val="20"/>
          </w:rPr>
          <w:t>high numbers of</w:t>
        </w:r>
        <w:r w:rsidRPr="003F7BF2">
          <w:rPr>
            <w:rFonts w:asciiTheme="minorBidi" w:hAnsiTheme="minorBidi"/>
            <w:color w:val="000000" w:themeColor="text1"/>
            <w:sz w:val="20"/>
            <w:szCs w:val="20"/>
          </w:rPr>
          <w:t xml:space="preserve"> inserts </w:t>
        </w:r>
      </w:ins>
      <w:r w:rsidR="00771BAE" w:rsidRPr="003F7BF2">
        <w:rPr>
          <w:rFonts w:asciiTheme="minorBidi" w:hAnsiTheme="minorBidi"/>
          <w:color w:val="000000" w:themeColor="text1"/>
          <w:sz w:val="20"/>
        </w:rPr>
        <w:t xml:space="preserve">we </w:t>
      </w:r>
      <w:del w:id="30" w:author="Kyle Ewart" w:date="2026-04-16T11:53:00Z" w16du:dateUtc="2026-04-16T10:53:00Z">
        <w:r w:rsidRPr="003F7BF2">
          <w:rPr>
            <w:rFonts w:asciiTheme="minorBidi" w:hAnsiTheme="minorBidi"/>
            <w:color w:val="000000" w:themeColor="text1"/>
            <w:sz w:val="20"/>
            <w:szCs w:val="20"/>
          </w:rPr>
          <w:delText xml:space="preserve">may have </w:delText>
        </w:r>
      </w:del>
      <w:r w:rsidR="00771BAE" w:rsidRPr="003F7BF2">
        <w:rPr>
          <w:rFonts w:asciiTheme="minorBidi" w:hAnsiTheme="minorBidi"/>
          <w:color w:val="000000" w:themeColor="text1"/>
          <w:sz w:val="20"/>
        </w:rPr>
        <w:t xml:space="preserve">identified </w:t>
      </w:r>
      <w:del w:id="31" w:author="Kyle Ewart" w:date="2026-04-16T11:53:00Z" w16du:dateUtc="2026-04-16T10:53:00Z">
        <w:r w:rsidR="00D20C68" w:rsidRPr="003F7BF2">
          <w:rPr>
            <w:rFonts w:asciiTheme="minorBidi" w:hAnsiTheme="minorBidi"/>
            <w:color w:val="000000" w:themeColor="text1"/>
            <w:sz w:val="20"/>
            <w:szCs w:val="20"/>
          </w:rPr>
          <w:delText>considerably</w:delText>
        </w:r>
        <w:r w:rsidRPr="003F7BF2">
          <w:rPr>
            <w:rFonts w:asciiTheme="minorBidi" w:hAnsiTheme="minorBidi"/>
            <w:color w:val="000000" w:themeColor="text1"/>
            <w:sz w:val="20"/>
            <w:szCs w:val="20"/>
          </w:rPr>
          <w:delText xml:space="preserve"> more inserts </w:delText>
        </w:r>
      </w:del>
      <w:r w:rsidR="00771BAE" w:rsidRPr="003F7BF2">
        <w:rPr>
          <w:rFonts w:asciiTheme="minorBidi" w:hAnsiTheme="minorBidi"/>
          <w:color w:val="000000" w:themeColor="text1"/>
          <w:sz w:val="20"/>
        </w:rPr>
        <w:t>in</w:t>
      </w:r>
      <w:r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ins w:id="32" w:author="Kyle Ewart" w:date="2026-04-16T11:53:00Z" w16du:dateUtc="2026-04-16T10:53:00Z">
        <w:r w:rsidR="00771BAE" w:rsidRPr="003F7BF2">
          <w:rPr>
            <w:rFonts w:asciiTheme="minorBidi" w:hAnsiTheme="minorBidi"/>
            <w:color w:val="000000" w:themeColor="text1"/>
            <w:sz w:val="20"/>
            <w:szCs w:val="20"/>
          </w:rPr>
          <w:t xml:space="preserve"> are as follows</w:t>
        </w:r>
      </w:ins>
      <w:r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del w:id="33" w:author="Kyle Ewart" w:date="2026-04-16T11:53:00Z" w16du:dateUtc="2026-04-16T10:53:00Z">
        <w:r w:rsidR="00702420" w:rsidRPr="003F7BF2">
          <w:rPr>
            <w:rFonts w:asciiTheme="minorBidi" w:hAnsiTheme="minorBidi"/>
            <w:sz w:val="20"/>
            <w:szCs w:val="20"/>
          </w:rPr>
          <w:delText>egg formation</w:delText>
        </w:r>
      </w:del>
      <w:ins w:id="34" w:author="Kyle Ewart" w:date="2026-04-16T11:53:00Z" w16du:dateUtc="2026-04-16T10:53:00Z">
        <w:r w:rsidR="002634E9" w:rsidRPr="003F7BF2">
          <w:rPr>
            <w:rFonts w:asciiTheme="minorBidi" w:hAnsiTheme="minorBidi"/>
            <w:sz w:val="20"/>
            <w:szCs w:val="20"/>
          </w:rPr>
          <w:t>oogenesis</w:t>
        </w:r>
      </w:ins>
      <w:r w:rsidR="002634E9" w:rsidRPr="003F7BF2">
        <w:rPr>
          <w:rFonts w:asciiTheme="minorBidi" w:hAnsiTheme="minorBidi"/>
          <w:sz w:val="20"/>
        </w:rPr>
        <w:t xml:space="preserve"> and</w:t>
      </w:r>
      <w:r w:rsidR="00771BAE" w:rsidRPr="003F7BF2">
        <w:rPr>
          <w:rFonts w:asciiTheme="minorBidi" w:hAnsiTheme="minorBidi"/>
          <w:sz w:val="20"/>
          <w:szCs w:val="20"/>
        </w:rPr>
        <w:t xml:space="preserve"> </w:t>
      </w:r>
      <w:del w:id="35" w:author="Kyle Ewart" w:date="2026-04-16T11:53:00Z" w16du:dateUtc="2026-04-16T10:53:00Z">
        <w:r w:rsidR="00702420" w:rsidRPr="003F7BF2">
          <w:rPr>
            <w:rFonts w:asciiTheme="minorBidi" w:hAnsiTheme="minorBidi"/>
            <w:sz w:val="20"/>
            <w:szCs w:val="20"/>
          </w:rPr>
          <w:delText xml:space="preserve">zygote </w:delText>
        </w:r>
      </w:del>
      <w:r w:rsidR="00702420" w:rsidRPr="003F7BF2">
        <w:rPr>
          <w:rFonts w:asciiTheme="minorBidi" w:hAnsiTheme="minorBidi"/>
          <w:sz w:val="20"/>
          <w:szCs w:val="20"/>
        </w:rPr>
        <w:t>development. Second</w:t>
      </w:r>
      <w:r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 xml:space="preserve"> </w:t>
      </w:r>
      <w:r w:rsidRPr="003F7BF2">
        <w:rPr>
          <w:rFonts w:asciiTheme="minorBidi" w:hAnsiTheme="minorBidi"/>
          <w:sz w:val="20"/>
          <w:szCs w:val="20"/>
        </w:rPr>
        <w:t xml:space="preserve">in either of the two cockroaches examined or </w:t>
      </w:r>
      <w:r w:rsidR="006B42BD" w:rsidRPr="003F7BF2">
        <w:rPr>
          <w:rFonts w:asciiTheme="minorBidi" w:hAnsiTheme="minorBidi"/>
          <w:sz w:val="20"/>
          <w:szCs w:val="20"/>
        </w:rPr>
        <w:t xml:space="preserve">in </w:t>
      </w:r>
      <w:r w:rsidRPr="003F7BF2">
        <w:rPr>
          <w:rFonts w:asciiTheme="minorBidi" w:hAnsiTheme="minorBidi"/>
          <w:sz w:val="20"/>
          <w:szCs w:val="20"/>
        </w:rPr>
        <w:t xml:space="preserve">the termite </w:t>
      </w:r>
      <w:proofErr w:type="spellStart"/>
      <w:r w:rsidRPr="003F7BF2">
        <w:rPr>
          <w:rFonts w:asciiTheme="minorBidi" w:hAnsiTheme="minorBidi"/>
          <w:i/>
          <w:sz w:val="20"/>
          <w:szCs w:val="20"/>
        </w:rPr>
        <w:t>Mastotermes</w:t>
      </w:r>
      <w:proofErr w:type="spellEnd"/>
      <w:r w:rsidRPr="003F7BF2">
        <w:rPr>
          <w:rFonts w:asciiTheme="minorBidi" w:hAnsiTheme="minorBidi"/>
          <w:i/>
          <w:sz w:val="20"/>
          <w:szCs w:val="20"/>
        </w:rPr>
        <w:t xml:space="preserve"> </w:t>
      </w:r>
      <w:proofErr w:type="spellStart"/>
      <w:r w:rsidRPr="003F7BF2">
        <w:rPr>
          <w:rFonts w:asciiTheme="minorBidi" w:hAnsiTheme="minorBidi"/>
          <w:i/>
          <w:sz w:val="20"/>
          <w:szCs w:val="20"/>
        </w:rPr>
        <w:t>darwiniensis</w:t>
      </w:r>
      <w:proofErr w:type="spellEnd"/>
      <w:r w:rsidRPr="003F7BF2">
        <w:rPr>
          <w:rFonts w:asciiTheme="minorBidi" w:hAnsiTheme="minorBidi"/>
          <w:sz w:val="20"/>
          <w:szCs w:val="20"/>
        </w:rPr>
        <w:t xml:space="preserve">, all of which harbor this symbiont [8]; however, this is likely due to a focus on protein-coding sequence. </w:t>
      </w:r>
      <w:r w:rsidR="00702420" w:rsidRPr="003F7BF2">
        <w:rPr>
          <w:rFonts w:asciiTheme="minorBidi" w:hAnsiTheme="minorBidi"/>
          <w:sz w:val="20"/>
          <w:szCs w:val="20"/>
        </w:rPr>
        <w:t>Third</w:t>
      </w:r>
      <w:r w:rsidRPr="003F7BF2">
        <w:rPr>
          <w:rFonts w:asciiTheme="minorBidi" w:hAnsiTheme="minorBidi"/>
          <w:sz w:val="20"/>
          <w:szCs w:val="20"/>
        </w:rPr>
        <w:t xml:space="preserve">, while previous studies have 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del w:id="36" w:author="Kyle Ewart" w:date="2026-04-16T11:53:00Z" w16du:dateUtc="2026-04-16T10:53:00Z">
        <w:r w:rsidRPr="003F7BF2">
          <w:rPr>
            <w:rFonts w:asciiTheme="minorBidi" w:hAnsiTheme="minorBidi"/>
            <w:sz w:val="20"/>
            <w:szCs w:val="20"/>
          </w:rPr>
          <w:delText>the majority</w:delText>
        </w:r>
      </w:del>
      <w:ins w:id="37" w:author="Kyle Ewart" w:date="2026-04-16T11:53:00Z" w16du:dateUtc="2026-04-16T10:53:00Z">
        <w:r w:rsidR="00703734" w:rsidRPr="003F7BF2">
          <w:rPr>
            <w:rFonts w:asciiTheme="minorBidi" w:hAnsiTheme="minorBidi"/>
            <w:sz w:val="20"/>
            <w:szCs w:val="20"/>
          </w:rPr>
          <w:t>most</w:t>
        </w:r>
      </w:ins>
      <w:r w:rsidR="00703734" w:rsidRPr="003F7BF2">
        <w:rPr>
          <w:rFonts w:asciiTheme="minorBidi" w:hAnsiTheme="minorBidi"/>
          <w:sz w:val="20"/>
        </w:rPr>
        <w:t xml:space="preserve"> of a sequence read may have been misidentified as bacterial contamination and discarded. In contrast, we </w:t>
      </w:r>
      <w:del w:id="38" w:author="Kyle Ewart" w:date="2026-04-16T11:53:00Z" w16du:dateUtc="2026-04-16T10:53:00Z">
        <w:r w:rsidRPr="003F7BF2">
          <w:rPr>
            <w:rFonts w:asciiTheme="minorBidi" w:hAnsiTheme="minorBidi"/>
            <w:sz w:val="20"/>
            <w:szCs w:val="20"/>
          </w:rPr>
          <w:delText xml:space="preserve">used long-read sequencing for most </w:delText>
        </w:r>
        <w:r w:rsidR="007B0CD8" w:rsidRPr="003F7BF2">
          <w:rPr>
            <w:rFonts w:asciiTheme="minorBidi" w:hAnsiTheme="minorBidi"/>
            <w:sz w:val="20"/>
            <w:szCs w:val="20"/>
          </w:rPr>
          <w:delText>p</w:delText>
        </w:r>
        <w:r w:rsidRPr="003F7BF2">
          <w:rPr>
            <w:rFonts w:asciiTheme="minorBidi" w:hAnsiTheme="minorBidi"/>
            <w:sz w:val="20"/>
            <w:szCs w:val="20"/>
          </w:rPr>
          <w:delText>anesthiine genomes, which enabled us to detect inserts within single sequence reads</w:delText>
        </w:r>
        <w:r w:rsidR="00D20C68" w:rsidRPr="003F7BF2">
          <w:rPr>
            <w:rFonts w:asciiTheme="minorBidi" w:hAnsiTheme="minorBidi"/>
            <w:sz w:val="20"/>
            <w:szCs w:val="20"/>
          </w:rPr>
          <w:delText>, flanked on both sides by cockroach host sequence.</w:delText>
        </w:r>
      </w:del>
      <w:ins w:id="39" w:author="Kyle Ewart" w:date="2026-04-16T11:53:00Z" w16du:dateUtc="2026-04-16T10:53:00Z">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be missed in previous studies that used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 xml:space="preserve">no </w:t>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r w:rsidR="007C020E" w:rsidRPr="003F7BF2">
          <w:rPr>
            <w:rFonts w:asciiTheme="minorBidi" w:hAnsiTheme="minorBidi"/>
            <w:sz w:val="20"/>
            <w:szCs w:val="20"/>
          </w:rPr>
          <w:t xml:space="preserve">included as a negative control, as </w:t>
        </w:r>
        <w:r w:rsidR="00673E36" w:rsidRPr="003F7BF2">
          <w:rPr>
            <w:rFonts w:asciiTheme="minorBidi" w:hAnsiTheme="minorBidi"/>
            <w:sz w:val="20"/>
            <w:szCs w:val="20"/>
          </w:rPr>
          <w:t xml:space="preserve">it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 and not cockroaches) (see Supporting Information). </w:t>
        </w:r>
      </w:ins>
    </w:p>
    <w:p w14:paraId="0BF03348" w14:textId="5706E6D7" w:rsidR="006231F1" w:rsidRPr="003F7BF2" w:rsidRDefault="006231F1" w:rsidP="006231F1">
      <w:pPr>
        <w:rPr>
          <w:rFonts w:asciiTheme="minorBidi" w:hAnsiTheme="minorBidi"/>
          <w:sz w:val="20"/>
          <w:szCs w:val="20"/>
        </w:rPr>
      </w:pPr>
      <w:bookmarkStart w:id="40" w:name="OLE_LINK3"/>
      <w:bookmarkStart w:id="41"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ins w:id="42" w:author="Kyle Ewart" w:date="2026-04-16T11:53:00Z" w16du:dateUtc="2026-04-16T10:53:00Z">
        <w:r w:rsidR="00C415B4" w:rsidRPr="003F7BF2">
          <w:rPr>
            <w:rFonts w:asciiTheme="minorBidi" w:hAnsiTheme="minorBidi"/>
            <w:sz w:val="20"/>
            <w:szCs w:val="20"/>
          </w:rPr>
          <w:t>/</w:t>
        </w:r>
        <w:proofErr w:type="spellStart"/>
        <w:r w:rsidR="00C415B4" w:rsidRPr="003F7BF2">
          <w:rPr>
            <w:rFonts w:asciiTheme="minorBidi" w:hAnsiTheme="minorBidi"/>
            <w:sz w:val="20"/>
            <w:szCs w:val="20"/>
          </w:rPr>
          <w:t>Geoscapheinae</w:t>
        </w:r>
      </w:ins>
      <w:bookmarkEnd w:id="40"/>
      <w:bookmarkEnd w:id="41"/>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del w:id="43" w:author="Kyle Ewart" w:date="2026-04-16T11:53:00Z" w16du:dateUtc="2026-04-16T10:53:00Z">
        <w:r w:rsidRPr="003F7BF2">
          <w:rPr>
            <w:rFonts w:asciiTheme="minorBidi" w:hAnsiTheme="minorBidi"/>
            <w:sz w:val="20"/>
            <w:szCs w:val="20"/>
          </w:rPr>
          <w:delText>This</w:delText>
        </w:r>
      </w:del>
      <w:ins w:id="44" w:author="Kyle Ewart" w:date="2026-04-16T11:53:00Z" w16du:dateUtc="2026-04-16T10:53:00Z">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w:t>
        </w:r>
      </w:ins>
      <w:r w:rsidRPr="003F7BF2">
        <w:rPr>
          <w:rFonts w:asciiTheme="minorBidi" w:hAnsiTheme="minorBidi"/>
          <w:sz w:val="20"/>
          <w:szCs w:val="20"/>
        </w:rPr>
        <w:t xml:space="preserve"> group has experienced </w:t>
      </w:r>
      <w:del w:id="45" w:author="Kyle Ewart" w:date="2026-04-16T11:53:00Z" w16du:dateUtc="2026-04-16T10:53:00Z">
        <w:r w:rsidRPr="003F7BF2">
          <w:rPr>
            <w:rFonts w:asciiTheme="minorBidi" w:hAnsiTheme="minorBidi"/>
            <w:sz w:val="20"/>
            <w:szCs w:val="20"/>
          </w:rPr>
          <w:delText>considerably more</w:delText>
        </w:r>
      </w:del>
      <w:ins w:id="46" w:author="Kyle Ewart" w:date="2026-04-16T11:53:00Z" w16du:dateUtc="2026-04-16T10:53:00Z">
        <w:r w:rsidRPr="003F7BF2">
          <w:rPr>
            <w:rFonts w:asciiTheme="minorBidi" w:hAnsiTheme="minorBidi"/>
            <w:sz w:val="20"/>
            <w:szCs w:val="20"/>
          </w:rPr>
          <w:t>considerabl</w:t>
        </w:r>
        <w:r w:rsidR="00405C25" w:rsidRPr="003F7BF2">
          <w:rPr>
            <w:rFonts w:asciiTheme="minorBidi" w:hAnsiTheme="minorBidi"/>
            <w:sz w:val="20"/>
            <w:szCs w:val="20"/>
          </w:rPr>
          <w:t>e</w:t>
        </w:r>
      </w:ins>
      <w:r w:rsidRPr="003F7BF2">
        <w:rPr>
          <w:rFonts w:asciiTheme="minorBidi" w:hAnsiTheme="minorBidi"/>
          <w:sz w:val="20"/>
          <w:szCs w:val="20"/>
        </w:rPr>
        <w:t xml:space="preserve"> genome-wide relaxed selection </w:t>
      </w:r>
      <w:del w:id="47" w:author="Kyle Ewart" w:date="2026-04-16T11:53:00Z" w16du:dateUtc="2026-04-16T10:53:00Z">
        <w:r w:rsidRPr="003F7BF2">
          <w:rPr>
            <w:rFonts w:asciiTheme="minorBidi" w:hAnsiTheme="minorBidi"/>
            <w:sz w:val="20"/>
            <w:szCs w:val="20"/>
          </w:rPr>
          <w:delText>than other cockroaches</w:delText>
        </w:r>
        <w:r w:rsidR="00D20C68" w:rsidRPr="003F7BF2">
          <w:rPr>
            <w:rFonts w:asciiTheme="minorBidi" w:hAnsiTheme="minorBidi"/>
            <w:sz w:val="20"/>
            <w:szCs w:val="20"/>
          </w:rPr>
          <w:delText xml:space="preserve"> </w:delText>
        </w:r>
        <w:r w:rsidRPr="003F7BF2">
          <w:rPr>
            <w:rFonts w:asciiTheme="minorBidi" w:hAnsiTheme="minorBidi"/>
            <w:sz w:val="20"/>
            <w:szCs w:val="20"/>
          </w:rPr>
          <w:delText>[11],</w:delText>
        </w:r>
      </w:del>
      <w:ins w:id="48" w:author="Kyle Ewart" w:date="2026-04-16T11:53:00Z" w16du:dateUtc="2026-04-16T10:53:00Z">
        <w:r w:rsidRPr="003F7BF2">
          <w:rPr>
            <w:rFonts w:asciiTheme="minorBidi" w:hAnsiTheme="minorBidi"/>
            <w:sz w:val="20"/>
            <w:szCs w:val="20"/>
          </w:rPr>
          <w:t>[1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effective population sizes,</w:t>
        </w:r>
      </w:ins>
      <w:r w:rsidR="00CE6AC2" w:rsidRPr="003F7BF2">
        <w:rPr>
          <w:rFonts w:asciiTheme="minorBidi" w:hAnsiTheme="minorBidi"/>
          <w:sz w:val="20"/>
          <w:szCs w:val="20"/>
        </w:rPr>
        <w:t xml:space="preserve"> </w:t>
      </w:r>
      <w:r w:rsidRPr="003F7BF2">
        <w:rPr>
          <w:rFonts w:asciiTheme="minorBidi" w:hAnsiTheme="minorBidi"/>
          <w:sz w:val="20"/>
          <w:szCs w:val="20"/>
        </w:rPr>
        <w:t xml:space="preserve">which </w:t>
      </w:r>
      <w:del w:id="49" w:author="Kyle Ewart" w:date="2026-04-16T11:53:00Z" w16du:dateUtc="2026-04-16T10:53:00Z">
        <w:r w:rsidRPr="003F7BF2">
          <w:rPr>
            <w:rFonts w:asciiTheme="minorBidi" w:hAnsiTheme="minorBidi"/>
            <w:sz w:val="20"/>
            <w:szCs w:val="20"/>
          </w:rPr>
          <w:delText>could</w:delText>
        </w:r>
      </w:del>
      <w:ins w:id="50" w:author="Kyle Ewart" w:date="2026-04-16T11:53:00Z" w16du:dateUtc="2026-04-16T10:53:00Z">
        <w:r w:rsidR="00CE6AC2" w:rsidRPr="003F7BF2">
          <w:rPr>
            <w:rFonts w:asciiTheme="minorBidi" w:hAnsiTheme="minorBidi"/>
            <w:sz w:val="20"/>
            <w:szCs w:val="20"/>
          </w:rPr>
          <w:t>may</w:t>
        </w:r>
      </w:ins>
      <w:r w:rsidR="00CE6AC2" w:rsidRPr="003F7BF2">
        <w:rPr>
          <w:rFonts w:asciiTheme="minorBidi" w:hAnsiTheme="minorBidi"/>
          <w:sz w:val="20"/>
          <w:szCs w:val="20"/>
        </w:rPr>
        <w:t xml:space="preserve"> </w:t>
      </w:r>
      <w:r w:rsidRPr="003F7BF2">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as well as a considerable reduction in genome size</w:t>
      </w:r>
      <w:del w:id="51" w:author="Kyle Ewart" w:date="2026-04-16T11:53:00Z" w16du:dateUtc="2026-04-16T10:53:00Z">
        <w:r w:rsidRPr="003F7BF2">
          <w:rPr>
            <w:rFonts w:asciiTheme="minorBidi" w:hAnsiTheme="minorBidi"/>
            <w:sz w:val="20"/>
            <w:szCs w:val="20"/>
          </w:rPr>
          <w:delText xml:space="preserve"> compared with cockroaches</w:delText>
        </w:r>
      </w:del>
      <w:r w:rsidRPr="003F7BF2">
        <w:rPr>
          <w:rFonts w:asciiTheme="minorBidi" w:hAnsiTheme="minorBidi"/>
          <w:sz w:val="20"/>
          <w:szCs w:val="20"/>
        </w:rPr>
        <w:t>.</w:t>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30D33E2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xml:space="preserve">, which was &gt;25% in all but four </w:t>
      </w:r>
      <w:del w:id="52" w:author="Kyle Ewart" w:date="2026-04-16T11:53:00Z" w16du:dateUtc="2026-04-16T10:53:00Z">
        <w:r w:rsidR="00F5460B" w:rsidRPr="003F7BF2">
          <w:rPr>
            <w:rFonts w:asciiTheme="minorBidi" w:hAnsiTheme="minorBidi"/>
            <w:color w:val="000000" w:themeColor="text1"/>
            <w:sz w:val="20"/>
            <w:szCs w:val="20"/>
          </w:rPr>
          <w:delText xml:space="preserve"> </w:delText>
        </w:r>
      </w:del>
      <w:r w:rsidRPr="003F7BF2">
        <w:rPr>
          <w:rFonts w:asciiTheme="minorBidi" w:hAnsiTheme="minorBidi"/>
          <w:color w:val="000000" w:themeColor="text1"/>
          <w:sz w:val="20"/>
          <w:szCs w:val="20"/>
        </w:rPr>
        <w:t>(range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w:t>
      </w:r>
      <w:del w:id="53" w:author="Kyle Ewart" w:date="2026-04-16T11:53:00Z" w16du:dateUtc="2026-04-16T10:53:00Z">
        <w:r w:rsidRPr="003F7BF2">
          <w:rPr>
            <w:rFonts w:asciiTheme="minorBidi" w:hAnsiTheme="minorBidi"/>
            <w:sz w:val="20"/>
            <w:szCs w:val="20"/>
          </w:rPr>
          <w:delText>1C</w:delText>
        </w:r>
      </w:del>
      <w:ins w:id="54" w:author="Kyle Ewart" w:date="2026-04-16T11:53:00Z" w16du:dateUtc="2026-04-16T10:53:00Z">
        <w:r w:rsidRPr="003F7BF2">
          <w:rPr>
            <w:rFonts w:asciiTheme="minorBidi" w:hAnsiTheme="minorBidi"/>
            <w:sz w:val="20"/>
            <w:szCs w:val="20"/>
          </w:rPr>
          <w:t>1</w:t>
        </w:r>
        <w:r w:rsidR="006A47F8" w:rsidRPr="003F7BF2">
          <w:rPr>
            <w:rFonts w:asciiTheme="minorBidi" w:hAnsiTheme="minorBidi"/>
            <w:sz w:val="20"/>
            <w:szCs w:val="20"/>
          </w:rPr>
          <w:t>D</w:t>
        </w:r>
      </w:ins>
      <w:r w:rsidRPr="003F7BF2">
        <w:rPr>
          <w:rFonts w:asciiTheme="minorBidi" w:hAnsiTheme="minorBidi"/>
          <w:sz w:val="20"/>
          <w:szCs w:val="20"/>
        </w:rPr>
        <w:t>).</w:t>
      </w:r>
    </w:p>
    <w:p w14:paraId="18E561DE" w14:textId="3BE3F29C"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and subsequently inspecting homology (and common origin)</w:t>
      </w:r>
      <w:r w:rsidRPr="003F7BF2">
        <w:rPr>
          <w:rFonts w:asciiTheme="minorBidi" w:hAnsiTheme="minorBidi"/>
          <w:sz w:val="20"/>
          <w:szCs w:val="20"/>
        </w:rPr>
        <w:t xml:space="preserve"> </w:t>
      </w:r>
      <w:del w:id="55" w:author="Kyle Ewart" w:date="2026-04-16T11:53:00Z" w16du:dateUtc="2026-04-16T10:53:00Z">
        <w:r w:rsidRPr="003F7BF2">
          <w:rPr>
            <w:rFonts w:asciiTheme="minorBidi" w:hAnsiTheme="minorBidi"/>
            <w:sz w:val="20"/>
            <w:szCs w:val="20"/>
          </w:rPr>
          <w:delText xml:space="preserve"> </w:delText>
        </w:r>
      </w:del>
      <w:r w:rsidR="00347713" w:rsidRPr="003F7BF2">
        <w:rPr>
          <w:rFonts w:asciiTheme="minorBidi" w:hAnsiTheme="minorBidi"/>
          <w:sz w:val="20"/>
          <w:szCs w:val="20"/>
        </w:rPr>
        <w:t>of cockroach genome sequence upstream and downstream from these candidate ancestral inserts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ins w:id="56" w:author="Kyle Ewart" w:date="2026-04-16T11:53:00Z" w16du:dateUtc="2026-04-16T10:53:00Z">
        <w:r w:rsidR="00C415B4" w:rsidRPr="003F7BF2">
          <w:rPr>
            <w:rFonts w:asciiTheme="minorBidi" w:hAnsiTheme="minorBidi"/>
            <w:sz w:val="20"/>
            <w:szCs w:val="20"/>
          </w:rPr>
          <w:t>/</w:t>
        </w:r>
        <w:proofErr w:type="spellStart"/>
        <w:r w:rsidR="00C415B4" w:rsidRPr="003F7BF2">
          <w:rPr>
            <w:rFonts w:asciiTheme="minorBidi" w:hAnsiTheme="minorBidi"/>
            <w:sz w:val="20"/>
            <w:szCs w:val="20"/>
          </w:rPr>
          <w:t>Geoscapheinae</w:t>
        </w:r>
      </w:ins>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w:t>
      </w:r>
      <w:del w:id="57" w:author="Kyle Ewart" w:date="2026-04-16T11:53:00Z" w16du:dateUtc="2026-04-16T10:53:00Z">
        <w:r w:rsidRPr="003F7BF2">
          <w:rPr>
            <w:rFonts w:asciiTheme="minorBidi" w:hAnsiTheme="minorBidi"/>
            <w:color w:val="000000" w:themeColor="text1"/>
            <w:sz w:val="20"/>
            <w:szCs w:val="20"/>
          </w:rPr>
          <w:delText>12</w:delText>
        </w:r>
      </w:del>
      <w:ins w:id="58" w:author="Kyle Ewart" w:date="2026-04-16T11:53:00Z" w16du:dateUtc="2026-04-16T10:53:00Z">
        <w:r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1</w:t>
        </w:r>
      </w:ins>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68D7A5C1"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xml:space="preserve">. Of the remaining inserts, which were observed in assembled RNA contigs, 26.59–32.97% overlapped with annotated genic </w:t>
      </w:r>
      <w:r w:rsidRPr="003F7BF2">
        <w:rPr>
          <w:rFonts w:asciiTheme="minorBidi" w:hAnsiTheme="minorBidi"/>
          <w:sz w:val="20"/>
          <w:szCs w:val="20"/>
        </w:rPr>
        <w:lastRenderedPageBreak/>
        <w:t>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del w:id="59" w:author="Kyle Ewart" w:date="2026-04-16T11:53:00Z" w16du:dateUtc="2026-04-16T10:53:00Z">
        <w:r w:rsidRPr="003F7BF2">
          <w:rPr>
            <w:rFonts w:asciiTheme="minorBidi" w:hAnsiTheme="minorBidi"/>
            <w:sz w:val="20"/>
            <w:szCs w:val="20"/>
          </w:rPr>
          <w:delText>.</w:delText>
        </w:r>
      </w:del>
      <w:ins w:id="60" w:author="Kyle Ewart" w:date="2026-04-16T11:53:00Z" w16du:dateUtc="2026-04-16T10:53:00Z">
        <w:r w:rsidR="00703734" w:rsidRPr="003F7BF2">
          <w:rPr>
            <w:rFonts w:asciiTheme="minorBidi" w:hAnsiTheme="minorBidi"/>
            <w:sz w:val="20"/>
            <w:szCs w:val="20"/>
          </w:rPr>
          <w:t xml:space="preserve"> (see Dataset S5 for </w:t>
        </w:r>
        <w:r w:rsidR="001B59FB" w:rsidRPr="003F7BF2">
          <w:rPr>
            <w:rFonts w:asciiTheme="minorBidi" w:hAnsiTheme="minorBidi"/>
            <w:sz w:val="20"/>
            <w:szCs w:val="20"/>
          </w:rPr>
          <w:t>gene details)</w:t>
        </w:r>
        <w:r w:rsidRPr="003F7BF2">
          <w:rPr>
            <w:rFonts w:asciiTheme="minorBidi" w:hAnsiTheme="minorBidi"/>
            <w:sz w:val="20"/>
            <w:szCs w:val="20"/>
          </w:rPr>
          <w:t>.</w:t>
        </w:r>
      </w:ins>
      <w:r w:rsidRPr="003F7BF2">
        <w:rPr>
          <w:rFonts w:asciiTheme="minorBidi" w:hAnsiTheme="minorBidi"/>
          <w:sz w:val="20"/>
          <w:szCs w:val="20"/>
        </w:rPr>
        <w:t xml:space="preserve"> </w:t>
      </w:r>
    </w:p>
    <w:p w14:paraId="65BED459" w14:textId="3497003D" w:rsidR="006231F1" w:rsidRPr="003F7BF2" w:rsidRDefault="006231F1" w:rsidP="006231F1">
      <w:pPr>
        <w:rPr>
          <w:rFonts w:asciiTheme="minorBidi" w:hAnsiTheme="minorBidi"/>
          <w:sz w:val="20"/>
          <w:szCs w:val="20"/>
        </w:rPr>
      </w:pPr>
      <w:r w:rsidRPr="003F7BF2">
        <w:rPr>
          <w:rFonts w:asciiTheme="minorBidi" w:hAnsiTheme="minorBidi"/>
          <w:sz w:val="20"/>
          <w:szCs w:val="20"/>
        </w:rPr>
        <w:t>During manual BLAST inspections</w:t>
      </w:r>
      <w:del w:id="61" w:author="Kyle Ewart" w:date="2026-04-16T11:53:00Z" w16du:dateUtc="2026-04-16T10:53:00Z">
        <w:r w:rsidRPr="003F7BF2">
          <w:rPr>
            <w:rFonts w:asciiTheme="minorBidi" w:hAnsiTheme="minorBidi"/>
            <w:sz w:val="20"/>
            <w:szCs w:val="20"/>
          </w:rPr>
          <w:delText>, we noted that several</w:delText>
        </w:r>
      </w:del>
      <w:ins w:id="62" w:author="Kyle Ewart" w:date="2026-04-16T11:53:00Z" w16du:dateUtc="2026-04-16T10:53:00Z">
        <w:r w:rsidR="00246A17" w:rsidRPr="003F7BF2">
          <w:rPr>
            <w:rFonts w:asciiTheme="minorBidi" w:hAnsiTheme="minorBidi"/>
            <w:sz w:val="20"/>
            <w:szCs w:val="20"/>
          </w:rPr>
          <w:t xml:space="preserve"> of the longest</w:t>
        </w:r>
      </w:ins>
      <w:r w:rsidR="00246A17" w:rsidRPr="003F7BF2">
        <w:rPr>
          <w:rFonts w:asciiTheme="minorBidi" w:hAnsiTheme="minorBidi"/>
          <w:sz w:val="20"/>
        </w:rPr>
        <w:t xml:space="preserve"> inserts</w:t>
      </w:r>
      <w:del w:id="63" w:author="Kyle Ewart" w:date="2026-04-16T11:53:00Z" w16du:dateUtc="2026-04-16T10:53:00Z">
        <w:r w:rsidRPr="003F7BF2">
          <w:rPr>
            <w:rFonts w:asciiTheme="minorBidi" w:hAnsiTheme="minorBidi"/>
            <w:sz w:val="20"/>
            <w:szCs w:val="20"/>
          </w:rPr>
          <w:delText xml:space="preserve"> displayed</w:delText>
        </w:r>
      </w:del>
      <w:ins w:id="64" w:author="Kyle Ewart" w:date="2026-04-16T11:53:00Z" w16du:dateUtc="2026-04-16T10:53:00Z">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ins>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(Fig. 2B). </w:t>
      </w:r>
      <w:r w:rsidR="00F12055" w:rsidRPr="003F7BF2">
        <w:rPr>
          <w:rFonts w:asciiTheme="minorBidi" w:hAnsiTheme="minorBidi"/>
          <w:color w:val="000000" w:themeColor="text1"/>
          <w:sz w:val="20"/>
          <w:szCs w:val="20"/>
        </w:rPr>
        <w:t xml:space="preserve">These inserts comprised up to </w:t>
      </w:r>
      <w:r w:rsidR="00E12FEF" w:rsidRPr="003F7BF2">
        <w:rPr>
          <w:rFonts w:asciiTheme="minorBidi" w:hAnsiTheme="minorBidi"/>
          <w:color w:val="000000" w:themeColor="text1"/>
          <w:sz w:val="20"/>
          <w:szCs w:val="20"/>
        </w:rPr>
        <w:t>nine</w:t>
      </w:r>
      <w:r w:rsidR="008E0C31" w:rsidRPr="003F7BF2">
        <w:rPr>
          <w:rFonts w:asciiTheme="minorBidi" w:hAnsiTheme="minorBidi"/>
          <w:color w:val="000000" w:themeColor="text1"/>
          <w:sz w:val="20"/>
          <w:szCs w:val="20"/>
        </w:rPr>
        <w:t xml:space="preserve"> </w:t>
      </w:r>
      <w:proofErr w:type="spellStart"/>
      <w:r w:rsidR="00F12055" w:rsidRPr="003F7BF2">
        <w:rPr>
          <w:rFonts w:asciiTheme="minorBidi" w:hAnsiTheme="minorBidi"/>
          <w:i/>
          <w:color w:val="000000" w:themeColor="text1"/>
          <w:sz w:val="20"/>
          <w:szCs w:val="20"/>
        </w:rPr>
        <w:t>Blattabacterium</w:t>
      </w:r>
      <w:proofErr w:type="spellEnd"/>
      <w:r w:rsidR="00F12055" w:rsidRPr="003F7BF2">
        <w:rPr>
          <w:rFonts w:asciiTheme="minorBidi" w:hAnsiTheme="minorBidi"/>
          <w:color w:val="000000" w:themeColor="text1"/>
          <w:sz w:val="20"/>
          <w:szCs w:val="20"/>
        </w:rPr>
        <w:t xml:space="preserve">-derived segments from distant genomic regions. </w:t>
      </w:r>
      <w:r w:rsidRPr="003F7BF2">
        <w:rPr>
          <w:rFonts w:asciiTheme="minorBidi" w:hAnsiTheme="minorBidi"/>
          <w:color w:val="000000" w:themeColor="text1"/>
          <w:sz w:val="20"/>
          <w:szCs w:val="20"/>
        </w:rPr>
        <w:t>Such chimeric DNA inserts were present in all cockroach genomes, independently sequenced by separate research groups</w:t>
      </w:r>
      <w:del w:id="65" w:author="Kyle Ewart" w:date="2026-04-16T11:53:00Z" w16du:dateUtc="2026-04-16T10:53:00Z">
        <w:r w:rsidRPr="003F7BF2">
          <w:rPr>
            <w:rFonts w:asciiTheme="minorBidi" w:hAnsiTheme="minorBidi"/>
            <w:color w:val="000000" w:themeColor="text1"/>
            <w:sz w:val="20"/>
            <w:szCs w:val="20"/>
          </w:rPr>
          <w:delText xml:space="preserve"> using different sequencing technologies.</w:delText>
        </w:r>
      </w:del>
      <w:ins w:id="66" w:author="Kyle Ewart" w:date="2026-04-16T11:53:00Z" w16du:dateUtc="2026-04-16T10:53:00Z">
        <w:r w:rsidRPr="003F7BF2">
          <w:rPr>
            <w:rFonts w:asciiTheme="minorBidi" w:hAnsiTheme="minorBidi"/>
            <w:color w:val="000000" w:themeColor="text1"/>
            <w:sz w:val="20"/>
            <w:szCs w:val="20"/>
          </w:rPr>
          <w:t>.</w:t>
        </w:r>
      </w:ins>
      <w:r w:rsidRPr="003F7BF2">
        <w:rPr>
          <w:rFonts w:asciiTheme="minorBidi" w:hAnsiTheme="minorBidi"/>
          <w:color w:val="000000" w:themeColor="text1"/>
          <w:sz w:val="20"/>
          <w:szCs w:val="20"/>
        </w:rPr>
        <w:t xml:space="preserve"> </w:t>
      </w:r>
      <w:r w:rsidRPr="003F7BF2">
        <w:rPr>
          <w:rFonts w:asciiTheme="minorBidi" w:hAnsiTheme="minorBidi"/>
          <w:sz w:val="20"/>
          <w:szCs w:val="20"/>
        </w:rPr>
        <w:t xml:space="preserve">These chimeric inserts are akin to previous reports of 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in </w:t>
      </w:r>
      <w:r w:rsidRPr="003F7BF2">
        <w:rPr>
          <w:rFonts w:asciiTheme="minorBidi" w:hAnsiTheme="minorBidi"/>
          <w:i/>
          <w:sz w:val="20"/>
          <w:szCs w:val="20"/>
        </w:rPr>
        <w:t>Arabidopsis thaliana</w:t>
      </w:r>
      <w:r w:rsidRPr="003F7BF2">
        <w:rPr>
          <w:rFonts w:asciiTheme="minorBidi" w:hAnsiTheme="minorBidi"/>
          <w:sz w:val="20"/>
          <w:szCs w:val="20"/>
        </w:rPr>
        <w:t xml:space="preserve"> [</w:t>
      </w:r>
      <w:del w:id="67" w:author="Kyle Ewart" w:date="2026-04-16T11:53:00Z" w16du:dateUtc="2026-04-16T10:53:00Z">
        <w:r w:rsidRPr="003F7BF2">
          <w:rPr>
            <w:rFonts w:asciiTheme="minorBidi" w:hAnsiTheme="minorBidi"/>
            <w:sz w:val="20"/>
            <w:szCs w:val="20"/>
          </w:rPr>
          <w:delText>13</w:delText>
        </w:r>
      </w:del>
      <w:ins w:id="68" w:author="Kyle Ewart" w:date="2026-04-16T11:53:00Z" w16du:dateUtc="2026-04-16T10:53:00Z">
        <w:r w:rsidRPr="003F7BF2">
          <w:rPr>
            <w:rFonts w:asciiTheme="minorBidi" w:hAnsiTheme="minorBidi"/>
            <w:sz w:val="20"/>
            <w:szCs w:val="20"/>
          </w:rPr>
          <w:t>1</w:t>
        </w:r>
        <w:r w:rsidR="00990DCA" w:rsidRPr="003F7BF2">
          <w:rPr>
            <w:rFonts w:asciiTheme="minorBidi" w:hAnsiTheme="minorBidi"/>
            <w:sz w:val="20"/>
            <w:szCs w:val="20"/>
          </w:rPr>
          <w:t>2</w:t>
        </w:r>
      </w:ins>
      <w:r w:rsidRPr="003F7BF2">
        <w:rPr>
          <w:rFonts w:asciiTheme="minorBidi" w:hAnsiTheme="minorBidi"/>
          <w:sz w:val="20"/>
          <w:szCs w:val="20"/>
        </w:rPr>
        <w:t xml:space="preserve">], and 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1AE8C566"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del w:id="69" w:author="Kyle Ewart" w:date="2026-04-16T11:53:00Z" w16du:dateUtc="2026-04-16T10:53:00Z">
        <w:r w:rsidRPr="003F7BF2">
          <w:rPr>
            <w:rFonts w:asciiTheme="minorBidi" w:hAnsiTheme="minorBidi"/>
            <w:sz w:val="20"/>
            <w:szCs w:val="20"/>
          </w:rPr>
          <w:delText>suggest that</w:delText>
        </w:r>
      </w:del>
      <w:ins w:id="70" w:author="Kyle Ewart" w:date="2026-04-16T11:53:00Z" w16du:dateUtc="2026-04-16T10:53:00Z">
        <w:r w:rsidR="00736E9A" w:rsidRPr="003F7BF2">
          <w:rPr>
            <w:rFonts w:asciiTheme="minorBidi" w:hAnsiTheme="minorBidi"/>
            <w:sz w:val="20"/>
            <w:szCs w:val="20"/>
          </w:rPr>
          <w:t>reveal extensive</w:t>
        </w:r>
      </w:ins>
      <w:r w:rsidRPr="003F7BF2">
        <w:rPr>
          <w:rFonts w:asciiTheme="minorBidi" w:hAnsiTheme="minorBidi"/>
          <w:sz w:val="20"/>
          <w:szCs w:val="20"/>
        </w:rPr>
        <w:t xml:space="preserve"> horizontal transfer of DNA from prokaryote symbionts to eukaryotes</w:t>
      </w:r>
      <w:del w:id="71" w:author="Kyle Ewart" w:date="2026-04-16T11:53:00Z" w16du:dateUtc="2026-04-16T10:53:00Z">
        <w:r w:rsidRPr="003F7BF2">
          <w:rPr>
            <w:rFonts w:asciiTheme="minorBidi" w:hAnsiTheme="minorBidi"/>
            <w:sz w:val="20"/>
            <w:szCs w:val="20"/>
          </w:rPr>
          <w:delText xml:space="preserve"> may be considerably more pervasive than previously thought</w:delText>
        </w:r>
      </w:del>
      <w:r w:rsidRPr="003F7BF2">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del w:id="72" w:author="Kyle Ewart" w:date="2026-04-16T11:53:00Z" w16du:dateUtc="2026-04-16T10:53:00Z">
        <w:r w:rsidRPr="003F7BF2">
          <w:rPr>
            <w:rFonts w:asciiTheme="minorBidi" w:hAnsiTheme="minorBidi"/>
            <w:sz w:val="20"/>
            <w:szCs w:val="20"/>
          </w:rPr>
          <w:delText>horizontal transfer</w:delText>
        </w:r>
      </w:del>
      <w:ins w:id="73" w:author="Kyle Ewart" w:date="2026-04-16T11:53:00Z" w16du:dateUtc="2026-04-16T10:53:00Z">
        <w:r w:rsidR="00595512" w:rsidRPr="003F7BF2">
          <w:rPr>
            <w:rFonts w:asciiTheme="minorBidi" w:hAnsiTheme="minorBidi"/>
            <w:sz w:val="20"/>
            <w:szCs w:val="20"/>
          </w:rPr>
          <w:t>HGT</w:t>
        </w:r>
      </w:ins>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EE9A7E7"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1"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r w:rsidRPr="003F7BF2">
        <w:rPr>
          <w:rFonts w:asciiTheme="minorBidi" w:hAnsiTheme="minorBidi"/>
          <w:color w:val="000000" w:themeColor="text1"/>
          <w:sz w:val="20"/>
          <w:szCs w:val="20"/>
        </w:rPr>
        <w:t xml:space="preserve">Blattodea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t>
      </w:r>
      <w:ins w:id="74" w:author="Kyle Ewart" w:date="2026-04-16T11:53:00Z" w16du:dateUtc="2026-04-16T10:53:00Z">
        <w:r w:rsidR="00F26308" w:rsidRPr="003F7BF2">
          <w:rPr>
            <w:rFonts w:asciiTheme="minorBidi" w:hAnsiTheme="minorBidi"/>
            <w:sz w:val="20"/>
            <w:szCs w:val="20"/>
          </w:rPr>
          <w:t xml:space="preserve">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w:t>
        </w:r>
      </w:ins>
      <w:r w:rsidRPr="003F7BF2">
        <w:rPr>
          <w:rFonts w:asciiTheme="minorBidi" w:hAnsiTheme="minorBidi"/>
          <w:sz w:val="20"/>
          <w:szCs w:val="20"/>
        </w:rPr>
        <w:t>After characteri</w:t>
      </w:r>
      <w:r w:rsidR="0016558B" w:rsidRPr="003F7BF2">
        <w:rPr>
          <w:rFonts w:asciiTheme="minorBidi" w:hAnsiTheme="minorBidi"/>
          <w:sz w:val="20"/>
          <w:szCs w:val="20"/>
        </w:rPr>
        <w:t>z</w:t>
      </w:r>
      <w:r w:rsidRPr="003F7BF2">
        <w:rPr>
          <w:rFonts w:asciiTheme="minorBidi" w:hAnsiTheme="minorBidi"/>
          <w:sz w:val="20"/>
          <w:szCs w:val="20"/>
        </w:rPr>
        <w:t>ing inserts, we investigated their minimum age, length, origin, insertion 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771AB49D" w:rsidR="00E6133D" w:rsidRPr="003F7BF2" w:rsidRDefault="00D3701A" w:rsidP="00A818F7">
      <w:pPr>
        <w:pBdr>
          <w:top w:val="nil"/>
          <w:left w:val="nil"/>
          <w:bottom w:val="nil"/>
          <w:right w:val="nil"/>
          <w:between w:val="nil"/>
        </w:pBdr>
        <w:contextualSpacing/>
        <w:rPr>
          <w:rFonts w:ascii="Arial" w:hAnsi="Arial" w:cs="Arial"/>
          <w:color w:val="000000"/>
          <w:sz w:val="20"/>
          <w:szCs w:val="20"/>
        </w:rPr>
      </w:pPr>
      <w:r w:rsidRPr="003F7BF2">
        <w:rPr>
          <w:rFonts w:asciiTheme="minorBidi" w:hAnsiTheme="minorBidi"/>
          <w:sz w:val="20"/>
          <w:szCs w:val="20"/>
        </w:rPr>
        <w:t xml:space="preserve">We thank James Walker, Bruce Gray for assistance with sample provision for genome sequencing, </w:t>
      </w:r>
      <w:del w:id="75" w:author="Kyle Ewart" w:date="2026-04-16T11:53:00Z" w16du:dateUtc="2026-04-16T10:53:00Z">
        <w:r w:rsidRPr="003F7BF2">
          <w:rPr>
            <w:rFonts w:asciiTheme="minorBidi" w:hAnsiTheme="minorBidi"/>
            <w:sz w:val="20"/>
            <w:szCs w:val="20"/>
          </w:rPr>
          <w:delText xml:space="preserve">Jack Marsden for technical assistance, </w:delText>
        </w:r>
      </w:del>
      <w:r w:rsidRPr="003F7BF2">
        <w:rPr>
          <w:rFonts w:asciiTheme="minorBidi" w:hAnsiTheme="minorBidi"/>
          <w:sz w:val="20"/>
          <w:szCs w:val="20"/>
        </w:rPr>
        <w:t xml:space="preserve">Pawsey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del w:id="76" w:author="Kyle Ewart" w:date="2026-04-16T11:53:00Z" w16du:dateUtc="2026-04-16T10:53:00Z">
        <w:r w:rsidRPr="003F7BF2">
          <w:rPr>
            <w:rFonts w:asciiTheme="minorBidi" w:hAnsiTheme="minorBidi"/>
            <w:sz w:val="20"/>
            <w:szCs w:val="20"/>
          </w:rPr>
          <w:delText>) for providing access to Australia’s National Computational Infrastructure.</w:delText>
        </w:r>
      </w:del>
      <w:ins w:id="77" w:author="Kyle Ewart" w:date="2026-04-16T11:53:00Z" w16du:dateUtc="2026-04-16T10:53:00Z">
        <w:r w:rsidRPr="003F7BF2">
          <w:rPr>
            <w:rFonts w:asciiTheme="minorBidi" w:hAnsiTheme="minorBidi"/>
            <w:sz w:val="20"/>
            <w:szCs w:val="20"/>
          </w:rPr>
          <w:t>).</w:t>
        </w:r>
      </w:ins>
      <w:r w:rsidRPr="003F7BF2">
        <w:rPr>
          <w:rFonts w:asciiTheme="minorBidi" w:hAnsiTheme="minorBidi"/>
          <w:sz w:val="20"/>
          <w:szCs w:val="20"/>
        </w:rPr>
        <w:t xml:space="preserve"> This study was supported by grants from the Australian Research Council (FT160100463; DP220103265</w:t>
      </w:r>
      <w:del w:id="78" w:author="Kyle Ewart" w:date="2026-04-16T11:53:00Z" w16du:dateUtc="2026-04-16T10:53:00Z">
        <w:r w:rsidRPr="003F7BF2">
          <w:rPr>
            <w:rFonts w:asciiTheme="minorBidi" w:hAnsiTheme="minorBidi"/>
            <w:sz w:val="20"/>
            <w:szCs w:val="20"/>
          </w:rPr>
          <w:delText>), and The University of Sydney.</w:delText>
        </w:r>
      </w:del>
      <w:ins w:id="79" w:author="Kyle Ewart" w:date="2026-04-16T11:53:00Z" w16du:dateUtc="2026-04-16T10:53:00Z">
        <w:r w:rsidRPr="003F7BF2">
          <w:rPr>
            <w:rFonts w:asciiTheme="minorBidi" w:hAnsiTheme="minorBidi"/>
            <w:sz w:val="20"/>
            <w:szCs w:val="20"/>
          </w:rPr>
          <w:t>).</w:t>
        </w:r>
      </w:ins>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L. Sacchi </w:t>
      </w:r>
      <w:r w:rsidRPr="003F7BF2">
        <w:rPr>
          <w:rFonts w:asciiTheme="minorBidi" w:hAnsiTheme="minorBidi"/>
          <w:i/>
          <w:iCs/>
          <w:sz w:val="20"/>
          <w:szCs w:val="20"/>
        </w:rPr>
        <w:t>et al</w:t>
      </w:r>
      <w:r w:rsidRPr="003F7BF2">
        <w:rPr>
          <w:rFonts w:asciiTheme="minorBidi" w:hAnsiTheme="minorBidi"/>
          <w:sz w:val="20"/>
          <w:szCs w:val="20"/>
        </w:rPr>
        <w:t>., Symbionts in the oocytes of Blattella germanica (</w:t>
      </w:r>
      <w:proofErr w:type="gramStart"/>
      <w:r w:rsidRPr="003F7BF2">
        <w:rPr>
          <w:rFonts w:asciiTheme="minorBidi" w:hAnsiTheme="minorBidi"/>
          <w:sz w:val="20"/>
          <w:szCs w:val="20"/>
        </w:rPr>
        <w:t>L.)(</w:t>
      </w:r>
      <w:proofErr w:type="spellStart"/>
      <w:proofErr w:type="gramEnd"/>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3F7BF2">
        <w:rPr>
          <w:rFonts w:asciiTheme="minorBidi" w:hAnsiTheme="minorBidi"/>
          <w:sz w:val="20"/>
          <w:szCs w:val="20"/>
          <w:lang w:val="it-IT"/>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3F7BF2">
        <w:rPr>
          <w:rFonts w:asciiTheme="minorBidi" w:hAnsiTheme="minorBidi"/>
          <w:sz w:val="20"/>
          <w:szCs w:val="20"/>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1BD9835F" w14:textId="77777777" w:rsidR="00D3701A" w:rsidRPr="003F7BF2" w:rsidRDefault="00D3701A" w:rsidP="00D3701A">
      <w:pPr>
        <w:pStyle w:val="ListParagraph"/>
        <w:numPr>
          <w:ilvl w:val="0"/>
          <w:numId w:val="2"/>
        </w:numPr>
        <w:spacing w:after="0"/>
        <w:jc w:val="both"/>
        <w:rPr>
          <w:del w:id="80" w:author="Kyle Ewart" w:date="2026-04-16T11:53:00Z" w16du:dateUtc="2026-04-16T10:53:00Z"/>
          <w:rFonts w:asciiTheme="minorBidi" w:hAnsiTheme="minorBidi"/>
          <w:sz w:val="20"/>
          <w:szCs w:val="20"/>
          <w:lang w:val="da-DK"/>
        </w:rPr>
      </w:pPr>
      <w:del w:id="81" w:author="Kyle Ewart" w:date="2026-04-16T11:53:00Z" w16du:dateUtc="2026-04-16T10:53:00Z">
        <w:r w:rsidRPr="003F7BF2">
          <w:rPr>
            <w:rFonts w:asciiTheme="minorBidi" w:hAnsiTheme="minorBidi"/>
            <w:sz w:val="20"/>
            <w:szCs w:val="20"/>
          </w:rPr>
          <w:delText xml:space="preserve">J. B. Luan </w:delText>
        </w:r>
        <w:r w:rsidRPr="003F7BF2">
          <w:rPr>
            <w:rFonts w:asciiTheme="minorBidi" w:hAnsiTheme="minorBidi"/>
            <w:i/>
            <w:iCs/>
            <w:sz w:val="20"/>
            <w:szCs w:val="20"/>
          </w:rPr>
          <w:delText>et al</w:delText>
        </w:r>
        <w:r w:rsidRPr="003F7BF2">
          <w:rPr>
            <w:rFonts w:asciiTheme="minorBidi" w:hAnsiTheme="minorBidi"/>
            <w:sz w:val="20"/>
            <w:szCs w:val="20"/>
          </w:rPr>
          <w:delText xml:space="preserve">., Metabolic coevolution in the bacterial symbiosis of whiteflies and related plant sap-feeding insects. </w:delText>
        </w:r>
        <w:r w:rsidRPr="003F7BF2">
          <w:rPr>
            <w:rFonts w:asciiTheme="minorBidi" w:hAnsiTheme="minorBidi"/>
            <w:i/>
            <w:iCs/>
            <w:sz w:val="20"/>
            <w:szCs w:val="20"/>
            <w:lang w:val="da-DK"/>
          </w:rPr>
          <w:delText>Genome Biol. Evol</w:delText>
        </w:r>
        <w:r w:rsidRPr="003F7BF2">
          <w:rPr>
            <w:rFonts w:asciiTheme="minorBidi" w:hAnsiTheme="minorBidi"/>
            <w:sz w:val="20"/>
            <w:szCs w:val="20"/>
            <w:lang w:val="da-DK"/>
          </w:rPr>
          <w:delText xml:space="preserve">. </w:delText>
        </w:r>
        <w:r w:rsidRPr="003F7BF2">
          <w:rPr>
            <w:rFonts w:asciiTheme="minorBidi" w:hAnsiTheme="minorBidi"/>
            <w:b/>
            <w:bCs/>
            <w:sz w:val="20"/>
            <w:szCs w:val="20"/>
            <w:lang w:val="da-DK"/>
          </w:rPr>
          <w:delText>7</w:delText>
        </w:r>
        <w:r w:rsidRPr="003F7BF2">
          <w:rPr>
            <w:rFonts w:asciiTheme="minorBidi" w:hAnsiTheme="minorBidi"/>
            <w:sz w:val="20"/>
            <w:szCs w:val="20"/>
            <w:lang w:val="da-DK"/>
          </w:rPr>
          <w:delText>, 2635</w:delText>
        </w:r>
        <w:r w:rsidRPr="003F7BF2">
          <w:rPr>
            <w:rFonts w:asciiTheme="minorBidi" w:hAnsiTheme="minorBidi"/>
            <w:sz w:val="20"/>
            <w:szCs w:val="20"/>
          </w:rPr>
          <w:delText>–</w:delText>
        </w:r>
        <w:r w:rsidRPr="003F7BF2">
          <w:rPr>
            <w:rFonts w:asciiTheme="minorBidi" w:hAnsiTheme="minorBidi"/>
            <w:sz w:val="20"/>
            <w:szCs w:val="20"/>
            <w:lang w:val="da-DK"/>
          </w:rPr>
          <w:delText>2647 (2015).</w:delText>
        </w:r>
      </w:del>
    </w:p>
    <w:p w14:paraId="702F0FA4" w14:textId="77777777" w:rsidR="00985BE3" w:rsidRPr="003F7BF2" w:rsidRDefault="00985BE3" w:rsidP="00985BE3">
      <w:pPr>
        <w:pStyle w:val="ListParagraph"/>
        <w:numPr>
          <w:ilvl w:val="0"/>
          <w:numId w:val="2"/>
        </w:numPr>
        <w:spacing w:after="0"/>
        <w:jc w:val="both"/>
        <w:rPr>
          <w:moveTo w:id="82" w:author="Kyle Ewart" w:date="2026-04-16T11:53:00Z" w16du:dateUtc="2026-04-16T10:53:00Z"/>
          <w:rFonts w:asciiTheme="minorBidi" w:hAnsiTheme="minorBidi"/>
          <w:sz w:val="20"/>
          <w:szCs w:val="20"/>
        </w:rPr>
      </w:pPr>
      <w:moveToRangeStart w:id="83" w:author="Kyle Ewart" w:date="2026-04-16T11:53:00Z" w:name="move227232825"/>
      <w:moveTo w:id="84" w:author="Kyle Ewart" w:date="2026-04-16T11:53:00Z" w16du:dateUtc="2026-04-16T10:53:00Z">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moveTo>
    </w:p>
    <w:moveToRangeEnd w:id="83"/>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725A657C" w14:textId="77777777" w:rsidR="00985BE3" w:rsidRPr="003F7BF2" w:rsidRDefault="00985BE3" w:rsidP="00985BE3">
      <w:pPr>
        <w:pStyle w:val="ListParagraph"/>
        <w:numPr>
          <w:ilvl w:val="0"/>
          <w:numId w:val="2"/>
        </w:numPr>
        <w:spacing w:after="0"/>
        <w:jc w:val="both"/>
        <w:rPr>
          <w:moveFrom w:id="85" w:author="Kyle Ewart" w:date="2026-04-16T11:53:00Z" w16du:dateUtc="2026-04-16T10:53:00Z"/>
          <w:rFonts w:asciiTheme="minorBidi" w:hAnsiTheme="minorBidi"/>
          <w:sz w:val="20"/>
          <w:szCs w:val="20"/>
        </w:rPr>
      </w:pPr>
      <w:moveFromRangeStart w:id="86" w:author="Kyle Ewart" w:date="2026-04-16T11:53:00Z" w:name="move227232825"/>
      <w:moveFrom w:id="87" w:author="Kyle Ewart" w:date="2026-04-16T11:53:00Z" w16du:dateUtc="2026-04-16T10:53:00Z">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moveFrom>
    </w:p>
    <w:moveFromRangeEnd w:id="86"/>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xml:space="preserve">., </w:t>
      </w:r>
      <w:proofErr w:type="gramStart"/>
      <w:r w:rsidRPr="003F7BF2">
        <w:rPr>
          <w:rFonts w:asciiTheme="minorBidi" w:hAnsiTheme="minorBidi"/>
          <w:sz w:val="20"/>
          <w:szCs w:val="20"/>
        </w:rPr>
        <w:t>Digging</w:t>
      </w:r>
      <w:proofErr w:type="gramEnd"/>
      <w:r w:rsidRPr="003F7BF2">
        <w:rPr>
          <w:rFonts w:asciiTheme="minorBidi" w:hAnsiTheme="minorBidi"/>
          <w:sz w:val="20"/>
          <w:szCs w:val="20"/>
        </w:rPr>
        <w:t xml:space="preserve">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w:t>
      </w:r>
      <w:proofErr w:type="gramStart"/>
      <w:r w:rsidRPr="003F7BF2">
        <w:rPr>
          <w:rFonts w:asciiTheme="minorBidi" w:hAnsiTheme="minorBidi"/>
          <w:sz w:val="20"/>
          <w:szCs w:val="20"/>
        </w:rPr>
        <w:t>An</w:t>
      </w:r>
      <w:proofErr w:type="gramEnd"/>
      <w:r w:rsidRPr="003F7BF2">
        <w:rPr>
          <w:rFonts w:asciiTheme="minorBidi" w:hAnsiTheme="minorBidi"/>
          <w:sz w:val="20"/>
          <w:szCs w:val="20"/>
        </w:rPr>
        <w:t xml:space="preserve">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0072F1CA" w14:textId="0274D0CD" w:rsidR="00E6133D"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M. W. D. Adams </w:t>
      </w:r>
      <w:r w:rsidRPr="003F7BF2">
        <w:rPr>
          <w:rFonts w:asciiTheme="minorBidi" w:hAnsiTheme="minorBidi"/>
          <w:i/>
          <w:iCs/>
          <w:sz w:val="20"/>
          <w:szCs w:val="20"/>
        </w:rPr>
        <w:t>et al</w:t>
      </w:r>
      <w:r w:rsidRPr="003F7BF2">
        <w:rPr>
          <w:rFonts w:asciiTheme="minorBidi" w:hAnsiTheme="minorBidi"/>
          <w:sz w:val="20"/>
          <w:szCs w:val="20"/>
        </w:rPr>
        <w:t xml:space="preserve">., Pleistocene sea-level fluctuation shapes archipelago-wide population structure in the Endangered Lord Howe Island cockroach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lata</w:t>
      </w:r>
      <w:proofErr w:type="spellEnd"/>
      <w:r w:rsidRPr="003F7BF2">
        <w:rPr>
          <w:rFonts w:asciiTheme="minorBidi" w:hAnsiTheme="minorBidi"/>
          <w:sz w:val="20"/>
          <w:szCs w:val="20"/>
        </w:rPr>
        <w:t xml:space="preserve">. </w:t>
      </w:r>
      <w:r w:rsidRPr="003F7BF2">
        <w:rPr>
          <w:rFonts w:asciiTheme="minorBidi" w:hAnsiTheme="minorBidi"/>
          <w:i/>
          <w:iCs/>
          <w:sz w:val="20"/>
          <w:szCs w:val="20"/>
        </w:rPr>
        <w:t>bioRxiv</w:t>
      </w:r>
      <w:r w:rsidRPr="003F7BF2">
        <w:rPr>
          <w:rFonts w:asciiTheme="minorBidi" w:hAnsiTheme="minorBidi"/>
          <w:sz w:val="20"/>
          <w:szCs w:val="20"/>
        </w:rPr>
        <w:t xml:space="preserve"> [Preprint] (2024). https://doi.org/10.1101/2024.11.12.623290 (accessed 15 November 2024).</w:t>
      </w:r>
    </w:p>
    <w:p w14:paraId="567AFC2C" w14:textId="6E34608C" w:rsidR="00D3701A" w:rsidRPr="003F7BF2" w:rsidRDefault="00D3701A" w:rsidP="00D3701A">
      <w:pPr>
        <w:spacing w:after="0"/>
        <w:jc w:val="both"/>
        <w:rPr>
          <w:rFonts w:asciiTheme="minorBidi" w:hAnsiTheme="minorBidi"/>
          <w:sz w:val="20"/>
          <w:szCs w:val="20"/>
        </w:rPr>
      </w:pPr>
    </w:p>
    <w:p w14:paraId="2139FDBD" w14:textId="77777777" w:rsidR="00D3701A" w:rsidRPr="003F7BF2" w:rsidRDefault="00D3701A" w:rsidP="00D3701A">
      <w:p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p>
    <w:p w14:paraId="7533E124" w14:textId="11055E8C" w:rsidR="00175FC4" w:rsidRPr="003F7BF2" w:rsidRDefault="00980C22" w:rsidP="006A47F8">
      <w:pPr>
        <w:keepNext/>
        <w:pBdr>
          <w:top w:val="nil"/>
          <w:left w:val="nil"/>
          <w:bottom w:val="nil"/>
          <w:right w:val="nil"/>
          <w:between w:val="nil"/>
        </w:pBdr>
        <w:spacing w:before="240" w:after="60"/>
        <w:contextualSpacing/>
        <w:jc w:val="center"/>
        <w:rPr>
          <w:rFonts w:ascii="Arial" w:hAnsi="Arial" w:cs="Arial"/>
          <w:b/>
          <w:color w:val="000000"/>
          <w:sz w:val="20"/>
          <w:szCs w:val="20"/>
        </w:rPr>
        <w:pPrChange w:id="88" w:author="Kyle Ewart" w:date="2026-04-16T11:53:00Z" w16du:dateUtc="2026-04-16T10:53:00Z">
          <w:pPr>
            <w:keepNext/>
            <w:pBdr>
              <w:top w:val="nil"/>
              <w:left w:val="nil"/>
              <w:bottom w:val="nil"/>
              <w:right w:val="nil"/>
              <w:between w:val="nil"/>
            </w:pBdr>
            <w:spacing w:before="240" w:after="60"/>
            <w:contextualSpacing/>
          </w:pPr>
        </w:pPrChange>
      </w:pPr>
      <w:r w:rsidRPr="003F7BF2">
        <w:rPr>
          <w:rFonts w:ascii="Arial" w:hAnsi="Arial" w:cs="Arial"/>
          <w:b/>
          <w:color w:val="000000"/>
          <w:sz w:val="20"/>
          <w:szCs w:val="20"/>
        </w:rPr>
        <w:lastRenderedPageBreak/>
        <w:t xml:space="preserve">Figures </w:t>
      </w:r>
      <w:ins w:id="89" w:author="Kyle Ewart" w:date="2026-04-16T11:53:00Z" w16du:dateUtc="2026-04-16T10:53:00Z">
        <w:r w:rsidR="00D3701A" w:rsidRPr="003F7BF2">
          <w:rPr>
            <w:rFonts w:ascii="Arial" w:hAnsi="Arial" w:cs="Arial"/>
            <w:b/>
            <w:color w:val="000000"/>
            <w:sz w:val="20"/>
            <w:szCs w:val="20"/>
          </w:rPr>
          <w:br/>
        </w:r>
        <w:r w:rsidR="00002384" w:rsidRPr="003F7BF2">
          <w:rPr>
            <w:rFonts w:asciiTheme="minorBidi" w:hAnsiTheme="minorBidi"/>
            <w:b/>
            <w:bCs/>
            <w:noProof/>
          </w:rPr>
          <w:drawing>
            <wp:inline distT="0" distB="0" distL="0" distR="0" wp14:anchorId="6286BFD4" wp14:editId="0ADDC778">
              <wp:extent cx="5465621" cy="4137285"/>
              <wp:effectExtent l="0" t="0" r="0" b="3175"/>
              <wp:docPr id="740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9651" name="Picture 740569651"/>
                      <pic:cNvPicPr/>
                    </pic:nvPicPr>
                    <pic:blipFill>
                      <a:blip r:embed="rId12"/>
                      <a:stretch>
                        <a:fillRect/>
                      </a:stretch>
                    </pic:blipFill>
                    <pic:spPr>
                      <a:xfrm>
                        <a:off x="0" y="0"/>
                        <a:ext cx="5492357" cy="4157523"/>
                      </a:xfrm>
                      <a:prstGeom prst="rect">
                        <a:avLst/>
                      </a:prstGeom>
                    </pic:spPr>
                  </pic:pic>
                </a:graphicData>
              </a:graphic>
            </wp:inline>
          </w:drawing>
        </w:r>
      </w:ins>
    </w:p>
    <w:p w14:paraId="3BC816A0" w14:textId="2CE0A547" w:rsidR="00E378A2" w:rsidRPr="003F7BF2" w:rsidRDefault="00D3701A" w:rsidP="00A818F7">
      <w:pPr>
        <w:keepNext/>
        <w:pBdr>
          <w:top w:val="nil"/>
          <w:left w:val="nil"/>
          <w:bottom w:val="nil"/>
          <w:right w:val="nil"/>
          <w:between w:val="nil"/>
        </w:pBdr>
        <w:spacing w:before="240" w:after="60"/>
        <w:contextualSpacing/>
        <w:rPr>
          <w:rFonts w:ascii="Arial" w:hAnsi="Arial" w:cs="Arial"/>
          <w:b/>
          <w:color w:val="000000"/>
          <w:sz w:val="20"/>
          <w:szCs w:val="20"/>
        </w:rPr>
        <w:pPrChange w:id="90" w:author="Kyle Ewart" w:date="2026-04-16T11:53:00Z" w16du:dateUtc="2026-04-16T10:53:00Z">
          <w:pPr>
            <w:keepNext/>
            <w:pBdr>
              <w:top w:val="nil"/>
              <w:left w:val="nil"/>
              <w:bottom w:val="nil"/>
              <w:right w:val="nil"/>
              <w:between w:val="nil"/>
            </w:pBdr>
            <w:spacing w:before="240" w:after="60"/>
            <w:contextualSpacing/>
            <w:jc w:val="center"/>
          </w:pPr>
        </w:pPrChange>
      </w:pPr>
      <w:del w:id="91" w:author="Kyle Ewart" w:date="2026-04-16T11:53:00Z" w16du:dateUtc="2026-04-16T10:53:00Z">
        <w:r w:rsidRPr="003F7BF2">
          <w:rPr>
            <w:rFonts w:ascii="Arial" w:hAnsi="Arial" w:cs="Arial"/>
            <w:b/>
            <w:color w:val="000000"/>
            <w:sz w:val="20"/>
            <w:szCs w:val="20"/>
          </w:rPr>
          <w:br/>
        </w:r>
        <w:r w:rsidRPr="003F7BF2">
          <w:rPr>
            <w:rFonts w:asciiTheme="minorBidi" w:hAnsiTheme="minorBidi"/>
            <w:b/>
            <w:bCs/>
            <w:noProof/>
          </w:rPr>
          <w:drawing>
            <wp:inline distT="0" distB="0" distL="0" distR="0" wp14:anchorId="30A03C7C" wp14:editId="51C87002">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3"/>
                      <a:stretch>
                        <a:fillRect/>
                      </a:stretch>
                    </pic:blipFill>
                    <pic:spPr>
                      <a:xfrm>
                        <a:off x="0" y="0"/>
                        <a:ext cx="8195164" cy="3640770"/>
                      </a:xfrm>
                      <a:prstGeom prst="rect">
                        <a:avLst/>
                      </a:prstGeom>
                    </pic:spPr>
                  </pic:pic>
                </a:graphicData>
              </a:graphic>
            </wp:inline>
          </w:drawing>
        </w:r>
      </w:del>
    </w:p>
    <w:p w14:paraId="2A676FE0" w14:textId="3E22011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 xml:space="preserve">of analyzed taxa alongside </w:t>
      </w:r>
      <w:del w:id="92" w:author="Kyle Ewart" w:date="2026-04-16T11:53:00Z" w16du:dateUtc="2026-04-16T10:53:00Z">
        <w:r w:rsidR="00D3701A" w:rsidRPr="003F7BF2">
          <w:rPr>
            <w:rFonts w:asciiTheme="minorBidi" w:hAnsiTheme="minorBidi"/>
            <w:sz w:val="20"/>
            <w:szCs w:val="20"/>
          </w:rPr>
          <w:delText xml:space="preserve">the </w:delText>
        </w:r>
      </w:del>
      <w:r w:rsidR="00D3701A" w:rsidRPr="003F7BF2">
        <w:rPr>
          <w:rFonts w:asciiTheme="minorBidi" w:hAnsiTheme="minorBidi"/>
          <w:sz w:val="20"/>
          <w:szCs w:val="20"/>
        </w:rPr>
        <w:t>total number of HGT inserts and</w:t>
      </w:r>
      <w:del w:id="93" w:author="Kyle Ewart" w:date="2026-04-16T11:53:00Z" w16du:dateUtc="2026-04-16T10:53:00Z">
        <w:r w:rsidR="00D3701A" w:rsidRPr="003F7BF2">
          <w:rPr>
            <w:rFonts w:asciiTheme="minorBidi" w:hAnsiTheme="minorBidi"/>
            <w:sz w:val="20"/>
            <w:szCs w:val="20"/>
          </w:rPr>
          <w:delText xml:space="preserve"> the</w:delText>
        </w:r>
      </w:del>
      <w:r w:rsidR="00D3701A" w:rsidRPr="003F7BF2">
        <w:rPr>
          <w:rFonts w:asciiTheme="minorBidi" w:hAnsiTheme="minorBidi"/>
          <w:sz w:val="20"/>
          <w:szCs w:val="20"/>
        </w:rPr>
        <w:t xml:space="preserve">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w:t>
      </w:r>
      <w:del w:id="94" w:author="Kyle Ewart" w:date="2026-04-16T11:53:00Z" w16du:dateUtc="2026-04-16T10:53:00Z">
        <w:r w:rsidR="00D3701A" w:rsidRPr="003F7BF2">
          <w:rPr>
            <w:rFonts w:asciiTheme="minorBidi" w:hAnsiTheme="minorBidi"/>
            <w:color w:val="000000" w:themeColor="text1"/>
            <w:sz w:val="20"/>
            <w:szCs w:val="20"/>
          </w:rPr>
          <w:delText>12</w:delText>
        </w:r>
      </w:del>
      <w:ins w:id="95" w:author="Kyle Ewart" w:date="2026-04-16T11:53:00Z" w16du:dateUtc="2026-04-16T10:53:00Z">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ins>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del w:id="96" w:author="Kyle Ewart" w:date="2026-04-16T11:53:00Z" w16du:dateUtc="2026-04-16T10:53:00Z">
        <w:r w:rsidR="00D3701A" w:rsidRPr="003F7BF2">
          <w:rPr>
            <w:rFonts w:asciiTheme="minorBidi" w:hAnsiTheme="minorBidi"/>
            <w:color w:val="000000" w:themeColor="text1"/>
            <w:sz w:val="20"/>
            <w:szCs w:val="20"/>
          </w:rPr>
          <w:delText>,15]. The length</w:delText>
        </w:r>
      </w:del>
      <w:ins w:id="97" w:author="Kyle Ewart" w:date="2026-04-16T11:53:00Z" w16du:dateUtc="2026-04-16T10:53:00Z">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ength</w:t>
        </w:r>
      </w:ins>
      <w:r w:rsidR="00D3701A" w:rsidRPr="003F7BF2">
        <w:rPr>
          <w:rFonts w:asciiTheme="minorBidi" w:hAnsiTheme="minorBidi"/>
          <w:color w:val="000000" w:themeColor="text1"/>
          <w:sz w:val="20"/>
          <w:szCs w:val="20"/>
        </w:rPr>
        <w:t xml:space="preserve">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 xml:space="preserve">omitted for clarity (51 of 39,411 inserts). </w:t>
      </w:r>
      <w:del w:id="98" w:author="Kyle Ewart" w:date="2026-04-16T11:53:00Z" w16du:dateUtc="2026-04-16T10:53:00Z">
        <w:r w:rsidR="00D3701A" w:rsidRPr="003F7BF2">
          <w:rPr>
            <w:rFonts w:asciiTheme="minorBidi" w:hAnsiTheme="minorBidi"/>
            <w:color w:val="000000" w:themeColor="text1"/>
            <w:sz w:val="20"/>
            <w:szCs w:val="20"/>
          </w:rPr>
          <w:delText>The cumulative</w:delText>
        </w:r>
      </w:del>
      <w:ins w:id="99" w:author="Kyle Ewart" w:date="2026-04-16T11:53:00Z" w16du:dateUtc="2026-04-16T10:53:00Z">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r w:rsidR="0069039D" w:rsidRPr="003F7BF2">
          <w:rPr>
            <w:rFonts w:asciiTheme="minorBidi" w:hAnsiTheme="minorBidi"/>
            <w:color w:val="000000" w:themeColor="text1"/>
            <w:sz w:val="20"/>
            <w:szCs w:val="20"/>
          </w:rPr>
          <w:t xml:space="preserve">insert </w:t>
        </w:r>
        <w:r w:rsidR="00E378A2" w:rsidRPr="003F7BF2">
          <w:rPr>
            <w:rFonts w:asciiTheme="minorBidi" w:hAnsiTheme="minorBidi"/>
            <w:color w:val="000000" w:themeColor="text1"/>
            <w:sz w:val="20"/>
            <w:szCs w:val="20"/>
          </w:rPr>
          <w:t>number 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ins>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Change w:id="100" w:author="Kyle Ewart" w:date="2026-04-16T11:53:00Z" w16du:dateUtc="2026-04-16T10:53:00Z">
            <w:rPr>
              <w:rFonts w:asciiTheme="minorBidi" w:hAnsiTheme="minorBidi"/>
              <w:i/>
              <w:color w:val="000000" w:themeColor="text1"/>
              <w:sz w:val="20"/>
            </w:rPr>
          </w:rPrChange>
        </w:rPr>
        <w:t xml:space="preserve"> </w:t>
      </w:r>
      <w:proofErr w:type="spellStart"/>
      <w:r w:rsidR="00002384" w:rsidRPr="003F7BF2">
        <w:rPr>
          <w:rFonts w:asciiTheme="minorBidi" w:hAnsiTheme="minorBidi"/>
          <w:i/>
          <w:color w:val="000000" w:themeColor="text1"/>
          <w:sz w:val="20"/>
          <w:rPrChange w:id="101" w:author="Kyle Ewart" w:date="2026-04-16T11:53:00Z" w16du:dateUtc="2026-04-16T10:53:00Z">
            <w:rPr>
              <w:rFonts w:asciiTheme="minorBidi" w:hAnsiTheme="minorBidi"/>
              <w:i/>
              <w:color w:val="000000" w:themeColor="text1"/>
              <w:sz w:val="20"/>
            </w:rPr>
          </w:rPrChange>
        </w:rPr>
        <w:t>Blattabacterium</w:t>
      </w:r>
      <w:proofErr w:type="spellEnd"/>
      <w:r w:rsidR="00002384" w:rsidRPr="003F7BF2">
        <w:rPr>
          <w:rFonts w:asciiTheme="minorBidi" w:hAnsiTheme="minorBidi"/>
          <w:color w:val="000000" w:themeColor="text1"/>
          <w:sz w:val="20"/>
          <w:rPrChange w:id="102" w:author="Kyle Ewart" w:date="2026-04-16T11:53:00Z" w16du:dateUtc="2026-04-16T10:53:00Z">
            <w:rPr>
              <w:rFonts w:asciiTheme="minorBidi" w:hAnsiTheme="minorBidi"/>
              <w:color w:val="000000" w:themeColor="text1"/>
              <w:sz w:val="20"/>
            </w:rPr>
          </w:rPrChange>
        </w:rPr>
        <w:t xml:space="preserve"> genome (</w:t>
      </w:r>
      <w:del w:id="103" w:author="Kyle Ewart" w:date="2026-04-16T11:53:00Z" w16du:dateUtc="2026-04-16T10:53:00Z">
        <w:r w:rsidR="00E90410" w:rsidRPr="003F7BF2">
          <w:rPr>
            <w:rFonts w:asciiTheme="minorBidi" w:hAnsiTheme="minorBidi"/>
            <w:color w:val="000000" w:themeColor="text1"/>
            <w:sz w:val="20"/>
            <w:szCs w:val="20"/>
          </w:rPr>
          <w:delText>C</w:delText>
        </w:r>
      </w:del>
      <w:ins w:id="104" w:author="Kyle Ewart" w:date="2026-04-16T11:53:00Z" w16du:dateUtc="2026-04-16T10:53:00Z">
        <w:r w:rsidR="00002384" w:rsidRPr="003F7BF2">
          <w:rPr>
            <w:rFonts w:asciiTheme="minorBidi" w:hAnsiTheme="minorBidi"/>
            <w:color w:val="000000" w:themeColor="text1"/>
            <w:sz w:val="20"/>
            <w:szCs w:val="20"/>
          </w:rPr>
          <w:t>D</w:t>
        </w:r>
      </w:ins>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Change w:id="105" w:author="Kyle Ewart" w:date="2026-04-16T11:53:00Z" w16du:dateUtc="2026-04-16T10:53:00Z">
            <w:rPr>
              <w:rFonts w:asciiTheme="minorBidi" w:hAnsiTheme="minorBidi"/>
              <w:i/>
              <w:color w:val="000000" w:themeColor="text1"/>
              <w:sz w:val="20"/>
            </w:rPr>
          </w:rPrChange>
        </w:rPr>
        <w:t>Blattabacterium</w:t>
      </w:r>
      <w:proofErr w:type="spellEnd"/>
      <w:r w:rsidR="00002384" w:rsidRPr="003F7BF2">
        <w:rPr>
          <w:rFonts w:asciiTheme="minorBidi" w:hAnsiTheme="minorBidi"/>
          <w:color w:val="000000" w:themeColor="text1"/>
          <w:sz w:val="20"/>
          <w:rPrChange w:id="106" w:author="Kyle Ewart" w:date="2026-04-16T11:53:00Z" w16du:dateUtc="2026-04-16T10:53:00Z">
            <w:rPr>
              <w:rFonts w:asciiTheme="minorBidi" w:hAnsiTheme="minorBidi"/>
              <w:color w:val="000000" w:themeColor="text1"/>
              <w:sz w:val="20"/>
            </w:rPr>
          </w:rPrChange>
        </w:rPr>
        <w:t xml:space="preserve"> genome. Only species with a published, host-specific </w:t>
      </w:r>
      <w:proofErr w:type="spellStart"/>
      <w:r w:rsidR="00002384" w:rsidRPr="003F7BF2">
        <w:rPr>
          <w:rFonts w:asciiTheme="minorBidi" w:hAnsiTheme="minorBidi"/>
          <w:i/>
          <w:color w:val="000000" w:themeColor="text1"/>
          <w:sz w:val="20"/>
          <w:rPrChange w:id="107" w:author="Kyle Ewart" w:date="2026-04-16T11:53:00Z" w16du:dateUtc="2026-04-16T10:53:00Z">
            <w:rPr>
              <w:rFonts w:asciiTheme="minorBidi" w:hAnsiTheme="minorBidi"/>
              <w:i/>
              <w:color w:val="000000" w:themeColor="text1"/>
              <w:sz w:val="20"/>
            </w:rPr>
          </w:rPrChange>
        </w:rPr>
        <w:t>Blattabacterium</w:t>
      </w:r>
      <w:proofErr w:type="spellEnd"/>
      <w:r w:rsidR="00002384" w:rsidRPr="003F7BF2">
        <w:rPr>
          <w:rFonts w:asciiTheme="minorBidi" w:hAnsiTheme="minorBidi"/>
          <w:color w:val="000000" w:themeColor="text1"/>
          <w:sz w:val="20"/>
          <w:rPrChange w:id="108" w:author="Kyle Ewart" w:date="2026-04-16T11:53:00Z" w16du:dateUtc="2026-04-16T10:53:00Z">
            <w:rPr>
              <w:rFonts w:asciiTheme="minorBidi" w:hAnsiTheme="minorBidi"/>
              <w:color w:val="000000" w:themeColor="text1"/>
              <w:sz w:val="20"/>
            </w:rPr>
          </w:rPrChange>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 xml:space="preserve">For species with multiple published genomes, the version with the most inserts was analyzed (for </w:t>
      </w:r>
      <w:del w:id="109" w:author="Kyle Ewart" w:date="2026-04-16T11:53:00Z" w16du:dateUtc="2026-04-16T10:53:00Z">
        <w:r w:rsidR="00D3701A" w:rsidRPr="003F7BF2">
          <w:rPr>
            <w:rFonts w:asciiTheme="minorBidi" w:hAnsiTheme="minorBidi"/>
            <w:color w:val="000000" w:themeColor="text1"/>
            <w:sz w:val="20"/>
            <w:szCs w:val="20"/>
          </w:rPr>
          <w:delText>both ‘B’ and ‘C’</w:delText>
        </w:r>
      </w:del>
      <w:ins w:id="110" w:author="Kyle Ewart" w:date="2026-04-16T11:53:00Z" w16du:dateUtc="2026-04-16T10:53:00Z">
        <w:r w:rsidR="00D3701A" w:rsidRPr="003F7BF2">
          <w:rPr>
            <w:rFonts w:asciiTheme="minorBidi" w:hAnsiTheme="minorBidi"/>
            <w:color w:val="000000" w:themeColor="text1"/>
            <w:sz w:val="20"/>
            <w:szCs w:val="20"/>
          </w:rPr>
          <w:t>B</w:t>
        </w:r>
        <w:r w:rsidR="00E378A2" w:rsidRPr="003F7BF2">
          <w:rPr>
            <w:rFonts w:asciiTheme="minorBidi" w:hAnsiTheme="minorBidi"/>
            <w:color w:val="000000" w:themeColor="text1"/>
            <w:sz w:val="20"/>
            <w:szCs w:val="20"/>
          </w:rPr>
          <w:t>-D</w:t>
        </w:r>
      </w:ins>
      <w:r w:rsidR="00D3701A" w:rsidRPr="003F7BF2">
        <w:rPr>
          <w:rFonts w:asciiTheme="minorBidi" w:hAnsiTheme="minorBidi"/>
          <w:color w:val="000000" w:themeColor="text1"/>
          <w:sz w:val="20"/>
          <w:szCs w:val="20"/>
        </w:rPr>
        <w:t>).</w:t>
      </w:r>
    </w:p>
    <w:p w14:paraId="5D3BAD94" w14:textId="77777777" w:rsidR="00980C22" w:rsidRPr="003F7BF2" w:rsidRDefault="00980C22" w:rsidP="00A818F7">
      <w:pPr>
        <w:pBdr>
          <w:top w:val="nil"/>
          <w:left w:val="nil"/>
          <w:bottom w:val="nil"/>
          <w:right w:val="nil"/>
          <w:between w:val="nil"/>
        </w:pBdr>
        <w:contextualSpacing/>
        <w:rPr>
          <w:del w:id="111" w:author="Kyle Ewart" w:date="2026-04-16T11:53:00Z" w16du:dateUtc="2026-04-16T10:53:00Z"/>
          <w:rFonts w:ascii="Arial" w:hAnsi="Arial" w:cs="Arial"/>
          <w:color w:val="000000"/>
          <w:sz w:val="20"/>
          <w:szCs w:val="20"/>
        </w:rPr>
      </w:pPr>
    </w:p>
    <w:p w14:paraId="0224AD56" w14:textId="5B4669A6"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Pr="003F7BF2" w:rsidRDefault="00D3701A" w:rsidP="00A818F7">
      <w:pPr>
        <w:pBdr>
          <w:top w:val="nil"/>
          <w:left w:val="nil"/>
          <w:bottom w:val="nil"/>
          <w:right w:val="nil"/>
          <w:between w:val="nil"/>
        </w:pBdr>
        <w:contextualSpacing/>
        <w:rPr>
          <w:rFonts w:ascii="Arial" w:hAnsi="Arial" w:cs="Arial"/>
          <w:color w:val="000000"/>
          <w:sz w:val="20"/>
          <w:szCs w:val="20"/>
        </w:rPr>
        <w:sectPr w:rsidR="00D3701A" w:rsidRPr="003F7BF2" w:rsidSect="006A47F8">
          <w:pgSz w:w="12240" w:h="15840" w:orient="portrait"/>
          <w:pgMar w:top="1440" w:right="1800" w:bottom="1440" w:left="1800" w:header="720" w:footer="720" w:gutter="0"/>
          <w:lnNumType w:countBy="1" w:restart="continuous"/>
          <w:cols w:space="720"/>
          <w:docGrid w:linePitch="299"/>
          <w:sectPrChange w:id="112" w:author="Kyle Ewart" w:date="2026-04-16T11:53:00Z" w16du:dateUtc="2026-04-16T10:53:00Z">
            <w:sectPr w:rsidR="00D3701A" w:rsidRPr="003F7BF2" w:rsidSect="006A47F8">
              <w:pgSz w:w="15840" w:h="12240" w:orient="landscape"/>
              <w:pgMar w:top="1800" w:right="1440" w:bottom="1800" w:left="1440" w:header="720" w:footer="720" w:gutter="0"/>
            </w:sectPr>
          </w:sectPrChange>
        </w:sectPr>
      </w:pPr>
    </w:p>
    <w:p w14:paraId="541A5DA9" w14:textId="00E064BB" w:rsidR="00980C22" w:rsidRPr="003F7BF2" w:rsidRDefault="00F572E5" w:rsidP="00D3701A">
      <w:pPr>
        <w:pBdr>
          <w:top w:val="nil"/>
          <w:left w:val="nil"/>
          <w:bottom w:val="nil"/>
          <w:right w:val="nil"/>
          <w:between w:val="nil"/>
        </w:pBdr>
        <w:contextualSpacing/>
        <w:rPr>
          <w:rFonts w:ascii="Arial" w:hAnsi="Arial" w:cs="Arial"/>
          <w:color w:val="000000"/>
          <w:sz w:val="20"/>
          <w:szCs w:val="20"/>
        </w:rPr>
      </w:pPr>
      <w:r w:rsidRPr="003F7BF2">
        <w:rPr>
          <w:rFonts w:ascii="Arial" w:hAnsi="Arial" w:cs="Arial"/>
          <w:noProof/>
          <w:color w:val="000000"/>
          <w:sz w:val="20"/>
          <w:szCs w:val="20"/>
        </w:rPr>
        <w:lastRenderedPageBreak/>
        <w:drawing>
          <wp:inline distT="0" distB="0" distL="0" distR="0" wp14:anchorId="3B850AA3" wp14:editId="7B069155">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70F552A3"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 </w:t>
      </w:r>
      <w:del w:id="113" w:author="Kyle Ewart" w:date="2026-04-16T11:53:00Z" w16du:dateUtc="2026-04-16T10:53:00Z">
        <w:r w:rsidR="00D3701A" w:rsidRPr="003F7BF2">
          <w:rPr>
            <w:rFonts w:asciiTheme="minorBidi" w:hAnsiTheme="minorBidi"/>
            <w:sz w:val="20"/>
            <w:szCs w:val="20"/>
          </w:rPr>
          <w:delText>Example of how a putative</w:delText>
        </w:r>
      </w:del>
      <w:ins w:id="114" w:author="Kyle Ewart" w:date="2026-04-16T11:53:00Z" w16du:dateUtc="2026-04-16T10:53:00Z">
        <w:r w:rsidR="0066737A" w:rsidRPr="003F7BF2">
          <w:rPr>
            <w:rFonts w:asciiTheme="minorBidi" w:hAnsiTheme="minorBidi"/>
            <w:sz w:val="20"/>
            <w:szCs w:val="20"/>
          </w:rPr>
          <w:t>P</w:t>
        </w:r>
        <w:r w:rsidR="00D3701A" w:rsidRPr="003F7BF2">
          <w:rPr>
            <w:rFonts w:asciiTheme="minorBidi" w:hAnsiTheme="minorBidi"/>
            <w:sz w:val="20"/>
            <w:szCs w:val="20"/>
          </w:rPr>
          <w:t>utative</w:t>
        </w:r>
      </w:ins>
      <w:r w:rsidR="00D3701A" w:rsidRPr="003F7BF2">
        <w:rPr>
          <w:rFonts w:asciiTheme="minorBidi" w:hAnsiTheme="minorBidi"/>
          <w:sz w:val="20"/>
          <w:szCs w:val="20"/>
        </w:rPr>
        <w:t xml:space="preserve"> ancestral insert </w:t>
      </w:r>
      <w:del w:id="115" w:author="Kyle Ewart" w:date="2026-04-16T11:53:00Z" w16du:dateUtc="2026-04-16T10:53:00Z">
        <w:r w:rsidR="00D3701A" w:rsidRPr="003F7BF2">
          <w:rPr>
            <w:rFonts w:asciiTheme="minorBidi" w:hAnsiTheme="minorBidi"/>
            <w:sz w:val="20"/>
            <w:szCs w:val="20"/>
          </w:rPr>
          <w:delText xml:space="preserve">was </w:delText>
        </w:r>
      </w:del>
      <w:r w:rsidR="00D3701A" w:rsidRPr="003F7BF2">
        <w:rPr>
          <w:rFonts w:asciiTheme="minorBidi" w:hAnsiTheme="minorBidi"/>
          <w:sz w:val="20"/>
          <w:szCs w:val="20"/>
        </w:rPr>
        <w:t xml:space="preserve">evaluated by </w:t>
      </w:r>
      <w:del w:id="116" w:author="Kyle Ewart" w:date="2026-04-16T11:53:00Z" w16du:dateUtc="2026-04-16T10:53:00Z">
        <w:r w:rsidR="00D3701A" w:rsidRPr="003F7BF2">
          <w:rPr>
            <w:rFonts w:asciiTheme="minorBidi" w:hAnsiTheme="minorBidi"/>
            <w:sz w:val="20"/>
            <w:szCs w:val="20"/>
          </w:rPr>
          <w:delText>examining the</w:delText>
        </w:r>
      </w:del>
      <w:ins w:id="117" w:author="Kyle Ewart" w:date="2026-04-16T11:53:00Z" w16du:dateUtc="2026-04-16T10:53:00Z">
        <w:r w:rsidR="00D3701A" w:rsidRPr="003F7BF2">
          <w:rPr>
            <w:rFonts w:asciiTheme="minorBidi" w:hAnsiTheme="minorBidi"/>
            <w:sz w:val="20"/>
            <w:szCs w:val="20"/>
          </w:rPr>
          <w:t>examin</w:t>
        </w:r>
        <w:r w:rsidR="0066737A" w:rsidRPr="003F7BF2">
          <w:rPr>
            <w:rFonts w:asciiTheme="minorBidi" w:hAnsiTheme="minorBidi"/>
            <w:sz w:val="20"/>
            <w:szCs w:val="20"/>
          </w:rPr>
          <w:t>ation of flanking region</w:t>
        </w:r>
      </w:ins>
      <w:r w:rsidR="00D3701A" w:rsidRPr="003F7BF2">
        <w:rPr>
          <w:rFonts w:asciiTheme="minorBidi" w:hAnsiTheme="minorBidi"/>
          <w:sz w:val="20"/>
          <w:szCs w:val="20"/>
        </w:rPr>
        <w:t xml:space="preserve"> homology </w:t>
      </w:r>
      <w:del w:id="118" w:author="Kyle Ewart" w:date="2026-04-16T11:53:00Z" w16du:dateUtc="2026-04-16T10:53:00Z">
        <w:r w:rsidR="00D3701A" w:rsidRPr="003F7BF2">
          <w:rPr>
            <w:rFonts w:asciiTheme="minorBidi" w:hAnsiTheme="minorBidi"/>
            <w:sz w:val="20"/>
            <w:szCs w:val="20"/>
          </w:rPr>
          <w:delText xml:space="preserve">of its flanking regions </w:delText>
        </w:r>
      </w:del>
      <w:r w:rsidR="00D3701A" w:rsidRPr="003F7BF2">
        <w:rPr>
          <w:rFonts w:asciiTheme="minorBidi" w:hAnsiTheme="minorBidi"/>
          <w:sz w:val="20"/>
          <w:szCs w:val="20"/>
        </w:rPr>
        <w:t xml:space="preserve">(A). </w:t>
      </w:r>
      <w:del w:id="119" w:author="Kyle Ewart" w:date="2026-04-16T11:53:00Z" w16du:dateUtc="2026-04-16T10:53:00Z">
        <w:r w:rsidR="00D3701A" w:rsidRPr="003F7BF2">
          <w:rPr>
            <w:rFonts w:asciiTheme="minorBidi" w:hAnsiTheme="minorBidi"/>
            <w:sz w:val="20"/>
            <w:szCs w:val="20"/>
          </w:rPr>
          <w:delText xml:space="preserve">The right </w:delText>
        </w:r>
        <w:r w:rsidR="004C359A" w:rsidRPr="003F7BF2">
          <w:rPr>
            <w:rFonts w:asciiTheme="minorBidi" w:hAnsiTheme="minorBidi"/>
            <w:sz w:val="20"/>
            <w:szCs w:val="20"/>
          </w:rPr>
          <w:delText>part of panel</w:delText>
        </w:r>
        <w:r w:rsidR="00D3701A" w:rsidRPr="003F7BF2">
          <w:rPr>
            <w:rFonts w:asciiTheme="minorBidi" w:hAnsiTheme="minorBidi"/>
            <w:sz w:val="20"/>
            <w:szCs w:val="20"/>
          </w:rPr>
          <w:delText xml:space="preserve"> ‘A’ shows the homology</w:delText>
        </w:r>
      </w:del>
      <w:ins w:id="120" w:author="Kyle Ewart" w:date="2026-04-16T11:53:00Z" w16du:dateUtc="2026-04-16T10:53:00Z">
        <w:r w:rsidR="0066737A" w:rsidRPr="003F7BF2">
          <w:rPr>
            <w:rFonts w:asciiTheme="minorBidi" w:hAnsiTheme="minorBidi"/>
            <w:sz w:val="20"/>
            <w:szCs w:val="20"/>
          </w:rPr>
          <w:t>H</w:t>
        </w:r>
        <w:r w:rsidR="00D3701A" w:rsidRPr="003F7BF2">
          <w:rPr>
            <w:rFonts w:asciiTheme="minorBidi" w:hAnsiTheme="minorBidi"/>
            <w:sz w:val="20"/>
            <w:szCs w:val="20"/>
          </w:rPr>
          <w:t>omology</w:t>
        </w:r>
      </w:ins>
      <w:r w:rsidR="00D3701A" w:rsidRPr="003F7BF2">
        <w:rPr>
          <w:rFonts w:asciiTheme="minorBidi" w:hAnsiTheme="minorBidi"/>
          <w:sz w:val="20"/>
          <w:szCs w:val="20"/>
        </w:rPr>
        <w:t xml:space="preserve"> of an insert (green bar) and its 5-kb flanking regions (blue bars) across </w:t>
      </w:r>
      <w:del w:id="121" w:author="Kyle Ewart" w:date="2026-04-16T11:53:00Z" w16du:dateUtc="2026-04-16T10:53:00Z">
        <w:r w:rsidR="00D3701A" w:rsidRPr="003F7BF2">
          <w:rPr>
            <w:rFonts w:asciiTheme="minorBidi" w:hAnsiTheme="minorBidi"/>
            <w:sz w:val="20"/>
            <w:szCs w:val="20"/>
          </w:rPr>
          <w:delText xml:space="preserve">the </w:delText>
        </w:r>
      </w:del>
      <w:r w:rsidR="00D3701A" w:rsidRPr="003F7BF2">
        <w:rPr>
          <w:rFonts w:asciiTheme="minorBidi" w:hAnsiTheme="minorBidi"/>
          <w:sz w:val="20"/>
          <w:szCs w:val="20"/>
        </w:rPr>
        <w:t xml:space="preserve">species </w:t>
      </w:r>
      <w:del w:id="122" w:author="Kyle Ewart" w:date="2026-04-16T11:53:00Z" w16du:dateUtc="2026-04-16T10:53:00Z">
        <w:r w:rsidR="00D3701A" w:rsidRPr="003F7BF2">
          <w:rPr>
            <w:rFonts w:asciiTheme="minorBidi" w:hAnsiTheme="minorBidi"/>
            <w:sz w:val="20"/>
            <w:szCs w:val="20"/>
          </w:rPr>
          <w:delText xml:space="preserve">in which it was identified </w:delText>
        </w:r>
      </w:del>
      <w:ins w:id="123" w:author="Kyle Ewart" w:date="2026-04-16T11:53:00Z" w16du:dateUtc="2026-04-16T10:53:00Z">
        <w:r w:rsidR="0066737A" w:rsidRPr="003F7BF2">
          <w:rPr>
            <w:rFonts w:asciiTheme="minorBidi" w:hAnsiTheme="minorBidi"/>
            <w:sz w:val="20"/>
            <w:szCs w:val="20"/>
          </w:rPr>
          <w:t xml:space="preserve">is shown on right </w:t>
        </w:r>
      </w:ins>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del w:id="124" w:author="Kyle Ewart" w:date="2026-04-16T11:53:00Z" w16du:dateUtc="2026-04-16T10:53:00Z">
        <w:r w:rsidR="00211A15" w:rsidRPr="003F7BF2">
          <w:rPr>
            <w:rFonts w:asciiTheme="minorBidi" w:hAnsiTheme="minorBidi"/>
            <w:sz w:val="20"/>
            <w:szCs w:val="20"/>
          </w:rPr>
          <w:delText>in the phylogenetic tree</w:delText>
        </w:r>
        <w:r w:rsidR="00D3701A" w:rsidRPr="003F7BF2">
          <w:rPr>
            <w:rFonts w:asciiTheme="minorBidi" w:hAnsiTheme="minorBidi"/>
            <w:sz w:val="20"/>
            <w:szCs w:val="20"/>
          </w:rPr>
          <w:delText>). The arrow</w:delText>
        </w:r>
      </w:del>
      <w:ins w:id="125" w:author="Kyle Ewart" w:date="2026-04-16T11:53:00Z" w16du:dateUtc="2026-04-16T10:53:00Z">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ins>
      <w:r w:rsidR="00D3701A" w:rsidRPr="003F7BF2">
        <w:rPr>
          <w:rFonts w:asciiTheme="minorBidi" w:hAnsiTheme="minorBidi"/>
          <w:sz w:val="20"/>
          <w:szCs w:val="20"/>
        </w:rPr>
        <w:t xml:space="preserve"> denotes </w:t>
      </w:r>
      <w:del w:id="126" w:author="Kyle Ewart" w:date="2026-04-16T11:53:00Z" w16du:dateUtc="2026-04-16T10:53:00Z">
        <w:r w:rsidR="00D3701A" w:rsidRPr="003F7BF2">
          <w:rPr>
            <w:rFonts w:asciiTheme="minorBidi" w:hAnsiTheme="minorBidi"/>
            <w:sz w:val="20"/>
            <w:szCs w:val="20"/>
          </w:rPr>
          <w:delText xml:space="preserve">the </w:delText>
        </w:r>
      </w:del>
      <w:r w:rsidR="00D3701A" w:rsidRPr="003F7BF2">
        <w:rPr>
          <w:rFonts w:asciiTheme="minorBidi" w:hAnsiTheme="minorBidi"/>
          <w:sz w:val="20"/>
          <w:szCs w:val="20"/>
        </w:rPr>
        <w:t xml:space="preserve">inferred </w:t>
      </w:r>
      <w:del w:id="127" w:author="Kyle Ewart" w:date="2026-04-16T11:53:00Z" w16du:dateUtc="2026-04-16T10:53:00Z">
        <w:r w:rsidR="00D3701A" w:rsidRPr="003F7BF2">
          <w:rPr>
            <w:rFonts w:asciiTheme="minorBidi" w:hAnsiTheme="minorBidi"/>
            <w:sz w:val="20"/>
            <w:szCs w:val="20"/>
          </w:rPr>
          <w:delText>timing of this</w:delText>
        </w:r>
      </w:del>
      <w:ins w:id="128" w:author="Kyle Ewart" w:date="2026-04-16T11:53:00Z" w16du:dateUtc="2026-04-16T10:53:00Z">
        <w:r w:rsidR="0066737A" w:rsidRPr="003F7BF2">
          <w:rPr>
            <w:rFonts w:asciiTheme="minorBidi" w:hAnsiTheme="minorBidi"/>
            <w:sz w:val="20"/>
            <w:szCs w:val="20"/>
          </w:rPr>
          <w:t>ancestral</w:t>
        </w:r>
      </w:ins>
      <w:r w:rsidR="00D3701A" w:rsidRPr="003F7BF2">
        <w:rPr>
          <w:rFonts w:asciiTheme="minorBidi" w:hAnsiTheme="minorBidi"/>
          <w:sz w:val="20"/>
          <w:szCs w:val="20"/>
        </w:rPr>
        <w:t xml:space="preserve"> insertion</w:t>
      </w:r>
      <w:del w:id="129" w:author="Kyle Ewart" w:date="2026-04-16T11:53:00Z" w16du:dateUtc="2026-04-16T10:53:00Z">
        <w:r w:rsidR="00F17DFC" w:rsidRPr="003F7BF2">
          <w:rPr>
            <w:rFonts w:asciiTheme="minorBidi" w:hAnsiTheme="minorBidi"/>
            <w:sz w:val="20"/>
            <w:szCs w:val="20"/>
          </w:rPr>
          <w:delText>, at the most recent common ancestor of the cockroach genomes carrying the insertion</w:delText>
        </w:r>
      </w:del>
      <w:ins w:id="130" w:author="Kyle Ewart" w:date="2026-04-16T11:53:00Z" w16du:dateUtc="2026-04-16T10:53:00Z">
        <w:r w:rsidR="0066737A" w:rsidRPr="003F7BF2">
          <w:rPr>
            <w:rFonts w:asciiTheme="minorBidi" w:hAnsiTheme="minorBidi"/>
            <w:sz w:val="20"/>
            <w:szCs w:val="20"/>
          </w:rPr>
          <w:t xml:space="preserve"> event</w:t>
        </w:r>
      </w:ins>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B584C" w14:textId="77777777" w:rsidR="007A073C" w:rsidRDefault="007A073C">
      <w:pPr>
        <w:spacing w:after="0"/>
      </w:pPr>
      <w:r>
        <w:separator/>
      </w:r>
    </w:p>
  </w:endnote>
  <w:endnote w:type="continuationSeparator" w:id="0">
    <w:p w14:paraId="089F8143" w14:textId="77777777" w:rsidR="007A073C" w:rsidRDefault="007A07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E9B4C" w14:textId="77777777" w:rsidR="007A073C" w:rsidRDefault="007A073C">
      <w:pPr>
        <w:spacing w:after="0"/>
      </w:pPr>
      <w:r>
        <w:separator/>
      </w:r>
    </w:p>
  </w:footnote>
  <w:footnote w:type="continuationSeparator" w:id="0">
    <w:p w14:paraId="18F6B9BF" w14:textId="77777777" w:rsidR="007A073C" w:rsidRDefault="007A07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35938">
    <w:abstractNumId w:val="2"/>
  </w:num>
  <w:num w:numId="2" w16cid:durableId="1787045559">
    <w:abstractNumId w:val="4"/>
  </w:num>
  <w:num w:numId="3" w16cid:durableId="1023822047">
    <w:abstractNumId w:val="0"/>
  </w:num>
  <w:num w:numId="4" w16cid:durableId="67072958">
    <w:abstractNumId w:val="1"/>
  </w:num>
  <w:num w:numId="5" w16cid:durableId="22823744">
    <w:abstractNumId w:val="6"/>
  </w:num>
  <w:num w:numId="6" w16cid:durableId="1572740326">
    <w:abstractNumId w:val="5"/>
  </w:num>
  <w:num w:numId="7" w16cid:durableId="9150928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6771E"/>
    <w:rsid w:val="00174A68"/>
    <w:rsid w:val="00175FC4"/>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832D5"/>
    <w:rsid w:val="002900D6"/>
    <w:rsid w:val="00291C86"/>
    <w:rsid w:val="00297648"/>
    <w:rsid w:val="002A16C9"/>
    <w:rsid w:val="002C68F6"/>
    <w:rsid w:val="002D13B1"/>
    <w:rsid w:val="002E3422"/>
    <w:rsid w:val="002F0033"/>
    <w:rsid w:val="002F4853"/>
    <w:rsid w:val="00316293"/>
    <w:rsid w:val="00333F4D"/>
    <w:rsid w:val="00347713"/>
    <w:rsid w:val="00371567"/>
    <w:rsid w:val="00392B79"/>
    <w:rsid w:val="003B25FD"/>
    <w:rsid w:val="003C5559"/>
    <w:rsid w:val="003C621D"/>
    <w:rsid w:val="003E2D51"/>
    <w:rsid w:val="003F7BF2"/>
    <w:rsid w:val="00405C25"/>
    <w:rsid w:val="00412482"/>
    <w:rsid w:val="0043548B"/>
    <w:rsid w:val="004414DD"/>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93BF1"/>
    <w:rsid w:val="00797279"/>
    <w:rsid w:val="007A073C"/>
    <w:rsid w:val="007A27C8"/>
    <w:rsid w:val="007B0CD8"/>
    <w:rsid w:val="007C020E"/>
    <w:rsid w:val="007D0CF7"/>
    <w:rsid w:val="007E0547"/>
    <w:rsid w:val="007E36B5"/>
    <w:rsid w:val="00803641"/>
    <w:rsid w:val="00805382"/>
    <w:rsid w:val="00806640"/>
    <w:rsid w:val="008148ED"/>
    <w:rsid w:val="00845A44"/>
    <w:rsid w:val="00854C5A"/>
    <w:rsid w:val="00864CC8"/>
    <w:rsid w:val="0086682E"/>
    <w:rsid w:val="00867806"/>
    <w:rsid w:val="00871CDB"/>
    <w:rsid w:val="008755AE"/>
    <w:rsid w:val="008807D7"/>
    <w:rsid w:val="0088504A"/>
    <w:rsid w:val="008971F3"/>
    <w:rsid w:val="008B661B"/>
    <w:rsid w:val="008D057F"/>
    <w:rsid w:val="008E0C31"/>
    <w:rsid w:val="008E3C40"/>
    <w:rsid w:val="008E5AB7"/>
    <w:rsid w:val="008E6DB8"/>
    <w:rsid w:val="008F7B65"/>
    <w:rsid w:val="00903BCD"/>
    <w:rsid w:val="00921127"/>
    <w:rsid w:val="009369F6"/>
    <w:rsid w:val="00980C22"/>
    <w:rsid w:val="00983E19"/>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26662"/>
    <w:rsid w:val="00B27FA9"/>
    <w:rsid w:val="00B33803"/>
    <w:rsid w:val="00B34C4F"/>
    <w:rsid w:val="00B51C6D"/>
    <w:rsid w:val="00B57D19"/>
    <w:rsid w:val="00B825AB"/>
    <w:rsid w:val="00B83092"/>
    <w:rsid w:val="00B9147E"/>
    <w:rsid w:val="00B97AB5"/>
    <w:rsid w:val="00BB6B27"/>
    <w:rsid w:val="00BC37F3"/>
    <w:rsid w:val="00BD3C83"/>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C098E"/>
    <w:rsid w:val="00DD49BD"/>
    <w:rsid w:val="00DD556D"/>
    <w:rsid w:val="00E112C3"/>
    <w:rsid w:val="00E12FEF"/>
    <w:rsid w:val="00E13C78"/>
    <w:rsid w:val="00E300A4"/>
    <w:rsid w:val="00E378A2"/>
    <w:rsid w:val="00E50558"/>
    <w:rsid w:val="00E5440A"/>
    <w:rsid w:val="00E56B02"/>
    <w:rsid w:val="00E604B8"/>
    <w:rsid w:val="00E6133D"/>
    <w:rsid w:val="00E65523"/>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5460B"/>
    <w:rsid w:val="00F572E5"/>
    <w:rsid w:val="00F60550"/>
    <w:rsid w:val="00F649EE"/>
    <w:rsid w:val="00F710D0"/>
    <w:rsid w:val="00FA04B8"/>
    <w:rsid w:val="00FA2DD2"/>
    <w:rsid w:val="00FB2304"/>
    <w:rsid w:val="00FC22E2"/>
    <w:rsid w:val="00FC5645"/>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7</Pages>
  <Words>2763</Words>
  <Characters>15754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1</cp:revision>
  <dcterms:created xsi:type="dcterms:W3CDTF">2026-04-07T23:22:00Z</dcterms:created>
  <dcterms:modified xsi:type="dcterms:W3CDTF">2026-04-16T10:55:00Z</dcterms:modified>
</cp:coreProperties>
</file>