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E8220" w14:textId="094DF2AA" w:rsidR="007B5946" w:rsidRPr="00DC623A" w:rsidRDefault="005609E9" w:rsidP="00DB0B1D">
      <w:pPr>
        <w:rPr>
          <w:rFonts w:ascii="Arial" w:hAnsi="Arial" w:cs="Arial"/>
          <w:sz w:val="20"/>
        </w:rPr>
      </w:pPr>
      <w:r>
        <w:rPr>
          <w:rFonts w:ascii="Arial" w:hAnsi="Arial" w:cs="Arial"/>
          <w:noProof/>
          <w:sz w:val="20"/>
        </w:rPr>
        <w:drawing>
          <wp:inline distT="0" distB="0" distL="0" distR="0" wp14:anchorId="35BBE77C" wp14:editId="04AC4E6D">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79F0868A" w14:textId="77777777" w:rsidR="009A670E" w:rsidRPr="00DC623A" w:rsidRDefault="009A670E" w:rsidP="007B5946">
      <w:pPr>
        <w:rPr>
          <w:rFonts w:ascii="Arial" w:hAnsi="Arial" w:cs="Arial"/>
          <w:sz w:val="20"/>
        </w:rPr>
      </w:pPr>
    </w:p>
    <w:p w14:paraId="162ED58C" w14:textId="77777777" w:rsidR="009A670E" w:rsidRPr="00DC623A" w:rsidRDefault="009A670E" w:rsidP="007B5946">
      <w:pPr>
        <w:rPr>
          <w:rFonts w:ascii="Arial" w:hAnsi="Arial" w:cs="Arial"/>
          <w:sz w:val="20"/>
        </w:rPr>
      </w:pPr>
    </w:p>
    <w:p w14:paraId="1DC30AB1" w14:textId="77777777" w:rsidR="009A670E" w:rsidRPr="00DC623A" w:rsidRDefault="009A670E" w:rsidP="007B5946">
      <w:pPr>
        <w:rPr>
          <w:rFonts w:ascii="Arial" w:hAnsi="Arial" w:cs="Arial"/>
          <w:sz w:val="20"/>
        </w:rPr>
      </w:pPr>
    </w:p>
    <w:p w14:paraId="5E7DEFEE" w14:textId="77777777" w:rsidR="009A670E" w:rsidRPr="00DC623A" w:rsidRDefault="009A670E" w:rsidP="007B5946">
      <w:pPr>
        <w:rPr>
          <w:rFonts w:ascii="Arial" w:hAnsi="Arial" w:cs="Arial"/>
          <w:sz w:val="20"/>
        </w:rPr>
      </w:pPr>
    </w:p>
    <w:p w14:paraId="46F72BDF" w14:textId="5BB644BA" w:rsidR="00B16F99" w:rsidRPr="00DC623A" w:rsidRDefault="00B16F99" w:rsidP="00B16F99">
      <w:pPr>
        <w:rPr>
          <w:rFonts w:ascii="Arial" w:hAnsi="Arial" w:cs="Arial"/>
          <w:b/>
          <w:sz w:val="28"/>
          <w:szCs w:val="28"/>
        </w:rPr>
      </w:pPr>
      <w:r w:rsidRPr="00DC623A">
        <w:rPr>
          <w:rFonts w:ascii="Arial" w:hAnsi="Arial" w:cs="Arial"/>
          <w:b/>
          <w:sz w:val="28"/>
          <w:szCs w:val="28"/>
        </w:rPr>
        <w:t>Supp</w:t>
      </w:r>
      <w:r w:rsidR="00B73A1C">
        <w:rPr>
          <w:rFonts w:ascii="Arial" w:hAnsi="Arial" w:cs="Arial"/>
          <w:b/>
          <w:sz w:val="28"/>
          <w:szCs w:val="28"/>
        </w:rPr>
        <w:t>orting</w:t>
      </w:r>
      <w:r w:rsidRPr="00DC623A">
        <w:rPr>
          <w:rFonts w:ascii="Arial" w:hAnsi="Arial" w:cs="Arial"/>
          <w:b/>
          <w:sz w:val="28"/>
          <w:szCs w:val="28"/>
        </w:rPr>
        <w:t xml:space="preserve"> Information for</w:t>
      </w:r>
    </w:p>
    <w:p w14:paraId="135AEE58" w14:textId="4BB8534B" w:rsidR="00B16F99" w:rsidRPr="00DC623A" w:rsidRDefault="006B2DE1" w:rsidP="00B16F99">
      <w:pPr>
        <w:rPr>
          <w:rFonts w:ascii="Arial" w:hAnsi="Arial" w:cs="Arial"/>
          <w:szCs w:val="24"/>
        </w:rPr>
      </w:pPr>
      <w:r w:rsidRPr="006B2DE1">
        <w:rPr>
          <w:rFonts w:ascii="Arial" w:hAnsi="Arial" w:cs="Arial"/>
          <w:sz w:val="28"/>
          <w:szCs w:val="28"/>
        </w:rPr>
        <w:t>Uncovering thousands of endosymbiont DNA transfer events within single cockroach genomes</w:t>
      </w:r>
    </w:p>
    <w:p w14:paraId="773A15B7" w14:textId="77777777" w:rsidR="00015F74" w:rsidRPr="00DC623A" w:rsidRDefault="00015F74" w:rsidP="007B5946">
      <w:pPr>
        <w:rPr>
          <w:rFonts w:ascii="Arial" w:hAnsi="Arial" w:cs="Arial"/>
          <w:sz w:val="20"/>
        </w:rPr>
      </w:pPr>
    </w:p>
    <w:p w14:paraId="6985025A" w14:textId="77777777" w:rsidR="00B16F99" w:rsidRPr="00DC623A" w:rsidRDefault="00B16F99" w:rsidP="007B5946">
      <w:pPr>
        <w:rPr>
          <w:rFonts w:ascii="Arial" w:hAnsi="Arial" w:cs="Arial"/>
          <w:sz w:val="20"/>
        </w:rPr>
      </w:pPr>
    </w:p>
    <w:p w14:paraId="0A5FF81B" w14:textId="0F9D1B05" w:rsidR="002C030F" w:rsidRPr="00DC623A" w:rsidRDefault="006B2DE1" w:rsidP="007B5946">
      <w:pPr>
        <w:rPr>
          <w:rFonts w:ascii="Arial" w:hAnsi="Arial" w:cs="Arial"/>
          <w:sz w:val="20"/>
        </w:rPr>
      </w:pPr>
      <w:r w:rsidRPr="00915B11">
        <w:rPr>
          <w:rFonts w:asciiTheme="minorBidi" w:hAnsiTheme="minorBidi"/>
          <w:bCs/>
          <w:sz w:val="20"/>
        </w:rPr>
        <w:t>Kyle M. Ewart</w:t>
      </w:r>
      <w:r w:rsidRPr="00915B11">
        <w:rPr>
          <w:rFonts w:asciiTheme="minorBidi" w:hAnsiTheme="minorBidi"/>
          <w:bCs/>
          <w:sz w:val="20"/>
          <w:vertAlign w:val="superscript"/>
        </w:rPr>
        <w:t>1,2</w:t>
      </w:r>
      <w:r w:rsidRPr="00915B11">
        <w:rPr>
          <w:rFonts w:asciiTheme="minorBidi" w:hAnsiTheme="minorBidi"/>
          <w:bCs/>
          <w:sz w:val="20"/>
        </w:rPr>
        <w:t>*</w:t>
      </w:r>
      <w:r w:rsidR="002E2D1E" w:rsidRPr="002E2D1E">
        <w:rPr>
          <w:rFonts w:asciiTheme="minorBidi" w:hAnsiTheme="minorBidi"/>
          <w:bCs/>
          <w:sz w:val="20"/>
          <w:vertAlign w:val="superscript"/>
        </w:rPr>
        <w:t>†</w:t>
      </w:r>
      <w:r w:rsidRPr="00915B11">
        <w:rPr>
          <w:rFonts w:asciiTheme="minorBidi" w:hAnsiTheme="minorBidi"/>
          <w:bCs/>
          <w:sz w:val="20"/>
        </w:rPr>
        <w:t>, Maxim W. D. Adams</w:t>
      </w:r>
      <w:r w:rsidRPr="00915B11">
        <w:rPr>
          <w:rFonts w:asciiTheme="minorBidi" w:hAnsiTheme="minorBidi"/>
          <w:bCs/>
          <w:sz w:val="20"/>
          <w:vertAlign w:val="superscript"/>
        </w:rPr>
        <w:t>1</w:t>
      </w:r>
      <w:r w:rsidR="002E2D1E" w:rsidRPr="002E2D1E">
        <w:rPr>
          <w:rFonts w:asciiTheme="minorBidi" w:hAnsiTheme="minorBidi"/>
          <w:bCs/>
          <w:sz w:val="20"/>
          <w:vertAlign w:val="superscript"/>
        </w:rPr>
        <w:t>†</w:t>
      </w:r>
      <w:r w:rsidRPr="00915B11">
        <w:rPr>
          <w:rFonts w:asciiTheme="minorBidi" w:hAnsiTheme="minorBidi"/>
          <w:bCs/>
          <w:sz w:val="20"/>
        </w:rPr>
        <w:t>, Zhuzhi Zhang</w:t>
      </w:r>
      <w:r w:rsidRPr="00915B11">
        <w:rPr>
          <w:rFonts w:asciiTheme="minorBidi" w:hAnsiTheme="minorBidi"/>
          <w:bCs/>
          <w:sz w:val="20"/>
          <w:vertAlign w:val="superscript"/>
        </w:rPr>
        <w:t>1</w:t>
      </w:r>
      <w:r w:rsidR="002E2D1E" w:rsidRPr="002E2D1E">
        <w:rPr>
          <w:rFonts w:asciiTheme="minorBidi" w:hAnsiTheme="minorBidi"/>
          <w:bCs/>
          <w:sz w:val="20"/>
          <w:vertAlign w:val="superscript"/>
        </w:rPr>
        <w:t>†</w:t>
      </w:r>
      <w:r w:rsidRPr="00915B11">
        <w:rPr>
          <w:rFonts w:asciiTheme="minorBidi" w:hAnsiTheme="minorBidi"/>
          <w:bCs/>
          <w:sz w:val="20"/>
        </w:rPr>
        <w:t>, Louise Baker</w:t>
      </w:r>
      <w:r w:rsidRPr="00915B11">
        <w:rPr>
          <w:rFonts w:asciiTheme="minorBidi" w:hAnsiTheme="minorBidi"/>
          <w:bCs/>
          <w:sz w:val="20"/>
          <w:vertAlign w:val="superscript"/>
        </w:rPr>
        <w:t>3</w:t>
      </w:r>
      <w:r w:rsidRPr="00915B11">
        <w:rPr>
          <w:rFonts w:asciiTheme="minorBidi" w:hAnsiTheme="minorBidi"/>
          <w:bCs/>
          <w:sz w:val="20"/>
        </w:rPr>
        <w:t>, Kokuto Fujiwara</w:t>
      </w:r>
      <w:r w:rsidRPr="00915B11">
        <w:rPr>
          <w:rFonts w:asciiTheme="minorBidi" w:hAnsiTheme="minorBidi"/>
          <w:bCs/>
          <w:sz w:val="20"/>
          <w:vertAlign w:val="superscript"/>
        </w:rPr>
        <w:t>4</w:t>
      </w:r>
      <w:r w:rsidRPr="00915B11">
        <w:rPr>
          <w:rFonts w:asciiTheme="minorBidi" w:hAnsiTheme="minorBidi"/>
          <w:bCs/>
          <w:sz w:val="20"/>
        </w:rPr>
        <w:t>, Yoshinobu Hayashi</w:t>
      </w:r>
      <w:r w:rsidRPr="00915B11">
        <w:rPr>
          <w:rFonts w:asciiTheme="minorBidi" w:hAnsiTheme="minorBidi"/>
          <w:bCs/>
          <w:sz w:val="20"/>
          <w:vertAlign w:val="superscript"/>
        </w:rPr>
        <w:t>5</w:t>
      </w:r>
      <w:r w:rsidRPr="00915B11">
        <w:rPr>
          <w:rFonts w:asciiTheme="minorBidi" w:hAnsiTheme="minorBidi"/>
          <w:bCs/>
          <w:sz w:val="20"/>
        </w:rPr>
        <w:t>, Leo A. Featherstone</w:t>
      </w:r>
      <w:r w:rsidRPr="00915B11">
        <w:rPr>
          <w:rFonts w:asciiTheme="minorBidi" w:hAnsiTheme="minorBidi"/>
          <w:bCs/>
          <w:sz w:val="20"/>
          <w:vertAlign w:val="superscript"/>
        </w:rPr>
        <w:t>6</w:t>
      </w:r>
      <w:r w:rsidRPr="00915B11">
        <w:rPr>
          <w:rFonts w:asciiTheme="minorBidi" w:hAnsiTheme="minorBidi"/>
          <w:bCs/>
          <w:sz w:val="20"/>
        </w:rPr>
        <w:t>, Oscar Lo Lu</w:t>
      </w:r>
      <w:r w:rsidRPr="00915B11">
        <w:rPr>
          <w:rFonts w:asciiTheme="minorBidi" w:hAnsiTheme="minorBidi"/>
          <w:bCs/>
          <w:sz w:val="20"/>
          <w:vertAlign w:val="superscript"/>
        </w:rPr>
        <w:t>1</w:t>
      </w:r>
      <w:r w:rsidRPr="00915B11">
        <w:rPr>
          <w:rFonts w:asciiTheme="minorBidi" w:hAnsiTheme="minorBidi"/>
          <w:bCs/>
          <w:sz w:val="20"/>
        </w:rPr>
        <w:t>, Jil Helbling</w:t>
      </w:r>
      <w:r w:rsidRPr="00915B11">
        <w:rPr>
          <w:rFonts w:asciiTheme="minorBidi" w:hAnsiTheme="minorBidi"/>
          <w:bCs/>
          <w:sz w:val="20"/>
          <w:vertAlign w:val="superscript"/>
        </w:rPr>
        <w:t>1</w:t>
      </w:r>
      <w:r w:rsidRPr="00915B11">
        <w:rPr>
          <w:rFonts w:asciiTheme="minorBidi" w:hAnsiTheme="minorBidi"/>
          <w:bCs/>
          <w:sz w:val="20"/>
        </w:rPr>
        <w:t>, Maya Moral</w:t>
      </w:r>
      <w:r w:rsidRPr="00915B11">
        <w:rPr>
          <w:rFonts w:asciiTheme="minorBidi" w:hAnsiTheme="minorBidi"/>
          <w:bCs/>
          <w:sz w:val="20"/>
          <w:vertAlign w:val="superscript"/>
        </w:rPr>
        <w:t>1</w:t>
      </w:r>
      <w:r w:rsidRPr="00915B11">
        <w:rPr>
          <w:rFonts w:asciiTheme="minorBidi" w:hAnsiTheme="minorBidi"/>
          <w:bCs/>
          <w:sz w:val="20"/>
        </w:rPr>
        <w:t>, Kiyoto Maekawa</w:t>
      </w:r>
      <w:r w:rsidRPr="00915B11">
        <w:rPr>
          <w:rFonts w:asciiTheme="minorBidi" w:hAnsiTheme="minorBidi"/>
          <w:bCs/>
          <w:sz w:val="20"/>
          <w:vertAlign w:val="superscript"/>
        </w:rPr>
        <w:t>7</w:t>
      </w:r>
      <w:r w:rsidRPr="00915B11">
        <w:rPr>
          <w:rFonts w:asciiTheme="minorBidi" w:hAnsiTheme="minorBidi"/>
          <w:bCs/>
          <w:sz w:val="20"/>
        </w:rPr>
        <w:t>, Harley Rose</w:t>
      </w:r>
      <w:r w:rsidRPr="00915B11">
        <w:rPr>
          <w:rFonts w:asciiTheme="minorBidi" w:hAnsiTheme="minorBidi"/>
          <w:bCs/>
          <w:sz w:val="20"/>
          <w:vertAlign w:val="superscript"/>
        </w:rPr>
        <w:t>1</w:t>
      </w:r>
      <w:r w:rsidRPr="00915B11">
        <w:rPr>
          <w:rFonts w:asciiTheme="minorBidi" w:hAnsiTheme="minorBidi"/>
          <w:bCs/>
          <w:sz w:val="20"/>
        </w:rPr>
        <w:t>, Aaron Jex</w:t>
      </w:r>
      <w:r w:rsidRPr="00915B11">
        <w:rPr>
          <w:rFonts w:asciiTheme="minorBidi" w:hAnsiTheme="minorBidi"/>
          <w:bCs/>
          <w:sz w:val="20"/>
          <w:vertAlign w:val="superscript"/>
        </w:rPr>
        <w:t>3,8</w:t>
      </w:r>
      <w:r w:rsidRPr="00915B11">
        <w:rPr>
          <w:rFonts w:asciiTheme="minorBidi" w:hAnsiTheme="minorBidi"/>
          <w:bCs/>
          <w:sz w:val="20"/>
        </w:rPr>
        <w:t>, Simon Y. W. Ho</w:t>
      </w:r>
      <w:r w:rsidRPr="00915B11">
        <w:rPr>
          <w:rFonts w:asciiTheme="minorBidi" w:hAnsiTheme="minorBidi"/>
          <w:bCs/>
          <w:sz w:val="20"/>
          <w:vertAlign w:val="superscript"/>
        </w:rPr>
        <w:t>1</w:t>
      </w:r>
      <w:r w:rsidRPr="00915B11">
        <w:rPr>
          <w:rFonts w:asciiTheme="minorBidi" w:hAnsiTheme="minorBidi"/>
          <w:bCs/>
          <w:sz w:val="20"/>
        </w:rPr>
        <w:t>, Nathan Lo</w:t>
      </w:r>
      <w:r w:rsidRPr="00915B11">
        <w:rPr>
          <w:rFonts w:asciiTheme="minorBidi" w:hAnsiTheme="minorBidi"/>
          <w:bCs/>
          <w:sz w:val="20"/>
          <w:vertAlign w:val="superscript"/>
        </w:rPr>
        <w:t>1</w:t>
      </w:r>
    </w:p>
    <w:p w14:paraId="1EBDE992" w14:textId="77777777" w:rsidR="000F0DCE" w:rsidRPr="00DC623A" w:rsidRDefault="000F0DCE" w:rsidP="007B5946">
      <w:pPr>
        <w:rPr>
          <w:rFonts w:ascii="Arial" w:hAnsi="Arial" w:cs="Arial"/>
          <w:sz w:val="20"/>
        </w:rPr>
      </w:pPr>
    </w:p>
    <w:p w14:paraId="76B63DA2" w14:textId="4B7A90FF" w:rsidR="00943C3C" w:rsidRPr="00DC623A" w:rsidRDefault="006B2DE1" w:rsidP="007B5946">
      <w:pPr>
        <w:rPr>
          <w:rFonts w:ascii="Arial" w:hAnsi="Arial" w:cs="Arial"/>
          <w:sz w:val="20"/>
        </w:rPr>
      </w:pPr>
      <w:r w:rsidRPr="008B661B">
        <w:rPr>
          <w:rFonts w:ascii="Arial" w:hAnsi="Arial" w:cs="Arial"/>
          <w:sz w:val="20"/>
        </w:rPr>
        <w:t xml:space="preserve">* </w:t>
      </w:r>
      <w:r>
        <w:rPr>
          <w:rFonts w:ascii="Arial" w:hAnsi="Arial" w:cs="Arial"/>
          <w:sz w:val="20"/>
        </w:rPr>
        <w:t xml:space="preserve">Corresponding author: </w:t>
      </w:r>
      <w:r w:rsidRPr="003F5081">
        <w:rPr>
          <w:rFonts w:ascii="Arial" w:hAnsi="Arial" w:cs="Arial"/>
          <w:sz w:val="20"/>
        </w:rPr>
        <w:t>Kyle M. Ewart</w:t>
      </w:r>
    </w:p>
    <w:p w14:paraId="48676783" w14:textId="4DF56F8F" w:rsidR="004779CB" w:rsidRPr="009A1543" w:rsidRDefault="00943C3C" w:rsidP="007B5946">
      <w:pPr>
        <w:rPr>
          <w:rFonts w:ascii="Arial" w:hAnsi="Arial" w:cs="Arial"/>
          <w:sz w:val="20"/>
          <w:lang w:val="en-AU"/>
        </w:rPr>
      </w:pPr>
      <w:r w:rsidRPr="009A1543">
        <w:rPr>
          <w:rFonts w:ascii="Arial" w:hAnsi="Arial" w:cs="Arial"/>
          <w:sz w:val="20"/>
          <w:lang w:val="en-AU"/>
        </w:rPr>
        <w:t>Email:</w:t>
      </w:r>
      <w:r w:rsidR="006B2DE1" w:rsidRPr="009A1543">
        <w:rPr>
          <w:rFonts w:ascii="Arial" w:hAnsi="Arial" w:cs="Arial"/>
          <w:sz w:val="20"/>
          <w:lang w:val="en-AU"/>
        </w:rPr>
        <w:t xml:space="preserve"> kyle.ewart@sydney.edu.au</w:t>
      </w:r>
    </w:p>
    <w:p w14:paraId="41FAE993" w14:textId="430A2972" w:rsidR="002C030F" w:rsidRDefault="002C030F">
      <w:pPr>
        <w:rPr>
          <w:rFonts w:ascii="Arial" w:hAnsi="Arial" w:cs="Arial"/>
          <w:sz w:val="20"/>
          <w:lang w:val="en-AU"/>
        </w:rPr>
      </w:pPr>
    </w:p>
    <w:p w14:paraId="1E84CC3F" w14:textId="77777777" w:rsidR="002E2D1E" w:rsidRPr="00521C49" w:rsidRDefault="002E2D1E" w:rsidP="002E2D1E">
      <w:pPr>
        <w:rPr>
          <w:rFonts w:ascii="Arial" w:hAnsi="Arial" w:cs="Arial"/>
          <w:sz w:val="20"/>
        </w:rPr>
      </w:pPr>
      <w:r w:rsidRPr="00521C49">
        <w:rPr>
          <w:rFonts w:asciiTheme="minorBidi" w:hAnsiTheme="minorBidi"/>
          <w:bCs/>
          <w:sz w:val="20"/>
          <w:vertAlign w:val="superscript"/>
        </w:rPr>
        <w:t>†</w:t>
      </w:r>
      <w:r>
        <w:rPr>
          <w:rFonts w:asciiTheme="minorBidi" w:hAnsiTheme="minorBidi"/>
          <w:bCs/>
          <w:sz w:val="20"/>
          <w:vertAlign w:val="superscript"/>
        </w:rPr>
        <w:t xml:space="preserve"> </w:t>
      </w:r>
      <w:r w:rsidRPr="00521C49">
        <w:rPr>
          <w:rFonts w:asciiTheme="minorBidi" w:hAnsiTheme="minorBidi"/>
          <w:bCs/>
          <w:sz w:val="20"/>
        </w:rPr>
        <w:t>These authors contributed equally to this work.</w:t>
      </w:r>
    </w:p>
    <w:p w14:paraId="77E4C5CA" w14:textId="77777777" w:rsidR="002E2D1E" w:rsidRPr="009A1543" w:rsidRDefault="002E2D1E">
      <w:pPr>
        <w:rPr>
          <w:rFonts w:ascii="Arial" w:hAnsi="Arial" w:cs="Arial"/>
          <w:sz w:val="20"/>
        </w:rPr>
      </w:pPr>
    </w:p>
    <w:p w14:paraId="51DF9633" w14:textId="77777777" w:rsidR="00015F74" w:rsidRPr="009A1543" w:rsidRDefault="00015F74">
      <w:pPr>
        <w:rPr>
          <w:rFonts w:ascii="Arial" w:hAnsi="Arial" w:cs="Arial"/>
          <w:b/>
          <w:sz w:val="20"/>
          <w:lang w:val="en-AU"/>
        </w:rPr>
      </w:pPr>
    </w:p>
    <w:p w14:paraId="09920EA7" w14:textId="77777777" w:rsidR="002C030F" w:rsidRPr="00DC623A" w:rsidRDefault="009743A9">
      <w:pPr>
        <w:rPr>
          <w:rFonts w:ascii="Arial" w:hAnsi="Arial" w:cs="Arial"/>
          <w:b/>
          <w:sz w:val="20"/>
        </w:rPr>
      </w:pPr>
      <w:r w:rsidRPr="00DC623A">
        <w:rPr>
          <w:rFonts w:ascii="Arial" w:hAnsi="Arial" w:cs="Arial"/>
          <w:b/>
          <w:sz w:val="20"/>
        </w:rPr>
        <w:t xml:space="preserve">This PDF file </w:t>
      </w:r>
      <w:r w:rsidR="002C030F" w:rsidRPr="00DC623A">
        <w:rPr>
          <w:rFonts w:ascii="Arial" w:hAnsi="Arial" w:cs="Arial"/>
          <w:b/>
          <w:sz w:val="20"/>
        </w:rPr>
        <w:t>includes:</w:t>
      </w:r>
    </w:p>
    <w:p w14:paraId="4348D444" w14:textId="77777777" w:rsidR="002C030F" w:rsidRPr="00DC623A" w:rsidRDefault="002C030F">
      <w:pPr>
        <w:rPr>
          <w:rFonts w:ascii="Arial" w:hAnsi="Arial" w:cs="Arial"/>
          <w:sz w:val="20"/>
        </w:rPr>
      </w:pPr>
    </w:p>
    <w:p w14:paraId="5C040600" w14:textId="424843AA" w:rsidR="002C030F" w:rsidRPr="00DC623A" w:rsidRDefault="00B73A1C" w:rsidP="00262D72">
      <w:pPr>
        <w:ind w:left="720"/>
        <w:rPr>
          <w:rFonts w:ascii="Arial" w:hAnsi="Arial" w:cs="Arial"/>
          <w:sz w:val="20"/>
        </w:rPr>
      </w:pPr>
      <w:r>
        <w:rPr>
          <w:rFonts w:ascii="Arial" w:hAnsi="Arial" w:cs="Arial"/>
          <w:sz w:val="20"/>
        </w:rPr>
        <w:t>Supporting</w:t>
      </w:r>
      <w:r w:rsidR="007B5946" w:rsidRPr="00DC623A">
        <w:rPr>
          <w:rFonts w:ascii="Arial" w:hAnsi="Arial" w:cs="Arial"/>
          <w:sz w:val="20"/>
        </w:rPr>
        <w:t xml:space="preserve"> </w:t>
      </w:r>
      <w:r w:rsidR="00D346C2" w:rsidRPr="00DC623A">
        <w:rPr>
          <w:rFonts w:ascii="Arial" w:hAnsi="Arial" w:cs="Arial"/>
          <w:sz w:val="20"/>
        </w:rPr>
        <w:t>t</w:t>
      </w:r>
      <w:r w:rsidR="002C030F" w:rsidRPr="00DC623A">
        <w:rPr>
          <w:rFonts w:ascii="Arial" w:hAnsi="Arial" w:cs="Arial"/>
          <w:sz w:val="20"/>
        </w:rPr>
        <w:t>ext</w:t>
      </w:r>
    </w:p>
    <w:p w14:paraId="0CBE331E" w14:textId="00A71636" w:rsidR="00F74F95" w:rsidRPr="00DC623A" w:rsidRDefault="00CF16C9" w:rsidP="00262D72">
      <w:pPr>
        <w:ind w:left="720"/>
        <w:rPr>
          <w:rFonts w:ascii="Arial" w:hAnsi="Arial" w:cs="Arial"/>
          <w:sz w:val="20"/>
        </w:rPr>
      </w:pPr>
      <w:r w:rsidRPr="00DC623A">
        <w:rPr>
          <w:rFonts w:ascii="Arial" w:hAnsi="Arial" w:cs="Arial"/>
          <w:sz w:val="20"/>
        </w:rPr>
        <w:t xml:space="preserve">Legends </w:t>
      </w:r>
      <w:r w:rsidR="00F74F95" w:rsidRPr="00DC623A">
        <w:rPr>
          <w:rFonts w:ascii="Arial" w:hAnsi="Arial" w:cs="Arial"/>
          <w:sz w:val="20"/>
        </w:rPr>
        <w:t xml:space="preserve">for </w:t>
      </w:r>
      <w:r w:rsidRPr="00DC623A">
        <w:rPr>
          <w:rFonts w:ascii="Arial" w:hAnsi="Arial" w:cs="Arial"/>
          <w:sz w:val="20"/>
        </w:rPr>
        <w:t xml:space="preserve">Datasets </w:t>
      </w:r>
      <w:r w:rsidR="00F74F95" w:rsidRPr="00DC623A">
        <w:rPr>
          <w:rFonts w:ascii="Arial" w:hAnsi="Arial" w:cs="Arial"/>
          <w:sz w:val="20"/>
        </w:rPr>
        <w:t>S1 to S</w:t>
      </w:r>
      <w:ins w:id="0" w:author="Microsoft Office User" w:date="2026-04-03T12:55:00Z">
        <w:r w:rsidR="00DA7AB3">
          <w:rPr>
            <w:rFonts w:ascii="Arial" w:hAnsi="Arial" w:cs="Arial"/>
            <w:sz w:val="20"/>
          </w:rPr>
          <w:t>#</w:t>
        </w:r>
      </w:ins>
      <w:del w:id="1" w:author="Microsoft Office User" w:date="2026-04-03T12:55:00Z">
        <w:r w:rsidR="006B2DE1" w:rsidDel="00DA7AB3">
          <w:rPr>
            <w:rFonts w:ascii="Arial" w:hAnsi="Arial" w:cs="Arial"/>
            <w:sz w:val="20"/>
          </w:rPr>
          <w:delText>3</w:delText>
        </w:r>
      </w:del>
    </w:p>
    <w:p w14:paraId="77BBB45A" w14:textId="7B7DD38A" w:rsidR="001C0520" w:rsidRPr="00DC623A" w:rsidRDefault="00CF16C9" w:rsidP="00262D72">
      <w:pPr>
        <w:ind w:left="720"/>
        <w:rPr>
          <w:rFonts w:ascii="Arial" w:hAnsi="Arial" w:cs="Arial"/>
          <w:sz w:val="20"/>
        </w:rPr>
      </w:pPr>
      <w:r w:rsidRPr="00DC623A">
        <w:rPr>
          <w:rFonts w:ascii="Arial" w:hAnsi="Arial" w:cs="Arial"/>
          <w:sz w:val="20"/>
        </w:rPr>
        <w:t xml:space="preserve">SI </w:t>
      </w:r>
      <w:r w:rsidR="001C0520" w:rsidRPr="00DC623A">
        <w:rPr>
          <w:rFonts w:ascii="Arial" w:hAnsi="Arial" w:cs="Arial"/>
          <w:sz w:val="20"/>
        </w:rPr>
        <w:t xml:space="preserve">References </w:t>
      </w:r>
    </w:p>
    <w:p w14:paraId="7702D235" w14:textId="77777777" w:rsidR="002C030F" w:rsidRPr="00DC623A" w:rsidRDefault="002C030F">
      <w:pPr>
        <w:rPr>
          <w:rFonts w:ascii="Arial" w:hAnsi="Arial" w:cs="Arial"/>
          <w:sz w:val="20"/>
        </w:rPr>
      </w:pPr>
    </w:p>
    <w:p w14:paraId="424742A6" w14:textId="457AAB3B" w:rsidR="00065EBD" w:rsidRPr="00DC623A" w:rsidRDefault="002C030F" w:rsidP="00015F74">
      <w:pPr>
        <w:rPr>
          <w:rFonts w:ascii="Arial" w:hAnsi="Arial" w:cs="Arial"/>
          <w:sz w:val="20"/>
        </w:rPr>
      </w:pPr>
      <w:r w:rsidRPr="00DC623A">
        <w:rPr>
          <w:rFonts w:ascii="Arial" w:hAnsi="Arial" w:cs="Arial"/>
          <w:b/>
          <w:sz w:val="20"/>
        </w:rPr>
        <w:t xml:space="preserve">Other </w:t>
      </w:r>
      <w:r w:rsidR="004B2F21" w:rsidRPr="00DC623A">
        <w:rPr>
          <w:rFonts w:ascii="Arial" w:hAnsi="Arial" w:cs="Arial"/>
          <w:b/>
          <w:sz w:val="20"/>
        </w:rPr>
        <w:t>supp</w:t>
      </w:r>
      <w:r w:rsidR="00B73A1C">
        <w:rPr>
          <w:rFonts w:ascii="Arial" w:hAnsi="Arial" w:cs="Arial"/>
          <w:b/>
          <w:sz w:val="20"/>
        </w:rPr>
        <w:t>orting</w:t>
      </w:r>
      <w:r w:rsidR="004B2F21" w:rsidRPr="00DC623A">
        <w:rPr>
          <w:rFonts w:ascii="Arial" w:hAnsi="Arial" w:cs="Arial"/>
          <w:b/>
          <w:sz w:val="20"/>
        </w:rPr>
        <w:t xml:space="preserve"> materials</w:t>
      </w:r>
      <w:r w:rsidRPr="00DC623A">
        <w:rPr>
          <w:rFonts w:ascii="Arial" w:hAnsi="Arial" w:cs="Arial"/>
          <w:b/>
          <w:sz w:val="20"/>
        </w:rPr>
        <w:t xml:space="preserve"> </w:t>
      </w:r>
      <w:r w:rsidR="009743A9" w:rsidRPr="00DC623A">
        <w:rPr>
          <w:rFonts w:ascii="Arial" w:hAnsi="Arial" w:cs="Arial"/>
          <w:b/>
          <w:sz w:val="20"/>
        </w:rPr>
        <w:t xml:space="preserve">for this manuscript </w:t>
      </w:r>
      <w:r w:rsidRPr="00DC623A">
        <w:rPr>
          <w:rFonts w:ascii="Arial" w:hAnsi="Arial" w:cs="Arial"/>
          <w:b/>
          <w:sz w:val="20"/>
        </w:rPr>
        <w:t>include</w:t>
      </w:r>
      <w:r w:rsidR="00D346C2" w:rsidRPr="00DC623A">
        <w:rPr>
          <w:rFonts w:ascii="Arial" w:hAnsi="Arial" w:cs="Arial"/>
          <w:b/>
          <w:sz w:val="20"/>
        </w:rPr>
        <w:t xml:space="preserve"> </w:t>
      </w:r>
      <w:r w:rsidRPr="00DC623A">
        <w:rPr>
          <w:rFonts w:ascii="Arial" w:hAnsi="Arial" w:cs="Arial"/>
          <w:b/>
          <w:sz w:val="20"/>
        </w:rPr>
        <w:t>the following</w:t>
      </w:r>
      <w:r w:rsidR="00B57F00" w:rsidRPr="00DC623A">
        <w:rPr>
          <w:rFonts w:ascii="Arial" w:hAnsi="Arial" w:cs="Arial"/>
          <w:b/>
          <w:sz w:val="20"/>
        </w:rPr>
        <w:t xml:space="preserve">: </w:t>
      </w:r>
    </w:p>
    <w:p w14:paraId="42D4BCD6" w14:textId="77777777" w:rsidR="002C030F" w:rsidRPr="00DC623A" w:rsidRDefault="002C030F">
      <w:pPr>
        <w:rPr>
          <w:rFonts w:ascii="Arial" w:hAnsi="Arial" w:cs="Arial"/>
          <w:sz w:val="20"/>
        </w:rPr>
      </w:pPr>
    </w:p>
    <w:p w14:paraId="70584A3D" w14:textId="0B01F9C3" w:rsidR="002C030F" w:rsidRPr="00DC623A" w:rsidRDefault="007B5946" w:rsidP="00262D72">
      <w:pPr>
        <w:ind w:left="720"/>
        <w:rPr>
          <w:rFonts w:ascii="Arial" w:hAnsi="Arial" w:cs="Arial"/>
          <w:sz w:val="20"/>
        </w:rPr>
      </w:pPr>
      <w:r w:rsidRPr="00DC623A">
        <w:rPr>
          <w:rFonts w:ascii="Arial" w:hAnsi="Arial" w:cs="Arial"/>
          <w:sz w:val="20"/>
        </w:rPr>
        <w:t xml:space="preserve">Datasets S1 to </w:t>
      </w:r>
      <w:del w:id="2" w:author="Microsoft Office User" w:date="2026-04-03T12:55:00Z">
        <w:r w:rsidRPr="00DC623A" w:rsidDel="009F4E46">
          <w:rPr>
            <w:rFonts w:ascii="Arial" w:hAnsi="Arial" w:cs="Arial"/>
            <w:sz w:val="20"/>
          </w:rPr>
          <w:delText>S</w:delText>
        </w:r>
        <w:r w:rsidR="006B2DE1" w:rsidDel="009F4E46">
          <w:rPr>
            <w:rFonts w:ascii="Arial" w:hAnsi="Arial" w:cs="Arial"/>
            <w:sz w:val="20"/>
          </w:rPr>
          <w:delText>3</w:delText>
        </w:r>
      </w:del>
      <w:ins w:id="3" w:author="Microsoft Office User" w:date="2026-04-03T12:55:00Z">
        <w:r w:rsidR="009F4E46" w:rsidRPr="00DC623A">
          <w:rPr>
            <w:rFonts w:ascii="Arial" w:hAnsi="Arial" w:cs="Arial"/>
            <w:sz w:val="20"/>
          </w:rPr>
          <w:t>S</w:t>
        </w:r>
        <w:r w:rsidR="009F4E46">
          <w:rPr>
            <w:rFonts w:ascii="Arial" w:hAnsi="Arial" w:cs="Arial"/>
            <w:sz w:val="20"/>
          </w:rPr>
          <w:t>#</w:t>
        </w:r>
      </w:ins>
    </w:p>
    <w:p w14:paraId="547ABAA7" w14:textId="77777777" w:rsidR="00943C3C" w:rsidRPr="00DC623A" w:rsidRDefault="00015F74" w:rsidP="00017C53">
      <w:pPr>
        <w:ind w:left="720"/>
        <w:rPr>
          <w:rFonts w:ascii="Arial" w:hAnsi="Arial" w:cs="Arial"/>
          <w:sz w:val="20"/>
        </w:rPr>
      </w:pPr>
      <w:r w:rsidRPr="00DC623A">
        <w:rPr>
          <w:rFonts w:ascii="Arial" w:hAnsi="Arial" w:cs="Arial"/>
          <w:sz w:val="20"/>
        </w:rPr>
        <w:br/>
      </w:r>
    </w:p>
    <w:p w14:paraId="0357822C" w14:textId="77777777" w:rsidR="00943C3C" w:rsidRPr="00DC623A" w:rsidRDefault="00943C3C" w:rsidP="001C0975">
      <w:pPr>
        <w:pStyle w:val="SMHeading"/>
        <w:rPr>
          <w:rFonts w:ascii="Arial" w:hAnsi="Arial" w:cs="Arial"/>
          <w:sz w:val="20"/>
          <w:szCs w:val="20"/>
        </w:rPr>
      </w:pPr>
    </w:p>
    <w:p w14:paraId="4F297BDE" w14:textId="77777777" w:rsidR="00943C3C" w:rsidRPr="00DC623A" w:rsidRDefault="00943C3C" w:rsidP="001C0975">
      <w:pPr>
        <w:pStyle w:val="SMHeading"/>
        <w:rPr>
          <w:rFonts w:ascii="Arial" w:hAnsi="Arial" w:cs="Arial"/>
          <w:sz w:val="20"/>
          <w:szCs w:val="20"/>
        </w:rPr>
      </w:pPr>
    </w:p>
    <w:p w14:paraId="62CB8284" w14:textId="5534E68C" w:rsidR="00355362" w:rsidRPr="00DC623A" w:rsidRDefault="00355362" w:rsidP="00D269AB">
      <w:pPr>
        <w:pStyle w:val="SMHeading"/>
        <w:rPr>
          <w:rFonts w:ascii="Arial" w:hAnsi="Arial" w:cs="Arial"/>
          <w:sz w:val="20"/>
          <w:szCs w:val="20"/>
        </w:rPr>
      </w:pPr>
      <w:bookmarkStart w:id="4" w:name="Tables"/>
      <w:bookmarkStart w:id="5" w:name="MaterialsMethods"/>
      <w:bookmarkEnd w:id="4"/>
      <w:bookmarkEnd w:id="5"/>
    </w:p>
    <w:p w14:paraId="697D767A" w14:textId="77777777" w:rsidR="00CF16C9" w:rsidRPr="00DC623A" w:rsidRDefault="00CF16C9" w:rsidP="00D269AB">
      <w:pPr>
        <w:pStyle w:val="SMHeading"/>
        <w:rPr>
          <w:rFonts w:ascii="Arial" w:hAnsi="Arial" w:cs="Arial"/>
          <w:sz w:val="20"/>
          <w:szCs w:val="20"/>
        </w:rPr>
      </w:pPr>
    </w:p>
    <w:p w14:paraId="345AECF4" w14:textId="77777777" w:rsidR="009A5287" w:rsidRPr="00DC623A" w:rsidRDefault="009A5287" w:rsidP="009A5287">
      <w:pPr>
        <w:pStyle w:val="SMText"/>
        <w:ind w:firstLine="0"/>
        <w:rPr>
          <w:rFonts w:ascii="Arial" w:hAnsi="Arial" w:cs="Arial"/>
          <w:sz w:val="20"/>
        </w:rPr>
      </w:pPr>
    </w:p>
    <w:p w14:paraId="1A62E49D" w14:textId="77777777" w:rsidR="00B73A1C" w:rsidRDefault="00B73A1C">
      <w:pPr>
        <w:rPr>
          <w:rFonts w:ascii="Arial" w:hAnsi="Arial" w:cs="Arial"/>
          <w:b/>
          <w:bCs/>
          <w:kern w:val="32"/>
          <w:sz w:val="20"/>
        </w:rPr>
      </w:pPr>
      <w:r>
        <w:rPr>
          <w:rFonts w:ascii="Arial" w:hAnsi="Arial" w:cs="Arial"/>
          <w:sz w:val="20"/>
        </w:rPr>
        <w:br w:type="page"/>
      </w:r>
    </w:p>
    <w:p w14:paraId="1F410ECE" w14:textId="0E20C644" w:rsidR="00015F74" w:rsidRPr="00DC623A" w:rsidRDefault="00B73A1C" w:rsidP="00B9440A">
      <w:pPr>
        <w:pStyle w:val="SMHeading"/>
        <w:rPr>
          <w:rFonts w:ascii="Arial" w:hAnsi="Arial" w:cs="Arial"/>
          <w:sz w:val="20"/>
          <w:szCs w:val="20"/>
        </w:rPr>
      </w:pPr>
      <w:r>
        <w:rPr>
          <w:rFonts w:ascii="Arial" w:hAnsi="Arial" w:cs="Arial"/>
          <w:sz w:val="20"/>
          <w:szCs w:val="20"/>
        </w:rPr>
        <w:lastRenderedPageBreak/>
        <w:t>Supporting</w:t>
      </w:r>
      <w:r w:rsidR="00015F74" w:rsidRPr="00DC623A">
        <w:rPr>
          <w:rFonts w:ascii="Arial" w:hAnsi="Arial" w:cs="Arial"/>
          <w:sz w:val="20"/>
          <w:szCs w:val="20"/>
        </w:rPr>
        <w:t xml:space="preserve"> </w:t>
      </w:r>
      <w:r w:rsidR="001C0975" w:rsidRPr="00DC623A">
        <w:rPr>
          <w:rFonts w:ascii="Arial" w:hAnsi="Arial" w:cs="Arial"/>
          <w:sz w:val="20"/>
          <w:szCs w:val="20"/>
        </w:rPr>
        <w:t>Information Text</w:t>
      </w:r>
    </w:p>
    <w:p w14:paraId="5EB922A6" w14:textId="77777777" w:rsidR="006B2DE1" w:rsidRDefault="006B2DE1" w:rsidP="00820484">
      <w:pPr>
        <w:pStyle w:val="SMSubheading"/>
        <w:rPr>
          <w:rFonts w:ascii="Arial" w:hAnsi="Arial" w:cs="Arial"/>
          <w:b/>
          <w:sz w:val="20"/>
          <w:u w:val="none"/>
        </w:rPr>
      </w:pPr>
    </w:p>
    <w:p w14:paraId="3E029552" w14:textId="0A40ADBA" w:rsidR="00CD0E25" w:rsidRDefault="006B2DE1" w:rsidP="006B2DE1">
      <w:pPr>
        <w:pStyle w:val="SMSubheading"/>
        <w:rPr>
          <w:rFonts w:ascii="Arial" w:hAnsi="Arial" w:cs="Arial"/>
          <w:b/>
          <w:sz w:val="20"/>
          <w:u w:val="none"/>
        </w:rPr>
      </w:pPr>
      <w:r w:rsidRPr="006B2DE1">
        <w:rPr>
          <w:rFonts w:ascii="Arial" w:hAnsi="Arial" w:cs="Arial"/>
          <w:b/>
          <w:sz w:val="20"/>
          <w:u w:val="none"/>
        </w:rPr>
        <w:t xml:space="preserve">DNA </w:t>
      </w:r>
      <w:r w:rsidR="00600ACF">
        <w:rPr>
          <w:rFonts w:ascii="Arial" w:hAnsi="Arial" w:cs="Arial"/>
          <w:b/>
          <w:sz w:val="20"/>
          <w:u w:val="none"/>
        </w:rPr>
        <w:t xml:space="preserve">and RNA </w:t>
      </w:r>
      <w:r w:rsidRPr="006B2DE1">
        <w:rPr>
          <w:rFonts w:ascii="Arial" w:hAnsi="Arial" w:cs="Arial"/>
          <w:b/>
          <w:sz w:val="20"/>
          <w:u w:val="none"/>
        </w:rPr>
        <w:t xml:space="preserve">extraction, library </w:t>
      </w:r>
      <w:r w:rsidR="00706D5D">
        <w:rPr>
          <w:rFonts w:ascii="Arial" w:hAnsi="Arial" w:cs="Arial"/>
          <w:b/>
          <w:sz w:val="20"/>
          <w:u w:val="none"/>
        </w:rPr>
        <w:t xml:space="preserve">preparation, </w:t>
      </w:r>
      <w:r w:rsidRPr="006B2DE1">
        <w:rPr>
          <w:rFonts w:ascii="Arial" w:hAnsi="Arial" w:cs="Arial"/>
          <w:b/>
          <w:sz w:val="20"/>
          <w:u w:val="none"/>
        </w:rPr>
        <w:t>and sequencing</w:t>
      </w:r>
    </w:p>
    <w:p w14:paraId="35C7660C" w14:textId="066348A9" w:rsidR="006B2DE1" w:rsidRPr="00F46F77" w:rsidRDefault="006B2DE1" w:rsidP="006B2DE1">
      <w:pPr>
        <w:rPr>
          <w:rFonts w:asciiTheme="minorBidi" w:hAnsiTheme="minorBidi" w:cstheme="minorBidi"/>
          <w:sz w:val="20"/>
        </w:rPr>
      </w:pPr>
      <w:r w:rsidRPr="00F46F77">
        <w:rPr>
          <w:rFonts w:asciiTheme="minorBidi" w:hAnsiTheme="minorBidi" w:cstheme="minorBidi"/>
          <w:bCs/>
          <w:iCs/>
          <w:sz w:val="20"/>
        </w:rPr>
        <w:t>This study involve</w:t>
      </w:r>
      <w:r w:rsidR="00252FAA">
        <w:rPr>
          <w:rFonts w:asciiTheme="minorBidi" w:hAnsiTheme="minorBidi" w:cstheme="minorBidi"/>
          <w:bCs/>
          <w:iCs/>
          <w:sz w:val="20"/>
        </w:rPr>
        <w:t>d</w:t>
      </w:r>
      <w:r w:rsidRPr="00F46F77">
        <w:rPr>
          <w:rFonts w:asciiTheme="minorBidi" w:hAnsiTheme="minorBidi" w:cstheme="minorBidi"/>
          <w:bCs/>
          <w:iCs/>
          <w:sz w:val="20"/>
        </w:rPr>
        <w:t xml:space="preserve"> sequencing and assembling genomes from 8 Blaberidae species (Dataset S1), analysed with previously generated </w:t>
      </w:r>
      <w:r w:rsidR="00EE1430">
        <w:rPr>
          <w:rFonts w:asciiTheme="minorBidi" w:hAnsiTheme="minorBidi" w:cstheme="minorBidi"/>
          <w:bCs/>
          <w:iCs/>
          <w:sz w:val="20"/>
        </w:rPr>
        <w:t xml:space="preserve">genomes from 15 </w:t>
      </w:r>
      <w:r w:rsidRPr="00F46F77">
        <w:rPr>
          <w:rFonts w:asciiTheme="minorBidi" w:hAnsiTheme="minorBidi" w:cstheme="minorBidi"/>
          <w:bCs/>
          <w:iCs/>
          <w:sz w:val="20"/>
        </w:rPr>
        <w:t xml:space="preserve">Blattodea and </w:t>
      </w:r>
      <w:r w:rsidRPr="00F46F77">
        <w:rPr>
          <w:rFonts w:asciiTheme="minorBidi" w:hAnsiTheme="minorBidi" w:cstheme="minorBidi"/>
          <w:color w:val="000000" w:themeColor="text1"/>
          <w:sz w:val="20"/>
        </w:rPr>
        <w:t xml:space="preserve">77 </w:t>
      </w:r>
      <w:r w:rsidRPr="00F46F77">
        <w:rPr>
          <w:rFonts w:asciiTheme="minorBidi" w:hAnsiTheme="minorBidi" w:cstheme="minorBidi"/>
          <w:i/>
          <w:color w:val="000000" w:themeColor="text1"/>
          <w:sz w:val="20"/>
        </w:rPr>
        <w:t>Blattabacterium</w:t>
      </w:r>
      <w:r w:rsidRPr="00F46F77">
        <w:rPr>
          <w:rFonts w:asciiTheme="minorBidi" w:hAnsiTheme="minorBidi" w:cstheme="minorBidi"/>
          <w:color w:val="000000" w:themeColor="text1"/>
          <w:sz w:val="20"/>
        </w:rPr>
        <w:t xml:space="preserve"> </w:t>
      </w:r>
      <w:r w:rsidRPr="00F46F77">
        <w:rPr>
          <w:rFonts w:asciiTheme="minorBidi" w:hAnsiTheme="minorBidi" w:cstheme="minorBidi"/>
          <w:bCs/>
          <w:iCs/>
          <w:sz w:val="20"/>
        </w:rPr>
        <w:t xml:space="preserve">(Dataset S2). Specimens of </w:t>
      </w:r>
      <w:r w:rsidRPr="00F46F77">
        <w:rPr>
          <w:rFonts w:asciiTheme="minorBidi" w:hAnsiTheme="minorBidi" w:cstheme="minorBidi"/>
          <w:bCs/>
          <w:i/>
          <w:sz w:val="20"/>
        </w:rPr>
        <w:t>Macropanesthia lithgowae</w:t>
      </w:r>
      <w:r w:rsidRPr="00F46F77">
        <w:rPr>
          <w:rFonts w:asciiTheme="minorBidi" w:hAnsiTheme="minorBidi" w:cstheme="minorBidi"/>
          <w:bCs/>
          <w:iCs/>
          <w:sz w:val="20"/>
        </w:rPr>
        <w:t>,</w:t>
      </w:r>
      <w:r w:rsidRPr="00F46F77">
        <w:rPr>
          <w:rFonts w:asciiTheme="minorBidi" w:hAnsiTheme="minorBidi" w:cstheme="minorBidi"/>
          <w:bCs/>
          <w:i/>
          <w:sz w:val="20"/>
        </w:rPr>
        <w:t xml:space="preserve"> Neogeoscapheus dahmsi</w:t>
      </w:r>
      <w:r w:rsidRPr="00F46F77">
        <w:rPr>
          <w:rFonts w:asciiTheme="minorBidi" w:hAnsiTheme="minorBidi" w:cstheme="minorBidi"/>
          <w:bCs/>
          <w:iCs/>
          <w:sz w:val="20"/>
        </w:rPr>
        <w:t>,</w:t>
      </w:r>
      <w:r w:rsidRPr="00F46F77">
        <w:rPr>
          <w:rFonts w:asciiTheme="minorBidi" w:hAnsiTheme="minorBidi" w:cstheme="minorBidi"/>
          <w:bCs/>
          <w:i/>
          <w:sz w:val="20"/>
        </w:rPr>
        <w:t xml:space="preserve"> Panesthia lata</w:t>
      </w:r>
      <w:r w:rsidRPr="00F46F77">
        <w:rPr>
          <w:rFonts w:asciiTheme="minorBidi" w:hAnsiTheme="minorBidi" w:cstheme="minorBidi"/>
          <w:bCs/>
          <w:iCs/>
          <w:sz w:val="20"/>
        </w:rPr>
        <w:t xml:space="preserve">, </w:t>
      </w:r>
      <w:r w:rsidRPr="00F46F77">
        <w:rPr>
          <w:rFonts w:asciiTheme="minorBidi" w:hAnsiTheme="minorBidi" w:cstheme="minorBidi"/>
          <w:bCs/>
          <w:i/>
          <w:sz w:val="20"/>
        </w:rPr>
        <w:t>Panesthia sloanei</w:t>
      </w:r>
      <w:r w:rsidRPr="00F46F77">
        <w:rPr>
          <w:rFonts w:asciiTheme="minorBidi" w:hAnsiTheme="minorBidi" w:cstheme="minorBidi"/>
          <w:bCs/>
          <w:iCs/>
          <w:sz w:val="20"/>
        </w:rPr>
        <w:t xml:space="preserve">, </w:t>
      </w:r>
      <w:r w:rsidRPr="00F46F77">
        <w:rPr>
          <w:rFonts w:asciiTheme="minorBidi" w:hAnsiTheme="minorBidi" w:cstheme="minorBidi"/>
          <w:bCs/>
          <w:i/>
          <w:sz w:val="20"/>
        </w:rPr>
        <w:t>Panesthia tryoni tegminifera</w:t>
      </w:r>
      <w:r w:rsidRPr="00F46F77">
        <w:rPr>
          <w:rFonts w:asciiTheme="minorBidi" w:hAnsiTheme="minorBidi" w:cstheme="minorBidi"/>
          <w:bCs/>
          <w:iCs/>
          <w:sz w:val="20"/>
        </w:rPr>
        <w:t xml:space="preserve">, </w:t>
      </w:r>
      <w:r w:rsidRPr="00F46F77">
        <w:rPr>
          <w:rFonts w:asciiTheme="minorBidi" w:hAnsiTheme="minorBidi" w:cstheme="minorBidi"/>
          <w:bCs/>
          <w:i/>
          <w:sz w:val="20"/>
        </w:rPr>
        <w:t>Panesthia tryoni tryoni</w:t>
      </w:r>
      <w:r w:rsidRPr="00F46F77">
        <w:rPr>
          <w:rFonts w:asciiTheme="minorBidi" w:hAnsiTheme="minorBidi" w:cstheme="minorBidi"/>
          <w:bCs/>
          <w:iCs/>
          <w:sz w:val="20"/>
        </w:rPr>
        <w:t xml:space="preserve"> (Eungella), </w:t>
      </w:r>
      <w:r w:rsidRPr="00F46F77">
        <w:rPr>
          <w:rFonts w:asciiTheme="minorBidi" w:hAnsiTheme="minorBidi" w:cstheme="minorBidi"/>
          <w:bCs/>
          <w:i/>
          <w:sz w:val="20"/>
        </w:rPr>
        <w:t>Panesthia tryoni tryoni</w:t>
      </w:r>
      <w:r w:rsidRPr="00F46F77">
        <w:rPr>
          <w:rFonts w:asciiTheme="minorBidi" w:hAnsiTheme="minorBidi" w:cstheme="minorBidi"/>
          <w:bCs/>
          <w:iCs/>
          <w:sz w:val="20"/>
        </w:rPr>
        <w:t xml:space="preserve"> (Kroombit Tops) and </w:t>
      </w:r>
      <w:r w:rsidRPr="00F46F77">
        <w:rPr>
          <w:rFonts w:asciiTheme="minorBidi" w:hAnsiTheme="minorBidi" w:cstheme="minorBidi"/>
          <w:bCs/>
          <w:i/>
          <w:sz w:val="20"/>
        </w:rPr>
        <w:t>Parapanesthia gigantea</w:t>
      </w:r>
      <w:r w:rsidRPr="00F46F77">
        <w:rPr>
          <w:rFonts w:asciiTheme="minorBidi" w:hAnsiTheme="minorBidi" w:cstheme="minorBidi"/>
          <w:bCs/>
          <w:iCs/>
          <w:sz w:val="20"/>
        </w:rPr>
        <w:t xml:space="preserve"> were collected throughout Australia.</w:t>
      </w:r>
      <w:r w:rsidRPr="00F46F77">
        <w:rPr>
          <w:rFonts w:asciiTheme="minorBidi" w:hAnsiTheme="minorBidi" w:cstheme="minorBidi"/>
          <w:b/>
          <w:i/>
          <w:sz w:val="20"/>
        </w:rPr>
        <w:t xml:space="preserve"> </w:t>
      </w:r>
      <w:r w:rsidRPr="00F46F77">
        <w:rPr>
          <w:rFonts w:asciiTheme="minorBidi" w:hAnsiTheme="minorBidi" w:cstheme="minorBidi"/>
          <w:sz w:val="20"/>
        </w:rPr>
        <w:t>Genomic DNA was prepared from</w:t>
      </w:r>
      <w:r w:rsidRPr="00F46F77">
        <w:rPr>
          <w:rFonts w:asciiTheme="minorBidi" w:hAnsiTheme="minorBidi" w:cstheme="minorBidi"/>
          <w:color w:val="000000"/>
          <w:sz w:val="20"/>
        </w:rPr>
        <w:t xml:space="preserve"> the leg muscle tissue of </w:t>
      </w:r>
      <w:r w:rsidRPr="00F46F77">
        <w:rPr>
          <w:rFonts w:asciiTheme="minorBidi" w:hAnsiTheme="minorBidi" w:cstheme="minorBidi"/>
          <w:i/>
          <w:iCs/>
          <w:sz w:val="20"/>
        </w:rPr>
        <w:t>M. lithgowae</w:t>
      </w:r>
      <w:r w:rsidRPr="00F46F77">
        <w:rPr>
          <w:rFonts w:asciiTheme="minorBidi" w:hAnsiTheme="minorBidi" w:cstheme="minorBidi"/>
          <w:sz w:val="20"/>
        </w:rPr>
        <w:t>,</w:t>
      </w:r>
      <w:r w:rsidRPr="00F46F77">
        <w:rPr>
          <w:rFonts w:asciiTheme="minorBidi" w:hAnsiTheme="minorBidi" w:cstheme="minorBidi"/>
          <w:i/>
          <w:iCs/>
          <w:sz w:val="20"/>
        </w:rPr>
        <w:t xml:space="preserve"> P. tryoni tryoni </w:t>
      </w:r>
      <w:r w:rsidRPr="00F46F77">
        <w:rPr>
          <w:rFonts w:asciiTheme="minorBidi" w:hAnsiTheme="minorBidi" w:cstheme="minorBidi"/>
          <w:sz w:val="20"/>
        </w:rPr>
        <w:t>(Kroombit),</w:t>
      </w:r>
      <w:r w:rsidRPr="00F46F77">
        <w:rPr>
          <w:rFonts w:asciiTheme="minorBidi" w:hAnsiTheme="minorBidi" w:cstheme="minorBidi"/>
          <w:i/>
          <w:iCs/>
          <w:sz w:val="20"/>
        </w:rPr>
        <w:t xml:space="preserve"> P. sloanei</w:t>
      </w:r>
      <w:r w:rsidRPr="00F46F77">
        <w:rPr>
          <w:rFonts w:asciiTheme="minorBidi" w:hAnsiTheme="minorBidi" w:cstheme="minorBidi"/>
          <w:sz w:val="20"/>
        </w:rPr>
        <w:t>, and</w:t>
      </w:r>
      <w:r w:rsidRPr="00F46F77">
        <w:rPr>
          <w:rFonts w:asciiTheme="minorBidi" w:hAnsiTheme="minorBidi" w:cstheme="minorBidi"/>
          <w:i/>
          <w:iCs/>
          <w:sz w:val="20"/>
        </w:rPr>
        <w:t xml:space="preserve"> P. lata</w:t>
      </w:r>
      <w:r w:rsidRPr="00F46F77">
        <w:rPr>
          <w:rFonts w:asciiTheme="minorBidi" w:hAnsiTheme="minorBidi" w:cstheme="minorBidi"/>
          <w:sz w:val="20"/>
        </w:rPr>
        <w:t xml:space="preserve">, while the DNA of </w:t>
      </w:r>
      <w:r w:rsidRPr="00F46F77">
        <w:rPr>
          <w:rFonts w:asciiTheme="minorBidi" w:hAnsiTheme="minorBidi" w:cstheme="minorBidi"/>
          <w:i/>
          <w:iCs/>
          <w:color w:val="000000"/>
          <w:sz w:val="20"/>
        </w:rPr>
        <w:t>Par. gigantea</w:t>
      </w:r>
      <w:r w:rsidRPr="00F46F77">
        <w:rPr>
          <w:rFonts w:asciiTheme="minorBidi" w:hAnsiTheme="minorBidi" w:cstheme="minorBidi"/>
          <w:color w:val="000000"/>
          <w:sz w:val="20"/>
        </w:rPr>
        <w:t xml:space="preserve">, </w:t>
      </w:r>
      <w:r w:rsidRPr="00F46F77">
        <w:rPr>
          <w:rFonts w:asciiTheme="minorBidi" w:hAnsiTheme="minorBidi" w:cstheme="minorBidi"/>
          <w:i/>
          <w:iCs/>
          <w:color w:val="000000"/>
          <w:sz w:val="20"/>
        </w:rPr>
        <w:t>P. tryoni tegminifera</w:t>
      </w:r>
      <w:r w:rsidRPr="00F46F77">
        <w:rPr>
          <w:rFonts w:asciiTheme="minorBidi" w:hAnsiTheme="minorBidi" w:cstheme="minorBidi"/>
          <w:color w:val="000000"/>
          <w:sz w:val="20"/>
        </w:rPr>
        <w:t xml:space="preserve">, </w:t>
      </w:r>
      <w:r w:rsidRPr="00F46F77">
        <w:rPr>
          <w:rFonts w:asciiTheme="minorBidi" w:hAnsiTheme="minorBidi" w:cstheme="minorBidi"/>
          <w:i/>
          <w:iCs/>
          <w:color w:val="000000"/>
          <w:sz w:val="20"/>
        </w:rPr>
        <w:t>P. tryoni tryoni</w:t>
      </w:r>
      <w:r w:rsidRPr="00F46F77">
        <w:rPr>
          <w:rFonts w:asciiTheme="minorBidi" w:hAnsiTheme="minorBidi" w:cstheme="minorBidi"/>
          <w:color w:val="000000"/>
          <w:sz w:val="20"/>
        </w:rPr>
        <w:t xml:space="preserve"> (Eungella) and </w:t>
      </w:r>
      <w:r w:rsidRPr="00F46F77">
        <w:rPr>
          <w:rFonts w:asciiTheme="minorBidi" w:hAnsiTheme="minorBidi" w:cstheme="minorBidi"/>
          <w:i/>
          <w:iCs/>
          <w:color w:val="000000"/>
          <w:sz w:val="20"/>
        </w:rPr>
        <w:t>N. dahmsi</w:t>
      </w:r>
      <w:r w:rsidRPr="00F46F77">
        <w:rPr>
          <w:rFonts w:asciiTheme="minorBidi" w:hAnsiTheme="minorBidi" w:cstheme="minorBidi"/>
          <w:color w:val="000000"/>
          <w:sz w:val="20"/>
        </w:rPr>
        <w:t xml:space="preserve"> </w:t>
      </w:r>
      <w:r w:rsidRPr="00F46F77">
        <w:rPr>
          <w:rFonts w:asciiTheme="minorBidi" w:hAnsiTheme="minorBidi" w:cstheme="minorBidi"/>
          <w:sz w:val="20"/>
        </w:rPr>
        <w:t>was extracted from both leg muscle and fat body tissue. Live cockroaches were chilled at -30°C for 4–5 min to induce torpor, and the femoral muscle (~3 mm) was dissected from one or two hind legs, depending on body size. Following this, insects were frozen at -80°C. Tissue was incubated overnight at 56°C in 600 µ</w:t>
      </w:r>
      <w:r w:rsidR="00AD62AC">
        <w:rPr>
          <w:rFonts w:asciiTheme="minorBidi" w:hAnsiTheme="minorBidi" w:cstheme="minorBidi"/>
          <w:sz w:val="20"/>
        </w:rPr>
        <w:t>L</w:t>
      </w:r>
      <w:r w:rsidRPr="00F46F77">
        <w:rPr>
          <w:rFonts w:asciiTheme="minorBidi" w:hAnsiTheme="minorBidi" w:cstheme="minorBidi"/>
          <w:sz w:val="20"/>
        </w:rPr>
        <w:t xml:space="preserve"> SDS buffer with 20 µL of 20 mg/mL stock Proteinase K (final concentration 400 µg/mL), followed by RNase A treatment (final concentration 20 µg/mL) at 37°C for 1 h.</w:t>
      </w:r>
    </w:p>
    <w:p w14:paraId="3DA2A596" w14:textId="77777777" w:rsidR="006B2DE1" w:rsidRPr="00F46F77" w:rsidRDefault="006B2DE1" w:rsidP="006B2DE1">
      <w:pPr>
        <w:rPr>
          <w:rFonts w:asciiTheme="minorBidi" w:hAnsiTheme="minorBidi" w:cstheme="minorBidi"/>
          <w:sz w:val="20"/>
        </w:rPr>
      </w:pPr>
    </w:p>
    <w:p w14:paraId="23B7536B" w14:textId="0CB8CD77" w:rsidR="006B2DE1" w:rsidRPr="00F46F77" w:rsidRDefault="006B2DE1" w:rsidP="006B2DE1">
      <w:pPr>
        <w:rPr>
          <w:rFonts w:asciiTheme="minorBidi" w:hAnsiTheme="minorBidi" w:cstheme="minorBidi"/>
          <w:b/>
          <w:i/>
          <w:sz w:val="20"/>
        </w:rPr>
      </w:pPr>
      <w:r w:rsidRPr="00F46F77">
        <w:rPr>
          <w:rFonts w:asciiTheme="minorBidi" w:hAnsiTheme="minorBidi" w:cstheme="minorBidi"/>
          <w:sz w:val="20"/>
        </w:rPr>
        <w:t>DNA extractions were performed using the phenol</w:t>
      </w:r>
      <w:r w:rsidR="00436210">
        <w:rPr>
          <w:rFonts w:asciiTheme="minorBidi" w:hAnsiTheme="minorBidi" w:cstheme="minorBidi"/>
          <w:sz w:val="20"/>
        </w:rPr>
        <w:t>-</w:t>
      </w:r>
      <w:r w:rsidRPr="00F46F77">
        <w:rPr>
          <w:rFonts w:asciiTheme="minorBidi" w:hAnsiTheme="minorBidi" w:cstheme="minorBidi"/>
          <w:sz w:val="20"/>
        </w:rPr>
        <w:t>chloroform method or using the NEB Monarch HMW DNA Extraction Kit (NEB #T3060). The phenol</w:t>
      </w:r>
      <w:r w:rsidR="00436210">
        <w:rPr>
          <w:rFonts w:asciiTheme="minorBidi" w:hAnsiTheme="minorBidi" w:cstheme="minorBidi"/>
          <w:sz w:val="20"/>
        </w:rPr>
        <w:t>-</w:t>
      </w:r>
      <w:r w:rsidRPr="00F46F77">
        <w:rPr>
          <w:rFonts w:asciiTheme="minorBidi" w:hAnsiTheme="minorBidi" w:cstheme="minorBidi"/>
          <w:sz w:val="20"/>
        </w:rPr>
        <w:t xml:space="preserve">chloroform method involved two extractions with an equal volume of phenol:chloroform:isoamyl alcohol </w:t>
      </w:r>
      <w:r w:rsidR="00436210">
        <w:rPr>
          <w:rFonts w:asciiTheme="minorBidi" w:hAnsiTheme="minorBidi" w:cstheme="minorBidi"/>
          <w:sz w:val="20"/>
        </w:rPr>
        <w:t>(</w:t>
      </w:r>
      <w:r w:rsidRPr="00F46F77">
        <w:rPr>
          <w:rFonts w:asciiTheme="minorBidi" w:hAnsiTheme="minorBidi" w:cstheme="minorBidi"/>
          <w:sz w:val="20"/>
        </w:rPr>
        <w:t>25:24:1), isopropanol precipitation with sodium acetate (3 M, pH 5.5). The pellet was washed twice with 70% ethanol air-dried, and the DNA pellet resuspended in 40 µ</w:t>
      </w:r>
      <w:r w:rsidR="00574AE7">
        <w:rPr>
          <w:rFonts w:asciiTheme="minorBidi" w:hAnsiTheme="minorBidi" w:cstheme="minorBidi"/>
          <w:sz w:val="20"/>
        </w:rPr>
        <w:t>L</w:t>
      </w:r>
      <w:r w:rsidRPr="00F46F77">
        <w:rPr>
          <w:rFonts w:asciiTheme="minorBidi" w:hAnsiTheme="minorBidi" w:cstheme="minorBidi"/>
          <w:sz w:val="20"/>
        </w:rPr>
        <w:t xml:space="preserve"> of 10 mM Tris (pH 8.0). The NEB Monarch HMW DNA Extraction Kit was used according to the manufacturer’s instructions, with the exception that Proteinase K digestion was undertaken for 4 h at 600 rpm, rather than the recommended 45 min, to ensure thorough digestion of the tissue. As minimal gDNA appeared to stick to the glass beads, the supernatant was centrifuged for 10 min at 16,000 g at room temperature, the pellet was washed twice in 500 uL kit Wash Buffer, dried briefly</w:t>
      </w:r>
      <w:r w:rsidR="00CC0422">
        <w:rPr>
          <w:rFonts w:asciiTheme="minorBidi" w:hAnsiTheme="minorBidi" w:cstheme="minorBidi"/>
          <w:sz w:val="20"/>
        </w:rPr>
        <w:t>,</w:t>
      </w:r>
      <w:r w:rsidRPr="00F46F77">
        <w:rPr>
          <w:rFonts w:asciiTheme="minorBidi" w:hAnsiTheme="minorBidi" w:cstheme="minorBidi"/>
          <w:sz w:val="20"/>
        </w:rPr>
        <w:t xml:space="preserve"> then resuspended in 20 uL Elution Buffer II. The quality and integrity of the gDNA was assessed by a 4200 TapeStation System (Agilent Technologies) using Genomic DNA ScreenTape (Cat No. 5067-5365) and reagents (Cat No. 5067-5366). The absorbance ratios were assessed by Nanodrop Spectrophotometer (DeNovix DS-11). Concentration was determined using a Qubit 2.0 Fluorometer (Invitrogen by Life Technologies) using a dsDNA BR assay kit (Cat No. Q32850).</w:t>
      </w:r>
    </w:p>
    <w:p w14:paraId="4B08073D" w14:textId="77777777" w:rsidR="006B2DE1" w:rsidRPr="00F46F77" w:rsidRDefault="006B2DE1" w:rsidP="006B2DE1">
      <w:pPr>
        <w:rPr>
          <w:rFonts w:asciiTheme="minorBidi" w:hAnsiTheme="minorBidi" w:cstheme="minorBidi"/>
          <w:sz w:val="20"/>
        </w:rPr>
      </w:pPr>
    </w:p>
    <w:p w14:paraId="0E0A810F" w14:textId="21110D12" w:rsidR="006B2DE1" w:rsidRPr="00F46F77" w:rsidRDefault="006B2DE1" w:rsidP="006B2DE1">
      <w:pPr>
        <w:rPr>
          <w:rFonts w:asciiTheme="minorBidi" w:hAnsiTheme="minorBidi" w:cstheme="minorBidi"/>
          <w:sz w:val="20"/>
        </w:rPr>
      </w:pPr>
      <w:r w:rsidRPr="00F46F77">
        <w:rPr>
          <w:rFonts w:asciiTheme="minorBidi" w:hAnsiTheme="minorBidi" w:cstheme="minorBidi"/>
          <w:sz w:val="20"/>
        </w:rPr>
        <w:t>Long-read sequencing was performed using gDNA from</w:t>
      </w:r>
      <w:r w:rsidRPr="00F46F77">
        <w:rPr>
          <w:rFonts w:asciiTheme="minorBidi" w:hAnsiTheme="minorBidi" w:cstheme="minorBidi"/>
          <w:i/>
          <w:iCs/>
          <w:sz w:val="20"/>
        </w:rPr>
        <w:t xml:space="preserve"> M. lithgowae, N. dahmsi, P. lata, P. sloanei, P. tryoni tryoni </w:t>
      </w:r>
      <w:r w:rsidRPr="00F46F77">
        <w:rPr>
          <w:rFonts w:asciiTheme="minorBidi" w:hAnsiTheme="minorBidi" w:cstheme="minorBidi"/>
          <w:sz w:val="20"/>
        </w:rPr>
        <w:t>(two localities, from different clades)</w:t>
      </w:r>
      <w:r w:rsidRPr="00F46F77">
        <w:rPr>
          <w:rFonts w:asciiTheme="minorBidi" w:hAnsiTheme="minorBidi" w:cstheme="minorBidi"/>
          <w:i/>
          <w:iCs/>
          <w:sz w:val="20"/>
        </w:rPr>
        <w:t xml:space="preserve">, P. tryoni tegminifera and Par. Gigantean </w:t>
      </w:r>
      <w:r w:rsidRPr="00F46F77">
        <w:rPr>
          <w:rFonts w:asciiTheme="minorBidi" w:hAnsiTheme="minorBidi" w:cstheme="minorBidi"/>
          <w:sz w:val="20"/>
        </w:rPr>
        <w:t>(Dataset S1)</w:t>
      </w:r>
      <w:r w:rsidRPr="00F46F77">
        <w:rPr>
          <w:rFonts w:asciiTheme="minorBidi" w:hAnsiTheme="minorBidi" w:cstheme="minorBidi"/>
          <w:i/>
          <w:iCs/>
          <w:sz w:val="20"/>
        </w:rPr>
        <w:t>.</w:t>
      </w:r>
      <w:r w:rsidRPr="00F46F77">
        <w:rPr>
          <w:rFonts w:asciiTheme="minorBidi" w:hAnsiTheme="minorBidi" w:cstheme="minorBidi"/>
          <w:sz w:val="20"/>
        </w:rPr>
        <w:t xml:space="preserve"> Libraries were prepared from gDNA using the Ligation Sequencing Kit V14 (SQK-LSK114) protocol according to the manufacturer’s instructions with the following modifications and options. The DNA Repair and End-Prep reaction continued for 15</w:t>
      </w:r>
      <w:r w:rsidR="00766B03">
        <w:rPr>
          <w:rFonts w:asciiTheme="minorBidi" w:hAnsiTheme="minorBidi" w:cstheme="minorBidi"/>
          <w:sz w:val="20"/>
        </w:rPr>
        <w:t>–</w:t>
      </w:r>
      <w:r w:rsidRPr="00F46F77">
        <w:rPr>
          <w:rFonts w:asciiTheme="minorBidi" w:hAnsiTheme="minorBidi" w:cstheme="minorBidi"/>
          <w:sz w:val="20"/>
        </w:rPr>
        <w:t>20 min. The Adapter ligation reaction proceeded for 20 min and the kit LFB wash buffer was used to enrich for longer fragments. Final library elution occurred at 37</w:t>
      </w:r>
      <w:r w:rsidR="00A051E3" w:rsidRPr="009A1543">
        <w:rPr>
          <w:rFonts w:ascii="Arial" w:hAnsi="Arial" w:cs="Arial"/>
          <w:sz w:val="20"/>
        </w:rPr>
        <w:t>º</w:t>
      </w:r>
      <w:r w:rsidRPr="00F46F77">
        <w:rPr>
          <w:rFonts w:asciiTheme="minorBidi" w:hAnsiTheme="minorBidi" w:cstheme="minorBidi"/>
          <w:sz w:val="20"/>
        </w:rPr>
        <w:t>C to improve the recovery of long fragments. The integrity and concentration of final libraries were assessed using a 4200 TapeStation System (Agilent Technologies) and Qubit 2.0 Fluorometer (Invitrogen by Life Technologies) as previously described.</w:t>
      </w:r>
    </w:p>
    <w:p w14:paraId="4405E461" w14:textId="77777777" w:rsidR="006B2DE1" w:rsidRPr="00F46F77" w:rsidRDefault="006B2DE1" w:rsidP="006B2DE1">
      <w:pPr>
        <w:rPr>
          <w:rFonts w:asciiTheme="minorBidi" w:hAnsiTheme="minorBidi" w:cstheme="minorBidi"/>
          <w:sz w:val="20"/>
        </w:rPr>
      </w:pPr>
    </w:p>
    <w:p w14:paraId="31174577" w14:textId="77485B40" w:rsidR="006B2DE1" w:rsidRDefault="006B2DE1" w:rsidP="006B2DE1">
      <w:pPr>
        <w:rPr>
          <w:rFonts w:asciiTheme="minorBidi" w:hAnsiTheme="minorBidi" w:cstheme="minorBidi"/>
          <w:sz w:val="20"/>
        </w:rPr>
      </w:pPr>
      <w:r w:rsidRPr="00F46F77">
        <w:rPr>
          <w:rFonts w:asciiTheme="minorBidi" w:hAnsiTheme="minorBidi" w:cstheme="minorBidi"/>
          <w:sz w:val="20"/>
        </w:rPr>
        <w:t>Libraries were sequenced on a PromethION 24 sequencer (Oxford Nanopore Technologies) using R10.4.1 flow cells (FLO-PRO114M), following the manufacturer’s instructions. Libraries were stored at 4</w:t>
      </w:r>
      <w:r w:rsidR="007355B5" w:rsidRPr="007C2E7E">
        <w:rPr>
          <w:rFonts w:ascii="Arial" w:hAnsi="Arial" w:cs="Arial"/>
          <w:sz w:val="20"/>
        </w:rPr>
        <w:t>º</w:t>
      </w:r>
      <w:r w:rsidRPr="00F46F77">
        <w:rPr>
          <w:rFonts w:asciiTheme="minorBidi" w:hAnsiTheme="minorBidi" w:cstheme="minorBidi"/>
          <w:sz w:val="20"/>
        </w:rPr>
        <w:t>C for less than a week if not sequenced immediately. The sequencing output was additionally increased by washing the flow cells (EXP-WSH004) after approximately 24 and 48 h, and reloading the libraries for sequencing for a total of 72 h. Sequencing was performed in super-accurate base-calling v4.3.0 mode (400 bps).</w:t>
      </w:r>
    </w:p>
    <w:p w14:paraId="2B212A0E" w14:textId="32571B73" w:rsidR="00600ACF" w:rsidRDefault="00600ACF" w:rsidP="006B2DE1">
      <w:pPr>
        <w:rPr>
          <w:rFonts w:asciiTheme="minorBidi" w:hAnsiTheme="minorBidi" w:cstheme="minorBidi"/>
          <w:sz w:val="20"/>
        </w:rPr>
      </w:pPr>
    </w:p>
    <w:p w14:paraId="52860392" w14:textId="3EA1203F" w:rsidR="001E5D60" w:rsidRDefault="00600ACF" w:rsidP="001E5D60">
      <w:pPr>
        <w:rPr>
          <w:rFonts w:ascii="Arial" w:hAnsi="Arial" w:cs="Arial"/>
          <w:sz w:val="20"/>
          <w:lang w:val="en-AU" w:eastAsia="en-GB"/>
        </w:rPr>
      </w:pPr>
      <w:r>
        <w:rPr>
          <w:rFonts w:asciiTheme="minorBidi" w:hAnsiTheme="minorBidi" w:cstheme="minorBidi"/>
          <w:sz w:val="20"/>
        </w:rPr>
        <w:t xml:space="preserve">RNA was extracted from </w:t>
      </w:r>
      <w:r w:rsidR="001E5D60">
        <w:rPr>
          <w:rFonts w:asciiTheme="minorBidi" w:hAnsiTheme="minorBidi" w:cstheme="minorBidi"/>
          <w:sz w:val="20"/>
        </w:rPr>
        <w:t xml:space="preserve">leg and fat body tissue samples </w:t>
      </w:r>
      <w:r w:rsidR="009A1543">
        <w:rPr>
          <w:rFonts w:asciiTheme="minorBidi" w:hAnsiTheme="minorBidi" w:cstheme="minorBidi"/>
          <w:sz w:val="20"/>
        </w:rPr>
        <w:t xml:space="preserve">from </w:t>
      </w:r>
      <w:r w:rsidR="009A1543" w:rsidRPr="009A1543">
        <w:rPr>
          <w:rFonts w:asciiTheme="minorBidi" w:hAnsiTheme="minorBidi" w:cstheme="minorBidi"/>
          <w:i/>
          <w:iCs/>
          <w:sz w:val="20"/>
        </w:rPr>
        <w:t>Panesthia tryoni tegminifera</w:t>
      </w:r>
      <w:r w:rsidR="009A1543" w:rsidRPr="009A1543">
        <w:rPr>
          <w:rFonts w:asciiTheme="minorBidi" w:hAnsiTheme="minorBidi" w:cstheme="minorBidi"/>
          <w:sz w:val="20"/>
        </w:rPr>
        <w:t xml:space="preserve"> (Z011), </w:t>
      </w:r>
      <w:r w:rsidR="009A1543" w:rsidRPr="009A1543">
        <w:rPr>
          <w:rFonts w:asciiTheme="minorBidi" w:hAnsiTheme="minorBidi" w:cstheme="minorBidi"/>
          <w:i/>
          <w:iCs/>
          <w:sz w:val="20"/>
        </w:rPr>
        <w:t>Macropanesthia lithgowae</w:t>
      </w:r>
      <w:r w:rsidR="009A1543" w:rsidRPr="009A1543">
        <w:rPr>
          <w:rFonts w:asciiTheme="minorBidi" w:hAnsiTheme="minorBidi" w:cstheme="minorBidi"/>
          <w:sz w:val="20"/>
        </w:rPr>
        <w:t xml:space="preserve"> (Z009) and </w:t>
      </w:r>
      <w:r w:rsidR="009A1543" w:rsidRPr="009A1543">
        <w:rPr>
          <w:rFonts w:asciiTheme="minorBidi" w:hAnsiTheme="minorBidi" w:cstheme="minorBidi"/>
          <w:i/>
          <w:iCs/>
          <w:sz w:val="20"/>
        </w:rPr>
        <w:t>Panesthia sloanei</w:t>
      </w:r>
      <w:r w:rsidR="009A1543" w:rsidRPr="009A1543">
        <w:rPr>
          <w:rFonts w:asciiTheme="minorBidi" w:hAnsiTheme="minorBidi" w:cstheme="minorBidi"/>
          <w:sz w:val="20"/>
        </w:rPr>
        <w:t xml:space="preserve"> (Z001)</w:t>
      </w:r>
      <w:r w:rsidR="009A1543">
        <w:rPr>
          <w:rFonts w:asciiTheme="minorBidi" w:hAnsiTheme="minorBidi" w:cstheme="minorBidi"/>
          <w:sz w:val="20"/>
        </w:rPr>
        <w:t xml:space="preserve"> </w:t>
      </w:r>
      <w:r w:rsidR="001E5D60">
        <w:rPr>
          <w:rFonts w:asciiTheme="minorBidi" w:hAnsiTheme="minorBidi" w:cstheme="minorBidi"/>
          <w:sz w:val="20"/>
        </w:rPr>
        <w:t>using Trizol, following the manufacturer’s recommendations.</w:t>
      </w:r>
      <w:r w:rsidR="001E5D60">
        <w:rPr>
          <w:rFonts w:ascii="Arial" w:hAnsi="Arial" w:cs="Arial"/>
          <w:sz w:val="20"/>
          <w:lang w:val="en-AU" w:eastAsia="en-GB"/>
        </w:rPr>
        <w:t xml:space="preserve"> </w:t>
      </w:r>
      <w:r w:rsidR="001E5D60" w:rsidRPr="001E5D60">
        <w:rPr>
          <w:rFonts w:ascii="Arial" w:hAnsi="Arial" w:cs="Arial"/>
          <w:sz w:val="20"/>
          <w:lang w:val="en-AU" w:eastAsia="en-GB"/>
        </w:rPr>
        <w:t xml:space="preserve">RNA samples were submitted to the Australian Genome Research Facility (AGRF) for library preparation and sequencing. RNA quantity and integrity were assessed by AGRF prior to library construction. Sequencing libraries were prepared using an </w:t>
      </w:r>
      <w:r w:rsidR="001E5D60" w:rsidRPr="001E5D60">
        <w:rPr>
          <w:rFonts w:ascii="Arial" w:hAnsi="Arial" w:cs="Arial"/>
          <w:sz w:val="20"/>
          <w:lang w:val="en-AU" w:eastAsia="en-GB"/>
        </w:rPr>
        <w:lastRenderedPageBreak/>
        <w:t>Illumina-compatible stranded total RNA library preparation protocol incorporating ribosomal RNA depletion. Following rRNA removal, RNA was fragmented and reverse-transcribed to cDNA, followed by end repair, adaptor ligation, and PCR amplification. Libraries were pooled and sequenced on an Illumina platform to generate paired-end reads. Base calling, demultiplexing, and primary quality control were performed by AGRF prior to delivery of FASTQ files.</w:t>
      </w:r>
    </w:p>
    <w:p w14:paraId="19084F59" w14:textId="6ED8CD97" w:rsidR="001E5D60" w:rsidRDefault="001E5D60" w:rsidP="001E5D60">
      <w:pPr>
        <w:rPr>
          <w:rFonts w:ascii="Arial" w:hAnsi="Arial" w:cs="Arial"/>
          <w:sz w:val="20"/>
          <w:lang w:val="en-AU" w:eastAsia="en-GB"/>
        </w:rPr>
      </w:pPr>
    </w:p>
    <w:p w14:paraId="6ED39F37" w14:textId="71EA3CEC" w:rsidR="006B2DE1" w:rsidRDefault="006B2DE1" w:rsidP="006B2DE1">
      <w:pPr>
        <w:pStyle w:val="SMSubheading"/>
        <w:rPr>
          <w:rFonts w:ascii="Arial" w:hAnsi="Arial" w:cs="Arial"/>
          <w:b/>
          <w:sz w:val="20"/>
          <w:u w:val="none"/>
        </w:rPr>
      </w:pPr>
      <w:r w:rsidRPr="006B2DE1">
        <w:rPr>
          <w:rFonts w:ascii="Arial" w:hAnsi="Arial" w:cs="Arial"/>
          <w:b/>
          <w:sz w:val="20"/>
          <w:u w:val="none"/>
        </w:rPr>
        <w:t>Genome assembly and annotation</w:t>
      </w:r>
    </w:p>
    <w:p w14:paraId="24042EB8" w14:textId="471C7D39"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For the ONT sequencing that incorporated duplex base calling (Dataset S1), redundant simplex reads (i.e.</w:t>
      </w:r>
      <w:r w:rsidR="00DB586A">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simplex reads which have duplex offsprings) were removed using samtools v1.2 </w:t>
      </w:r>
      <w:r w:rsidR="00A524E5">
        <w:rPr>
          <w:rFonts w:asciiTheme="minorBidi" w:hAnsiTheme="minorBidi" w:cstheme="minorBidi"/>
          <w:color w:val="000000" w:themeColor="text1"/>
          <w:sz w:val="20"/>
        </w:rPr>
        <w:t>[1]</w:t>
      </w:r>
      <w:r w:rsidRPr="00F46F77">
        <w:rPr>
          <w:rFonts w:asciiTheme="minorBidi" w:hAnsiTheme="minorBidi" w:cstheme="minorBidi"/>
          <w:color w:val="000000" w:themeColor="text1"/>
          <w:sz w:val="20"/>
        </w:rPr>
        <w:t>.</w:t>
      </w:r>
      <w:r w:rsidR="00D84554">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t>Adapters were trimmed for all ONT sequence data (with and without duplex calling) and converted into fastq files using dorado v0.6 (</w:t>
      </w:r>
      <w:hyperlink r:id="rId9" w:history="1">
        <w:r w:rsidRPr="00F46F77">
          <w:rPr>
            <w:rStyle w:val="affff5"/>
            <w:rFonts w:asciiTheme="minorBidi" w:hAnsiTheme="minorBidi" w:cstheme="minorBidi"/>
            <w:sz w:val="20"/>
          </w:rPr>
          <w:t>https://github.com/nanoporetech/dorado</w:t>
        </w:r>
      </w:hyperlink>
      <w:r w:rsidRPr="00F46F77">
        <w:rPr>
          <w:rFonts w:asciiTheme="minorBidi" w:hAnsiTheme="minorBidi" w:cstheme="minorBidi"/>
          <w:color w:val="000000" w:themeColor="text1"/>
          <w:sz w:val="20"/>
        </w:rPr>
        <w:t>).</w:t>
      </w:r>
    </w:p>
    <w:p w14:paraId="4F80FD98" w14:textId="77777777" w:rsidR="006B2DE1" w:rsidRPr="00F46F77" w:rsidRDefault="006B2DE1" w:rsidP="006B2DE1">
      <w:pPr>
        <w:rPr>
          <w:rFonts w:asciiTheme="minorBidi" w:hAnsiTheme="minorBidi" w:cstheme="minorBidi"/>
          <w:color w:val="000000" w:themeColor="text1"/>
          <w:sz w:val="20"/>
        </w:rPr>
      </w:pPr>
    </w:p>
    <w:p w14:paraId="228D8544" w14:textId="47E0D535"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i/>
          <w:color w:val="000000" w:themeColor="text1"/>
          <w:sz w:val="20"/>
        </w:rPr>
        <w:t>De novo</w:t>
      </w:r>
      <w:r w:rsidRPr="00F46F77">
        <w:rPr>
          <w:rFonts w:asciiTheme="minorBidi" w:hAnsiTheme="minorBidi" w:cstheme="minorBidi"/>
          <w:color w:val="000000" w:themeColor="text1"/>
          <w:sz w:val="20"/>
        </w:rPr>
        <w:t xml:space="preserve"> assembly was carried out using the trimmed ONT data using Flye v</w:t>
      </w:r>
      <w:r w:rsidRPr="00F46F77">
        <w:rPr>
          <w:rFonts w:asciiTheme="minorBidi" w:hAnsiTheme="minorBidi" w:cstheme="minorBidi"/>
          <w:sz w:val="20"/>
        </w:rPr>
        <w:t xml:space="preserve"> </w:t>
      </w:r>
      <w:r w:rsidRPr="00F46F77">
        <w:rPr>
          <w:rFonts w:asciiTheme="minorBidi" w:hAnsiTheme="minorBidi" w:cstheme="minorBidi"/>
          <w:color w:val="000000" w:themeColor="text1"/>
          <w:sz w:val="20"/>
        </w:rPr>
        <w:t xml:space="preserve">2.9.3 </w:t>
      </w:r>
      <w:r w:rsidR="00C05AD4">
        <w:rPr>
          <w:rFonts w:asciiTheme="minorBidi" w:hAnsiTheme="minorBidi" w:cstheme="minorBidi"/>
          <w:color w:val="000000" w:themeColor="text1"/>
          <w:sz w:val="20"/>
        </w:rPr>
        <w:t>[2]</w:t>
      </w:r>
      <w:r w:rsidRPr="00F46F77">
        <w:rPr>
          <w:rFonts w:asciiTheme="minorBidi" w:hAnsiTheme="minorBidi" w:cstheme="minorBidi"/>
          <w:color w:val="000000" w:themeColor="text1"/>
          <w:sz w:val="20"/>
        </w:rPr>
        <w:t>. After some initial optimi</w:t>
      </w:r>
      <w:r w:rsidR="00CE368B">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ation experiments, the ONT sequencing data with duplex calling was assembled using the ‘ONT corrected’ mode (--nano-corr) and a minimum overlap of 10,000 (--min-overlap 10000), while the other ONT sequencing data was assembled using the ‘ONT raw’ mode (--nano-raw) and default settings. An additional two iterations of polishing were carried out after the assemblies. The purge_dups v1.2</w:t>
      </w:r>
      <w:r w:rsidRPr="008F5282">
        <w:rPr>
          <w:rFonts w:asciiTheme="minorBidi" w:hAnsiTheme="minorBidi" w:cstheme="minorBidi"/>
          <w:color w:val="000000" w:themeColor="text1"/>
          <w:sz w:val="20"/>
        </w:rPr>
        <w:t xml:space="preserve">.5 </w:t>
      </w:r>
      <w:r w:rsidR="008F5282" w:rsidRPr="008F5282">
        <w:rPr>
          <w:rFonts w:asciiTheme="minorBidi" w:hAnsiTheme="minorBidi" w:cstheme="minorBidi"/>
          <w:color w:val="000000" w:themeColor="text1"/>
          <w:sz w:val="20"/>
        </w:rPr>
        <w:t>[3]</w:t>
      </w:r>
      <w:r w:rsidRPr="008F5282">
        <w:rPr>
          <w:rFonts w:asciiTheme="minorBidi" w:hAnsiTheme="minorBidi" w:cstheme="minorBidi"/>
          <w:color w:val="000000" w:themeColor="text1"/>
          <w:sz w:val="20"/>
        </w:rPr>
        <w:t xml:space="preserve"> pipeline</w:t>
      </w:r>
      <w:r w:rsidRPr="00F46F77">
        <w:rPr>
          <w:rFonts w:asciiTheme="minorBidi" w:hAnsiTheme="minorBidi" w:cstheme="minorBidi"/>
          <w:color w:val="000000" w:themeColor="text1"/>
          <w:sz w:val="20"/>
        </w:rPr>
        <w:t xml:space="preserve"> was used to remove putative haplotypic duplications and heterozygous overlaps from the genomes. Raw ONT reads were mapped to the draft assembly using minimap2 v2.18 </w:t>
      </w:r>
      <w:r w:rsidR="008F5282">
        <w:rPr>
          <w:rFonts w:asciiTheme="minorBidi" w:hAnsiTheme="minorBidi" w:cstheme="minorBidi"/>
          <w:color w:val="000000" w:themeColor="text1"/>
          <w:sz w:val="20"/>
        </w:rPr>
        <w:t>[4,5]</w:t>
      </w:r>
      <w:r w:rsidRPr="00F46F77">
        <w:rPr>
          <w:rFonts w:asciiTheme="minorBidi" w:hAnsiTheme="minorBidi" w:cstheme="minorBidi"/>
          <w:color w:val="000000" w:themeColor="text1"/>
          <w:sz w:val="20"/>
        </w:rPr>
        <w:t xml:space="preserve"> for this purging step. QUAST v5.3.0 </w:t>
      </w:r>
      <w:r w:rsidR="008F5282">
        <w:rPr>
          <w:rFonts w:asciiTheme="minorBidi" w:hAnsiTheme="minorBidi" w:cstheme="minorBidi"/>
          <w:color w:val="000000" w:themeColor="text1"/>
          <w:sz w:val="20"/>
        </w:rPr>
        <w:t>[6]</w:t>
      </w:r>
      <w:r w:rsidRPr="00F46F77">
        <w:rPr>
          <w:rFonts w:asciiTheme="minorBidi" w:hAnsiTheme="minorBidi" w:cstheme="minorBidi"/>
          <w:color w:val="000000" w:themeColor="text1"/>
          <w:sz w:val="20"/>
        </w:rPr>
        <w:t xml:space="preserve"> was used to assess the assembly continuity, and BUSCO v5.8.1 was used to assess assembly completeness (utilizing the Insecta lineage data set;</w:t>
      </w:r>
      <w:r w:rsidR="008F5282">
        <w:rPr>
          <w:rFonts w:asciiTheme="minorBidi" w:hAnsiTheme="minorBidi" w:cstheme="minorBidi"/>
          <w:color w:val="000000" w:themeColor="text1"/>
          <w:sz w:val="20"/>
        </w:rPr>
        <w:t xml:space="preserve"> [7,8]</w:t>
      </w:r>
      <w:r w:rsidRPr="00F46F77">
        <w:rPr>
          <w:rFonts w:asciiTheme="minorBidi" w:hAnsiTheme="minorBidi" w:cstheme="minorBidi"/>
          <w:color w:val="000000" w:themeColor="text1"/>
          <w:sz w:val="20"/>
        </w:rPr>
        <w:t>).</w:t>
      </w:r>
    </w:p>
    <w:p w14:paraId="2A3E3B66" w14:textId="77777777" w:rsidR="006B2DE1" w:rsidRPr="00F46F77" w:rsidRDefault="006B2DE1" w:rsidP="006B2DE1">
      <w:pPr>
        <w:rPr>
          <w:rFonts w:asciiTheme="minorBidi" w:hAnsiTheme="minorBidi" w:cstheme="minorBidi"/>
          <w:color w:val="000000" w:themeColor="text1"/>
          <w:sz w:val="20"/>
        </w:rPr>
      </w:pPr>
    </w:p>
    <w:p w14:paraId="30798CA6" w14:textId="6593C6D4"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The genome assemblies were annotated using FGENESH++ v7.2.2 </w:t>
      </w:r>
      <w:r w:rsidR="008F5282">
        <w:rPr>
          <w:rFonts w:asciiTheme="minorBidi" w:hAnsiTheme="minorBidi" w:cstheme="minorBidi"/>
          <w:color w:val="000000" w:themeColor="text1"/>
          <w:sz w:val="20"/>
        </w:rPr>
        <w:t>[9,10]</w:t>
      </w:r>
      <w:r w:rsidRPr="00F46F77">
        <w:rPr>
          <w:rFonts w:asciiTheme="minorBidi" w:hAnsiTheme="minorBidi" w:cstheme="minorBidi"/>
          <w:color w:val="000000" w:themeColor="text1"/>
          <w:sz w:val="20"/>
        </w:rPr>
        <w:t xml:space="preserve">, performed on the Nimbus cloud service provided by the Pawsey Supercomputing Centre. Prior to annotation, we generated a repeat library with RepeatModeler v2.0.1 </w:t>
      </w:r>
      <w:r w:rsidR="008F5282">
        <w:rPr>
          <w:rFonts w:asciiTheme="minorBidi" w:hAnsiTheme="minorBidi" w:cstheme="minorBidi"/>
          <w:color w:val="000000" w:themeColor="text1"/>
          <w:sz w:val="20"/>
        </w:rPr>
        <w:t>[11]</w:t>
      </w:r>
      <w:r w:rsidRPr="00F46F77">
        <w:rPr>
          <w:rFonts w:asciiTheme="minorBidi" w:hAnsiTheme="minorBidi" w:cstheme="minorBidi"/>
          <w:color w:val="000000" w:themeColor="text1"/>
          <w:sz w:val="20"/>
        </w:rPr>
        <w:t xml:space="preserve"> and masked repetitive elements in the assemblies using RepeatMasker v4.0.6 </w:t>
      </w:r>
      <w:r w:rsidR="008F5282">
        <w:rPr>
          <w:rFonts w:asciiTheme="minorBidi" w:hAnsiTheme="minorBidi" w:cstheme="minorBidi"/>
          <w:color w:val="000000" w:themeColor="text1"/>
          <w:sz w:val="20"/>
        </w:rPr>
        <w:t>[12]</w:t>
      </w:r>
      <w:r w:rsidRPr="00F46F77">
        <w:rPr>
          <w:rFonts w:asciiTheme="minorBidi" w:hAnsiTheme="minorBidi" w:cstheme="minorBidi"/>
          <w:color w:val="000000" w:themeColor="text1"/>
          <w:sz w:val="20"/>
        </w:rPr>
        <w:t xml:space="preserve">, applying the ‘-nolow’ option to exclude low-complexity or simple repeats from masking. The masked and unmasked assemblies were used as input for FGENESH++. Following </w:t>
      </w:r>
      <w:r w:rsidRPr="008F5282">
        <w:rPr>
          <w:rFonts w:asciiTheme="minorBidi" w:hAnsiTheme="minorBidi" w:cstheme="minorBidi"/>
          <w:color w:val="000000" w:themeColor="text1"/>
          <w:sz w:val="20"/>
        </w:rPr>
        <w:t xml:space="preserve">Ewart et al. </w:t>
      </w:r>
      <w:r w:rsidR="008F5282" w:rsidRPr="008F5282">
        <w:rPr>
          <w:rFonts w:asciiTheme="minorBidi" w:hAnsiTheme="minorBidi" w:cstheme="minorBidi"/>
          <w:color w:val="000000" w:themeColor="text1"/>
          <w:sz w:val="20"/>
        </w:rPr>
        <w:t>[13]</w:t>
      </w:r>
      <w:r w:rsidRPr="008F5282">
        <w:rPr>
          <w:rFonts w:asciiTheme="minorBidi" w:hAnsiTheme="minorBidi" w:cstheme="minorBidi"/>
          <w:color w:val="000000" w:themeColor="text1"/>
          <w:sz w:val="20"/>
        </w:rPr>
        <w:t>, FGENESH</w:t>
      </w:r>
      <w:r w:rsidRPr="00F46F77">
        <w:rPr>
          <w:rFonts w:asciiTheme="minorBidi" w:hAnsiTheme="minorBidi" w:cstheme="minorBidi"/>
          <w:color w:val="000000" w:themeColor="text1"/>
          <w:sz w:val="20"/>
        </w:rPr>
        <w:t>++ was run with the non-mammalian general pipeline settings, employing optimized gene-finding parameters trained on the pea aphid (</w:t>
      </w:r>
      <w:r w:rsidRPr="00F46F77">
        <w:rPr>
          <w:rFonts w:asciiTheme="minorBidi" w:hAnsiTheme="minorBidi" w:cstheme="minorBidi"/>
          <w:i/>
          <w:iCs/>
          <w:color w:val="000000" w:themeColor="text1"/>
          <w:sz w:val="20"/>
        </w:rPr>
        <w:t>Acyrthosiphon pisum</w:t>
      </w:r>
      <w:r w:rsidRPr="00F46F77">
        <w:rPr>
          <w:rFonts w:asciiTheme="minorBidi" w:hAnsiTheme="minorBidi" w:cstheme="minorBidi"/>
          <w:color w:val="000000" w:themeColor="text1"/>
          <w:sz w:val="20"/>
        </w:rPr>
        <w:t xml:space="preserve">) genome, and a curated insect protein database (provided by Softberry; 2020 release) for “prot_map” homology-based predictions. </w:t>
      </w:r>
      <w:r w:rsidRPr="00F46F77">
        <w:rPr>
          <w:rFonts w:asciiTheme="minorBidi" w:hAnsiTheme="minorBidi" w:cstheme="minorBidi"/>
          <w:i/>
          <w:iCs/>
          <w:color w:val="000000" w:themeColor="text1"/>
          <w:sz w:val="20"/>
        </w:rPr>
        <w:t xml:space="preserve">Ab initio </w:t>
      </w:r>
      <w:r w:rsidRPr="00F46F77">
        <w:rPr>
          <w:rFonts w:asciiTheme="minorBidi" w:hAnsiTheme="minorBidi" w:cstheme="minorBidi"/>
          <w:color w:val="000000" w:themeColor="text1"/>
          <w:sz w:val="20"/>
        </w:rPr>
        <w:t>predictions lacking BLAST support were excluded.</w:t>
      </w:r>
    </w:p>
    <w:p w14:paraId="421598EB" w14:textId="77777777" w:rsidR="006B2DE1" w:rsidRPr="00F46F77" w:rsidRDefault="006B2DE1" w:rsidP="006B2DE1">
      <w:pPr>
        <w:rPr>
          <w:rFonts w:asciiTheme="minorBidi" w:hAnsiTheme="minorBidi" w:cstheme="minorBidi"/>
          <w:color w:val="000000" w:themeColor="text1"/>
          <w:sz w:val="20"/>
        </w:rPr>
      </w:pPr>
    </w:p>
    <w:p w14:paraId="51983654" w14:textId="09916FFF" w:rsidR="006B2DE1"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These newly assembled genomes were combined with other cockroach and termite genomes from InsectBase 2.0 </w:t>
      </w:r>
      <w:r w:rsidR="008F5282">
        <w:rPr>
          <w:rFonts w:asciiTheme="minorBidi" w:hAnsiTheme="minorBidi" w:cstheme="minorBidi"/>
          <w:color w:val="000000" w:themeColor="text1"/>
          <w:sz w:val="20"/>
        </w:rPr>
        <w:t>[14]</w:t>
      </w:r>
      <w:r w:rsidRPr="00F46F77">
        <w:rPr>
          <w:rFonts w:asciiTheme="minorBidi" w:hAnsiTheme="minorBidi" w:cstheme="minorBidi"/>
          <w:color w:val="000000" w:themeColor="text1"/>
          <w:sz w:val="20"/>
        </w:rPr>
        <w:t xml:space="preserve">, NCBI and </w:t>
      </w:r>
      <w:r w:rsidR="008F5282" w:rsidRPr="008F5282">
        <w:rPr>
          <w:rFonts w:asciiTheme="minorBidi" w:hAnsiTheme="minorBidi" w:cstheme="minorBidi"/>
          <w:color w:val="000000" w:themeColor="text1"/>
          <w:sz w:val="20"/>
        </w:rPr>
        <w:t>Ewart et al. [13]</w:t>
      </w:r>
      <w:r w:rsidRPr="00F46F77">
        <w:rPr>
          <w:rFonts w:asciiTheme="minorBidi" w:hAnsiTheme="minorBidi" w:cstheme="minorBidi"/>
          <w:color w:val="000000" w:themeColor="text1"/>
          <w:sz w:val="20"/>
        </w:rPr>
        <w:t xml:space="preserve"> for subsequent analyses (see Dataset S2 for species/genome details). </w:t>
      </w:r>
      <w:r w:rsidRPr="00F46F77">
        <w:rPr>
          <w:rFonts w:asciiTheme="minorBidi" w:hAnsiTheme="minorBidi" w:cstheme="minorBidi"/>
          <w:i/>
          <w:color w:val="000000" w:themeColor="text1"/>
          <w:sz w:val="20"/>
        </w:rPr>
        <w:t>Periplaneta americana</w:t>
      </w:r>
      <w:r w:rsidRPr="00F46F77">
        <w:rPr>
          <w:rFonts w:asciiTheme="minorBidi" w:hAnsiTheme="minorBidi" w:cstheme="minorBidi"/>
          <w:color w:val="000000" w:themeColor="text1"/>
          <w:sz w:val="20"/>
        </w:rPr>
        <w:t xml:space="preserve">, </w:t>
      </w:r>
      <w:r w:rsidRPr="00F46F77">
        <w:rPr>
          <w:rFonts w:asciiTheme="minorBidi" w:hAnsiTheme="minorBidi" w:cstheme="minorBidi"/>
          <w:i/>
          <w:color w:val="000000" w:themeColor="text1"/>
          <w:sz w:val="20"/>
        </w:rPr>
        <w:t>Blattella germanica</w:t>
      </w:r>
      <w:r w:rsidRPr="00F46F77">
        <w:rPr>
          <w:rFonts w:asciiTheme="minorBidi" w:hAnsiTheme="minorBidi" w:cstheme="minorBidi"/>
          <w:color w:val="000000" w:themeColor="text1"/>
          <w:sz w:val="20"/>
        </w:rPr>
        <w:t xml:space="preserve">, and </w:t>
      </w:r>
      <w:r w:rsidRPr="00F46F77">
        <w:rPr>
          <w:rFonts w:asciiTheme="minorBidi" w:hAnsiTheme="minorBidi" w:cstheme="minorBidi"/>
          <w:i/>
          <w:color w:val="000000" w:themeColor="text1"/>
          <w:sz w:val="20"/>
        </w:rPr>
        <w:t>Zootermopsis nevadensis</w:t>
      </w:r>
      <w:r w:rsidRPr="00F46F77">
        <w:rPr>
          <w:rFonts w:asciiTheme="minorBidi" w:hAnsiTheme="minorBidi" w:cstheme="minorBidi"/>
          <w:color w:val="000000" w:themeColor="text1"/>
          <w:sz w:val="20"/>
        </w:rPr>
        <w:t xml:space="preserve"> had multiple available genomes from various sources, which were all included to assess whether differences in data type and/or assembly methods affected the results </w:t>
      </w:r>
      <w:r w:rsidR="001C3F56">
        <w:rPr>
          <w:rFonts w:asciiTheme="minorBidi" w:hAnsiTheme="minorBidi" w:cstheme="minorBidi"/>
          <w:color w:val="000000" w:themeColor="text1"/>
          <w:sz w:val="20"/>
        </w:rPr>
        <w:t>of</w:t>
      </w:r>
      <w:r w:rsidR="001C3F56" w:rsidRPr="00F46F77">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t>subsequent analyses.</w:t>
      </w:r>
    </w:p>
    <w:p w14:paraId="1F3117F0" w14:textId="397027D5" w:rsidR="00D800A8" w:rsidRDefault="00D800A8" w:rsidP="006B2DE1">
      <w:pPr>
        <w:rPr>
          <w:rFonts w:asciiTheme="minorBidi" w:hAnsiTheme="minorBidi" w:cstheme="minorBidi"/>
          <w:color w:val="000000" w:themeColor="text1"/>
          <w:sz w:val="20"/>
        </w:rPr>
      </w:pPr>
    </w:p>
    <w:p w14:paraId="1C3A1F7F" w14:textId="77777777" w:rsidR="00D800A8" w:rsidRDefault="00D800A8" w:rsidP="00D800A8">
      <w:pPr>
        <w:pStyle w:val="SMSubheading"/>
        <w:rPr>
          <w:rFonts w:ascii="Arial" w:hAnsi="Arial" w:cs="Arial"/>
          <w:b/>
          <w:bCs/>
          <w:sz w:val="20"/>
          <w:u w:val="none"/>
        </w:rPr>
      </w:pPr>
      <w:r>
        <w:rPr>
          <w:rFonts w:ascii="Arial" w:hAnsi="Arial" w:cs="Arial"/>
          <w:b/>
          <w:bCs/>
          <w:sz w:val="20"/>
          <w:u w:val="none"/>
        </w:rPr>
        <w:t>RNA assembly and mapping</w:t>
      </w:r>
    </w:p>
    <w:p w14:paraId="5FCFF4BF" w14:textId="0183AAB4" w:rsidR="00D800A8" w:rsidRPr="00E70052" w:rsidRDefault="00D800A8" w:rsidP="00D800A8">
      <w:pPr>
        <w:pStyle w:val="SMSubheading"/>
        <w:rPr>
          <w:rFonts w:ascii="Arial" w:hAnsi="Arial" w:cs="Arial"/>
          <w:sz w:val="20"/>
          <w:highlight w:val="yellow"/>
          <w:u w:val="none"/>
        </w:rPr>
      </w:pPr>
      <w:r>
        <w:rPr>
          <w:rFonts w:ascii="Arial" w:hAnsi="Arial" w:cs="Arial"/>
          <w:sz w:val="20"/>
          <w:u w:val="none"/>
        </w:rPr>
        <w:t>Raw RNA reads underwent secondary quality assessment using FastQC v.</w:t>
      </w:r>
      <w:r w:rsidRPr="00A46C0D">
        <w:rPr>
          <w:rFonts w:ascii="Arial" w:hAnsi="Arial" w:cs="Arial"/>
          <w:sz w:val="20"/>
          <w:u w:val="none"/>
        </w:rPr>
        <w:t>0.12.0</w:t>
      </w:r>
      <w:r w:rsidRPr="00DC623A">
        <w:rPr>
          <w:rFonts w:ascii="Arial" w:hAnsi="Arial" w:cs="Arial"/>
          <w:sz w:val="20"/>
          <w:u w:val="none"/>
        </w:rPr>
        <w:t xml:space="preserve"> </w:t>
      </w:r>
      <w:r w:rsidR="008F5282">
        <w:rPr>
          <w:rFonts w:ascii="Arial" w:hAnsi="Arial" w:cs="Arial"/>
          <w:sz w:val="20"/>
          <w:u w:val="none"/>
        </w:rPr>
        <w:t>[15]</w:t>
      </w:r>
      <w:r>
        <w:rPr>
          <w:rFonts w:ascii="Arial" w:hAnsi="Arial" w:cs="Arial"/>
          <w:sz w:val="20"/>
          <w:u w:val="none"/>
        </w:rPr>
        <w:t>, followed by adaptor trimming and removal of reads with length &lt;20 bp and Q</w:t>
      </w:r>
      <w:r w:rsidR="009A1543">
        <w:rPr>
          <w:rFonts w:ascii="Arial" w:hAnsi="Arial" w:cs="Arial"/>
          <w:sz w:val="20"/>
          <w:u w:val="none"/>
        </w:rPr>
        <w:t>-</w:t>
      </w:r>
      <w:r>
        <w:rPr>
          <w:rFonts w:ascii="Arial" w:hAnsi="Arial" w:cs="Arial"/>
          <w:sz w:val="20"/>
          <w:u w:val="none"/>
        </w:rPr>
        <w:t xml:space="preserve">scores &lt;20 using the BBDuk function in </w:t>
      </w:r>
      <w:r>
        <w:rPr>
          <w:rFonts w:ascii="Arial" w:hAnsi="Arial" w:cs="Arial"/>
          <w:i/>
          <w:iCs/>
          <w:sz w:val="20"/>
          <w:u w:val="none"/>
        </w:rPr>
        <w:t>BBTools</w:t>
      </w:r>
      <w:r>
        <w:rPr>
          <w:rFonts w:ascii="Arial" w:hAnsi="Arial" w:cs="Arial"/>
          <w:sz w:val="20"/>
          <w:u w:val="none"/>
        </w:rPr>
        <w:t xml:space="preserve"> v.39.62 </w:t>
      </w:r>
      <w:r w:rsidR="008F5282">
        <w:rPr>
          <w:rFonts w:ascii="Arial" w:hAnsi="Arial" w:cs="Arial"/>
          <w:sz w:val="20"/>
          <w:u w:val="none"/>
        </w:rPr>
        <w:t>[16]</w:t>
      </w:r>
      <w:r>
        <w:rPr>
          <w:rFonts w:ascii="Arial" w:hAnsi="Arial" w:cs="Arial"/>
          <w:sz w:val="20"/>
          <w:u w:val="none"/>
        </w:rPr>
        <w:t xml:space="preserve">. We then mapped the RNA to their corresponding genomes using </w:t>
      </w:r>
      <w:r w:rsidRPr="009A1543">
        <w:rPr>
          <w:rFonts w:ascii="Arial" w:hAnsi="Arial" w:cs="Arial"/>
          <w:i/>
          <w:iCs/>
          <w:sz w:val="20"/>
          <w:u w:val="none"/>
        </w:rPr>
        <w:t>HISAT</w:t>
      </w:r>
      <w:r>
        <w:rPr>
          <w:rFonts w:ascii="Arial" w:hAnsi="Arial" w:cs="Arial"/>
          <w:sz w:val="20"/>
          <w:u w:val="none"/>
        </w:rPr>
        <w:t xml:space="preserve"> v.2.2.1 </w:t>
      </w:r>
      <w:r w:rsidR="008F5282">
        <w:rPr>
          <w:rFonts w:ascii="Arial" w:hAnsi="Arial" w:cs="Arial"/>
          <w:sz w:val="20"/>
          <w:u w:val="none"/>
        </w:rPr>
        <w:t>[17]</w:t>
      </w:r>
      <w:r>
        <w:rPr>
          <w:rFonts w:ascii="Arial" w:hAnsi="Arial" w:cs="Arial"/>
          <w:sz w:val="20"/>
          <w:u w:val="none"/>
        </w:rPr>
        <w:t xml:space="preserve"> with default alignment scores and mapping stringency, before assembling the mapped reads into contigs using </w:t>
      </w:r>
      <w:r w:rsidRPr="009A1543">
        <w:rPr>
          <w:rFonts w:ascii="Arial" w:hAnsi="Arial" w:cs="Arial"/>
          <w:i/>
          <w:iCs/>
          <w:sz w:val="20"/>
          <w:u w:val="none"/>
        </w:rPr>
        <w:t>StringTie</w:t>
      </w:r>
      <w:r>
        <w:rPr>
          <w:rFonts w:ascii="Arial" w:hAnsi="Arial" w:cs="Arial"/>
          <w:sz w:val="20"/>
          <w:u w:val="none"/>
        </w:rPr>
        <w:t xml:space="preserve"> v.3.0.2 </w:t>
      </w:r>
      <w:r w:rsidR="008F5282">
        <w:rPr>
          <w:rFonts w:ascii="Arial" w:hAnsi="Arial" w:cs="Arial"/>
          <w:sz w:val="20"/>
          <w:u w:val="none"/>
        </w:rPr>
        <w:t>[18]</w:t>
      </w:r>
      <w:r>
        <w:rPr>
          <w:rFonts w:ascii="Arial" w:hAnsi="Arial" w:cs="Arial"/>
          <w:sz w:val="20"/>
          <w:u w:val="none"/>
        </w:rPr>
        <w:t xml:space="preserve">. Candidate coding regions were identified with </w:t>
      </w:r>
      <w:r>
        <w:rPr>
          <w:rFonts w:ascii="Arial" w:hAnsi="Arial" w:cs="Arial"/>
          <w:i/>
          <w:iCs/>
          <w:sz w:val="20"/>
          <w:u w:val="none"/>
        </w:rPr>
        <w:t>TransDecoder</w:t>
      </w:r>
      <w:r>
        <w:rPr>
          <w:rFonts w:ascii="Arial" w:hAnsi="Arial" w:cs="Arial"/>
          <w:sz w:val="20"/>
          <w:u w:val="none"/>
        </w:rPr>
        <w:t xml:space="preserve"> v.5.7.1 </w:t>
      </w:r>
      <w:r w:rsidR="008F5282">
        <w:rPr>
          <w:rFonts w:ascii="Arial" w:hAnsi="Arial" w:cs="Arial"/>
          <w:sz w:val="20"/>
          <w:u w:val="none"/>
        </w:rPr>
        <w:t>[19]</w:t>
      </w:r>
      <w:r>
        <w:rPr>
          <w:rFonts w:ascii="Arial" w:hAnsi="Arial" w:cs="Arial"/>
          <w:sz w:val="20"/>
          <w:u w:val="none"/>
        </w:rPr>
        <w:t>. We used a custom awk script to remove duplicated and incomplete transcripts, retaining only the longest, complete transcript per gene</w:t>
      </w:r>
      <w:r w:rsidR="008C7162">
        <w:rPr>
          <w:rFonts w:ascii="Arial" w:hAnsi="Arial" w:cs="Arial"/>
          <w:sz w:val="20"/>
          <w:u w:val="none"/>
        </w:rPr>
        <w:t xml:space="preserve"> (see relevant scripts on GitHub: </w:t>
      </w:r>
      <w:r w:rsidR="008C7162" w:rsidRPr="008C7162">
        <w:rPr>
          <w:rFonts w:asciiTheme="minorBidi" w:hAnsiTheme="minorBidi" w:cstheme="minorBidi"/>
          <w:color w:val="000000" w:themeColor="text1"/>
          <w:sz w:val="20"/>
          <w:u w:val="none"/>
        </w:rPr>
        <w:t>https://github.com/MEEP-projects/HGT_pipeline)</w:t>
      </w:r>
      <w:r w:rsidR="008C7162">
        <w:rPr>
          <w:rFonts w:asciiTheme="minorBidi" w:hAnsiTheme="minorBidi" w:cstheme="minorBidi"/>
          <w:color w:val="000000" w:themeColor="text1"/>
          <w:sz w:val="20"/>
          <w:u w:val="none"/>
        </w:rPr>
        <w:t>.</w:t>
      </w:r>
      <w:r w:rsidR="00E70052">
        <w:rPr>
          <w:rFonts w:asciiTheme="minorBidi" w:hAnsiTheme="minorBidi" w:cstheme="minorBidi"/>
          <w:color w:val="000000" w:themeColor="text1"/>
          <w:sz w:val="20"/>
          <w:u w:val="none"/>
        </w:rPr>
        <w:br/>
      </w:r>
    </w:p>
    <w:p w14:paraId="74DD74B8" w14:textId="1EF6B6D1" w:rsidR="006B2DE1" w:rsidRPr="00E70052" w:rsidRDefault="00E70052" w:rsidP="00E70052">
      <w:pPr>
        <w:pStyle w:val="SMSubheading"/>
        <w:rPr>
          <w:rFonts w:ascii="Arial" w:hAnsi="Arial" w:cs="Arial"/>
          <w:sz w:val="20"/>
          <w:u w:val="none"/>
        </w:rPr>
      </w:pPr>
      <w:r w:rsidRPr="00E70052">
        <w:rPr>
          <w:rFonts w:ascii="Arial" w:hAnsi="Arial" w:cs="Arial"/>
          <w:sz w:val="20"/>
          <w:u w:val="none"/>
        </w:rPr>
        <w:t xml:space="preserve">To determine whether HGT sequences were transcribed, we used blastn v2.2.3 to align the fasta files containing unique inserts (i.e. filtered for duplication and transposition) against the finalized transcript files. Output BLAST results were processed using a custom R script, whereby the coordinates of the BLAST hits were compared against the corresponding genome annotation files to identify whether they represented inter- or intra-genic regions, and in turn exonic or intronic </w:t>
      </w:r>
      <w:r w:rsidRPr="00E70052">
        <w:rPr>
          <w:rFonts w:ascii="Arial" w:hAnsi="Arial" w:cs="Arial"/>
          <w:sz w:val="20"/>
          <w:u w:val="none"/>
        </w:rPr>
        <w:lastRenderedPageBreak/>
        <w:t>regions.</w:t>
      </w:r>
      <w:r>
        <w:rPr>
          <w:rFonts w:asciiTheme="minorBidi" w:hAnsiTheme="minorBidi" w:cstheme="minorBidi"/>
          <w:color w:val="000000" w:themeColor="text1"/>
          <w:sz w:val="20"/>
          <w:u w:val="none"/>
        </w:rPr>
        <w:br/>
      </w:r>
    </w:p>
    <w:p w14:paraId="47CEE798" w14:textId="24AF7C9F" w:rsidR="006B2DE1" w:rsidRDefault="006B2DE1" w:rsidP="006B2DE1">
      <w:pPr>
        <w:rPr>
          <w:rFonts w:asciiTheme="minorBidi" w:hAnsiTheme="minorBidi" w:cstheme="minorBidi"/>
          <w:color w:val="FF0000"/>
          <w:sz w:val="20"/>
        </w:rPr>
      </w:pPr>
      <w:r w:rsidRPr="006B2DE1">
        <w:rPr>
          <w:rFonts w:ascii="Arial" w:hAnsi="Arial" w:cs="Arial"/>
          <w:b/>
          <w:sz w:val="20"/>
        </w:rPr>
        <w:t>Characteri</w:t>
      </w:r>
      <w:r w:rsidR="001C3F56">
        <w:rPr>
          <w:rFonts w:ascii="Arial" w:hAnsi="Arial" w:cs="Arial"/>
          <w:b/>
          <w:sz w:val="20"/>
        </w:rPr>
        <w:t>z</w:t>
      </w:r>
      <w:r w:rsidRPr="006B2DE1">
        <w:rPr>
          <w:rFonts w:ascii="Arial" w:hAnsi="Arial" w:cs="Arial"/>
          <w:b/>
          <w:sz w:val="20"/>
        </w:rPr>
        <w:t>ing HGT inserts</w:t>
      </w:r>
    </w:p>
    <w:p w14:paraId="31002AB0" w14:textId="2A493740" w:rsidR="006B2DE1" w:rsidRPr="00F46F77" w:rsidRDefault="006B2DE1" w:rsidP="00FF1B5C">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The following steps were carried out to identify, filter, and </w:t>
      </w:r>
      <w:r w:rsidR="001C3F56">
        <w:rPr>
          <w:rFonts w:asciiTheme="minorBidi" w:hAnsiTheme="minorBidi" w:cstheme="minorBidi"/>
          <w:color w:val="000000" w:themeColor="text1"/>
          <w:sz w:val="20"/>
        </w:rPr>
        <w:t>date the inserts from</w:t>
      </w:r>
      <w:r w:rsidR="001C3F56" w:rsidRPr="00F46F77">
        <w:rPr>
          <w:rFonts w:asciiTheme="minorBidi" w:hAnsiTheme="minorBidi" w:cstheme="minorBidi"/>
          <w:color w:val="000000" w:themeColor="text1"/>
          <w:sz w:val="20"/>
        </w:rPr>
        <w:t xml:space="preserve"> </w:t>
      </w:r>
      <w:r w:rsidRPr="00F46F77">
        <w:rPr>
          <w:rFonts w:asciiTheme="minorBidi" w:hAnsiTheme="minorBidi" w:cstheme="minorBidi"/>
          <w:i/>
          <w:color w:val="000000" w:themeColor="text1"/>
          <w:sz w:val="20"/>
        </w:rPr>
        <w:t xml:space="preserve">Blattabacterium </w:t>
      </w:r>
      <w:r w:rsidRPr="00F46F77">
        <w:rPr>
          <w:rFonts w:asciiTheme="minorBidi" w:hAnsiTheme="minorBidi" w:cstheme="minorBidi"/>
          <w:color w:val="000000" w:themeColor="text1"/>
          <w:sz w:val="20"/>
        </w:rPr>
        <w:t>in the cockroach and termite genomes. This pipeline workflow and the relevant scripts are available on GitHub (</w:t>
      </w:r>
      <w:hyperlink r:id="rId10" w:history="1">
        <w:r w:rsidR="00FF1B5C" w:rsidRPr="00DD0E50">
          <w:rPr>
            <w:rStyle w:val="affff5"/>
            <w:rFonts w:asciiTheme="minorBidi" w:hAnsiTheme="minorBidi" w:cstheme="minorBidi"/>
            <w:sz w:val="20"/>
          </w:rPr>
          <w:t>https://github.com/MEEP-projects/HGT_pipeline</w:t>
        </w:r>
      </w:hyperlink>
      <w:r w:rsidRPr="00F46F77">
        <w:rPr>
          <w:rFonts w:asciiTheme="minorBidi" w:hAnsiTheme="minorBidi" w:cstheme="minorBidi"/>
          <w:color w:val="000000" w:themeColor="text1"/>
          <w:sz w:val="20"/>
        </w:rPr>
        <w:t>)</w:t>
      </w:r>
      <w:r w:rsidR="00FF1B5C">
        <w:rPr>
          <w:rFonts w:asciiTheme="minorBidi" w:hAnsiTheme="minorBidi" w:cstheme="minorBidi"/>
          <w:color w:val="000000" w:themeColor="text1"/>
          <w:sz w:val="20"/>
        </w:rPr>
        <w:t>. A</w:t>
      </w:r>
      <w:r w:rsidRPr="00F46F77">
        <w:rPr>
          <w:rFonts w:asciiTheme="minorBidi" w:hAnsiTheme="minorBidi" w:cstheme="minorBidi"/>
          <w:color w:val="000000" w:themeColor="text1"/>
          <w:sz w:val="20"/>
        </w:rPr>
        <w:t xml:space="preserve">lternative thresholds were applied for the </w:t>
      </w:r>
      <w:r w:rsidR="00FF1B5C">
        <w:rPr>
          <w:rFonts w:asciiTheme="minorBidi" w:hAnsiTheme="minorBidi" w:cstheme="minorBidi"/>
          <w:color w:val="000000" w:themeColor="text1"/>
          <w:sz w:val="20"/>
        </w:rPr>
        <w:t>several filtering steps</w:t>
      </w:r>
      <w:r w:rsidRPr="00F46F77">
        <w:rPr>
          <w:rFonts w:asciiTheme="minorBidi" w:hAnsiTheme="minorBidi" w:cstheme="minorBidi"/>
          <w:color w:val="000000" w:themeColor="text1"/>
          <w:sz w:val="20"/>
        </w:rPr>
        <w:t xml:space="preserve">, </w:t>
      </w:r>
      <w:r w:rsidR="00FF1B5C">
        <w:rPr>
          <w:rFonts w:asciiTheme="minorBidi" w:hAnsiTheme="minorBidi" w:cstheme="minorBidi"/>
          <w:color w:val="000000" w:themeColor="text1"/>
          <w:sz w:val="20"/>
        </w:rPr>
        <w:t xml:space="preserve">specified in </w:t>
      </w:r>
      <w:r w:rsidRPr="00F46F77">
        <w:rPr>
          <w:rFonts w:asciiTheme="minorBidi" w:hAnsiTheme="minorBidi" w:cstheme="minorBidi"/>
          <w:color w:val="000000" w:themeColor="text1"/>
          <w:sz w:val="20"/>
        </w:rPr>
        <w:t>brackets below. The corresponding results when applying these alternative thresholds are presented in the ‘HGT insert QC’ section and Dataset S3</w:t>
      </w:r>
      <w:r w:rsidR="00FF1B5C">
        <w:rPr>
          <w:rFonts w:asciiTheme="minorBidi" w:hAnsiTheme="minorBidi" w:cstheme="minorBidi"/>
          <w:color w:val="000000" w:themeColor="text1"/>
          <w:sz w:val="20"/>
        </w:rPr>
        <w:t xml:space="preserve"> (also </w:t>
      </w:r>
      <w:r w:rsidR="00FF1B5C" w:rsidRPr="00F46F77">
        <w:rPr>
          <w:rFonts w:asciiTheme="minorBidi" w:hAnsiTheme="minorBidi" w:cstheme="minorBidi"/>
          <w:color w:val="000000" w:themeColor="text1"/>
          <w:sz w:val="20"/>
        </w:rPr>
        <w:t>see the ‘HGT insert QC’ section)</w:t>
      </w:r>
      <w:r w:rsidRPr="00F46F77">
        <w:rPr>
          <w:rFonts w:asciiTheme="minorBidi" w:hAnsiTheme="minorBidi" w:cstheme="minorBidi"/>
          <w:color w:val="000000" w:themeColor="text1"/>
          <w:sz w:val="20"/>
        </w:rPr>
        <w:t>.</w:t>
      </w:r>
    </w:p>
    <w:p w14:paraId="6E726A64" w14:textId="77777777" w:rsidR="006B2DE1" w:rsidRPr="00F46F77" w:rsidRDefault="006B2DE1" w:rsidP="00FF1B5C">
      <w:pPr>
        <w:rPr>
          <w:rFonts w:asciiTheme="minorBidi" w:hAnsiTheme="minorBidi" w:cstheme="minorBidi"/>
          <w:color w:val="000000" w:themeColor="text1"/>
          <w:sz w:val="20"/>
        </w:rPr>
      </w:pPr>
    </w:p>
    <w:p w14:paraId="366870F8" w14:textId="1B2E969E" w:rsidR="006B2DE1" w:rsidRPr="00F46F77" w:rsidRDefault="006B2DE1" w:rsidP="00FF1B5C">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We first created a library comprising 77 </w:t>
      </w:r>
      <w:r w:rsidRPr="00F46F77">
        <w:rPr>
          <w:rFonts w:asciiTheme="minorBidi" w:hAnsiTheme="minorBidi" w:cstheme="minorBidi"/>
          <w:i/>
          <w:color w:val="000000" w:themeColor="text1"/>
          <w:sz w:val="20"/>
        </w:rPr>
        <w:t>Blattabacterium</w:t>
      </w:r>
      <w:r w:rsidRPr="00F46F77">
        <w:rPr>
          <w:rFonts w:asciiTheme="minorBidi" w:hAnsiTheme="minorBidi" w:cstheme="minorBidi"/>
          <w:color w:val="000000" w:themeColor="text1"/>
          <w:sz w:val="20"/>
        </w:rPr>
        <w:t xml:space="preserve"> genomes (see Dataset S2 for genome details), each of which </w:t>
      </w:r>
      <w:r w:rsidR="005D154B">
        <w:rPr>
          <w:rFonts w:asciiTheme="minorBidi" w:hAnsiTheme="minorBidi" w:cstheme="minorBidi"/>
          <w:color w:val="000000" w:themeColor="text1"/>
          <w:sz w:val="20"/>
        </w:rPr>
        <w:t>was</w:t>
      </w:r>
      <w:r w:rsidRPr="00F46F77">
        <w:rPr>
          <w:rFonts w:asciiTheme="minorBidi" w:hAnsiTheme="minorBidi" w:cstheme="minorBidi"/>
          <w:color w:val="000000" w:themeColor="text1"/>
          <w:sz w:val="20"/>
        </w:rPr>
        <w:t xml:space="preserve"> broken into 150 bp fragments (alternat</w:t>
      </w:r>
      <w:r w:rsidR="002B7FC0">
        <w:rPr>
          <w:rFonts w:asciiTheme="minorBidi" w:hAnsiTheme="minorBidi" w:cstheme="minorBidi"/>
          <w:color w:val="000000" w:themeColor="text1"/>
          <w:sz w:val="20"/>
        </w:rPr>
        <w:t>iv</w:t>
      </w:r>
      <w:r w:rsidRPr="00F46F77">
        <w:rPr>
          <w:rFonts w:asciiTheme="minorBidi" w:hAnsiTheme="minorBidi" w:cstheme="minorBidi"/>
          <w:color w:val="000000" w:themeColor="text1"/>
          <w:sz w:val="20"/>
        </w:rPr>
        <w:t xml:space="preserve">e threshold = 100 bp) using a custom AWK script. These </w:t>
      </w:r>
      <w:r w:rsidRPr="00F46F77">
        <w:rPr>
          <w:rFonts w:asciiTheme="minorBidi" w:hAnsiTheme="minorBidi" w:cstheme="minorBidi"/>
          <w:i/>
          <w:color w:val="000000" w:themeColor="text1"/>
          <w:sz w:val="20"/>
        </w:rPr>
        <w:t>Blattabacterium</w:t>
      </w:r>
      <w:r w:rsidRPr="00F46F77">
        <w:rPr>
          <w:rFonts w:asciiTheme="minorBidi" w:hAnsiTheme="minorBidi" w:cstheme="minorBidi"/>
          <w:color w:val="000000" w:themeColor="text1"/>
          <w:sz w:val="20"/>
        </w:rPr>
        <w:t xml:space="preserve"> ‘fragments’ were aligned to the reference host genome using bwa mem v0.7.17 </w:t>
      </w:r>
      <w:r w:rsidR="008F5282">
        <w:rPr>
          <w:rFonts w:asciiTheme="minorBidi" w:hAnsiTheme="minorBidi" w:cstheme="minorBidi"/>
          <w:color w:val="000000" w:themeColor="text1"/>
          <w:sz w:val="20"/>
        </w:rPr>
        <w:t>[20]</w:t>
      </w:r>
      <w:r w:rsidRPr="00F46F77">
        <w:rPr>
          <w:rFonts w:asciiTheme="minorBidi" w:hAnsiTheme="minorBidi" w:cstheme="minorBidi"/>
          <w:color w:val="000000" w:themeColor="text1"/>
          <w:sz w:val="20"/>
        </w:rPr>
        <w:t xml:space="preserve">, implementing default parameters. The resultant alignment was converted into a bam file with samtools, then into a bed file using bedtools v2.3 </w:t>
      </w:r>
      <w:r w:rsidR="008F5282">
        <w:rPr>
          <w:rFonts w:asciiTheme="minorBidi" w:hAnsiTheme="minorBidi" w:cstheme="minorBidi"/>
          <w:color w:val="000000" w:themeColor="text1"/>
          <w:sz w:val="20"/>
        </w:rPr>
        <w:t>[21]</w:t>
      </w:r>
      <w:r w:rsidRPr="00F46F77">
        <w:rPr>
          <w:rFonts w:asciiTheme="minorBidi" w:hAnsiTheme="minorBidi" w:cstheme="minorBidi"/>
          <w:color w:val="000000" w:themeColor="text1"/>
          <w:sz w:val="20"/>
        </w:rPr>
        <w:t xml:space="preserve">. Regions of the cockroach genome against which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fragments aligned were identified as potential horizontal inserts. In the case that aligned </w:t>
      </w:r>
      <w:r w:rsidRPr="00F46F77">
        <w:rPr>
          <w:rFonts w:asciiTheme="minorBidi" w:hAnsiTheme="minorBidi" w:cstheme="minorBidi"/>
          <w:i/>
          <w:color w:val="000000" w:themeColor="text1"/>
          <w:sz w:val="20"/>
        </w:rPr>
        <w:t>Blattabacterium</w:t>
      </w:r>
      <w:r w:rsidRPr="00F46F77">
        <w:rPr>
          <w:rFonts w:asciiTheme="minorBidi" w:hAnsiTheme="minorBidi" w:cstheme="minorBidi"/>
          <w:color w:val="000000" w:themeColor="text1"/>
          <w:sz w:val="20"/>
        </w:rPr>
        <w:t xml:space="preserve"> fragments overlapped on a host contig, or aligned fragments were found within 150 bp of each other on a host contig (alternat</w:t>
      </w:r>
      <w:r w:rsidR="002B7FC0">
        <w:rPr>
          <w:rFonts w:asciiTheme="minorBidi" w:hAnsiTheme="minorBidi" w:cstheme="minorBidi"/>
          <w:color w:val="000000" w:themeColor="text1"/>
          <w:sz w:val="20"/>
        </w:rPr>
        <w:t>iv</w:t>
      </w:r>
      <w:r w:rsidRPr="00F46F77">
        <w:rPr>
          <w:rFonts w:asciiTheme="minorBidi" w:hAnsiTheme="minorBidi" w:cstheme="minorBidi"/>
          <w:color w:val="000000" w:themeColor="text1"/>
          <w:sz w:val="20"/>
        </w:rPr>
        <w:t>e threshold = 50 bp), we merged the host region aligning to these sequences as a single putative HGT insert. Putative inserts shorter than 50 bp (alternat</w:t>
      </w:r>
      <w:r w:rsidR="002B7FC0">
        <w:rPr>
          <w:rFonts w:asciiTheme="minorBidi" w:hAnsiTheme="minorBidi" w:cstheme="minorBidi"/>
          <w:color w:val="000000" w:themeColor="text1"/>
          <w:sz w:val="20"/>
        </w:rPr>
        <w:t>iv</w:t>
      </w:r>
      <w:r w:rsidRPr="00F46F77">
        <w:rPr>
          <w:rFonts w:asciiTheme="minorBidi" w:hAnsiTheme="minorBidi" w:cstheme="minorBidi"/>
          <w:color w:val="000000" w:themeColor="text1"/>
          <w:sz w:val="20"/>
        </w:rPr>
        <w:t xml:space="preserve">e threshold = 30 bp) were removed using AWK. Note that inserts were detected in genomes of species for which only leg muscle tissue was included during DNA extraction (thus excluding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and also species for which fat body was included (thus including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cells and potentially genomic contigs).</w:t>
      </w:r>
    </w:p>
    <w:p w14:paraId="5FC2B0A2" w14:textId="77777777" w:rsidR="006B2DE1" w:rsidRPr="00F46F77" w:rsidRDefault="006B2DE1" w:rsidP="006B2DE1">
      <w:pPr>
        <w:rPr>
          <w:rFonts w:asciiTheme="minorBidi" w:hAnsiTheme="minorBidi" w:cstheme="minorBidi"/>
          <w:color w:val="000000" w:themeColor="text1"/>
          <w:sz w:val="20"/>
        </w:rPr>
      </w:pPr>
    </w:p>
    <w:p w14:paraId="4AFF2F30" w14:textId="129C4157"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Several filtering steps were carried out to remove potential art</w:t>
      </w:r>
      <w:r w:rsidR="002E2E1B">
        <w:rPr>
          <w:rFonts w:asciiTheme="minorBidi" w:hAnsiTheme="minorBidi" w:cstheme="minorBidi"/>
          <w:color w:val="000000" w:themeColor="text1"/>
          <w:sz w:val="20"/>
        </w:rPr>
        <w:t>i</w:t>
      </w:r>
      <w:r w:rsidRPr="00F46F77">
        <w:rPr>
          <w:rFonts w:asciiTheme="minorBidi" w:hAnsiTheme="minorBidi" w:cstheme="minorBidi"/>
          <w:color w:val="000000" w:themeColor="text1"/>
          <w:sz w:val="20"/>
        </w:rPr>
        <w:t xml:space="preserve">factual HGT inserts. First, we conservatively removed any contigs in which genuine </w:t>
      </w:r>
      <w:r w:rsidRPr="00F46F77">
        <w:rPr>
          <w:rFonts w:asciiTheme="minorBidi" w:hAnsiTheme="minorBidi" w:cstheme="minorBidi"/>
          <w:i/>
          <w:color w:val="000000" w:themeColor="text1"/>
          <w:sz w:val="20"/>
        </w:rPr>
        <w:t>Blattabacterium</w:t>
      </w:r>
      <w:r w:rsidRPr="00F46F77">
        <w:rPr>
          <w:rFonts w:asciiTheme="minorBidi" w:hAnsiTheme="minorBidi" w:cstheme="minorBidi"/>
          <w:color w:val="000000" w:themeColor="text1"/>
          <w:sz w:val="20"/>
        </w:rPr>
        <w:t xml:space="preserve"> sequences may have been combined with cockroach sequences during genome assembly (and therefore erroneously characterized as HGT inserts</w:t>
      </w:r>
      <w:r w:rsidRPr="00EA5381">
        <w:rPr>
          <w:rFonts w:asciiTheme="minorBidi" w:hAnsiTheme="minorBidi" w:cstheme="minorBidi"/>
          <w:color w:val="000000" w:themeColor="text1"/>
          <w:sz w:val="20"/>
        </w:rPr>
        <w:t xml:space="preserve">). </w:t>
      </w:r>
      <w:r w:rsidR="00721404" w:rsidRPr="00EA5381">
        <w:rPr>
          <w:rFonts w:asciiTheme="minorBidi" w:hAnsiTheme="minorBidi" w:cstheme="minorBidi"/>
          <w:color w:val="000000" w:themeColor="text1"/>
          <w:sz w:val="20"/>
        </w:rPr>
        <w:t>We removed a</w:t>
      </w:r>
      <w:r w:rsidRPr="00EA5381">
        <w:rPr>
          <w:rFonts w:asciiTheme="minorBidi" w:hAnsiTheme="minorBidi" w:cstheme="minorBidi"/>
          <w:color w:val="000000" w:themeColor="text1"/>
          <w:sz w:val="20"/>
        </w:rPr>
        <w:t xml:space="preserve">ny contigs </w:t>
      </w:r>
      <w:r w:rsidRPr="00F46F77">
        <w:rPr>
          <w:rFonts w:asciiTheme="minorBidi" w:hAnsiTheme="minorBidi" w:cstheme="minorBidi"/>
          <w:color w:val="000000" w:themeColor="text1"/>
          <w:sz w:val="20"/>
        </w:rPr>
        <w:t xml:space="preserve">for which the total length of putative bacterial sequences (identified using the method above) was ≥20% of the total contig length. In addition, we conservatively removed any contigs with one or more contiguous putative HGT inserts above 10,000 bp in length (which were found to be significant outliers based on the length distributions of all putative inserts in our dataset; see Fig. 1B). Second, inserts that formed part of false assembly duplications were identified and removed. To identify these potential false duplicate inserts, the insert regions were extracted from the genomes with 300 bp of flanking sequence (to either side) using bedtools, then BLASTed against all of the other inserts (with flanks) within the same genome using blastn v2.2.3. Inserts were considered false duplicates and removed if the resultant sequence identity was &gt;90% (alternative threshold &gt;95%), and query coverage was &gt;90% (alternative threshold &gt;95%). Third, highly repetitive low-complexity (“low-entropy”) sequences were identified using the symmetrical DUST algorithm </w:t>
      </w:r>
      <w:r w:rsidR="008F5282">
        <w:rPr>
          <w:rFonts w:asciiTheme="minorBidi" w:hAnsiTheme="minorBidi" w:cstheme="minorBidi"/>
          <w:color w:val="000000" w:themeColor="text1"/>
          <w:sz w:val="20"/>
        </w:rPr>
        <w:t>[22]</w:t>
      </w:r>
      <w:r w:rsidRPr="00F46F77">
        <w:rPr>
          <w:rFonts w:asciiTheme="minorBidi" w:hAnsiTheme="minorBidi" w:cstheme="minorBidi"/>
          <w:color w:val="000000" w:themeColor="text1"/>
          <w:sz w:val="20"/>
        </w:rPr>
        <w:t xml:space="preserve"> implemented in minimap2, and any inserts with contiguous, low-entropy regions representing ≥50% of the total insert length were removed</w:t>
      </w:r>
      <w:commentRangeStart w:id="6"/>
      <w:r w:rsidRPr="00F46F77">
        <w:rPr>
          <w:rFonts w:asciiTheme="minorBidi" w:hAnsiTheme="minorBidi" w:cstheme="minorBidi"/>
          <w:color w:val="000000" w:themeColor="text1"/>
          <w:sz w:val="20"/>
        </w:rPr>
        <w:t>.</w:t>
      </w:r>
      <w:commentRangeEnd w:id="6"/>
      <w:r w:rsidR="00DC6F16" w:rsidRPr="00F46F77">
        <w:rPr>
          <w:rStyle w:val="affff7"/>
          <w:rFonts w:asciiTheme="minorBidi" w:hAnsiTheme="minorBidi" w:cstheme="minorBidi"/>
          <w:color w:val="000000" w:themeColor="text1"/>
          <w:sz w:val="20"/>
          <w:szCs w:val="20"/>
        </w:rPr>
        <w:commentReference w:id="6"/>
      </w:r>
      <w:r w:rsidRPr="00F46F77">
        <w:rPr>
          <w:rFonts w:asciiTheme="minorBidi" w:hAnsiTheme="minorBidi" w:cstheme="minorBidi"/>
          <w:color w:val="000000" w:themeColor="text1"/>
          <w:sz w:val="20"/>
        </w:rPr>
        <w:t xml:space="preserve"> Fourth, to ensure that we could characteri</w:t>
      </w:r>
      <w:r w:rsidR="00043731">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 the cockroach genomic sequence surrounding each insert, we excluded inserts where either of the 300 bp flanks consisted of ≥50% ambiguous (N) nucleotides. Lastly, </w:t>
      </w:r>
      <w:r w:rsidR="002B5902">
        <w:rPr>
          <w:rFonts w:asciiTheme="minorBidi" w:hAnsiTheme="minorBidi" w:cstheme="minorBidi"/>
          <w:color w:val="000000" w:themeColor="text1"/>
          <w:sz w:val="20"/>
        </w:rPr>
        <w:t xml:space="preserve">we removed </w:t>
      </w:r>
      <w:r w:rsidRPr="00F46F77">
        <w:rPr>
          <w:rFonts w:asciiTheme="minorBidi" w:hAnsiTheme="minorBidi" w:cstheme="minorBidi"/>
          <w:color w:val="000000" w:themeColor="text1"/>
          <w:sz w:val="20"/>
        </w:rPr>
        <w:t>inserts that were more similar to other bacteria</w:t>
      </w:r>
      <w:r w:rsidR="00736E22">
        <w:rPr>
          <w:rFonts w:asciiTheme="minorBidi" w:hAnsiTheme="minorBidi" w:cstheme="minorBidi"/>
          <w:color w:val="000000" w:themeColor="text1"/>
          <w:sz w:val="20"/>
        </w:rPr>
        <w:t>l</w:t>
      </w:r>
      <w:r w:rsidRPr="00F46F77">
        <w:rPr>
          <w:rFonts w:asciiTheme="minorBidi" w:hAnsiTheme="minorBidi" w:cstheme="minorBidi"/>
          <w:color w:val="000000" w:themeColor="text1"/>
          <w:sz w:val="20"/>
        </w:rPr>
        <w:t xml:space="preserve"> species (i.e.</w:t>
      </w:r>
      <w:r w:rsidR="00736E22">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not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as they could be potential art</w:t>
      </w:r>
      <w:r w:rsidR="002B5902">
        <w:rPr>
          <w:rFonts w:asciiTheme="minorBidi" w:hAnsiTheme="minorBidi" w:cstheme="minorBidi"/>
          <w:color w:val="000000" w:themeColor="text1"/>
          <w:sz w:val="20"/>
        </w:rPr>
        <w:t>i</w:t>
      </w:r>
      <w:r w:rsidRPr="00F46F77">
        <w:rPr>
          <w:rFonts w:asciiTheme="minorBidi" w:hAnsiTheme="minorBidi" w:cstheme="minorBidi"/>
          <w:color w:val="000000" w:themeColor="text1"/>
          <w:sz w:val="20"/>
        </w:rPr>
        <w:t xml:space="preserve">facts or genuine inserts of other related Bacteriodales. Each insert was BLASTed against two custom databases: one comprising only </w:t>
      </w:r>
      <w:r w:rsidRPr="00F46F77">
        <w:rPr>
          <w:rFonts w:asciiTheme="minorBidi" w:hAnsiTheme="minorBidi" w:cstheme="minorBidi"/>
          <w:i/>
          <w:iCs/>
          <w:color w:val="000000" w:themeColor="text1"/>
          <w:sz w:val="20"/>
        </w:rPr>
        <w:t>Blattabacterum</w:t>
      </w:r>
      <w:r w:rsidRPr="00F46F77">
        <w:rPr>
          <w:rFonts w:asciiTheme="minorBidi" w:hAnsiTheme="minorBidi" w:cstheme="minorBidi"/>
          <w:color w:val="000000" w:themeColor="text1"/>
          <w:sz w:val="20"/>
        </w:rPr>
        <w:t xml:space="preserve"> sequences (</w:t>
      </w:r>
      <w:r w:rsidRPr="00F46F77">
        <w:rPr>
          <w:rFonts w:asciiTheme="minorBidi" w:hAnsiTheme="minorBidi" w:cstheme="minorBidi"/>
          <w:i/>
          <w:iCs/>
          <w:color w:val="000000" w:themeColor="text1"/>
          <w:sz w:val="20"/>
        </w:rPr>
        <w:t>n</w:t>
      </w:r>
      <w:r w:rsidRPr="00F46F77">
        <w:rPr>
          <w:rFonts w:asciiTheme="minorBidi" w:hAnsiTheme="minorBidi" w:cstheme="minorBidi"/>
          <w:color w:val="000000" w:themeColor="text1"/>
          <w:sz w:val="20"/>
        </w:rPr>
        <w:t xml:space="preserve"> = 77; </w:t>
      </w:r>
      <w:r w:rsidR="00A524E5">
        <w:rPr>
          <w:rFonts w:asciiTheme="minorBidi" w:hAnsiTheme="minorBidi" w:cstheme="minorBidi"/>
          <w:color w:val="000000" w:themeColor="text1"/>
          <w:sz w:val="20"/>
        </w:rPr>
        <w:t>Dataset</w:t>
      </w:r>
      <w:r w:rsidRPr="00F46F77">
        <w:rPr>
          <w:rFonts w:asciiTheme="minorBidi" w:hAnsiTheme="minorBidi" w:cstheme="minorBidi"/>
          <w:color w:val="000000" w:themeColor="text1"/>
          <w:sz w:val="20"/>
        </w:rPr>
        <w:t xml:space="preserve"> S</w:t>
      </w:r>
      <w:r w:rsidR="00A524E5">
        <w:rPr>
          <w:rFonts w:asciiTheme="minorBidi" w:hAnsiTheme="minorBidi" w:cstheme="minorBidi"/>
          <w:color w:val="000000" w:themeColor="text1"/>
          <w:sz w:val="20"/>
        </w:rPr>
        <w:t>2</w:t>
      </w:r>
      <w:r w:rsidRPr="00F46F77">
        <w:rPr>
          <w:rFonts w:asciiTheme="minorBidi" w:hAnsiTheme="minorBidi" w:cstheme="minorBidi"/>
          <w:color w:val="000000" w:themeColor="text1"/>
          <w:sz w:val="20"/>
        </w:rPr>
        <w:t>), and one with other bacteria</w:t>
      </w:r>
      <w:r w:rsidR="00100AD7">
        <w:rPr>
          <w:rFonts w:asciiTheme="minorBidi" w:hAnsiTheme="minorBidi" w:cstheme="minorBidi"/>
          <w:color w:val="000000" w:themeColor="text1"/>
          <w:sz w:val="20"/>
        </w:rPr>
        <w:t xml:space="preserve"> but without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sequences (</w:t>
      </w:r>
      <w:r w:rsidRPr="00F46F77">
        <w:rPr>
          <w:rFonts w:asciiTheme="minorBidi" w:hAnsiTheme="minorBidi" w:cstheme="minorBidi"/>
          <w:i/>
          <w:iCs/>
          <w:color w:val="000000" w:themeColor="text1"/>
          <w:sz w:val="20"/>
        </w:rPr>
        <w:t>n</w:t>
      </w:r>
      <w:r w:rsidRPr="00F46F77">
        <w:rPr>
          <w:rFonts w:asciiTheme="minorBidi" w:hAnsiTheme="minorBidi" w:cstheme="minorBidi"/>
          <w:color w:val="000000" w:themeColor="text1"/>
          <w:sz w:val="20"/>
        </w:rPr>
        <w:t xml:space="preserve"> = 2,009,606). If the sequence similarity of the bacteria</w:t>
      </w:r>
      <w:r w:rsidR="00261F5C">
        <w:rPr>
          <w:rFonts w:asciiTheme="minorBidi" w:hAnsiTheme="minorBidi" w:cstheme="minorBidi"/>
          <w:color w:val="000000" w:themeColor="text1"/>
          <w:sz w:val="20"/>
        </w:rPr>
        <w:t>l</w:t>
      </w:r>
      <w:r w:rsidRPr="00F46F77">
        <w:rPr>
          <w:rFonts w:asciiTheme="minorBidi" w:hAnsiTheme="minorBidi" w:cstheme="minorBidi"/>
          <w:color w:val="000000" w:themeColor="text1"/>
          <w:sz w:val="20"/>
        </w:rPr>
        <w:t xml:space="preserve"> database BLAST was &gt;2% higher than the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database BLAST, then the sequence was removed. The threshold of 2% was chosen based on preliminary assessment of pairwise genetic divergence between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and close relative Bacteriodales.</w:t>
      </w:r>
    </w:p>
    <w:p w14:paraId="3AC21356" w14:textId="77777777" w:rsidR="006B2DE1" w:rsidRPr="00F46F77" w:rsidRDefault="006B2DE1" w:rsidP="006B2DE1">
      <w:pPr>
        <w:rPr>
          <w:rFonts w:asciiTheme="minorBidi" w:hAnsiTheme="minorBidi" w:cstheme="minorBidi"/>
          <w:color w:val="000000" w:themeColor="text1"/>
          <w:sz w:val="20"/>
        </w:rPr>
      </w:pPr>
    </w:p>
    <w:p w14:paraId="426CAE59" w14:textId="06AF13C1" w:rsidR="006B2DE1" w:rsidRPr="00F46F77" w:rsidRDefault="006B2DE1" w:rsidP="006B2DE1">
      <w:pPr>
        <w:spacing w:after="100" w:afterAutospacing="1"/>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Some of the inserts present in a host genome may be the result of a duplication or transposition of a previously inserted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sequence. To identify the number of unique HGT inserts within a genome (i.e.</w:t>
      </w:r>
      <w:r w:rsidR="00176FCF">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to count </w:t>
      </w:r>
      <w:r w:rsidR="00176FCF">
        <w:rPr>
          <w:rFonts w:asciiTheme="minorBidi" w:hAnsiTheme="minorBidi" w:cstheme="minorBidi"/>
          <w:color w:val="000000" w:themeColor="text1"/>
          <w:sz w:val="20"/>
        </w:rPr>
        <w:t xml:space="preserve">only </w:t>
      </w:r>
      <w:r w:rsidRPr="00F46F77">
        <w:rPr>
          <w:rFonts w:asciiTheme="minorBidi" w:hAnsiTheme="minorBidi" w:cstheme="minorBidi"/>
          <w:color w:val="000000" w:themeColor="text1"/>
          <w:sz w:val="20"/>
        </w:rPr>
        <w:t xml:space="preserve">those arising from separate transfers from a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lastRenderedPageBreak/>
        <w:t xml:space="preserve">genome), we applied a similar approach to that used for the false duplication filter above: inserts were extracted with 300 bp of flanking sequence, then BLASTed against all of the other inserts (with flanking) within the same genome. HGT inserts with a sequence identity &gt;70% (alternative threshold &gt;55%) and query coverage &gt;70% (alternative threshold &gt;55%) were considered </w:t>
      </w:r>
      <w:r w:rsidR="00A45437">
        <w:rPr>
          <w:rFonts w:asciiTheme="minorBidi" w:hAnsiTheme="minorBidi" w:cstheme="minorBidi"/>
          <w:color w:val="000000" w:themeColor="text1"/>
          <w:sz w:val="20"/>
        </w:rPr>
        <w:t xml:space="preserve">to have been </w:t>
      </w:r>
      <w:r w:rsidRPr="00F46F77">
        <w:rPr>
          <w:rFonts w:asciiTheme="minorBidi" w:hAnsiTheme="minorBidi" w:cstheme="minorBidi"/>
          <w:color w:val="000000" w:themeColor="text1"/>
          <w:sz w:val="20"/>
        </w:rPr>
        <w:t xml:space="preserve">duplicated. Finally, manual auditing of the results was performed by additional BLASTs and manual inspections of the sequences themselves. We were particularly stringent when manually curating the termite putative inserts given the existence of termite gut symbionts that are closely related to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(e.g.</w:t>
      </w:r>
      <w:r w:rsidR="003F05DC">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Bacteroides/Flavobacteria). </w:t>
      </w:r>
      <w:r w:rsidR="002A4F71">
        <w:rPr>
          <w:rFonts w:asciiTheme="minorBidi" w:hAnsiTheme="minorBidi" w:cstheme="minorBidi"/>
          <w:bCs/>
          <w:sz w:val="20"/>
        </w:rPr>
        <w:t>T</w:t>
      </w:r>
      <w:r w:rsidRPr="00F46F77">
        <w:rPr>
          <w:rFonts w:asciiTheme="minorBidi" w:hAnsiTheme="minorBidi" w:cstheme="minorBidi"/>
          <w:bCs/>
          <w:sz w:val="20"/>
        </w:rPr>
        <w:t xml:space="preserve">here was also one potentially ancient </w:t>
      </w:r>
      <w:r w:rsidRPr="00EA5381">
        <w:rPr>
          <w:rFonts w:asciiTheme="minorBidi" w:hAnsiTheme="minorBidi" w:cstheme="minorBidi"/>
          <w:bCs/>
          <w:i/>
          <w:iCs/>
          <w:sz w:val="20"/>
        </w:rPr>
        <w:t>Blattabacterium</w:t>
      </w:r>
      <w:r w:rsidRPr="00F46F77">
        <w:rPr>
          <w:rFonts w:asciiTheme="minorBidi" w:hAnsiTheme="minorBidi" w:cstheme="minorBidi"/>
          <w:bCs/>
          <w:sz w:val="20"/>
        </w:rPr>
        <w:t xml:space="preserve"> insert in the </w:t>
      </w:r>
      <w:r w:rsidRPr="00EA5381">
        <w:rPr>
          <w:rFonts w:asciiTheme="minorBidi" w:hAnsiTheme="minorBidi" w:cstheme="minorBidi"/>
          <w:bCs/>
          <w:i/>
          <w:iCs/>
          <w:sz w:val="20"/>
        </w:rPr>
        <w:t>Z. nevadensis</w:t>
      </w:r>
      <w:r w:rsidRPr="00F46F77">
        <w:rPr>
          <w:rFonts w:asciiTheme="minorBidi" w:hAnsiTheme="minorBidi" w:cstheme="minorBidi"/>
          <w:bCs/>
          <w:sz w:val="20"/>
        </w:rPr>
        <w:t xml:space="preserve"> genome (Fig. 1A)</w:t>
      </w:r>
      <w:r w:rsidR="002A4F71">
        <w:rPr>
          <w:rFonts w:asciiTheme="minorBidi" w:hAnsiTheme="minorBidi" w:cstheme="minorBidi"/>
          <w:bCs/>
          <w:sz w:val="20"/>
        </w:rPr>
        <w:t>, but</w:t>
      </w:r>
      <w:r w:rsidRPr="00F46F77">
        <w:rPr>
          <w:rFonts w:asciiTheme="minorBidi" w:hAnsiTheme="minorBidi" w:cstheme="minorBidi"/>
          <w:bCs/>
          <w:sz w:val="20"/>
        </w:rPr>
        <w:t xml:space="preserve"> we were unable to confidently verify its authenticity with our methods.</w:t>
      </w:r>
    </w:p>
    <w:p w14:paraId="5E695995" w14:textId="57B1251F" w:rsidR="006B2DE1" w:rsidRPr="00F46F77" w:rsidRDefault="006B2DE1" w:rsidP="006B2DE1">
      <w:pPr>
        <w:spacing w:after="100" w:afterAutospacing="1"/>
        <w:rPr>
          <w:rFonts w:asciiTheme="minorBidi" w:hAnsiTheme="minorBidi" w:cstheme="minorBidi"/>
          <w:color w:val="000000" w:themeColor="text1"/>
          <w:sz w:val="20"/>
        </w:rPr>
      </w:pPr>
      <w:r w:rsidRPr="00F46F77">
        <w:rPr>
          <w:rFonts w:asciiTheme="minorBidi" w:hAnsiTheme="minorBidi" w:cstheme="minorBidi"/>
          <w:color w:val="000000" w:themeColor="text1"/>
          <w:sz w:val="20"/>
        </w:rPr>
        <w:t>The genomic features in which the filtered inserts are located (such as intergenic regions, exons, introns, promoters) were identified by comparing the positions of the inserts and genomic features using bedtools and custom AWK scripts. Genomic annotation files were those previous</w:t>
      </w:r>
      <w:r w:rsidR="00320B38">
        <w:rPr>
          <w:rFonts w:asciiTheme="minorBidi" w:hAnsiTheme="minorBidi" w:cstheme="minorBidi"/>
          <w:color w:val="000000" w:themeColor="text1"/>
          <w:sz w:val="20"/>
        </w:rPr>
        <w:t>ly</w:t>
      </w:r>
      <w:r w:rsidRPr="00F46F77">
        <w:rPr>
          <w:rFonts w:asciiTheme="minorBidi" w:hAnsiTheme="minorBidi" w:cstheme="minorBidi"/>
          <w:color w:val="000000" w:themeColor="text1"/>
          <w:sz w:val="20"/>
        </w:rPr>
        <w:t xml:space="preserve"> prepared using FGENESH++.</w:t>
      </w:r>
    </w:p>
    <w:p w14:paraId="0A9E8D63" w14:textId="33999636" w:rsidR="006B2DE1" w:rsidRPr="00F46F77" w:rsidRDefault="006B2DE1" w:rsidP="006B2DE1">
      <w:pPr>
        <w:spacing w:after="100" w:afterAutospacing="1"/>
        <w:rPr>
          <w:rFonts w:asciiTheme="minorBidi" w:hAnsiTheme="minorBidi" w:cstheme="minorBidi"/>
          <w:color w:val="000000" w:themeColor="text1"/>
          <w:sz w:val="20"/>
        </w:rPr>
      </w:pPr>
      <w:r w:rsidRPr="00F46F77">
        <w:rPr>
          <w:rFonts w:asciiTheme="minorBidi" w:hAnsiTheme="minorBidi" w:cstheme="minorBidi"/>
          <w:color w:val="000000" w:themeColor="text1"/>
          <w:sz w:val="20"/>
        </w:rPr>
        <w:t>The minimum age</w:t>
      </w:r>
      <w:r w:rsidR="00FF5D02">
        <w:rPr>
          <w:rFonts w:asciiTheme="minorBidi" w:hAnsiTheme="minorBidi" w:cstheme="minorBidi"/>
          <w:color w:val="000000" w:themeColor="text1"/>
          <w:sz w:val="20"/>
        </w:rPr>
        <w:t>s</w:t>
      </w:r>
      <w:r w:rsidRPr="00F46F77">
        <w:rPr>
          <w:rFonts w:asciiTheme="minorBidi" w:hAnsiTheme="minorBidi" w:cstheme="minorBidi"/>
          <w:color w:val="000000" w:themeColor="text1"/>
          <w:sz w:val="20"/>
        </w:rPr>
        <w:t xml:space="preserve"> of ancestral inserts across the phylogeny </w:t>
      </w:r>
      <w:r w:rsidR="00FF5D02">
        <w:rPr>
          <w:rFonts w:asciiTheme="minorBidi" w:hAnsiTheme="minorBidi" w:cstheme="minorBidi"/>
          <w:color w:val="000000" w:themeColor="text1"/>
          <w:sz w:val="20"/>
        </w:rPr>
        <w:t>were</w:t>
      </w:r>
      <w:r w:rsidR="00FF5D02" w:rsidRPr="00F46F77">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t xml:space="preserve">estimated by comparing sequence similarity of each insert and inserts in other cockroach species against the sequence similarity of each insert and the genome of the host’s specific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strain. For species whose genomes have been sequenced multiple times by different research groups (i.e.</w:t>
      </w:r>
      <w:r w:rsidR="00974D1A">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w:t>
      </w:r>
      <w:r w:rsidRPr="00F46F77">
        <w:rPr>
          <w:rFonts w:asciiTheme="minorBidi" w:hAnsiTheme="minorBidi" w:cstheme="minorBidi"/>
          <w:i/>
          <w:color w:val="000000" w:themeColor="text1"/>
          <w:sz w:val="20"/>
        </w:rPr>
        <w:t>Periplaneta americana</w:t>
      </w:r>
      <w:r w:rsidRPr="00F46F77">
        <w:rPr>
          <w:rFonts w:asciiTheme="minorBidi" w:hAnsiTheme="minorBidi" w:cstheme="minorBidi"/>
          <w:color w:val="000000" w:themeColor="text1"/>
          <w:sz w:val="20"/>
        </w:rPr>
        <w:t xml:space="preserve">, </w:t>
      </w:r>
      <w:r w:rsidRPr="00F46F77">
        <w:rPr>
          <w:rFonts w:asciiTheme="minorBidi" w:hAnsiTheme="minorBidi" w:cstheme="minorBidi"/>
          <w:i/>
          <w:color w:val="000000" w:themeColor="text1"/>
          <w:sz w:val="20"/>
        </w:rPr>
        <w:t>Blattella germanica</w:t>
      </w:r>
      <w:r w:rsidRPr="00F46F77">
        <w:rPr>
          <w:rFonts w:asciiTheme="minorBidi" w:hAnsiTheme="minorBidi" w:cstheme="minorBidi"/>
          <w:color w:val="000000" w:themeColor="text1"/>
          <w:sz w:val="20"/>
        </w:rPr>
        <w:t xml:space="preserve">, and </w:t>
      </w:r>
      <w:r w:rsidRPr="00F46F77">
        <w:rPr>
          <w:rFonts w:asciiTheme="minorBidi" w:hAnsiTheme="minorBidi" w:cstheme="minorBidi"/>
          <w:i/>
          <w:color w:val="000000" w:themeColor="text1"/>
          <w:sz w:val="20"/>
        </w:rPr>
        <w:t>Zootermopsis nevadensis</w:t>
      </w:r>
      <w:r w:rsidRPr="00F46F77">
        <w:rPr>
          <w:rFonts w:asciiTheme="minorBidi" w:hAnsiTheme="minorBidi" w:cstheme="minorBidi"/>
          <w:color w:val="000000" w:themeColor="text1"/>
          <w:sz w:val="20"/>
        </w:rPr>
        <w:t>), only the genome version with the most inserts was analyzed. Further, inserts part of a duplication/transposition event, as characteri</w:t>
      </w:r>
      <w:r w:rsidR="00974D1A">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ed above, were excluded in this dating analysis. To identify putatively ancestral inserts, the filtered inserts were first extracted from the genomes using bedtools. Second, each insert from a given cockroach genome was BLASTed against the specific </w:t>
      </w:r>
      <w:r w:rsidRPr="00F46F77">
        <w:rPr>
          <w:rFonts w:asciiTheme="minorBidi" w:hAnsiTheme="minorBidi" w:cstheme="minorBidi"/>
          <w:i/>
          <w:color w:val="000000" w:themeColor="text1"/>
          <w:sz w:val="20"/>
        </w:rPr>
        <w:t>Blattabacterium</w:t>
      </w:r>
      <w:r w:rsidRPr="00F46F77">
        <w:rPr>
          <w:rFonts w:asciiTheme="minorBidi" w:hAnsiTheme="minorBidi" w:cstheme="minorBidi"/>
          <w:color w:val="000000" w:themeColor="text1"/>
          <w:sz w:val="20"/>
        </w:rPr>
        <w:t xml:space="preserve"> strain that the species harbors (see Dataset S2). Only species with a published species-specific </w:t>
      </w:r>
      <w:r w:rsidRPr="00F46F77">
        <w:rPr>
          <w:rFonts w:asciiTheme="minorBidi" w:hAnsiTheme="minorBidi" w:cstheme="minorBidi"/>
          <w:i/>
          <w:color w:val="000000" w:themeColor="text1"/>
          <w:sz w:val="20"/>
        </w:rPr>
        <w:t>Blattabacterium</w:t>
      </w:r>
      <w:r w:rsidRPr="00F46F77">
        <w:rPr>
          <w:rFonts w:asciiTheme="minorBidi" w:hAnsiTheme="minorBidi" w:cstheme="minorBidi"/>
          <w:color w:val="000000" w:themeColor="text1"/>
          <w:sz w:val="20"/>
        </w:rPr>
        <w:t xml:space="preserve"> strain were included (</w:t>
      </w:r>
      <w:r w:rsidRPr="00F46F77">
        <w:rPr>
          <w:rFonts w:asciiTheme="minorBidi" w:hAnsiTheme="minorBidi" w:cstheme="minorBidi"/>
          <w:i/>
          <w:iCs/>
          <w:color w:val="000000" w:themeColor="text1"/>
          <w:sz w:val="20"/>
        </w:rPr>
        <w:t>n</w:t>
      </w:r>
      <w:r w:rsidRPr="00F46F77">
        <w:rPr>
          <w:rFonts w:asciiTheme="minorBidi" w:hAnsiTheme="minorBidi" w:cstheme="minorBidi"/>
          <w:color w:val="000000" w:themeColor="text1"/>
          <w:sz w:val="20"/>
        </w:rPr>
        <w:t xml:space="preserve"> = 11). Third, each insert was BLASTed against all of the inserts from the other cockroach/termite taxa (excluding itself). Fourth, the two BLAST output files were compared using a custom R script. The hit was set to ‘NA’ if query coverage was &lt;70%.</w:t>
      </w:r>
    </w:p>
    <w:p w14:paraId="7FA2C3C9" w14:textId="354572C2" w:rsidR="006B2DE1" w:rsidRPr="00F46F77" w:rsidRDefault="006B2DE1" w:rsidP="006B2DE1">
      <w:pPr>
        <w:spacing w:after="100" w:afterAutospacing="1"/>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If sequence identity was considerably higher for the </w:t>
      </w:r>
      <w:r w:rsidRPr="00F46F77">
        <w:rPr>
          <w:rFonts w:asciiTheme="minorBidi" w:hAnsiTheme="minorBidi" w:cstheme="minorBidi"/>
          <w:i/>
          <w:color w:val="000000" w:themeColor="text1"/>
          <w:sz w:val="20"/>
        </w:rPr>
        <w:t>Blattabacterium</w:t>
      </w:r>
      <w:r w:rsidRPr="00F46F77">
        <w:rPr>
          <w:rFonts w:asciiTheme="minorBidi" w:hAnsiTheme="minorBidi" w:cstheme="minorBidi"/>
          <w:color w:val="000000" w:themeColor="text1"/>
          <w:sz w:val="20"/>
        </w:rPr>
        <w:t xml:space="preserve"> BLAST </w:t>
      </w:r>
      <w:r w:rsidR="00B639ED">
        <w:rPr>
          <w:rFonts w:asciiTheme="minorBidi" w:hAnsiTheme="minorBidi" w:cstheme="minorBidi"/>
          <w:color w:val="000000" w:themeColor="text1"/>
          <w:sz w:val="20"/>
        </w:rPr>
        <w:t>than for</w:t>
      </w:r>
      <w:r w:rsidRPr="00F46F77">
        <w:rPr>
          <w:rFonts w:asciiTheme="minorBidi" w:hAnsiTheme="minorBidi" w:cstheme="minorBidi"/>
          <w:color w:val="000000" w:themeColor="text1"/>
          <w:sz w:val="20"/>
        </w:rPr>
        <w:t xml:space="preserve"> BLASTs of inserts from other cockroach/termite genomes, then the insertion was considered to have occurred subsequent to the host’s divergence from the other species in the sample. In contrast, if sequence identity was higher for one or more inserts from the termite/cockroach library, than for the host’s </w:t>
      </w:r>
      <w:r w:rsidRPr="00F46F77">
        <w:rPr>
          <w:rFonts w:asciiTheme="minorBidi" w:hAnsiTheme="minorBidi" w:cstheme="minorBidi"/>
          <w:i/>
          <w:color w:val="000000" w:themeColor="text1"/>
          <w:sz w:val="20"/>
        </w:rPr>
        <w:t>Blattabacterium</w:t>
      </w:r>
      <w:r w:rsidRPr="00F46F77">
        <w:rPr>
          <w:rFonts w:asciiTheme="minorBidi" w:hAnsiTheme="minorBidi" w:cstheme="minorBidi"/>
          <w:color w:val="000000" w:themeColor="text1"/>
          <w:sz w:val="20"/>
        </w:rPr>
        <w:t>, then the insert was considered ancestral to those species sharing it. Lastly, if sequence identities for the two BLAST hits were somewhat similar, we were unable to classify the age of the insert with confidence. Clear separations between these three cases were evident in each of the analyses (see the example given in aging analysis details on Git</w:t>
      </w:r>
      <w:r w:rsidR="00FF1B5C">
        <w:rPr>
          <w:rFonts w:asciiTheme="minorBidi" w:hAnsiTheme="minorBidi" w:cstheme="minorBidi"/>
          <w:color w:val="000000" w:themeColor="text1"/>
          <w:sz w:val="20"/>
        </w:rPr>
        <w:t>H</w:t>
      </w:r>
      <w:r w:rsidRPr="00F46F77">
        <w:rPr>
          <w:rFonts w:asciiTheme="minorBidi" w:hAnsiTheme="minorBidi" w:cstheme="minorBidi"/>
          <w:color w:val="000000" w:themeColor="text1"/>
          <w:sz w:val="20"/>
        </w:rPr>
        <w:t xml:space="preserve">ub: https://github.com/MEEP-projects/HGT_pipeline/tree/main/other). </w:t>
      </w:r>
      <w:r w:rsidR="00F911E9" w:rsidRPr="00F911E9">
        <w:rPr>
          <w:rFonts w:asciiTheme="minorBidi" w:hAnsiTheme="minorBidi" w:cstheme="minorBidi"/>
          <w:color w:val="000000" w:themeColor="text1"/>
          <w:sz w:val="20"/>
        </w:rPr>
        <w:t>We confirmed the homology (and common origin) of 22 putatively ancestral inserts by insepcting 5 kb of cockroach genome sequence upstream and downstream from the insert position across multiple taxa (Fig. 2A). For all examined inserts, multiple taxa harbored homologous DNA across these ~10 kb regions, though some species were inferred to have subsequently lost the inserts.</w:t>
      </w:r>
      <w:r w:rsidR="00F911E9">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t>The divergence date of the most distantly related species both harboring the insert was treated as the minimum age of the insert.</w:t>
      </w:r>
    </w:p>
    <w:p w14:paraId="004C2F58" w14:textId="560ECCD9" w:rsidR="00A470D4" w:rsidRDefault="006B2DE1" w:rsidP="00A470D4">
      <w:pPr>
        <w:rPr>
          <w:ins w:id="7" w:author="Microsoft Office User" w:date="2026-04-03T08:45:00Z"/>
          <w:rFonts w:asciiTheme="minorBidi" w:hAnsiTheme="minorBidi" w:cstheme="minorBidi"/>
          <w:color w:val="000000" w:themeColor="text1"/>
          <w:sz w:val="20"/>
        </w:rPr>
      </w:pPr>
      <w:r w:rsidRPr="00F46F77">
        <w:rPr>
          <w:rFonts w:asciiTheme="minorBidi" w:hAnsiTheme="minorBidi" w:cstheme="minorBidi"/>
          <w:color w:val="000000" w:themeColor="text1"/>
          <w:sz w:val="20"/>
        </w:rPr>
        <w:t>We characteri</w:t>
      </w:r>
      <w:r w:rsidR="00781744">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ed the source locations of the inserts along the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genome. First, we aligned the inserts back to their respective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genomes using bwa mem. Only species with a published species-specific </w:t>
      </w:r>
      <w:r w:rsidRPr="00F46F77">
        <w:rPr>
          <w:rFonts w:asciiTheme="minorBidi" w:hAnsiTheme="minorBidi" w:cstheme="minorBidi"/>
          <w:i/>
          <w:color w:val="000000" w:themeColor="text1"/>
          <w:sz w:val="20"/>
        </w:rPr>
        <w:t>Blattabacterium</w:t>
      </w:r>
      <w:r w:rsidRPr="00F46F77">
        <w:rPr>
          <w:rFonts w:asciiTheme="minorBidi" w:hAnsiTheme="minorBidi" w:cstheme="minorBidi"/>
          <w:color w:val="000000" w:themeColor="text1"/>
          <w:sz w:val="20"/>
        </w:rPr>
        <w:t xml:space="preserve"> strain were included in this analysis (Dataset S2). Note, not all of the inserts aligned, as some inserts were characteri</w:t>
      </w:r>
      <w:r w:rsidR="00927E96">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ed based on fragments of other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genomes (not only the species-specific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strain). Second, we used a combination of samtools and awk to only retain primary alignments, and to record the insert start position along the alignment. Lastly, we plotted the cumulative start position counts along the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genome using the R packages tidyverse v2 </w:t>
      </w:r>
      <w:r w:rsidR="008F5282">
        <w:rPr>
          <w:rFonts w:asciiTheme="minorBidi" w:hAnsiTheme="minorBidi" w:cstheme="minorBidi"/>
          <w:color w:val="000000" w:themeColor="text1"/>
          <w:sz w:val="20"/>
        </w:rPr>
        <w:t>[23]</w:t>
      </w:r>
      <w:r w:rsidRPr="00F46F77">
        <w:rPr>
          <w:rFonts w:asciiTheme="minorBidi" w:hAnsiTheme="minorBidi" w:cstheme="minorBidi"/>
          <w:color w:val="000000" w:themeColor="text1"/>
          <w:sz w:val="20"/>
        </w:rPr>
        <w:t xml:space="preserve"> and </w:t>
      </w:r>
      <w:r w:rsidRPr="00F46F77">
        <w:rPr>
          <w:rFonts w:asciiTheme="minorBidi" w:hAnsiTheme="minorBidi" w:cstheme="minorBidi"/>
          <w:color w:val="000000" w:themeColor="text1"/>
          <w:sz w:val="20"/>
        </w:rPr>
        <w:lastRenderedPageBreak/>
        <w:t xml:space="preserve">ggplot2 v3.5.1 </w:t>
      </w:r>
      <w:r w:rsidR="008F5282">
        <w:rPr>
          <w:rFonts w:asciiTheme="minorBidi" w:hAnsiTheme="minorBidi" w:cstheme="minorBidi"/>
          <w:color w:val="000000" w:themeColor="text1"/>
          <w:sz w:val="20"/>
        </w:rPr>
        <w:t>[24]</w:t>
      </w:r>
      <w:r w:rsidRPr="00F46F77">
        <w:rPr>
          <w:rFonts w:asciiTheme="minorBidi" w:hAnsiTheme="minorBidi" w:cstheme="minorBidi"/>
          <w:color w:val="000000" w:themeColor="text1"/>
          <w:sz w:val="20"/>
        </w:rPr>
        <w:t xml:space="preserve">, whereby a linear trend indicates that the origin of the inserts in the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genome is random.</w:t>
      </w:r>
    </w:p>
    <w:p w14:paraId="10D57351" w14:textId="67B5ACE3" w:rsidR="00A470D4" w:rsidRDefault="00A470D4" w:rsidP="00A470D4">
      <w:pPr>
        <w:rPr>
          <w:ins w:id="8" w:author="Microsoft Office User" w:date="2026-04-03T08:45:00Z"/>
          <w:rFonts w:asciiTheme="minorBidi" w:hAnsiTheme="minorBidi" w:cstheme="minorBidi"/>
          <w:color w:val="000000" w:themeColor="text1"/>
          <w:sz w:val="20"/>
        </w:rPr>
      </w:pPr>
    </w:p>
    <w:p w14:paraId="52CFD3BB" w14:textId="4D2D751D" w:rsidR="00165D9C" w:rsidRDefault="00A470D4" w:rsidP="006F44CD">
      <w:pPr>
        <w:rPr>
          <w:ins w:id="9" w:author="Microsoft Office User" w:date="2026-04-14T09:07:00Z"/>
          <w:rFonts w:asciiTheme="minorBidi" w:hAnsiTheme="minorBidi" w:cstheme="minorBidi"/>
          <w:color w:val="000000" w:themeColor="text1"/>
          <w:sz w:val="20"/>
        </w:rPr>
      </w:pPr>
      <w:ins w:id="10" w:author="Microsoft Office User" w:date="2026-04-03T08:45:00Z">
        <w:r>
          <w:rPr>
            <w:rFonts w:asciiTheme="minorBidi" w:hAnsiTheme="minorBidi" w:cstheme="minorBidi"/>
            <w:color w:val="000000" w:themeColor="text1"/>
            <w:sz w:val="20"/>
          </w:rPr>
          <w:t xml:space="preserve">We also </w:t>
        </w:r>
      </w:ins>
      <w:ins w:id="11" w:author="Microsoft Office User" w:date="2026-04-14T15:22:00Z">
        <w:r w:rsidR="00423C88">
          <w:rPr>
            <w:rFonts w:asciiTheme="minorBidi" w:hAnsiTheme="minorBidi" w:cstheme="minorBidi"/>
            <w:color w:val="000000" w:themeColor="text1"/>
            <w:sz w:val="20"/>
          </w:rPr>
          <w:t>assessed</w:t>
        </w:r>
      </w:ins>
      <w:ins w:id="12" w:author="Microsoft Office User" w:date="2026-04-03T08:45:00Z">
        <w:r>
          <w:rPr>
            <w:rFonts w:asciiTheme="minorBidi" w:hAnsiTheme="minorBidi" w:cstheme="minorBidi"/>
            <w:color w:val="000000" w:themeColor="text1"/>
            <w:sz w:val="20"/>
          </w:rPr>
          <w:t xml:space="preserve"> the distribution of inserts </w:t>
        </w:r>
      </w:ins>
      <w:ins w:id="13" w:author="Microsoft Office User" w:date="2026-04-14T09:07:00Z">
        <w:r w:rsidR="0010042A">
          <w:rPr>
            <w:rFonts w:asciiTheme="minorBidi" w:hAnsiTheme="minorBidi" w:cstheme="minorBidi"/>
            <w:color w:val="000000" w:themeColor="text1"/>
            <w:sz w:val="20"/>
          </w:rPr>
          <w:t xml:space="preserve">among and </w:t>
        </w:r>
      </w:ins>
      <w:ins w:id="14" w:author="Microsoft Office User" w:date="2026-04-03T08:45:00Z">
        <w:r>
          <w:rPr>
            <w:rFonts w:asciiTheme="minorBidi" w:hAnsiTheme="minorBidi" w:cstheme="minorBidi"/>
            <w:color w:val="000000" w:themeColor="text1"/>
            <w:sz w:val="20"/>
          </w:rPr>
          <w:t xml:space="preserve">along the host </w:t>
        </w:r>
      </w:ins>
      <w:ins w:id="15" w:author="Microsoft Office User" w:date="2026-04-14T15:21:00Z">
        <w:r w:rsidR="00423C88">
          <w:rPr>
            <w:rFonts w:asciiTheme="minorBidi" w:hAnsiTheme="minorBidi" w:cstheme="minorBidi"/>
            <w:color w:val="000000" w:themeColor="text1"/>
            <w:sz w:val="20"/>
          </w:rPr>
          <w:t>genome contigs</w:t>
        </w:r>
      </w:ins>
      <w:ins w:id="16" w:author="Microsoft Office User" w:date="2026-04-03T08:45:00Z">
        <w:r>
          <w:rPr>
            <w:rFonts w:asciiTheme="minorBidi" w:hAnsiTheme="minorBidi" w:cstheme="minorBidi"/>
            <w:color w:val="000000" w:themeColor="text1"/>
            <w:sz w:val="20"/>
          </w:rPr>
          <w:t xml:space="preserve"> to investigate </w:t>
        </w:r>
      </w:ins>
      <w:ins w:id="17" w:author="Microsoft Office User" w:date="2026-04-03T08:47:00Z">
        <w:r>
          <w:rPr>
            <w:rFonts w:asciiTheme="minorBidi" w:hAnsiTheme="minorBidi" w:cstheme="minorBidi"/>
            <w:color w:val="000000" w:themeColor="text1"/>
            <w:sz w:val="20"/>
          </w:rPr>
          <w:t>whether inserts were found in relatively few</w:t>
        </w:r>
      </w:ins>
      <w:ins w:id="18" w:author="Microsoft Office User" w:date="2026-04-03T09:09:00Z">
        <w:r w:rsidR="007C500E">
          <w:rPr>
            <w:rFonts w:asciiTheme="minorBidi" w:hAnsiTheme="minorBidi" w:cstheme="minorBidi"/>
            <w:color w:val="000000" w:themeColor="text1"/>
            <w:sz w:val="20"/>
          </w:rPr>
          <w:t xml:space="preserve"> </w:t>
        </w:r>
      </w:ins>
      <w:ins w:id="19" w:author="Microsoft Office User" w:date="2026-04-03T08:47:00Z">
        <w:r>
          <w:rPr>
            <w:rFonts w:asciiTheme="minorBidi" w:hAnsiTheme="minorBidi" w:cstheme="minorBidi"/>
            <w:color w:val="000000" w:themeColor="text1"/>
            <w:sz w:val="20"/>
          </w:rPr>
          <w:t>clusters, suggesting few independent HGT ev</w:t>
        </w:r>
      </w:ins>
      <w:ins w:id="20" w:author="Microsoft Office User" w:date="2026-04-03T08:48:00Z">
        <w:r>
          <w:rPr>
            <w:rFonts w:asciiTheme="minorBidi" w:hAnsiTheme="minorBidi" w:cstheme="minorBidi"/>
            <w:color w:val="000000" w:themeColor="text1"/>
            <w:sz w:val="20"/>
          </w:rPr>
          <w:t>ents (</w:t>
        </w:r>
      </w:ins>
      <w:ins w:id="21" w:author="Microsoft Office User" w:date="2026-04-13T10:07:00Z">
        <w:r w:rsidR="0001730F" w:rsidRPr="0001730F">
          <w:rPr>
            <w:rFonts w:asciiTheme="minorBidi" w:hAnsiTheme="minorBidi" w:cstheme="minorBidi"/>
            <w:color w:val="000000" w:themeColor="text1"/>
            <w:sz w:val="20"/>
          </w:rPr>
          <w:t xml:space="preserve">which inserted large spans of </w:t>
        </w:r>
        <w:r w:rsidR="0001730F" w:rsidRPr="0010042A">
          <w:rPr>
            <w:rFonts w:asciiTheme="minorBidi" w:hAnsiTheme="minorBidi" w:cstheme="minorBidi"/>
            <w:i/>
            <w:iCs/>
            <w:color w:val="000000" w:themeColor="text1"/>
            <w:sz w:val="20"/>
            <w:rPrChange w:id="22" w:author="Microsoft Office User" w:date="2026-04-14T09:07:00Z">
              <w:rPr>
                <w:rFonts w:asciiTheme="minorBidi" w:hAnsiTheme="minorBidi" w:cstheme="minorBidi"/>
                <w:color w:val="000000" w:themeColor="text1"/>
                <w:sz w:val="20"/>
              </w:rPr>
            </w:rPrChange>
          </w:rPr>
          <w:t>Blatta</w:t>
        </w:r>
      </w:ins>
      <w:ins w:id="23" w:author="Microsoft Office User" w:date="2026-04-14T09:07:00Z">
        <w:r w:rsidR="0010042A" w:rsidRPr="0010042A">
          <w:rPr>
            <w:rFonts w:asciiTheme="minorBidi" w:hAnsiTheme="minorBidi" w:cstheme="minorBidi"/>
            <w:i/>
            <w:iCs/>
            <w:color w:val="000000" w:themeColor="text1"/>
            <w:sz w:val="20"/>
            <w:rPrChange w:id="24" w:author="Microsoft Office User" w:date="2026-04-14T09:07:00Z">
              <w:rPr>
                <w:rFonts w:asciiTheme="minorBidi" w:hAnsiTheme="minorBidi" w:cstheme="minorBidi"/>
                <w:color w:val="000000" w:themeColor="text1"/>
                <w:sz w:val="20"/>
              </w:rPr>
            </w:rPrChange>
          </w:rPr>
          <w:t>bacterium</w:t>
        </w:r>
      </w:ins>
      <w:ins w:id="25" w:author="Microsoft Office User" w:date="2026-04-13T10:07:00Z">
        <w:r w:rsidR="0001730F" w:rsidRPr="0001730F">
          <w:rPr>
            <w:rFonts w:asciiTheme="minorBidi" w:hAnsiTheme="minorBidi" w:cstheme="minorBidi"/>
            <w:color w:val="000000" w:themeColor="text1"/>
            <w:sz w:val="20"/>
          </w:rPr>
          <w:t xml:space="preserve"> DNA subsequently broken apart by recombination</w:t>
        </w:r>
      </w:ins>
      <w:ins w:id="26" w:author="Microsoft Office User" w:date="2026-04-03T08:48:00Z">
        <w:r>
          <w:rPr>
            <w:rFonts w:asciiTheme="minorBidi" w:hAnsiTheme="minorBidi" w:cstheme="minorBidi"/>
            <w:color w:val="000000" w:themeColor="text1"/>
            <w:sz w:val="20"/>
          </w:rPr>
          <w:t>)</w:t>
        </w:r>
      </w:ins>
      <w:ins w:id="27" w:author="Microsoft Office User" w:date="2026-04-03T08:47:00Z">
        <w:r>
          <w:rPr>
            <w:rFonts w:asciiTheme="minorBidi" w:hAnsiTheme="minorBidi" w:cstheme="minorBidi"/>
            <w:color w:val="000000" w:themeColor="text1"/>
            <w:sz w:val="20"/>
          </w:rPr>
          <w:t xml:space="preserve">, or </w:t>
        </w:r>
      </w:ins>
      <w:ins w:id="28" w:author="Microsoft Office User" w:date="2026-04-03T08:48:00Z">
        <w:r>
          <w:rPr>
            <w:rFonts w:asciiTheme="minorBidi" w:hAnsiTheme="minorBidi" w:cstheme="minorBidi"/>
            <w:color w:val="000000" w:themeColor="text1"/>
            <w:sz w:val="20"/>
          </w:rPr>
          <w:t xml:space="preserve">whether they </w:t>
        </w:r>
      </w:ins>
      <w:ins w:id="29" w:author="Microsoft Office User" w:date="2026-04-03T08:47:00Z">
        <w:r>
          <w:rPr>
            <w:rFonts w:asciiTheme="minorBidi" w:hAnsiTheme="minorBidi" w:cstheme="minorBidi"/>
            <w:color w:val="000000" w:themeColor="text1"/>
            <w:sz w:val="20"/>
          </w:rPr>
          <w:t xml:space="preserve">have a wide distribution across the genomes, suggesting </w:t>
        </w:r>
      </w:ins>
      <w:ins w:id="30" w:author="Microsoft Office User" w:date="2026-04-03T08:48:00Z">
        <w:r>
          <w:rPr>
            <w:rFonts w:asciiTheme="minorBidi" w:hAnsiTheme="minorBidi" w:cstheme="minorBidi"/>
            <w:color w:val="000000" w:themeColor="text1"/>
            <w:sz w:val="20"/>
          </w:rPr>
          <w:t>many HGT events.</w:t>
        </w:r>
      </w:ins>
      <w:ins w:id="31" w:author="Microsoft Office User" w:date="2026-04-13T10:08:00Z">
        <w:r w:rsidR="0001730F">
          <w:rPr>
            <w:rFonts w:asciiTheme="minorBidi" w:hAnsiTheme="minorBidi" w:cstheme="minorBidi"/>
            <w:color w:val="000000" w:themeColor="text1"/>
            <w:sz w:val="20"/>
          </w:rPr>
          <w:t xml:space="preserve"> </w:t>
        </w:r>
        <w:r w:rsidR="0001730F" w:rsidRPr="0001730F">
          <w:rPr>
            <w:rFonts w:asciiTheme="minorBidi" w:hAnsiTheme="minorBidi" w:cstheme="minorBidi"/>
            <w:color w:val="000000" w:themeColor="text1"/>
            <w:sz w:val="20"/>
          </w:rPr>
          <w:t xml:space="preserve">First, we used a chi-squared goodness-of-fit test in R to determine whether the numbers of inserts per genomic contig differed significantly from the expected proportions under a purely random distribution (in which the proportion of inserts directly corresponds to the lengths of the contigs). To improve model fit, we limited this analysis to contigs with </w:t>
        </w:r>
      </w:ins>
      <w:ins w:id="32" w:author="Microsoft Office User" w:date="2026-04-13T10:11:00Z">
        <w:r w:rsidR="005F1BA1" w:rsidRPr="005F1BA1">
          <w:rPr>
            <w:rFonts w:asciiTheme="minorBidi" w:hAnsiTheme="minorBidi" w:cstheme="minorBidi"/>
            <w:color w:val="000000" w:themeColor="text1"/>
            <w:sz w:val="20"/>
          </w:rPr>
          <w:t>≥</w:t>
        </w:r>
      </w:ins>
      <w:ins w:id="33" w:author="Microsoft Office User" w:date="2026-04-13T10:08:00Z">
        <w:r w:rsidR="0001730F" w:rsidRPr="0001730F">
          <w:rPr>
            <w:rFonts w:asciiTheme="minorBidi" w:hAnsiTheme="minorBidi" w:cstheme="minorBidi"/>
            <w:color w:val="000000" w:themeColor="text1"/>
            <w:sz w:val="20"/>
          </w:rPr>
          <w:t xml:space="preserve">2 inserts, and simulated </w:t>
        </w:r>
        <w:r w:rsidR="0001730F" w:rsidRPr="00EB3024">
          <w:rPr>
            <w:rFonts w:asciiTheme="minorBidi" w:hAnsiTheme="minorBidi" w:cstheme="minorBidi"/>
            <w:i/>
            <w:iCs/>
            <w:color w:val="000000" w:themeColor="text1"/>
            <w:sz w:val="20"/>
            <w:rPrChange w:id="34" w:author="Microsoft Office User" w:date="2026-04-13T10:49:00Z">
              <w:rPr>
                <w:rFonts w:asciiTheme="minorBidi" w:hAnsiTheme="minorBidi" w:cstheme="minorBidi"/>
                <w:color w:val="000000" w:themeColor="text1"/>
                <w:sz w:val="20"/>
              </w:rPr>
            </w:rPrChange>
          </w:rPr>
          <w:t>p</w:t>
        </w:r>
        <w:r w:rsidR="0001730F" w:rsidRPr="0001730F">
          <w:rPr>
            <w:rFonts w:asciiTheme="minorBidi" w:hAnsiTheme="minorBidi" w:cstheme="minorBidi"/>
            <w:color w:val="000000" w:themeColor="text1"/>
            <w:sz w:val="20"/>
          </w:rPr>
          <w:t xml:space="preserve">-values using a Monte Carlo test </w:t>
        </w:r>
      </w:ins>
      <w:ins w:id="35" w:author="Microsoft Office User" w:date="2026-04-13T10:30:00Z">
        <w:r w:rsidR="00120FE2">
          <w:rPr>
            <w:rFonts w:asciiTheme="minorBidi" w:hAnsiTheme="minorBidi" w:cstheme="minorBidi"/>
            <w:color w:val="000000" w:themeColor="text1"/>
            <w:sz w:val="20"/>
          </w:rPr>
          <w:t>[25]</w:t>
        </w:r>
      </w:ins>
      <w:ins w:id="36" w:author="Microsoft Office User" w:date="2026-04-13T10:08:00Z">
        <w:r w:rsidR="0001730F" w:rsidRPr="0001730F">
          <w:rPr>
            <w:rFonts w:asciiTheme="minorBidi" w:hAnsiTheme="minorBidi" w:cstheme="minorBidi"/>
            <w:color w:val="000000" w:themeColor="text1"/>
            <w:sz w:val="20"/>
          </w:rPr>
          <w:t xml:space="preserve"> with 10,000 replicates. In addition, to determine whether any significant results represented meaningful deviations from random distributions, we estimated effect size using Cramér’s V in the </w:t>
        </w:r>
      </w:ins>
      <w:ins w:id="37" w:author="Microsoft Office User" w:date="2026-04-13T10:27:00Z">
        <w:r w:rsidR="00120FE2">
          <w:rPr>
            <w:rFonts w:asciiTheme="minorBidi" w:hAnsiTheme="minorBidi" w:cstheme="minorBidi"/>
            <w:color w:val="000000" w:themeColor="text1"/>
            <w:sz w:val="20"/>
          </w:rPr>
          <w:t xml:space="preserve">R </w:t>
        </w:r>
      </w:ins>
      <w:ins w:id="38" w:author="Microsoft Office User" w:date="2026-04-13T10:08:00Z">
        <w:r w:rsidR="0001730F" w:rsidRPr="0001730F">
          <w:rPr>
            <w:rFonts w:asciiTheme="minorBidi" w:hAnsiTheme="minorBidi" w:cstheme="minorBidi"/>
            <w:color w:val="000000" w:themeColor="text1"/>
            <w:sz w:val="20"/>
          </w:rPr>
          <w:t xml:space="preserve">package lsr v.0.5.2 </w:t>
        </w:r>
      </w:ins>
      <w:ins w:id="39" w:author="Microsoft Office User" w:date="2026-04-13T10:29:00Z">
        <w:r w:rsidR="00120FE2">
          <w:rPr>
            <w:rFonts w:asciiTheme="minorBidi" w:hAnsiTheme="minorBidi" w:cstheme="minorBidi"/>
            <w:color w:val="000000" w:themeColor="text1"/>
            <w:sz w:val="20"/>
          </w:rPr>
          <w:t>[26].</w:t>
        </w:r>
      </w:ins>
      <w:ins w:id="40" w:author="Microsoft Office User" w:date="2026-04-13T10:48:00Z">
        <w:r w:rsidR="00BF5A87">
          <w:rPr>
            <w:rFonts w:asciiTheme="minorBidi" w:hAnsiTheme="minorBidi" w:cstheme="minorBidi"/>
            <w:color w:val="000000" w:themeColor="text1"/>
            <w:sz w:val="20"/>
          </w:rPr>
          <w:t xml:space="preserve"> </w:t>
        </w:r>
        <w:r w:rsidR="00BF5A87" w:rsidRPr="00BF5A87">
          <w:rPr>
            <w:rFonts w:asciiTheme="minorBidi" w:hAnsiTheme="minorBidi" w:cstheme="minorBidi"/>
            <w:color w:val="000000" w:themeColor="text1"/>
            <w:sz w:val="20"/>
          </w:rPr>
          <w:t>Most chi-squared tests showed significant deviation from neutral expectations (</w:t>
        </w:r>
        <w:r w:rsidR="00BF5A87" w:rsidRPr="00EB3024">
          <w:rPr>
            <w:rFonts w:asciiTheme="minorBidi" w:hAnsiTheme="minorBidi" w:cstheme="minorBidi"/>
            <w:i/>
            <w:iCs/>
            <w:color w:val="000000" w:themeColor="text1"/>
            <w:sz w:val="20"/>
            <w:rPrChange w:id="41" w:author="Microsoft Office User" w:date="2026-04-13T10:49:00Z">
              <w:rPr>
                <w:rFonts w:asciiTheme="minorBidi" w:hAnsiTheme="minorBidi" w:cstheme="minorBidi"/>
                <w:color w:val="000000" w:themeColor="text1"/>
                <w:sz w:val="20"/>
              </w:rPr>
            </w:rPrChange>
          </w:rPr>
          <w:t>p</w:t>
        </w:r>
        <w:r w:rsidR="00BF5A87" w:rsidRPr="00BF5A87">
          <w:rPr>
            <w:rFonts w:asciiTheme="minorBidi" w:hAnsiTheme="minorBidi" w:cstheme="minorBidi"/>
            <w:color w:val="000000" w:themeColor="text1"/>
            <w:sz w:val="20"/>
          </w:rPr>
          <w:t>&lt;0.0</w:t>
        </w:r>
      </w:ins>
      <w:ins w:id="42" w:author="Microsoft Office User" w:date="2026-04-14T15:15:00Z">
        <w:r w:rsidR="005F1B64">
          <w:rPr>
            <w:rFonts w:asciiTheme="minorBidi" w:hAnsiTheme="minorBidi" w:cstheme="minorBidi"/>
            <w:color w:val="000000" w:themeColor="text1"/>
            <w:sz w:val="20"/>
          </w:rPr>
          <w:t>5</w:t>
        </w:r>
      </w:ins>
      <w:ins w:id="43" w:author="Microsoft Office User" w:date="2026-04-13T10:48:00Z">
        <w:r w:rsidR="00BF5A87" w:rsidRPr="00BF5A87">
          <w:rPr>
            <w:rFonts w:asciiTheme="minorBidi" w:hAnsiTheme="minorBidi" w:cstheme="minorBidi"/>
            <w:color w:val="000000" w:themeColor="text1"/>
            <w:sz w:val="20"/>
          </w:rPr>
          <w:t xml:space="preserve">), however deviations were minimal </w:t>
        </w:r>
      </w:ins>
      <w:ins w:id="44" w:author="Microsoft Office User" w:date="2026-04-13T16:06:00Z">
        <w:r w:rsidR="00DB2468">
          <w:rPr>
            <w:rFonts w:asciiTheme="minorBidi" w:hAnsiTheme="minorBidi" w:cstheme="minorBidi"/>
            <w:color w:val="000000" w:themeColor="text1"/>
            <w:sz w:val="20"/>
          </w:rPr>
          <w:t xml:space="preserve">based on effect sizes </w:t>
        </w:r>
      </w:ins>
      <w:ins w:id="45" w:author="Microsoft Office User" w:date="2026-04-13T10:48:00Z">
        <w:r w:rsidR="00BF5A87" w:rsidRPr="00BF5A87">
          <w:rPr>
            <w:rFonts w:asciiTheme="minorBidi" w:hAnsiTheme="minorBidi" w:cstheme="minorBidi"/>
            <w:color w:val="000000" w:themeColor="text1"/>
            <w:sz w:val="20"/>
          </w:rPr>
          <w:t>(Dataset S4)</w:t>
        </w:r>
        <w:commentRangeStart w:id="46"/>
        <w:r w:rsidR="00BF5A87" w:rsidRPr="00BF5A87">
          <w:rPr>
            <w:rFonts w:asciiTheme="minorBidi" w:hAnsiTheme="minorBidi" w:cstheme="minorBidi"/>
            <w:color w:val="000000" w:themeColor="text1"/>
            <w:sz w:val="20"/>
          </w:rPr>
          <w:t>.</w:t>
        </w:r>
        <w:commentRangeEnd w:id="46"/>
        <w:r w:rsidR="00BF5A87">
          <w:rPr>
            <w:rStyle w:val="affff7"/>
            <w:rFonts w:asciiTheme="minorBidi" w:hAnsiTheme="minorBidi" w:cstheme="minorBidi"/>
            <w:color w:val="000000" w:themeColor="text1"/>
            <w:sz w:val="20"/>
            <w:szCs w:val="20"/>
          </w:rPr>
          <w:commentReference w:id="46"/>
        </w:r>
      </w:ins>
    </w:p>
    <w:p w14:paraId="5F009DFE" w14:textId="393A9683" w:rsidR="0010042A" w:rsidRDefault="0010042A" w:rsidP="006F44CD">
      <w:pPr>
        <w:rPr>
          <w:ins w:id="47" w:author="Microsoft Office User" w:date="2026-04-14T09:07:00Z"/>
          <w:rFonts w:asciiTheme="minorBidi" w:hAnsiTheme="minorBidi" w:cstheme="minorBidi"/>
          <w:color w:val="000000" w:themeColor="text1"/>
          <w:sz w:val="20"/>
        </w:rPr>
      </w:pPr>
    </w:p>
    <w:p w14:paraId="3E1796A6" w14:textId="53656C55" w:rsidR="0010042A" w:rsidRDefault="0010042A" w:rsidP="0010042A">
      <w:pPr>
        <w:rPr>
          <w:ins w:id="48" w:author="Microsoft Office User" w:date="2026-04-13T10:08:00Z"/>
          <w:rFonts w:asciiTheme="minorBidi" w:hAnsiTheme="minorBidi" w:cstheme="minorBidi"/>
          <w:color w:val="000000" w:themeColor="text1"/>
          <w:sz w:val="20"/>
        </w:rPr>
      </w:pPr>
      <w:ins w:id="49" w:author="Microsoft Office User" w:date="2026-04-14T09:07:00Z">
        <w:r w:rsidRPr="0010042A">
          <w:rPr>
            <w:rFonts w:asciiTheme="minorBidi" w:hAnsiTheme="minorBidi" w:cstheme="minorBidi"/>
            <w:color w:val="000000" w:themeColor="text1"/>
            <w:sz w:val="20"/>
          </w:rPr>
          <w:t xml:space="preserve">Second, we used Kolmogorov–Smirnov (KS) tests to assess the randomness of the </w:t>
        </w:r>
        <w:r>
          <w:rPr>
            <w:rFonts w:asciiTheme="minorBidi" w:hAnsiTheme="minorBidi" w:cstheme="minorBidi"/>
            <w:color w:val="000000" w:themeColor="text1"/>
            <w:sz w:val="20"/>
          </w:rPr>
          <w:t xml:space="preserve">HGT </w:t>
        </w:r>
        <w:r w:rsidRPr="0010042A">
          <w:rPr>
            <w:rFonts w:asciiTheme="minorBidi" w:hAnsiTheme="minorBidi" w:cstheme="minorBidi"/>
            <w:color w:val="000000" w:themeColor="text1"/>
            <w:sz w:val="20"/>
          </w:rPr>
          <w:t xml:space="preserve">insertion distribution within contigs. The KS tests assumed that if insertion position is random, then the distribution of insert positions over each contig will appear as a uniform distribution from </w:t>
        </w:r>
      </w:ins>
      <w:ins w:id="50" w:author="Microsoft Office User" w:date="2026-04-14T09:08:00Z">
        <w:r>
          <w:rPr>
            <w:rFonts w:asciiTheme="minorBidi" w:hAnsiTheme="minorBidi" w:cstheme="minorBidi"/>
            <w:color w:val="000000" w:themeColor="text1"/>
            <w:sz w:val="20"/>
          </w:rPr>
          <w:t xml:space="preserve">position </w:t>
        </w:r>
      </w:ins>
      <w:ins w:id="51" w:author="Microsoft Office User" w:date="2026-04-14T09:07:00Z">
        <w:r w:rsidRPr="0010042A">
          <w:rPr>
            <w:rFonts w:asciiTheme="minorBidi" w:hAnsiTheme="minorBidi" w:cstheme="minorBidi"/>
            <w:color w:val="000000" w:themeColor="text1"/>
            <w:sz w:val="20"/>
          </w:rPr>
          <w:t xml:space="preserve">1 to the </w:t>
        </w:r>
      </w:ins>
      <w:ins w:id="52" w:author="Microsoft Office User" w:date="2026-04-14T09:08:00Z">
        <w:r>
          <w:rPr>
            <w:rFonts w:asciiTheme="minorBidi" w:hAnsiTheme="minorBidi" w:cstheme="minorBidi"/>
            <w:color w:val="000000" w:themeColor="text1"/>
            <w:sz w:val="20"/>
          </w:rPr>
          <w:t xml:space="preserve">end of the </w:t>
        </w:r>
      </w:ins>
      <w:ins w:id="53" w:author="Microsoft Office User" w:date="2026-04-14T09:07:00Z">
        <w:r w:rsidRPr="0010042A">
          <w:rPr>
            <w:rFonts w:asciiTheme="minorBidi" w:hAnsiTheme="minorBidi" w:cstheme="minorBidi"/>
            <w:color w:val="000000" w:themeColor="text1"/>
            <w:sz w:val="20"/>
          </w:rPr>
          <w:t xml:space="preserve">contig (minus 250 to account for </w:t>
        </w:r>
      </w:ins>
      <w:ins w:id="54" w:author="Microsoft Office User" w:date="2026-04-14T09:09:00Z">
        <w:r>
          <w:rPr>
            <w:rFonts w:asciiTheme="minorBidi" w:hAnsiTheme="minorBidi" w:cstheme="minorBidi"/>
            <w:color w:val="000000" w:themeColor="text1"/>
            <w:sz w:val="20"/>
          </w:rPr>
          <w:t>the i</w:t>
        </w:r>
      </w:ins>
      <w:ins w:id="55" w:author="Microsoft Office User" w:date="2026-04-14T09:07:00Z">
        <w:r w:rsidRPr="0010042A">
          <w:rPr>
            <w:rFonts w:asciiTheme="minorBidi" w:hAnsiTheme="minorBidi" w:cstheme="minorBidi"/>
            <w:color w:val="000000" w:themeColor="text1"/>
            <w:sz w:val="20"/>
          </w:rPr>
          <w:t xml:space="preserve">nsert </w:t>
        </w:r>
      </w:ins>
      <w:ins w:id="56" w:author="Microsoft Office User" w:date="2026-04-14T15:12:00Z">
        <w:r w:rsidR="00B54A06">
          <w:rPr>
            <w:rFonts w:asciiTheme="minorBidi" w:hAnsiTheme="minorBidi" w:cstheme="minorBidi"/>
            <w:color w:val="000000" w:themeColor="text1"/>
            <w:sz w:val="20"/>
          </w:rPr>
          <w:t>length</w:t>
        </w:r>
      </w:ins>
      <w:ins w:id="57" w:author="Microsoft Office User" w:date="2026-04-14T09:07:00Z">
        <w:r w:rsidRPr="0010042A">
          <w:rPr>
            <w:rFonts w:asciiTheme="minorBidi" w:hAnsiTheme="minorBidi" w:cstheme="minorBidi"/>
            <w:color w:val="000000" w:themeColor="text1"/>
            <w:sz w:val="20"/>
          </w:rPr>
          <w:t>).</w:t>
        </w:r>
      </w:ins>
      <w:ins w:id="58" w:author="Microsoft Office User" w:date="2026-04-14T09:09:00Z">
        <w:r>
          <w:rPr>
            <w:rFonts w:asciiTheme="minorBidi" w:hAnsiTheme="minorBidi" w:cstheme="minorBidi"/>
            <w:color w:val="000000" w:themeColor="text1"/>
            <w:sz w:val="20"/>
          </w:rPr>
          <w:t xml:space="preserve"> </w:t>
        </w:r>
      </w:ins>
      <w:ins w:id="59" w:author="Microsoft Office User" w:date="2026-04-14T15:12:00Z">
        <w:r w:rsidR="00B54A06">
          <w:rPr>
            <w:rFonts w:asciiTheme="minorBidi" w:hAnsiTheme="minorBidi" w:cstheme="minorBidi"/>
            <w:color w:val="000000" w:themeColor="text1"/>
            <w:sz w:val="20"/>
          </w:rPr>
          <w:t>Contigs with fewer than three inserts were e</w:t>
        </w:r>
      </w:ins>
      <w:ins w:id="60" w:author="Microsoft Office User" w:date="2026-04-14T15:13:00Z">
        <w:r w:rsidR="00B54A06">
          <w:rPr>
            <w:rFonts w:asciiTheme="minorBidi" w:hAnsiTheme="minorBidi" w:cstheme="minorBidi"/>
            <w:color w:val="000000" w:themeColor="text1"/>
            <w:sz w:val="20"/>
          </w:rPr>
          <w:t xml:space="preserve">xcluded. </w:t>
        </w:r>
      </w:ins>
      <w:ins w:id="61" w:author="Microsoft Office User" w:date="2026-04-14T09:09:00Z">
        <w:r>
          <w:rPr>
            <w:rFonts w:asciiTheme="minorBidi" w:hAnsiTheme="minorBidi" w:cstheme="minorBidi"/>
            <w:color w:val="000000" w:themeColor="text1"/>
            <w:sz w:val="20"/>
          </w:rPr>
          <w:t>The KS</w:t>
        </w:r>
      </w:ins>
      <w:ins w:id="62" w:author="Microsoft Office User" w:date="2026-04-14T09:11:00Z">
        <w:r>
          <w:rPr>
            <w:rFonts w:asciiTheme="minorBidi" w:hAnsiTheme="minorBidi" w:cstheme="minorBidi"/>
            <w:color w:val="000000" w:themeColor="text1"/>
            <w:sz w:val="20"/>
          </w:rPr>
          <w:t xml:space="preserve"> </w:t>
        </w:r>
        <w:r w:rsidRPr="0010042A">
          <w:rPr>
            <w:rFonts w:asciiTheme="minorBidi" w:hAnsiTheme="minorBidi" w:cstheme="minorBidi"/>
            <w:color w:val="000000" w:themeColor="text1"/>
            <w:sz w:val="20"/>
          </w:rPr>
          <w:t xml:space="preserve">tests supported a random distribution of inserts </w:t>
        </w:r>
      </w:ins>
      <w:ins w:id="63" w:author="Microsoft Office User" w:date="2026-04-14T09:17:00Z">
        <w:r w:rsidR="0080318C">
          <w:rPr>
            <w:rFonts w:asciiTheme="minorBidi" w:hAnsiTheme="minorBidi" w:cstheme="minorBidi"/>
            <w:color w:val="000000" w:themeColor="text1"/>
            <w:sz w:val="20"/>
          </w:rPr>
          <w:t>with</w:t>
        </w:r>
      </w:ins>
      <w:ins w:id="64" w:author="Microsoft Office User" w:date="2026-04-14T09:11:00Z">
        <w:r w:rsidRPr="0010042A">
          <w:rPr>
            <w:rFonts w:asciiTheme="minorBidi" w:hAnsiTheme="minorBidi" w:cstheme="minorBidi"/>
            <w:color w:val="000000" w:themeColor="text1"/>
            <w:sz w:val="20"/>
          </w:rPr>
          <w:t xml:space="preserve">in </w:t>
        </w:r>
        <w:r>
          <w:rPr>
            <w:rFonts w:asciiTheme="minorBidi" w:hAnsiTheme="minorBidi" w:cstheme="minorBidi"/>
            <w:color w:val="000000" w:themeColor="text1"/>
            <w:sz w:val="20"/>
          </w:rPr>
          <w:t>&gt;</w:t>
        </w:r>
        <w:r w:rsidRPr="0010042A">
          <w:rPr>
            <w:rFonts w:asciiTheme="minorBidi" w:hAnsiTheme="minorBidi" w:cstheme="minorBidi"/>
            <w:color w:val="000000" w:themeColor="text1"/>
            <w:sz w:val="20"/>
          </w:rPr>
          <w:t xml:space="preserve">85% of all contigs for every </w:t>
        </w:r>
        <w:r>
          <w:rPr>
            <w:rFonts w:asciiTheme="minorBidi" w:hAnsiTheme="minorBidi" w:cstheme="minorBidi"/>
            <w:color w:val="000000" w:themeColor="text1"/>
            <w:sz w:val="20"/>
          </w:rPr>
          <w:t>genome (Dataset S4)</w:t>
        </w:r>
        <w:r w:rsidRPr="0010042A">
          <w:rPr>
            <w:rFonts w:asciiTheme="minorBidi" w:hAnsiTheme="minorBidi" w:cstheme="minorBidi"/>
            <w:color w:val="000000" w:themeColor="text1"/>
            <w:sz w:val="20"/>
          </w:rPr>
          <w:t>. Th</w:t>
        </w:r>
        <w:r>
          <w:rPr>
            <w:rFonts w:asciiTheme="minorBidi" w:hAnsiTheme="minorBidi" w:cstheme="minorBidi"/>
            <w:color w:val="000000" w:themeColor="text1"/>
            <w:sz w:val="20"/>
          </w:rPr>
          <w:t>e</w:t>
        </w:r>
        <w:r w:rsidRPr="0010042A">
          <w:rPr>
            <w:rFonts w:asciiTheme="minorBidi" w:hAnsiTheme="minorBidi" w:cstheme="minorBidi"/>
            <w:color w:val="000000" w:themeColor="text1"/>
            <w:sz w:val="20"/>
          </w:rPr>
          <w:t xml:space="preserve"> distribution</w:t>
        </w:r>
        <w:r>
          <w:rPr>
            <w:rFonts w:asciiTheme="minorBidi" w:hAnsiTheme="minorBidi" w:cstheme="minorBidi"/>
            <w:color w:val="000000" w:themeColor="text1"/>
            <w:sz w:val="20"/>
          </w:rPr>
          <w:t xml:space="preserve">s </w:t>
        </w:r>
      </w:ins>
      <w:ins w:id="65" w:author="Microsoft Office User" w:date="2026-04-14T15:30:00Z">
        <w:r w:rsidR="00A93A56">
          <w:rPr>
            <w:rFonts w:asciiTheme="minorBidi" w:hAnsiTheme="minorBidi" w:cstheme="minorBidi"/>
            <w:color w:val="000000" w:themeColor="text1"/>
            <w:sz w:val="20"/>
          </w:rPr>
          <w:t xml:space="preserve">of inserts along the host contigs </w:t>
        </w:r>
      </w:ins>
      <w:ins w:id="66" w:author="Microsoft Office User" w:date="2026-04-14T09:11:00Z">
        <w:r>
          <w:rPr>
            <w:rFonts w:asciiTheme="minorBidi" w:hAnsiTheme="minorBidi" w:cstheme="minorBidi"/>
            <w:color w:val="000000" w:themeColor="text1"/>
            <w:sz w:val="20"/>
          </w:rPr>
          <w:t xml:space="preserve">are </w:t>
        </w:r>
        <w:r w:rsidRPr="0010042A">
          <w:rPr>
            <w:rFonts w:asciiTheme="minorBidi" w:hAnsiTheme="minorBidi" w:cstheme="minorBidi"/>
            <w:color w:val="000000" w:themeColor="text1"/>
            <w:sz w:val="20"/>
          </w:rPr>
          <w:t>depicted in Figure 1D.</w:t>
        </w:r>
      </w:ins>
    </w:p>
    <w:p w14:paraId="2D4F8B97" w14:textId="619A58F8" w:rsidR="00165D9C" w:rsidDel="00120FE2" w:rsidRDefault="00165D9C" w:rsidP="006B2DE1">
      <w:pPr>
        <w:rPr>
          <w:del w:id="67" w:author="Microsoft Office User" w:date="2026-04-13T10:29:00Z"/>
          <w:rFonts w:asciiTheme="minorBidi" w:hAnsiTheme="minorBidi" w:cstheme="minorBidi"/>
          <w:color w:val="000000" w:themeColor="text1"/>
          <w:sz w:val="20"/>
        </w:rPr>
      </w:pPr>
    </w:p>
    <w:p w14:paraId="46C3F375" w14:textId="665FA897" w:rsidR="006B2DE1" w:rsidRDefault="006B2DE1" w:rsidP="006B2DE1">
      <w:pPr>
        <w:rPr>
          <w:rFonts w:asciiTheme="minorBidi" w:hAnsiTheme="minorBidi" w:cstheme="minorBidi"/>
          <w:color w:val="FF0000"/>
          <w:sz w:val="20"/>
        </w:rPr>
      </w:pPr>
    </w:p>
    <w:p w14:paraId="7ED3A7EE" w14:textId="3AA1F48D" w:rsidR="006B2DE1" w:rsidRPr="00F46F77" w:rsidRDefault="006B2DE1" w:rsidP="006B2DE1">
      <w:pPr>
        <w:rPr>
          <w:rFonts w:asciiTheme="minorBidi" w:hAnsiTheme="minorBidi" w:cstheme="minorBidi"/>
          <w:color w:val="FF0000"/>
          <w:sz w:val="20"/>
        </w:rPr>
      </w:pPr>
      <w:r w:rsidRPr="006B2DE1">
        <w:rPr>
          <w:rFonts w:ascii="Arial" w:hAnsi="Arial" w:cs="Arial"/>
          <w:b/>
          <w:sz w:val="20"/>
        </w:rPr>
        <w:t>HGT insert QC</w:t>
      </w:r>
    </w:p>
    <w:p w14:paraId="00B1D461" w14:textId="7CB63A70" w:rsidR="00FF1B5C"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lang w:eastAsia="zh-CN"/>
        </w:rPr>
        <w:t xml:space="preserve">To robustly confirm that inserts were evident in raw genomic reads as well as the final assemblies, we </w:t>
      </w:r>
      <w:r w:rsidRPr="00F46F77">
        <w:rPr>
          <w:rFonts w:asciiTheme="minorBidi" w:hAnsiTheme="minorBidi" w:cstheme="minorBidi"/>
          <w:color w:val="000000" w:themeColor="text1"/>
          <w:sz w:val="20"/>
        </w:rPr>
        <w:t xml:space="preserve">aligned the raw reads against the respective assembled genomes. Raw reads </w:t>
      </w:r>
      <w:r w:rsidR="00622217">
        <w:rPr>
          <w:rFonts w:asciiTheme="minorBidi" w:hAnsiTheme="minorBidi" w:cstheme="minorBidi"/>
          <w:color w:val="000000" w:themeColor="text1"/>
          <w:sz w:val="20"/>
        </w:rPr>
        <w:t>that</w:t>
      </w:r>
      <w:r w:rsidRPr="00F46F77">
        <w:rPr>
          <w:rFonts w:asciiTheme="minorBidi" w:hAnsiTheme="minorBidi" w:cstheme="minorBidi"/>
          <w:color w:val="000000" w:themeColor="text1"/>
          <w:sz w:val="20"/>
        </w:rPr>
        <w:t xml:space="preserve"> aligned only with the putative insert, or a subset thereof, were assessed to have likely derived from contaminant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DNA. In contrast, raw reads spanning all or some of the insert as well as ‘native’ cockroach flanking sequence were considered evidence that the insert was genuine. This step was undertaken on five genomes. </w:t>
      </w:r>
      <w:r w:rsidR="00FF1B5C">
        <w:rPr>
          <w:rFonts w:asciiTheme="minorBidi" w:hAnsiTheme="minorBidi" w:cstheme="minorBidi"/>
          <w:color w:val="000000" w:themeColor="text1"/>
          <w:sz w:val="20"/>
        </w:rPr>
        <w:t>S</w:t>
      </w:r>
      <w:r w:rsidR="00FF1B5C" w:rsidRPr="00F46F77">
        <w:rPr>
          <w:rFonts w:asciiTheme="minorBidi" w:hAnsiTheme="minorBidi" w:cstheme="minorBidi"/>
          <w:color w:val="000000" w:themeColor="text1"/>
          <w:sz w:val="20"/>
        </w:rPr>
        <w:t xml:space="preserve">ee </w:t>
      </w:r>
      <w:r w:rsidR="00FF1B5C">
        <w:rPr>
          <w:rFonts w:asciiTheme="minorBidi" w:hAnsiTheme="minorBidi" w:cstheme="minorBidi"/>
          <w:color w:val="000000" w:themeColor="text1"/>
          <w:sz w:val="20"/>
        </w:rPr>
        <w:t xml:space="preserve">a schematic of this workflow and examples </w:t>
      </w:r>
      <w:r w:rsidR="00FF1B5C" w:rsidRPr="00F46F77">
        <w:rPr>
          <w:rFonts w:asciiTheme="minorBidi" w:hAnsiTheme="minorBidi" w:cstheme="minorBidi"/>
          <w:color w:val="000000" w:themeColor="text1"/>
          <w:sz w:val="20"/>
        </w:rPr>
        <w:t>on Git</w:t>
      </w:r>
      <w:r w:rsidR="00FF1B5C">
        <w:rPr>
          <w:rFonts w:asciiTheme="minorBidi" w:hAnsiTheme="minorBidi" w:cstheme="minorBidi"/>
          <w:color w:val="000000" w:themeColor="text1"/>
          <w:sz w:val="20"/>
        </w:rPr>
        <w:t>H</w:t>
      </w:r>
      <w:r w:rsidR="00FF1B5C" w:rsidRPr="00F46F77">
        <w:rPr>
          <w:rFonts w:asciiTheme="minorBidi" w:hAnsiTheme="minorBidi" w:cstheme="minorBidi"/>
          <w:color w:val="000000" w:themeColor="text1"/>
          <w:sz w:val="20"/>
        </w:rPr>
        <w:t xml:space="preserve">ub </w:t>
      </w:r>
      <w:r w:rsidR="00FF1B5C">
        <w:rPr>
          <w:rFonts w:asciiTheme="minorBidi" w:hAnsiTheme="minorBidi" w:cstheme="minorBidi"/>
          <w:color w:val="000000" w:themeColor="text1"/>
          <w:sz w:val="20"/>
        </w:rPr>
        <w:t>(</w:t>
      </w:r>
      <w:r w:rsidR="00FF1B5C" w:rsidRPr="00F46F77">
        <w:rPr>
          <w:rFonts w:asciiTheme="minorBidi" w:hAnsiTheme="minorBidi" w:cstheme="minorBidi"/>
          <w:color w:val="000000" w:themeColor="text1"/>
          <w:sz w:val="20"/>
        </w:rPr>
        <w:t>https://github.com/MEEP-projects/HGT_pipeline/tree/main/other</w:t>
      </w:r>
      <w:r w:rsidR="00FF1B5C">
        <w:rPr>
          <w:rFonts w:asciiTheme="minorBidi" w:hAnsiTheme="minorBidi" w:cstheme="minorBidi"/>
          <w:color w:val="000000" w:themeColor="text1"/>
          <w:sz w:val="20"/>
        </w:rPr>
        <w:t>).</w:t>
      </w:r>
    </w:p>
    <w:p w14:paraId="422887A3" w14:textId="77777777" w:rsidR="006B2DE1" w:rsidRPr="00F46F77" w:rsidRDefault="006B2DE1" w:rsidP="00E51150">
      <w:pPr>
        <w:pStyle w:val="SMSubheading"/>
        <w:jc w:val="center"/>
      </w:pPr>
    </w:p>
    <w:p w14:paraId="27E84ACA" w14:textId="77777777"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We found that none of the identified inserts aligned with solely contaminant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reads; rather, each aligned with multiple raw reads spanning the boundary between exogenous inserted DNA and cockroach flanking sequence. In addition, in cases where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contaminant DNA was found to align to the insert (alongside genuine cockroach genomic reads), the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sequences were consistently divergent from the insert sequences.</w:t>
      </w:r>
    </w:p>
    <w:p w14:paraId="1589E14E" w14:textId="77777777" w:rsidR="006B2DE1" w:rsidRPr="00F46F77" w:rsidRDefault="006B2DE1" w:rsidP="006B2DE1">
      <w:pPr>
        <w:rPr>
          <w:rFonts w:asciiTheme="minorBidi" w:hAnsiTheme="minorBidi" w:cstheme="minorBidi"/>
          <w:color w:val="000000" w:themeColor="text1"/>
          <w:sz w:val="20"/>
        </w:rPr>
      </w:pPr>
    </w:p>
    <w:p w14:paraId="65953078" w14:textId="2B5C75BE" w:rsidR="006B2DE1" w:rsidRDefault="006B2DE1" w:rsidP="006B2DE1">
      <w:pPr>
        <w:rPr>
          <w:ins w:id="68" w:author="Microsoft Office User" w:date="2026-04-03T09:19:00Z"/>
          <w:rFonts w:asciiTheme="minorBidi" w:hAnsiTheme="minorBidi" w:cstheme="minorBidi"/>
          <w:color w:val="000000" w:themeColor="text1"/>
          <w:sz w:val="20"/>
        </w:rPr>
      </w:pPr>
      <w:r w:rsidRPr="00F46F77">
        <w:rPr>
          <w:rFonts w:asciiTheme="minorBidi" w:hAnsiTheme="minorBidi" w:cstheme="minorBidi"/>
          <w:color w:val="000000" w:themeColor="text1"/>
          <w:sz w:val="20"/>
        </w:rPr>
        <w:t>To assess the sensitivity of HGT insert counts to our choice of parameters, we re-characteri</w:t>
      </w:r>
      <w:r w:rsidR="00F95B18">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ed inserts using alternative, less stringent thresholds (see the ‘</w:t>
      </w:r>
      <w:r w:rsidRPr="00F46F77">
        <w:rPr>
          <w:rFonts w:asciiTheme="minorBidi" w:hAnsiTheme="minorBidi" w:cstheme="minorBidi"/>
          <w:i/>
          <w:iCs/>
          <w:color w:val="000000" w:themeColor="text1"/>
          <w:sz w:val="20"/>
        </w:rPr>
        <w:t>Characteri</w:t>
      </w:r>
      <w:r w:rsidR="00F95B18">
        <w:rPr>
          <w:rFonts w:asciiTheme="minorBidi" w:hAnsiTheme="minorBidi" w:cstheme="minorBidi"/>
          <w:i/>
          <w:iCs/>
          <w:color w:val="000000" w:themeColor="text1"/>
          <w:sz w:val="20"/>
        </w:rPr>
        <w:t>z</w:t>
      </w:r>
      <w:r w:rsidRPr="00F46F77">
        <w:rPr>
          <w:rFonts w:asciiTheme="minorBidi" w:hAnsiTheme="minorBidi" w:cstheme="minorBidi"/>
          <w:i/>
          <w:iCs/>
          <w:color w:val="000000" w:themeColor="text1"/>
          <w:sz w:val="20"/>
        </w:rPr>
        <w:t>ing HGT inserts</w:t>
      </w:r>
      <w:r w:rsidRPr="00F46F77">
        <w:rPr>
          <w:rFonts w:asciiTheme="minorBidi" w:hAnsiTheme="minorBidi" w:cstheme="minorBidi"/>
          <w:color w:val="000000" w:themeColor="text1"/>
          <w:sz w:val="20"/>
        </w:rPr>
        <w:t>’ section). This led to a greater number of inserts being identified (246</w:t>
      </w:r>
      <w:r w:rsidR="00F95B18">
        <w:rPr>
          <w:rFonts w:asciiTheme="minorBidi" w:hAnsiTheme="minorBidi" w:cstheme="minorBidi"/>
          <w:color w:val="000000" w:themeColor="text1"/>
          <w:sz w:val="20"/>
        </w:rPr>
        <w:t>–</w:t>
      </w:r>
      <w:r w:rsidRPr="00F46F77">
        <w:rPr>
          <w:rFonts w:asciiTheme="minorBidi" w:hAnsiTheme="minorBidi" w:cstheme="minorBidi"/>
          <w:color w:val="000000" w:themeColor="text1"/>
          <w:sz w:val="20"/>
        </w:rPr>
        <w:t>5841 in the cockroach genomes), though overall patterns remained similar (Dataset S3). Note that the inserts characteri</w:t>
      </w:r>
      <w:r w:rsidR="00F0520F">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ed in the termite genomes using these thresholds were not manually audited, whereas the primary, more stringent dataset underwent particularly rigorous manual curation (given the presence of termite gut symbionts closely related to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w:t>
      </w:r>
    </w:p>
    <w:p w14:paraId="151DCBFF" w14:textId="3327C48A" w:rsidR="00907395" w:rsidRDefault="00907395" w:rsidP="006B2DE1">
      <w:pPr>
        <w:rPr>
          <w:ins w:id="69" w:author="Microsoft Office User" w:date="2026-04-03T09:19:00Z"/>
          <w:rFonts w:asciiTheme="minorBidi" w:hAnsiTheme="minorBidi" w:cstheme="minorBidi"/>
          <w:color w:val="000000" w:themeColor="text1"/>
          <w:sz w:val="20"/>
        </w:rPr>
      </w:pPr>
    </w:p>
    <w:p w14:paraId="574AB601" w14:textId="10935D1F" w:rsidR="005F1BA1" w:rsidRDefault="0029513D" w:rsidP="005F1BA1">
      <w:pPr>
        <w:rPr>
          <w:ins w:id="70" w:author="Microsoft Office User" w:date="2026-04-13T10:12:00Z"/>
          <w:rFonts w:asciiTheme="minorBidi" w:hAnsiTheme="minorBidi" w:cstheme="minorBidi"/>
          <w:color w:val="000000" w:themeColor="text1"/>
          <w:sz w:val="20"/>
        </w:rPr>
      </w:pPr>
      <w:ins w:id="71" w:author="Microsoft Office User" w:date="2026-04-03T10:06:00Z">
        <w:r w:rsidRPr="0029513D">
          <w:rPr>
            <w:rFonts w:asciiTheme="minorBidi" w:hAnsiTheme="minorBidi" w:cstheme="minorBidi"/>
            <w:color w:val="000000" w:themeColor="text1"/>
            <w:sz w:val="20"/>
          </w:rPr>
          <w:t xml:space="preserve">To investigate whether the number of </w:t>
        </w:r>
        <w:r w:rsidRPr="00A52AE2">
          <w:rPr>
            <w:rFonts w:asciiTheme="minorBidi" w:hAnsiTheme="minorBidi" w:cstheme="minorBidi"/>
            <w:i/>
            <w:iCs/>
            <w:color w:val="000000" w:themeColor="text1"/>
            <w:sz w:val="20"/>
          </w:rPr>
          <w:t>Blattabacterium</w:t>
        </w:r>
        <w:r w:rsidRPr="0029513D">
          <w:rPr>
            <w:rFonts w:asciiTheme="minorBidi" w:hAnsiTheme="minorBidi" w:cstheme="minorBidi"/>
            <w:color w:val="000000" w:themeColor="text1"/>
            <w:sz w:val="20"/>
          </w:rPr>
          <w:t xml:space="preserve"> inserts identified could reflect a methodological artefact, and to assess whether similar patterns are observed for other bacterial species, we repeated the HGT insert pipeline on </w:t>
        </w:r>
        <w:r w:rsidRPr="00A52AE2">
          <w:rPr>
            <w:rFonts w:asciiTheme="minorBidi" w:hAnsiTheme="minorBidi" w:cstheme="minorBidi"/>
            <w:i/>
            <w:iCs/>
            <w:color w:val="000000" w:themeColor="text1"/>
            <w:sz w:val="20"/>
          </w:rPr>
          <w:t>Buchnera</w:t>
        </w:r>
        <w:r w:rsidRPr="0029513D">
          <w:rPr>
            <w:rFonts w:asciiTheme="minorBidi" w:hAnsiTheme="minorBidi" w:cstheme="minorBidi"/>
            <w:color w:val="000000" w:themeColor="text1"/>
            <w:sz w:val="20"/>
          </w:rPr>
          <w:t xml:space="preserve"> (an aphid symbiont) and </w:t>
        </w:r>
        <w:r w:rsidRPr="00A52AE2">
          <w:rPr>
            <w:rFonts w:asciiTheme="minorBidi" w:hAnsiTheme="minorBidi" w:cstheme="minorBidi"/>
            <w:i/>
            <w:iCs/>
            <w:color w:val="000000" w:themeColor="text1"/>
            <w:sz w:val="20"/>
          </w:rPr>
          <w:t>Wolbachia</w:t>
        </w:r>
        <w:r w:rsidRPr="0029513D">
          <w:rPr>
            <w:rFonts w:asciiTheme="minorBidi" w:hAnsiTheme="minorBidi" w:cstheme="minorBidi"/>
            <w:color w:val="000000" w:themeColor="text1"/>
            <w:sz w:val="20"/>
          </w:rPr>
          <w:t xml:space="preserve"> (a bacterial genus known to infect some Blattodea species).</w:t>
        </w:r>
      </w:ins>
      <w:ins w:id="72" w:author="Microsoft Office User" w:date="2026-04-03T09:33:00Z">
        <w:r w:rsidR="00A845F6">
          <w:rPr>
            <w:rFonts w:asciiTheme="minorBidi" w:hAnsiTheme="minorBidi" w:cstheme="minorBidi"/>
            <w:color w:val="000000" w:themeColor="text1"/>
            <w:sz w:val="20"/>
          </w:rPr>
          <w:t xml:space="preserve"> </w:t>
        </w:r>
      </w:ins>
      <w:ins w:id="73" w:author="Microsoft Office User" w:date="2026-04-13T10:12:00Z">
        <w:r w:rsidR="005F1BA1">
          <w:rPr>
            <w:rFonts w:asciiTheme="minorBidi" w:hAnsiTheme="minorBidi" w:cstheme="minorBidi"/>
            <w:color w:val="000000" w:themeColor="text1"/>
            <w:sz w:val="20"/>
          </w:rPr>
          <w:t xml:space="preserve">The initial genome libraries used to </w:t>
        </w:r>
      </w:ins>
      <w:ins w:id="74" w:author="Microsoft Office User" w:date="2026-04-13T10:13:00Z">
        <w:r w:rsidR="005F1BA1">
          <w:rPr>
            <w:rFonts w:asciiTheme="minorBidi" w:hAnsiTheme="minorBidi" w:cstheme="minorBidi"/>
            <w:color w:val="000000" w:themeColor="text1"/>
            <w:sz w:val="20"/>
          </w:rPr>
          <w:t xml:space="preserve">characterize the HGT inserts comprised </w:t>
        </w:r>
      </w:ins>
      <w:ins w:id="75" w:author="Microsoft Office User" w:date="2026-04-13T10:23:00Z">
        <w:r w:rsidR="005F1BA1">
          <w:rPr>
            <w:rFonts w:asciiTheme="minorBidi" w:hAnsiTheme="minorBidi" w:cstheme="minorBidi"/>
            <w:color w:val="000000" w:themeColor="text1"/>
            <w:sz w:val="20"/>
          </w:rPr>
          <w:t>37</w:t>
        </w:r>
      </w:ins>
      <w:ins w:id="76" w:author="Microsoft Office User" w:date="2026-04-13T10:13:00Z">
        <w:r w:rsidR="005F1BA1">
          <w:rPr>
            <w:rFonts w:asciiTheme="minorBidi" w:hAnsiTheme="minorBidi" w:cstheme="minorBidi"/>
            <w:color w:val="000000" w:themeColor="text1"/>
            <w:sz w:val="20"/>
          </w:rPr>
          <w:t xml:space="preserve"> and </w:t>
        </w:r>
      </w:ins>
      <w:commentRangeStart w:id="77"/>
      <w:ins w:id="78" w:author="Zhuzhi Zhang" w:date="2026-04-15T10:53:00Z" w16du:dateUtc="2026-04-15T02:53:00Z">
        <w:r w:rsidR="0061217A">
          <w:rPr>
            <w:rFonts w:asciiTheme="minorBidi" w:hAnsiTheme="minorBidi" w:cstheme="minorBidi" w:hint="eastAsia"/>
            <w:color w:val="000000" w:themeColor="text1"/>
            <w:sz w:val="20"/>
            <w:lang w:eastAsia="zh-CN"/>
          </w:rPr>
          <w:t>20</w:t>
        </w:r>
      </w:ins>
      <w:commentRangeEnd w:id="77"/>
      <w:r w:rsidR="0061217A">
        <w:rPr>
          <w:rStyle w:val="affff7"/>
          <w:rFonts w:asciiTheme="minorBidi" w:hAnsiTheme="minorBidi" w:cstheme="minorBidi"/>
          <w:color w:val="000000" w:themeColor="text1"/>
          <w:sz w:val="20"/>
          <w:szCs w:val="20"/>
        </w:rPr>
        <w:commentReference w:id="77"/>
      </w:r>
      <w:ins w:id="79" w:author="Microsoft Office User" w:date="2026-04-13T10:13:00Z">
        <w:del w:id="80" w:author="Zhuzhi Zhang" w:date="2026-04-15T10:53:00Z" w16du:dateUtc="2026-04-15T02:53:00Z">
          <w:r w:rsidR="005F1BA1" w:rsidDel="0061217A">
            <w:rPr>
              <w:rFonts w:asciiTheme="minorBidi" w:hAnsiTheme="minorBidi" w:cstheme="minorBidi"/>
              <w:color w:val="000000" w:themeColor="text1"/>
              <w:sz w:val="20"/>
            </w:rPr>
            <w:delText>#</w:delText>
          </w:r>
          <w:commentRangeStart w:id="81"/>
          <w:r w:rsidR="005F1BA1" w:rsidDel="0061217A">
            <w:rPr>
              <w:rFonts w:asciiTheme="minorBidi" w:hAnsiTheme="minorBidi" w:cstheme="minorBidi"/>
              <w:color w:val="000000" w:themeColor="text1"/>
              <w:sz w:val="20"/>
            </w:rPr>
            <w:delText>#</w:delText>
          </w:r>
        </w:del>
      </w:ins>
      <w:commentRangeEnd w:id="81"/>
      <w:ins w:id="82" w:author="Microsoft Office User" w:date="2026-04-13T10:24:00Z">
        <w:r w:rsidR="005F1BA1">
          <w:rPr>
            <w:rStyle w:val="affff7"/>
            <w:rFonts w:asciiTheme="minorBidi" w:hAnsiTheme="minorBidi" w:cstheme="minorBidi"/>
            <w:color w:val="000000" w:themeColor="text1"/>
            <w:sz w:val="20"/>
            <w:szCs w:val="20"/>
          </w:rPr>
          <w:commentReference w:id="81"/>
        </w:r>
      </w:ins>
      <w:ins w:id="83" w:author="Microsoft Office User" w:date="2026-04-13T10:13:00Z">
        <w:r w:rsidR="005F1BA1">
          <w:rPr>
            <w:rFonts w:asciiTheme="minorBidi" w:hAnsiTheme="minorBidi" w:cstheme="minorBidi"/>
            <w:color w:val="000000" w:themeColor="text1"/>
            <w:sz w:val="20"/>
          </w:rPr>
          <w:t xml:space="preserve"> </w:t>
        </w:r>
        <w:r w:rsidR="005F1BA1" w:rsidRPr="00A52AE2">
          <w:rPr>
            <w:rFonts w:asciiTheme="minorBidi" w:hAnsiTheme="minorBidi" w:cstheme="minorBidi"/>
            <w:i/>
            <w:iCs/>
            <w:color w:val="000000" w:themeColor="text1"/>
            <w:sz w:val="20"/>
          </w:rPr>
          <w:t>Buchnera</w:t>
        </w:r>
        <w:r w:rsidR="005F1BA1">
          <w:rPr>
            <w:rFonts w:asciiTheme="minorBidi" w:hAnsiTheme="minorBidi" w:cstheme="minorBidi"/>
            <w:color w:val="000000" w:themeColor="text1"/>
            <w:sz w:val="20"/>
          </w:rPr>
          <w:t xml:space="preserve"> and </w:t>
        </w:r>
        <w:r w:rsidR="005F1BA1" w:rsidRPr="00A52AE2">
          <w:rPr>
            <w:rFonts w:asciiTheme="minorBidi" w:hAnsiTheme="minorBidi" w:cstheme="minorBidi"/>
            <w:i/>
            <w:iCs/>
            <w:color w:val="000000" w:themeColor="text1"/>
            <w:sz w:val="20"/>
          </w:rPr>
          <w:t>Wolbachia</w:t>
        </w:r>
        <w:r w:rsidR="005F1BA1">
          <w:rPr>
            <w:rFonts w:asciiTheme="minorBidi" w:hAnsiTheme="minorBidi" w:cstheme="minorBidi"/>
            <w:i/>
            <w:iCs/>
            <w:color w:val="000000" w:themeColor="text1"/>
            <w:sz w:val="20"/>
          </w:rPr>
          <w:t xml:space="preserve"> </w:t>
        </w:r>
        <w:r w:rsidR="005F1BA1">
          <w:rPr>
            <w:rFonts w:asciiTheme="minorBidi" w:hAnsiTheme="minorBidi" w:cstheme="minorBidi"/>
            <w:color w:val="000000" w:themeColor="text1"/>
            <w:sz w:val="20"/>
          </w:rPr>
          <w:t>genomes, respectively</w:t>
        </w:r>
        <w:commentRangeStart w:id="84"/>
        <w:r w:rsidR="005F1BA1">
          <w:rPr>
            <w:rFonts w:asciiTheme="minorBidi" w:hAnsiTheme="minorBidi" w:cstheme="minorBidi"/>
            <w:color w:val="000000" w:themeColor="text1"/>
            <w:sz w:val="20"/>
          </w:rPr>
          <w:t>.</w:t>
        </w:r>
      </w:ins>
      <w:commentRangeEnd w:id="84"/>
      <w:ins w:id="85" w:author="Microsoft Office User" w:date="2026-04-13T10:24:00Z">
        <w:r w:rsidR="00F0153E">
          <w:rPr>
            <w:rStyle w:val="affff7"/>
            <w:rFonts w:asciiTheme="minorBidi" w:hAnsiTheme="minorBidi" w:cstheme="minorBidi"/>
            <w:color w:val="000000" w:themeColor="text1"/>
            <w:sz w:val="20"/>
            <w:szCs w:val="20"/>
          </w:rPr>
          <w:commentReference w:id="84"/>
        </w:r>
      </w:ins>
    </w:p>
    <w:p w14:paraId="498D1EC3" w14:textId="77777777" w:rsidR="00725612" w:rsidRDefault="00725612" w:rsidP="00725612">
      <w:pPr>
        <w:rPr>
          <w:ins w:id="86" w:author="Microsoft Office User" w:date="2026-04-06T15:34:00Z"/>
          <w:rFonts w:asciiTheme="minorBidi" w:hAnsiTheme="minorBidi" w:cstheme="minorBidi"/>
          <w:color w:val="000000" w:themeColor="text1"/>
          <w:sz w:val="20"/>
        </w:rPr>
      </w:pPr>
    </w:p>
    <w:p w14:paraId="1A1AFAC3" w14:textId="7EB6B793" w:rsidR="00DE001B" w:rsidRDefault="0029513D" w:rsidP="00725612">
      <w:pPr>
        <w:rPr>
          <w:ins w:id="87" w:author="Microsoft Office User" w:date="2026-04-03T09:08:00Z"/>
          <w:rFonts w:asciiTheme="minorBidi" w:hAnsiTheme="minorBidi" w:cstheme="minorBidi"/>
          <w:color w:val="000000" w:themeColor="text1"/>
          <w:sz w:val="20"/>
        </w:rPr>
      </w:pPr>
      <w:ins w:id="88" w:author="Microsoft Office User" w:date="2026-04-03T10:08:00Z">
        <w:r w:rsidRPr="0029513D">
          <w:rPr>
            <w:rFonts w:asciiTheme="minorBidi" w:hAnsiTheme="minorBidi" w:cstheme="minorBidi"/>
            <w:color w:val="000000" w:themeColor="text1"/>
            <w:sz w:val="20"/>
          </w:rPr>
          <w:lastRenderedPageBreak/>
          <w:t xml:space="preserve">We identified </w:t>
        </w:r>
      </w:ins>
      <w:ins w:id="89" w:author="Microsoft Office User" w:date="2026-04-06T15:32:00Z">
        <w:r w:rsidR="00725612">
          <w:rPr>
            <w:rFonts w:asciiTheme="minorBidi" w:hAnsiTheme="minorBidi" w:cstheme="minorBidi"/>
            <w:color w:val="000000" w:themeColor="text1"/>
            <w:sz w:val="20"/>
          </w:rPr>
          <w:t>0-</w:t>
        </w:r>
      </w:ins>
      <w:ins w:id="90" w:author="Microsoft Office User" w:date="2026-04-06T15:48:00Z">
        <w:r w:rsidR="00DC6F15">
          <w:rPr>
            <w:rFonts w:asciiTheme="minorBidi" w:hAnsiTheme="minorBidi" w:cstheme="minorBidi"/>
            <w:color w:val="000000" w:themeColor="text1"/>
            <w:sz w:val="20"/>
          </w:rPr>
          <w:t>21</w:t>
        </w:r>
      </w:ins>
      <w:ins w:id="91" w:author="Microsoft Office User" w:date="2026-04-03T10:08:00Z">
        <w:r w:rsidRPr="0029513D">
          <w:rPr>
            <w:rFonts w:asciiTheme="minorBidi" w:hAnsiTheme="minorBidi" w:cstheme="minorBidi"/>
            <w:color w:val="000000" w:themeColor="text1"/>
            <w:sz w:val="20"/>
          </w:rPr>
          <w:t xml:space="preserve"> </w:t>
        </w:r>
        <w:r w:rsidRPr="0029513D">
          <w:rPr>
            <w:rFonts w:asciiTheme="minorBidi" w:hAnsiTheme="minorBidi" w:cstheme="minorBidi"/>
            <w:i/>
            <w:iCs/>
            <w:color w:val="000000" w:themeColor="text1"/>
            <w:sz w:val="20"/>
            <w:rPrChange w:id="92" w:author="Microsoft Office User" w:date="2026-04-03T10:09:00Z">
              <w:rPr>
                <w:rFonts w:asciiTheme="minorBidi" w:hAnsiTheme="minorBidi" w:cstheme="minorBidi"/>
                <w:color w:val="000000" w:themeColor="text1"/>
                <w:sz w:val="20"/>
              </w:rPr>
            </w:rPrChange>
          </w:rPr>
          <w:t>Buchnera</w:t>
        </w:r>
        <w:r w:rsidRPr="0029513D">
          <w:rPr>
            <w:rFonts w:asciiTheme="minorBidi" w:hAnsiTheme="minorBidi" w:cstheme="minorBidi"/>
            <w:color w:val="000000" w:themeColor="text1"/>
            <w:sz w:val="20"/>
          </w:rPr>
          <w:t xml:space="preserve">-derived inserts </w:t>
        </w:r>
      </w:ins>
      <w:ins w:id="93" w:author="Microsoft Office User" w:date="2026-04-13T13:05:00Z">
        <w:r w:rsidR="001F3E79">
          <w:rPr>
            <w:rFonts w:asciiTheme="minorBidi" w:hAnsiTheme="minorBidi" w:cstheme="minorBidi"/>
            <w:color w:val="000000" w:themeColor="text1"/>
            <w:sz w:val="20"/>
          </w:rPr>
          <w:t xml:space="preserve">(average = 3.2) </w:t>
        </w:r>
      </w:ins>
      <w:ins w:id="94" w:author="Microsoft Office User" w:date="2026-04-03T10:08:00Z">
        <w:r w:rsidRPr="0029513D">
          <w:rPr>
            <w:rFonts w:asciiTheme="minorBidi" w:hAnsiTheme="minorBidi" w:cstheme="minorBidi"/>
            <w:color w:val="000000" w:themeColor="text1"/>
            <w:sz w:val="20"/>
          </w:rPr>
          <w:t xml:space="preserve">across the host genomes </w:t>
        </w:r>
      </w:ins>
      <w:ins w:id="95" w:author="Microsoft Office User" w:date="2026-04-06T15:33:00Z">
        <w:r w:rsidR="00725612">
          <w:rPr>
            <w:rFonts w:asciiTheme="minorBidi" w:hAnsiTheme="minorBidi" w:cstheme="minorBidi"/>
            <w:color w:val="000000" w:themeColor="text1"/>
            <w:sz w:val="20"/>
          </w:rPr>
          <w:t xml:space="preserve">following the HGT pipeline. </w:t>
        </w:r>
      </w:ins>
      <w:ins w:id="96" w:author="Microsoft Office User" w:date="2026-04-06T15:42:00Z">
        <w:r w:rsidR="008028C6" w:rsidRPr="008028C6">
          <w:rPr>
            <w:rFonts w:asciiTheme="minorBidi" w:hAnsiTheme="minorBidi" w:cstheme="minorBidi"/>
            <w:color w:val="000000" w:themeColor="text1"/>
            <w:sz w:val="20"/>
          </w:rPr>
          <w:t xml:space="preserve">This number decreases when applying </w:t>
        </w:r>
      </w:ins>
      <w:ins w:id="97" w:author="Microsoft Office User" w:date="2026-04-06T19:46:00Z">
        <w:r w:rsidR="00704456">
          <w:rPr>
            <w:rFonts w:asciiTheme="minorBidi" w:hAnsiTheme="minorBidi" w:cstheme="minorBidi"/>
            <w:color w:val="000000" w:themeColor="text1"/>
            <w:sz w:val="20"/>
          </w:rPr>
          <w:t>more</w:t>
        </w:r>
      </w:ins>
      <w:ins w:id="98" w:author="Microsoft Office User" w:date="2026-04-06T15:42:00Z">
        <w:r w:rsidR="008028C6" w:rsidRPr="008028C6">
          <w:rPr>
            <w:rFonts w:asciiTheme="minorBidi" w:hAnsiTheme="minorBidi" w:cstheme="minorBidi"/>
            <w:color w:val="000000" w:themeColor="text1"/>
            <w:sz w:val="20"/>
          </w:rPr>
          <w:t xml:space="preserve"> stringent filtering parameters for excluding inserts that are similar to other bacterial species</w:t>
        </w:r>
      </w:ins>
      <w:ins w:id="99" w:author="Microsoft Office User" w:date="2026-04-13T14:10:00Z">
        <w:r w:rsidR="00352DF1">
          <w:rPr>
            <w:rFonts w:asciiTheme="minorBidi" w:hAnsiTheme="minorBidi" w:cstheme="minorBidi"/>
            <w:color w:val="000000" w:themeColor="text1"/>
            <w:sz w:val="20"/>
          </w:rPr>
          <w:t xml:space="preserve"> (see details in HGT pipeline above); </w:t>
        </w:r>
      </w:ins>
      <w:ins w:id="100" w:author="Microsoft Office User" w:date="2026-04-06T15:42:00Z">
        <w:r w:rsidR="008028C6" w:rsidRPr="008028C6">
          <w:rPr>
            <w:rFonts w:asciiTheme="minorBidi" w:hAnsiTheme="minorBidi" w:cstheme="minorBidi"/>
            <w:color w:val="000000" w:themeColor="text1"/>
            <w:sz w:val="20"/>
          </w:rPr>
          <w:t xml:space="preserve">i.e. </w:t>
        </w:r>
      </w:ins>
      <w:ins w:id="101" w:author="Microsoft Office User" w:date="2026-04-13T13:37:00Z">
        <w:r w:rsidR="007B7DC2">
          <w:rPr>
            <w:rFonts w:asciiTheme="minorBidi" w:hAnsiTheme="minorBidi" w:cstheme="minorBidi"/>
            <w:color w:val="000000" w:themeColor="text1"/>
            <w:sz w:val="20"/>
          </w:rPr>
          <w:t xml:space="preserve">at least </w:t>
        </w:r>
      </w:ins>
      <w:ins w:id="102" w:author="Microsoft Office User" w:date="2026-04-06T15:42:00Z">
        <w:r w:rsidR="008028C6" w:rsidRPr="008028C6">
          <w:rPr>
            <w:rFonts w:asciiTheme="minorBidi" w:hAnsiTheme="minorBidi" w:cstheme="minorBidi"/>
            <w:color w:val="000000" w:themeColor="text1"/>
            <w:sz w:val="20"/>
          </w:rPr>
          <w:t>some</w:t>
        </w:r>
      </w:ins>
      <w:ins w:id="103" w:author="Microsoft Office User" w:date="2026-04-13T14:10:00Z">
        <w:r w:rsidR="00352DF1">
          <w:rPr>
            <w:rFonts w:asciiTheme="minorBidi" w:hAnsiTheme="minorBidi" w:cstheme="minorBidi"/>
            <w:color w:val="000000" w:themeColor="text1"/>
            <w:sz w:val="20"/>
          </w:rPr>
          <w:t xml:space="preserve">, and possibly all, </w:t>
        </w:r>
      </w:ins>
      <w:ins w:id="104" w:author="Microsoft Office User" w:date="2026-04-06T15:42:00Z">
        <w:r w:rsidR="008028C6" w:rsidRPr="008028C6">
          <w:rPr>
            <w:rFonts w:asciiTheme="minorBidi" w:hAnsiTheme="minorBidi" w:cstheme="minorBidi"/>
            <w:color w:val="000000" w:themeColor="text1"/>
            <w:sz w:val="20"/>
          </w:rPr>
          <w:t xml:space="preserve">putative </w:t>
        </w:r>
        <w:r w:rsidR="008028C6" w:rsidRPr="008028C6">
          <w:rPr>
            <w:rFonts w:asciiTheme="minorBidi" w:hAnsiTheme="minorBidi" w:cstheme="minorBidi"/>
            <w:i/>
            <w:iCs/>
            <w:color w:val="000000" w:themeColor="text1"/>
            <w:sz w:val="20"/>
            <w:rPrChange w:id="105" w:author="Microsoft Office User" w:date="2026-04-06T15:43:00Z">
              <w:rPr>
                <w:rFonts w:asciiTheme="minorBidi" w:hAnsiTheme="minorBidi" w:cstheme="minorBidi"/>
                <w:color w:val="000000" w:themeColor="text1"/>
                <w:sz w:val="20"/>
              </w:rPr>
            </w:rPrChange>
          </w:rPr>
          <w:t>Buchnera</w:t>
        </w:r>
        <w:r w:rsidR="008028C6" w:rsidRPr="008028C6">
          <w:rPr>
            <w:rFonts w:asciiTheme="minorBidi" w:hAnsiTheme="minorBidi" w:cstheme="minorBidi"/>
            <w:color w:val="000000" w:themeColor="text1"/>
            <w:sz w:val="20"/>
          </w:rPr>
          <w:t xml:space="preserve">-derived inserts may instead originate from </w:t>
        </w:r>
        <w:r w:rsidR="008028C6" w:rsidRPr="008028C6">
          <w:rPr>
            <w:rFonts w:asciiTheme="minorBidi" w:hAnsiTheme="minorBidi" w:cstheme="minorBidi"/>
            <w:i/>
            <w:iCs/>
            <w:color w:val="000000" w:themeColor="text1"/>
            <w:sz w:val="20"/>
            <w:rPrChange w:id="106" w:author="Microsoft Office User" w:date="2026-04-06T15:43:00Z">
              <w:rPr>
                <w:rFonts w:asciiTheme="minorBidi" w:hAnsiTheme="minorBidi" w:cstheme="minorBidi"/>
                <w:color w:val="000000" w:themeColor="text1"/>
                <w:sz w:val="20"/>
              </w:rPr>
            </w:rPrChange>
          </w:rPr>
          <w:t xml:space="preserve">Blattabacterium </w:t>
        </w:r>
        <w:r w:rsidR="008028C6" w:rsidRPr="008028C6">
          <w:rPr>
            <w:rFonts w:asciiTheme="minorBidi" w:hAnsiTheme="minorBidi" w:cstheme="minorBidi"/>
            <w:color w:val="000000" w:themeColor="text1"/>
            <w:sz w:val="20"/>
          </w:rPr>
          <w:t>or other bacterial species.</w:t>
        </w:r>
      </w:ins>
      <w:ins w:id="107" w:author="Microsoft Office User" w:date="2026-04-06T15:34:00Z">
        <w:r w:rsidR="00725612">
          <w:rPr>
            <w:rFonts w:asciiTheme="minorBidi" w:hAnsiTheme="minorBidi" w:cstheme="minorBidi"/>
            <w:color w:val="000000" w:themeColor="text1"/>
            <w:sz w:val="20"/>
          </w:rPr>
          <w:t xml:space="preserve"> </w:t>
        </w:r>
      </w:ins>
      <w:ins w:id="108" w:author="Microsoft Office User" w:date="2026-04-03T10:08:00Z">
        <w:r w:rsidRPr="0029513D">
          <w:rPr>
            <w:rFonts w:asciiTheme="minorBidi" w:hAnsiTheme="minorBidi" w:cstheme="minorBidi"/>
            <w:color w:val="000000" w:themeColor="text1"/>
            <w:sz w:val="20"/>
          </w:rPr>
          <w:t xml:space="preserve">This is consistent with the lack of co-occurrence between </w:t>
        </w:r>
        <w:r w:rsidRPr="0029513D">
          <w:rPr>
            <w:rFonts w:asciiTheme="minorBidi" w:hAnsiTheme="minorBidi" w:cstheme="minorBidi"/>
            <w:i/>
            <w:iCs/>
            <w:color w:val="000000" w:themeColor="text1"/>
            <w:sz w:val="20"/>
            <w:rPrChange w:id="109" w:author="Microsoft Office User" w:date="2026-04-03T10:09:00Z">
              <w:rPr>
                <w:rFonts w:asciiTheme="minorBidi" w:hAnsiTheme="minorBidi" w:cstheme="minorBidi"/>
                <w:color w:val="000000" w:themeColor="text1"/>
                <w:sz w:val="20"/>
              </w:rPr>
            </w:rPrChange>
          </w:rPr>
          <w:t>Buchnera</w:t>
        </w:r>
        <w:r w:rsidRPr="0029513D">
          <w:rPr>
            <w:rFonts w:asciiTheme="minorBidi" w:hAnsiTheme="minorBidi" w:cstheme="minorBidi"/>
            <w:color w:val="000000" w:themeColor="text1"/>
            <w:sz w:val="20"/>
          </w:rPr>
          <w:t xml:space="preserve"> and these hosts.</w:t>
        </w:r>
      </w:ins>
      <w:ins w:id="110" w:author="Microsoft Office User" w:date="2026-04-03T10:09:00Z">
        <w:r>
          <w:rPr>
            <w:rFonts w:asciiTheme="minorBidi" w:hAnsiTheme="minorBidi" w:cstheme="minorBidi"/>
            <w:color w:val="000000" w:themeColor="text1"/>
            <w:sz w:val="20"/>
          </w:rPr>
          <w:t xml:space="preserve"> </w:t>
        </w:r>
      </w:ins>
      <w:ins w:id="111" w:author="Microsoft Office User" w:date="2026-04-03T10:08:00Z">
        <w:r w:rsidRPr="0029513D">
          <w:rPr>
            <w:rFonts w:asciiTheme="minorBidi" w:hAnsiTheme="minorBidi" w:cstheme="minorBidi"/>
            <w:color w:val="000000" w:themeColor="text1"/>
            <w:sz w:val="20"/>
          </w:rPr>
          <w:t xml:space="preserve">We identified </w:t>
        </w:r>
      </w:ins>
      <w:ins w:id="112" w:author="Microsoft Office User" w:date="2026-04-13T12:57:00Z">
        <w:r w:rsidR="001E7E1E">
          <w:rPr>
            <w:rFonts w:asciiTheme="minorBidi" w:hAnsiTheme="minorBidi" w:cstheme="minorBidi"/>
            <w:color w:val="000000" w:themeColor="text1"/>
            <w:sz w:val="20"/>
          </w:rPr>
          <w:t>1</w:t>
        </w:r>
      </w:ins>
      <w:ins w:id="113" w:author="Microsoft Office User" w:date="2026-04-03T10:08:00Z">
        <w:r w:rsidRPr="0029513D">
          <w:rPr>
            <w:rFonts w:asciiTheme="minorBidi" w:hAnsiTheme="minorBidi" w:cstheme="minorBidi"/>
            <w:color w:val="000000" w:themeColor="text1"/>
            <w:sz w:val="20"/>
          </w:rPr>
          <w:t>–</w:t>
        </w:r>
      </w:ins>
      <w:ins w:id="114" w:author="Microsoft Office User" w:date="2026-04-13T12:57:00Z">
        <w:r w:rsidR="001E7E1E">
          <w:rPr>
            <w:rFonts w:asciiTheme="minorBidi" w:hAnsiTheme="minorBidi" w:cstheme="minorBidi"/>
            <w:color w:val="000000" w:themeColor="text1"/>
            <w:sz w:val="20"/>
          </w:rPr>
          <w:t>35</w:t>
        </w:r>
      </w:ins>
      <w:ins w:id="115" w:author="Microsoft Office User" w:date="2026-04-03T10:08:00Z">
        <w:r w:rsidRPr="0029513D">
          <w:rPr>
            <w:rFonts w:asciiTheme="minorBidi" w:hAnsiTheme="minorBidi" w:cstheme="minorBidi"/>
            <w:color w:val="000000" w:themeColor="text1"/>
            <w:sz w:val="20"/>
          </w:rPr>
          <w:t xml:space="preserve"> </w:t>
        </w:r>
        <w:r w:rsidRPr="0029513D">
          <w:rPr>
            <w:rFonts w:asciiTheme="minorBidi" w:hAnsiTheme="minorBidi" w:cstheme="minorBidi"/>
            <w:i/>
            <w:iCs/>
            <w:color w:val="000000" w:themeColor="text1"/>
            <w:sz w:val="20"/>
            <w:rPrChange w:id="116" w:author="Microsoft Office User" w:date="2026-04-03T10:09:00Z">
              <w:rPr>
                <w:rFonts w:asciiTheme="minorBidi" w:hAnsiTheme="minorBidi" w:cstheme="minorBidi"/>
                <w:color w:val="000000" w:themeColor="text1"/>
                <w:sz w:val="20"/>
              </w:rPr>
            </w:rPrChange>
          </w:rPr>
          <w:t>Wolbachia</w:t>
        </w:r>
        <w:r w:rsidRPr="0029513D">
          <w:rPr>
            <w:rFonts w:asciiTheme="minorBidi" w:hAnsiTheme="minorBidi" w:cstheme="minorBidi"/>
            <w:color w:val="000000" w:themeColor="text1"/>
            <w:sz w:val="20"/>
          </w:rPr>
          <w:t>-derived inserts</w:t>
        </w:r>
      </w:ins>
      <w:ins w:id="117" w:author="Microsoft Office User" w:date="2026-04-06T15:36:00Z">
        <w:r w:rsidR="00725612">
          <w:rPr>
            <w:rFonts w:asciiTheme="minorBidi" w:hAnsiTheme="minorBidi" w:cstheme="minorBidi"/>
            <w:color w:val="000000" w:themeColor="text1"/>
            <w:sz w:val="20"/>
          </w:rPr>
          <w:t xml:space="preserve"> </w:t>
        </w:r>
      </w:ins>
      <w:ins w:id="118" w:author="Microsoft Office User" w:date="2026-04-13T12:57:00Z">
        <w:r w:rsidR="001E7E1E">
          <w:rPr>
            <w:rFonts w:asciiTheme="minorBidi" w:hAnsiTheme="minorBidi" w:cstheme="minorBidi"/>
            <w:color w:val="000000" w:themeColor="text1"/>
            <w:sz w:val="20"/>
          </w:rPr>
          <w:t>(average = 9.</w:t>
        </w:r>
        <w:r w:rsidR="001F3E79">
          <w:rPr>
            <w:rFonts w:asciiTheme="minorBidi" w:hAnsiTheme="minorBidi" w:cstheme="minorBidi"/>
            <w:color w:val="000000" w:themeColor="text1"/>
            <w:sz w:val="20"/>
          </w:rPr>
          <w:t>5</w:t>
        </w:r>
        <w:r w:rsidR="001E7E1E">
          <w:rPr>
            <w:rFonts w:asciiTheme="minorBidi" w:hAnsiTheme="minorBidi" w:cstheme="minorBidi"/>
            <w:color w:val="000000" w:themeColor="text1"/>
            <w:sz w:val="20"/>
          </w:rPr>
          <w:t>)</w:t>
        </w:r>
        <w:r w:rsidR="001F3E79">
          <w:rPr>
            <w:rFonts w:asciiTheme="minorBidi" w:hAnsiTheme="minorBidi" w:cstheme="minorBidi"/>
            <w:color w:val="000000" w:themeColor="text1"/>
            <w:sz w:val="20"/>
          </w:rPr>
          <w:t xml:space="preserve"> </w:t>
        </w:r>
      </w:ins>
      <w:ins w:id="119" w:author="Microsoft Office User" w:date="2026-04-13T13:06:00Z">
        <w:r w:rsidR="001F3E79">
          <w:rPr>
            <w:rFonts w:asciiTheme="minorBidi" w:hAnsiTheme="minorBidi" w:cstheme="minorBidi"/>
            <w:color w:val="000000" w:themeColor="text1"/>
            <w:sz w:val="20"/>
          </w:rPr>
          <w:t>per genome</w:t>
        </w:r>
      </w:ins>
      <w:ins w:id="120" w:author="Microsoft Office User" w:date="2026-04-03T10:08:00Z">
        <w:r w:rsidRPr="0029513D">
          <w:rPr>
            <w:rFonts w:asciiTheme="minorBidi" w:hAnsiTheme="minorBidi" w:cstheme="minorBidi"/>
            <w:color w:val="000000" w:themeColor="text1"/>
            <w:sz w:val="20"/>
          </w:rPr>
          <w:t xml:space="preserve">. The higher number relative to </w:t>
        </w:r>
        <w:r w:rsidRPr="0029513D">
          <w:rPr>
            <w:rFonts w:asciiTheme="minorBidi" w:hAnsiTheme="minorBidi" w:cstheme="minorBidi"/>
            <w:i/>
            <w:iCs/>
            <w:color w:val="000000" w:themeColor="text1"/>
            <w:sz w:val="20"/>
            <w:rPrChange w:id="121" w:author="Microsoft Office User" w:date="2026-04-03T10:09:00Z">
              <w:rPr>
                <w:rFonts w:asciiTheme="minorBidi" w:hAnsiTheme="minorBidi" w:cstheme="minorBidi"/>
                <w:color w:val="000000" w:themeColor="text1"/>
                <w:sz w:val="20"/>
              </w:rPr>
            </w:rPrChange>
          </w:rPr>
          <w:t>Buchnera</w:t>
        </w:r>
        <w:r w:rsidRPr="0029513D">
          <w:rPr>
            <w:rFonts w:asciiTheme="minorBidi" w:hAnsiTheme="minorBidi" w:cstheme="minorBidi"/>
            <w:color w:val="000000" w:themeColor="text1"/>
            <w:sz w:val="20"/>
          </w:rPr>
          <w:t xml:space="preserve"> likely reflects that </w:t>
        </w:r>
        <w:r w:rsidRPr="0029513D">
          <w:rPr>
            <w:rFonts w:asciiTheme="minorBidi" w:hAnsiTheme="minorBidi" w:cstheme="minorBidi"/>
            <w:i/>
            <w:iCs/>
            <w:color w:val="000000" w:themeColor="text1"/>
            <w:sz w:val="20"/>
            <w:rPrChange w:id="122" w:author="Microsoft Office User" w:date="2026-04-03T10:09:00Z">
              <w:rPr>
                <w:rFonts w:asciiTheme="minorBidi" w:hAnsiTheme="minorBidi" w:cstheme="minorBidi"/>
                <w:color w:val="000000" w:themeColor="text1"/>
                <w:sz w:val="20"/>
              </w:rPr>
            </w:rPrChange>
          </w:rPr>
          <w:t>Wolbachia</w:t>
        </w:r>
        <w:r w:rsidRPr="0029513D">
          <w:rPr>
            <w:rFonts w:asciiTheme="minorBidi" w:hAnsiTheme="minorBidi" w:cstheme="minorBidi"/>
            <w:color w:val="000000" w:themeColor="text1"/>
            <w:sz w:val="20"/>
          </w:rPr>
          <w:t xml:space="preserve"> </w:t>
        </w:r>
      </w:ins>
      <w:ins w:id="123" w:author="Microsoft Office User" w:date="2026-04-03T10:09:00Z">
        <w:r>
          <w:rPr>
            <w:rFonts w:asciiTheme="minorBidi" w:hAnsiTheme="minorBidi" w:cstheme="minorBidi"/>
            <w:color w:val="000000" w:themeColor="text1"/>
            <w:sz w:val="20"/>
          </w:rPr>
          <w:t>do</w:t>
        </w:r>
      </w:ins>
      <w:ins w:id="124" w:author="Microsoft Office User" w:date="2026-04-03T10:08:00Z">
        <w:r w:rsidRPr="0029513D">
          <w:rPr>
            <w:rFonts w:asciiTheme="minorBidi" w:hAnsiTheme="minorBidi" w:cstheme="minorBidi"/>
            <w:color w:val="000000" w:themeColor="text1"/>
            <w:sz w:val="20"/>
          </w:rPr>
          <w:t xml:space="preserve"> infect these hosts, although insert counts remain lower than those observed for </w:t>
        </w:r>
        <w:r w:rsidRPr="0029513D">
          <w:rPr>
            <w:rFonts w:asciiTheme="minorBidi" w:hAnsiTheme="minorBidi" w:cstheme="minorBidi"/>
            <w:i/>
            <w:iCs/>
            <w:color w:val="000000" w:themeColor="text1"/>
            <w:sz w:val="20"/>
            <w:rPrChange w:id="125" w:author="Microsoft Office User" w:date="2026-04-03T10:09:00Z">
              <w:rPr>
                <w:rFonts w:asciiTheme="minorBidi" w:hAnsiTheme="minorBidi" w:cstheme="minorBidi"/>
                <w:color w:val="000000" w:themeColor="text1"/>
                <w:sz w:val="20"/>
              </w:rPr>
            </w:rPrChange>
          </w:rPr>
          <w:t>Blattabacterium</w:t>
        </w:r>
      </w:ins>
      <w:ins w:id="126" w:author="Microsoft Office User" w:date="2026-04-03T10:10:00Z">
        <w:r>
          <w:rPr>
            <w:rFonts w:asciiTheme="minorBidi" w:hAnsiTheme="minorBidi" w:cstheme="minorBidi"/>
            <w:color w:val="000000" w:themeColor="text1"/>
            <w:sz w:val="20"/>
          </w:rPr>
          <w:t xml:space="preserve">, </w:t>
        </w:r>
        <w:r w:rsidRPr="0029513D">
          <w:rPr>
            <w:rFonts w:asciiTheme="minorBidi" w:hAnsiTheme="minorBidi" w:cstheme="minorBidi"/>
            <w:color w:val="000000" w:themeColor="text1"/>
            <w:sz w:val="20"/>
          </w:rPr>
          <w:t>potentially reflecting differences in host–bacterial interactions</w:t>
        </w:r>
        <w:commentRangeStart w:id="127"/>
        <w:r w:rsidRPr="0029513D">
          <w:rPr>
            <w:rFonts w:asciiTheme="minorBidi" w:hAnsiTheme="minorBidi" w:cstheme="minorBidi"/>
            <w:color w:val="000000" w:themeColor="text1"/>
            <w:sz w:val="20"/>
          </w:rPr>
          <w:t>.</w:t>
        </w:r>
      </w:ins>
      <w:commentRangeEnd w:id="127"/>
      <w:ins w:id="128" w:author="Microsoft Office User" w:date="2026-04-13T10:25:00Z">
        <w:r w:rsidR="00A1330D">
          <w:rPr>
            <w:rStyle w:val="affff7"/>
            <w:rFonts w:asciiTheme="minorBidi" w:hAnsiTheme="minorBidi" w:cstheme="minorBidi"/>
            <w:color w:val="000000" w:themeColor="text1"/>
            <w:sz w:val="20"/>
            <w:szCs w:val="20"/>
          </w:rPr>
          <w:commentReference w:id="127"/>
        </w:r>
      </w:ins>
    </w:p>
    <w:p w14:paraId="3255DF6E" w14:textId="77777777" w:rsidR="0029513D" w:rsidRDefault="0029513D" w:rsidP="006B2DE1">
      <w:pPr>
        <w:rPr>
          <w:ins w:id="129" w:author="Microsoft Office User" w:date="2026-04-03T10:08:00Z"/>
          <w:rFonts w:asciiTheme="minorBidi" w:hAnsiTheme="minorBidi" w:cstheme="minorBidi"/>
          <w:color w:val="000000" w:themeColor="text1"/>
          <w:sz w:val="20"/>
        </w:rPr>
      </w:pPr>
    </w:p>
    <w:p w14:paraId="79366A32" w14:textId="63ECB5F6" w:rsidR="004F51D1" w:rsidRDefault="00864224" w:rsidP="006B2DE1">
      <w:pPr>
        <w:rPr>
          <w:ins w:id="130" w:author="Microsoft Office User" w:date="2026-04-03T12:43:00Z"/>
          <w:rFonts w:asciiTheme="minorBidi" w:hAnsiTheme="minorBidi" w:cstheme="minorBidi"/>
          <w:color w:val="000000" w:themeColor="text1"/>
          <w:sz w:val="20"/>
        </w:rPr>
      </w:pPr>
      <w:ins w:id="131" w:author="Microsoft Office User" w:date="2026-04-03T12:39:00Z">
        <w:r w:rsidRPr="00864224">
          <w:rPr>
            <w:rFonts w:asciiTheme="minorBidi" w:hAnsiTheme="minorBidi" w:cstheme="minorBidi"/>
            <w:color w:val="000000" w:themeColor="text1"/>
            <w:sz w:val="20"/>
          </w:rPr>
          <w:t>Since completing the analyses and manuscript preparation, additional Blattodea genomes have become available. To assess whether the patterns identified in this study are consistent across these additional taxa, we applied the same HGT insert pipeline to five newly available genomes: one termite (</w:t>
        </w:r>
        <w:r w:rsidRPr="00864224">
          <w:rPr>
            <w:rFonts w:asciiTheme="minorBidi" w:hAnsiTheme="minorBidi" w:cstheme="minorBidi"/>
            <w:i/>
            <w:iCs/>
            <w:color w:val="000000" w:themeColor="text1"/>
            <w:sz w:val="20"/>
            <w:rPrChange w:id="132" w:author="Microsoft Office User" w:date="2026-04-03T12:39:00Z">
              <w:rPr>
                <w:rFonts w:asciiTheme="minorBidi" w:hAnsiTheme="minorBidi" w:cstheme="minorBidi"/>
                <w:color w:val="000000" w:themeColor="text1"/>
                <w:sz w:val="20"/>
              </w:rPr>
            </w:rPrChange>
          </w:rPr>
          <w:t>Mastotermes darwiniensis</w:t>
        </w:r>
        <w:r w:rsidRPr="00864224">
          <w:rPr>
            <w:rFonts w:asciiTheme="minorBidi" w:hAnsiTheme="minorBidi" w:cstheme="minorBidi"/>
            <w:color w:val="000000" w:themeColor="text1"/>
            <w:sz w:val="20"/>
          </w:rPr>
          <w:t xml:space="preserve">; GCA_053541125.1), which is the only termite species known to harbour </w:t>
        </w:r>
        <w:r w:rsidRPr="00864224">
          <w:rPr>
            <w:rFonts w:asciiTheme="minorBidi" w:hAnsiTheme="minorBidi" w:cstheme="minorBidi"/>
            <w:i/>
            <w:iCs/>
            <w:color w:val="000000" w:themeColor="text1"/>
            <w:sz w:val="20"/>
            <w:rPrChange w:id="133" w:author="Microsoft Office User" w:date="2026-04-03T12:40:00Z">
              <w:rPr>
                <w:rFonts w:asciiTheme="minorBidi" w:hAnsiTheme="minorBidi" w:cstheme="minorBidi"/>
                <w:color w:val="000000" w:themeColor="text1"/>
                <w:sz w:val="20"/>
              </w:rPr>
            </w:rPrChange>
          </w:rPr>
          <w:t>Blattabacterium</w:t>
        </w:r>
        <w:r w:rsidRPr="00864224">
          <w:rPr>
            <w:rFonts w:asciiTheme="minorBidi" w:hAnsiTheme="minorBidi" w:cstheme="minorBidi"/>
            <w:color w:val="000000" w:themeColor="text1"/>
            <w:sz w:val="20"/>
          </w:rPr>
          <w:t xml:space="preserve">; two </w:t>
        </w:r>
        <w:r w:rsidRPr="00864224">
          <w:rPr>
            <w:rFonts w:asciiTheme="minorBidi" w:hAnsiTheme="minorBidi" w:cstheme="minorBidi"/>
            <w:i/>
            <w:iCs/>
            <w:color w:val="000000" w:themeColor="text1"/>
            <w:sz w:val="20"/>
            <w:rPrChange w:id="134" w:author="Microsoft Office User" w:date="2026-04-03T12:40:00Z">
              <w:rPr>
                <w:rFonts w:asciiTheme="minorBidi" w:hAnsiTheme="minorBidi" w:cstheme="minorBidi"/>
                <w:color w:val="000000" w:themeColor="text1"/>
                <w:sz w:val="20"/>
              </w:rPr>
            </w:rPrChange>
          </w:rPr>
          <w:t>Cryptocercus</w:t>
        </w:r>
        <w:r w:rsidRPr="00864224">
          <w:rPr>
            <w:rFonts w:asciiTheme="minorBidi" w:hAnsiTheme="minorBidi" w:cstheme="minorBidi"/>
            <w:color w:val="000000" w:themeColor="text1"/>
            <w:sz w:val="20"/>
          </w:rPr>
          <w:t xml:space="preserve"> species (</w:t>
        </w:r>
        <w:r w:rsidRPr="00864224">
          <w:rPr>
            <w:rFonts w:asciiTheme="minorBidi" w:hAnsiTheme="minorBidi" w:cstheme="minorBidi"/>
            <w:i/>
            <w:iCs/>
            <w:color w:val="000000" w:themeColor="text1"/>
            <w:sz w:val="20"/>
            <w:rPrChange w:id="135" w:author="Microsoft Office User" w:date="2026-04-03T12:40:00Z">
              <w:rPr>
                <w:rFonts w:asciiTheme="minorBidi" w:hAnsiTheme="minorBidi" w:cstheme="minorBidi"/>
                <w:color w:val="000000" w:themeColor="text1"/>
                <w:sz w:val="20"/>
              </w:rPr>
            </w:rPrChange>
          </w:rPr>
          <w:t>C. punctulatus</w:t>
        </w:r>
        <w:r w:rsidRPr="00864224">
          <w:rPr>
            <w:rFonts w:asciiTheme="minorBidi" w:hAnsiTheme="minorBidi" w:cstheme="minorBidi"/>
            <w:color w:val="000000" w:themeColor="text1"/>
            <w:sz w:val="20"/>
          </w:rPr>
          <w:t xml:space="preserve">; GCA_054643855.1 and </w:t>
        </w:r>
        <w:r w:rsidRPr="00864224">
          <w:rPr>
            <w:rFonts w:asciiTheme="minorBidi" w:hAnsiTheme="minorBidi" w:cstheme="minorBidi"/>
            <w:i/>
            <w:iCs/>
            <w:color w:val="000000" w:themeColor="text1"/>
            <w:sz w:val="20"/>
            <w:rPrChange w:id="136" w:author="Microsoft Office User" w:date="2026-04-03T12:40:00Z">
              <w:rPr>
                <w:rFonts w:asciiTheme="minorBidi" w:hAnsiTheme="minorBidi" w:cstheme="minorBidi"/>
                <w:color w:val="000000" w:themeColor="text1"/>
                <w:sz w:val="20"/>
              </w:rPr>
            </w:rPrChange>
          </w:rPr>
          <w:t>C. shennongjianesis</w:t>
        </w:r>
        <w:r w:rsidRPr="00864224">
          <w:rPr>
            <w:rFonts w:asciiTheme="minorBidi" w:hAnsiTheme="minorBidi" w:cstheme="minorBidi"/>
            <w:color w:val="000000" w:themeColor="text1"/>
            <w:sz w:val="20"/>
          </w:rPr>
          <w:t>; GCA_054369535.1), which are a sister group to termites; and two additional cockroach species (</w:t>
        </w:r>
        <w:r w:rsidRPr="00864224">
          <w:rPr>
            <w:rFonts w:asciiTheme="minorBidi" w:hAnsiTheme="minorBidi" w:cstheme="minorBidi"/>
            <w:i/>
            <w:iCs/>
            <w:color w:val="000000" w:themeColor="text1"/>
            <w:sz w:val="20"/>
            <w:rPrChange w:id="137" w:author="Microsoft Office User" w:date="2026-04-03T12:40:00Z">
              <w:rPr>
                <w:rFonts w:asciiTheme="minorBidi" w:hAnsiTheme="minorBidi" w:cstheme="minorBidi"/>
                <w:color w:val="000000" w:themeColor="text1"/>
                <w:sz w:val="20"/>
              </w:rPr>
            </w:rPrChange>
          </w:rPr>
          <w:t>Ectobius pallidus</w:t>
        </w:r>
        <w:r w:rsidRPr="00864224">
          <w:rPr>
            <w:rFonts w:asciiTheme="minorBidi" w:hAnsiTheme="minorBidi" w:cstheme="minorBidi"/>
            <w:color w:val="000000" w:themeColor="text1"/>
            <w:sz w:val="20"/>
          </w:rPr>
          <w:t xml:space="preserve">; GCA_964059185.1 and </w:t>
        </w:r>
        <w:r w:rsidRPr="00864224">
          <w:rPr>
            <w:rFonts w:asciiTheme="minorBidi" w:hAnsiTheme="minorBidi" w:cstheme="minorBidi"/>
            <w:i/>
            <w:iCs/>
            <w:color w:val="000000" w:themeColor="text1"/>
            <w:sz w:val="20"/>
            <w:rPrChange w:id="138" w:author="Microsoft Office User" w:date="2026-04-03T12:40:00Z">
              <w:rPr>
                <w:rFonts w:asciiTheme="minorBidi" w:hAnsiTheme="minorBidi" w:cstheme="minorBidi"/>
                <w:color w:val="000000" w:themeColor="text1"/>
                <w:sz w:val="20"/>
              </w:rPr>
            </w:rPrChange>
          </w:rPr>
          <w:t>Loboptera decipiens</w:t>
        </w:r>
        <w:r w:rsidRPr="00864224">
          <w:rPr>
            <w:rFonts w:asciiTheme="minorBidi" w:hAnsiTheme="minorBidi" w:cstheme="minorBidi"/>
            <w:color w:val="000000" w:themeColor="text1"/>
            <w:sz w:val="20"/>
          </w:rPr>
          <w:t>; GCA_964662295.2).</w:t>
        </w:r>
      </w:ins>
    </w:p>
    <w:p w14:paraId="0B0D8133" w14:textId="20224B69" w:rsidR="00864224" w:rsidRDefault="00864224" w:rsidP="006B2DE1">
      <w:pPr>
        <w:rPr>
          <w:ins w:id="139" w:author="Microsoft Office User" w:date="2026-04-03T12:43:00Z"/>
          <w:rFonts w:asciiTheme="minorBidi" w:hAnsiTheme="minorBidi" w:cstheme="minorBidi"/>
          <w:color w:val="000000" w:themeColor="text1"/>
          <w:sz w:val="20"/>
        </w:rPr>
      </w:pPr>
    </w:p>
    <w:p w14:paraId="5EB3B25D" w14:textId="66CCEC12" w:rsidR="00864224" w:rsidRDefault="00864224" w:rsidP="006B2DE1">
      <w:pPr>
        <w:rPr>
          <w:ins w:id="140" w:author="Microsoft Office User" w:date="2026-04-03T12:39:00Z"/>
          <w:rFonts w:asciiTheme="minorBidi" w:hAnsiTheme="minorBidi" w:cstheme="minorBidi"/>
          <w:color w:val="000000" w:themeColor="text1"/>
          <w:sz w:val="20"/>
        </w:rPr>
      </w:pPr>
      <w:ins w:id="141" w:author="Microsoft Office User" w:date="2026-04-03T12:43:00Z">
        <w:r w:rsidRPr="00864224">
          <w:rPr>
            <w:rFonts w:asciiTheme="minorBidi" w:hAnsiTheme="minorBidi" w:cstheme="minorBidi"/>
            <w:color w:val="000000" w:themeColor="text1"/>
            <w:sz w:val="20"/>
          </w:rPr>
          <w:t xml:space="preserve">Using the pipeline described above, we identified </w:t>
        </w:r>
      </w:ins>
      <w:ins w:id="142" w:author="Microsoft Office User" w:date="2026-04-10T12:23:00Z">
        <w:r w:rsidR="00085BDB">
          <w:rPr>
            <w:rFonts w:asciiTheme="minorBidi" w:hAnsiTheme="minorBidi" w:cstheme="minorBidi"/>
            <w:color w:val="000000" w:themeColor="text1"/>
            <w:sz w:val="20"/>
          </w:rPr>
          <w:t>48</w:t>
        </w:r>
      </w:ins>
      <w:ins w:id="143" w:author="Microsoft Office User" w:date="2026-04-03T12:43:00Z">
        <w:r w:rsidRPr="00864224">
          <w:rPr>
            <w:rFonts w:asciiTheme="minorBidi" w:hAnsiTheme="minorBidi" w:cstheme="minorBidi"/>
            <w:color w:val="000000" w:themeColor="text1"/>
            <w:sz w:val="20"/>
          </w:rPr>
          <w:t xml:space="preserve"> inserts in </w:t>
        </w:r>
        <w:r w:rsidRPr="00864224">
          <w:rPr>
            <w:rFonts w:asciiTheme="minorBidi" w:hAnsiTheme="minorBidi" w:cstheme="minorBidi"/>
            <w:i/>
            <w:iCs/>
            <w:color w:val="000000" w:themeColor="text1"/>
            <w:sz w:val="20"/>
            <w:rPrChange w:id="144" w:author="Microsoft Office User" w:date="2026-04-03T12:44:00Z">
              <w:rPr>
                <w:rFonts w:asciiTheme="minorBidi" w:hAnsiTheme="minorBidi" w:cstheme="minorBidi"/>
                <w:color w:val="000000" w:themeColor="text1"/>
                <w:sz w:val="20"/>
              </w:rPr>
            </w:rPrChange>
          </w:rPr>
          <w:t>M. darwiniensis</w:t>
        </w:r>
        <w:r w:rsidRPr="00864224">
          <w:rPr>
            <w:rFonts w:asciiTheme="minorBidi" w:hAnsiTheme="minorBidi" w:cstheme="minorBidi"/>
            <w:color w:val="000000" w:themeColor="text1"/>
            <w:sz w:val="20"/>
          </w:rPr>
          <w:t xml:space="preserve"> (</w:t>
        </w:r>
      </w:ins>
      <w:ins w:id="145" w:author="Microsoft Office User" w:date="2026-04-10T12:23:00Z">
        <w:r w:rsidR="00085BDB">
          <w:rPr>
            <w:rFonts w:asciiTheme="minorBidi" w:hAnsiTheme="minorBidi" w:cstheme="minorBidi"/>
            <w:color w:val="000000" w:themeColor="text1"/>
            <w:sz w:val="20"/>
          </w:rPr>
          <w:t>48</w:t>
        </w:r>
      </w:ins>
      <w:ins w:id="146" w:author="Microsoft Office User" w:date="2026-04-03T12:43:00Z">
        <w:r w:rsidRPr="00864224">
          <w:rPr>
            <w:rFonts w:asciiTheme="minorBidi" w:hAnsiTheme="minorBidi" w:cstheme="minorBidi"/>
            <w:color w:val="000000" w:themeColor="text1"/>
            <w:sz w:val="20"/>
          </w:rPr>
          <w:t xml:space="preserve"> unique inserts; no duplicates removed), </w:t>
        </w:r>
      </w:ins>
      <w:ins w:id="147" w:author="Microsoft Office User" w:date="2026-04-10T12:23:00Z">
        <w:r w:rsidR="00085BDB">
          <w:rPr>
            <w:rFonts w:asciiTheme="minorBidi" w:hAnsiTheme="minorBidi" w:cstheme="minorBidi"/>
            <w:color w:val="000000" w:themeColor="text1"/>
            <w:sz w:val="20"/>
          </w:rPr>
          <w:t>69</w:t>
        </w:r>
      </w:ins>
      <w:ins w:id="148" w:author="Microsoft Office User" w:date="2026-04-03T12:43:00Z">
        <w:r w:rsidRPr="00864224">
          <w:rPr>
            <w:rFonts w:asciiTheme="minorBidi" w:hAnsiTheme="minorBidi" w:cstheme="minorBidi"/>
            <w:color w:val="000000" w:themeColor="text1"/>
            <w:sz w:val="20"/>
          </w:rPr>
          <w:t>–1</w:t>
        </w:r>
      </w:ins>
      <w:ins w:id="149" w:author="Microsoft Office User" w:date="2026-04-10T12:23:00Z">
        <w:r w:rsidR="00085BDB">
          <w:rPr>
            <w:rFonts w:asciiTheme="minorBidi" w:hAnsiTheme="minorBidi" w:cstheme="minorBidi"/>
            <w:color w:val="000000" w:themeColor="text1"/>
            <w:sz w:val="20"/>
          </w:rPr>
          <w:t>73</w:t>
        </w:r>
      </w:ins>
      <w:ins w:id="150" w:author="Microsoft Office User" w:date="2026-04-03T12:43:00Z">
        <w:r w:rsidRPr="00864224">
          <w:rPr>
            <w:rFonts w:asciiTheme="minorBidi" w:hAnsiTheme="minorBidi" w:cstheme="minorBidi"/>
            <w:color w:val="000000" w:themeColor="text1"/>
            <w:sz w:val="20"/>
          </w:rPr>
          <w:t xml:space="preserve"> inserts across the </w:t>
        </w:r>
        <w:r w:rsidRPr="00864224">
          <w:rPr>
            <w:rFonts w:asciiTheme="minorBidi" w:hAnsiTheme="minorBidi" w:cstheme="minorBidi"/>
            <w:i/>
            <w:iCs/>
            <w:color w:val="000000" w:themeColor="text1"/>
            <w:sz w:val="20"/>
            <w:rPrChange w:id="151" w:author="Microsoft Office User" w:date="2026-04-03T12:44:00Z">
              <w:rPr>
                <w:rFonts w:asciiTheme="minorBidi" w:hAnsiTheme="minorBidi" w:cstheme="minorBidi"/>
                <w:color w:val="000000" w:themeColor="text1"/>
                <w:sz w:val="20"/>
              </w:rPr>
            </w:rPrChange>
          </w:rPr>
          <w:t>Cryptocercus</w:t>
        </w:r>
        <w:r w:rsidRPr="00864224">
          <w:rPr>
            <w:rFonts w:asciiTheme="minorBidi" w:hAnsiTheme="minorBidi" w:cstheme="minorBidi"/>
            <w:color w:val="000000" w:themeColor="text1"/>
            <w:sz w:val="20"/>
          </w:rPr>
          <w:t xml:space="preserve"> species (</w:t>
        </w:r>
      </w:ins>
      <w:ins w:id="152" w:author="Microsoft Office User" w:date="2026-04-10T12:23:00Z">
        <w:r w:rsidR="00085BDB">
          <w:rPr>
            <w:rFonts w:asciiTheme="minorBidi" w:hAnsiTheme="minorBidi" w:cstheme="minorBidi"/>
            <w:color w:val="000000" w:themeColor="text1"/>
            <w:sz w:val="20"/>
          </w:rPr>
          <w:t>68</w:t>
        </w:r>
      </w:ins>
      <w:ins w:id="153" w:author="Microsoft Office User" w:date="2026-04-03T12:43:00Z">
        <w:r w:rsidRPr="00864224">
          <w:rPr>
            <w:rFonts w:asciiTheme="minorBidi" w:hAnsiTheme="minorBidi" w:cstheme="minorBidi"/>
            <w:color w:val="000000" w:themeColor="text1"/>
            <w:sz w:val="20"/>
          </w:rPr>
          <w:t>–1</w:t>
        </w:r>
      </w:ins>
      <w:ins w:id="154" w:author="Microsoft Office User" w:date="2026-04-10T12:23:00Z">
        <w:r w:rsidR="00085BDB">
          <w:rPr>
            <w:rFonts w:asciiTheme="minorBidi" w:hAnsiTheme="minorBidi" w:cstheme="minorBidi"/>
            <w:color w:val="000000" w:themeColor="text1"/>
            <w:sz w:val="20"/>
          </w:rPr>
          <w:t>73</w:t>
        </w:r>
      </w:ins>
      <w:ins w:id="155" w:author="Microsoft Office User" w:date="2026-04-03T12:43:00Z">
        <w:r w:rsidRPr="00864224">
          <w:rPr>
            <w:rFonts w:asciiTheme="minorBidi" w:hAnsiTheme="minorBidi" w:cstheme="minorBidi"/>
            <w:color w:val="000000" w:themeColor="text1"/>
            <w:sz w:val="20"/>
          </w:rPr>
          <w:t xml:space="preserve"> unique inserts), and </w:t>
        </w:r>
      </w:ins>
      <w:ins w:id="156" w:author="Microsoft Office User" w:date="2026-04-10T12:23:00Z">
        <w:r w:rsidR="00085BDB">
          <w:rPr>
            <w:rFonts w:asciiTheme="minorBidi" w:hAnsiTheme="minorBidi" w:cstheme="minorBidi"/>
            <w:color w:val="000000" w:themeColor="text1"/>
            <w:sz w:val="20"/>
          </w:rPr>
          <w:t>33</w:t>
        </w:r>
      </w:ins>
      <w:ins w:id="157" w:author="Microsoft Office User" w:date="2026-04-03T12:43:00Z">
        <w:r w:rsidRPr="00864224">
          <w:rPr>
            <w:rFonts w:asciiTheme="minorBidi" w:hAnsiTheme="minorBidi" w:cstheme="minorBidi"/>
            <w:color w:val="000000" w:themeColor="text1"/>
            <w:sz w:val="20"/>
          </w:rPr>
          <w:t>–</w:t>
        </w:r>
      </w:ins>
      <w:ins w:id="158" w:author="Microsoft Office User" w:date="2026-04-10T12:23:00Z">
        <w:r w:rsidR="00085BDB">
          <w:rPr>
            <w:rFonts w:asciiTheme="minorBidi" w:hAnsiTheme="minorBidi" w:cstheme="minorBidi"/>
            <w:color w:val="000000" w:themeColor="text1"/>
            <w:sz w:val="20"/>
          </w:rPr>
          <w:t>98</w:t>
        </w:r>
      </w:ins>
      <w:ins w:id="159" w:author="Microsoft Office User" w:date="2026-04-03T12:43:00Z">
        <w:r w:rsidRPr="00864224">
          <w:rPr>
            <w:rFonts w:asciiTheme="minorBidi" w:hAnsiTheme="minorBidi" w:cstheme="minorBidi"/>
            <w:color w:val="000000" w:themeColor="text1"/>
            <w:sz w:val="20"/>
          </w:rPr>
          <w:t xml:space="preserve"> inserts in the two additional cockroach species (</w:t>
        </w:r>
      </w:ins>
      <w:ins w:id="160" w:author="Microsoft Office User" w:date="2026-04-10T12:24:00Z">
        <w:r w:rsidR="00085BDB">
          <w:rPr>
            <w:rFonts w:asciiTheme="minorBidi" w:hAnsiTheme="minorBidi" w:cstheme="minorBidi"/>
            <w:color w:val="000000" w:themeColor="text1"/>
            <w:sz w:val="20"/>
          </w:rPr>
          <w:t>33</w:t>
        </w:r>
      </w:ins>
      <w:ins w:id="161" w:author="Microsoft Office User" w:date="2026-04-03T12:43:00Z">
        <w:r w:rsidRPr="00864224">
          <w:rPr>
            <w:rFonts w:asciiTheme="minorBidi" w:hAnsiTheme="minorBidi" w:cstheme="minorBidi"/>
            <w:color w:val="000000" w:themeColor="text1"/>
            <w:sz w:val="20"/>
          </w:rPr>
          <w:t>–</w:t>
        </w:r>
      </w:ins>
      <w:ins w:id="162" w:author="Microsoft Office User" w:date="2026-04-10T12:24:00Z">
        <w:r w:rsidR="00085BDB">
          <w:rPr>
            <w:rFonts w:asciiTheme="minorBidi" w:hAnsiTheme="minorBidi" w:cstheme="minorBidi"/>
            <w:color w:val="000000" w:themeColor="text1"/>
            <w:sz w:val="20"/>
          </w:rPr>
          <w:t>94</w:t>
        </w:r>
      </w:ins>
      <w:ins w:id="163" w:author="Microsoft Office User" w:date="2026-04-03T12:43:00Z">
        <w:r w:rsidRPr="00864224">
          <w:rPr>
            <w:rFonts w:asciiTheme="minorBidi" w:hAnsiTheme="minorBidi" w:cstheme="minorBidi"/>
            <w:color w:val="000000" w:themeColor="text1"/>
            <w:sz w:val="20"/>
          </w:rPr>
          <w:t xml:space="preserve"> unique inserts). These values are broadly consistent with those observed in the original dataset and align with expectations given the species’ biology and phylogenetic position.</w:t>
        </w:r>
      </w:ins>
    </w:p>
    <w:p w14:paraId="250FF916" w14:textId="4E40CBAF" w:rsidR="00DE001B" w:rsidRPr="004F51D1" w:rsidDel="00864224" w:rsidRDefault="00DE001B" w:rsidP="006B2DE1">
      <w:pPr>
        <w:rPr>
          <w:del w:id="164" w:author="Microsoft Office User" w:date="2026-04-03T12:43:00Z"/>
          <w:rFonts w:asciiTheme="minorBidi" w:hAnsiTheme="minorBidi" w:cstheme="minorBidi"/>
          <w:color w:val="000000" w:themeColor="text1"/>
          <w:sz w:val="20"/>
        </w:rPr>
      </w:pPr>
    </w:p>
    <w:p w14:paraId="25A65D31" w14:textId="2831037C" w:rsidR="00E45B2B" w:rsidDel="004F51D1" w:rsidRDefault="00E45B2B" w:rsidP="00820484">
      <w:pPr>
        <w:pStyle w:val="SMSubheading"/>
        <w:rPr>
          <w:del w:id="165" w:author="Microsoft Office User" w:date="2026-04-03T12:24:00Z"/>
          <w:rFonts w:ascii="Arial" w:hAnsi="Arial" w:cs="Arial"/>
          <w:sz w:val="20"/>
          <w:u w:val="none"/>
        </w:rPr>
      </w:pPr>
    </w:p>
    <w:p w14:paraId="1DE1B73A" w14:textId="7B5F72B3" w:rsidR="00355362" w:rsidRPr="00DC623A" w:rsidRDefault="007402FC" w:rsidP="00820484">
      <w:pPr>
        <w:pStyle w:val="SMSubheading"/>
        <w:rPr>
          <w:rFonts w:ascii="Arial" w:hAnsi="Arial" w:cs="Arial"/>
          <w:sz w:val="20"/>
          <w:u w:val="none"/>
        </w:rPr>
      </w:pPr>
      <w:del w:id="166" w:author="Microsoft Office User" w:date="2026-04-03T12:24:00Z">
        <w:r w:rsidRPr="00DC623A" w:rsidDel="004F51D1">
          <w:rPr>
            <w:rFonts w:ascii="Arial" w:hAnsi="Arial" w:cs="Arial"/>
            <w:sz w:val="20"/>
            <w:u w:val="none"/>
          </w:rPr>
          <w:delText xml:space="preserve"> </w:delText>
        </w:r>
      </w:del>
    </w:p>
    <w:p w14:paraId="5076DA0A" w14:textId="77777777" w:rsidR="006B2DE1" w:rsidRDefault="006B2DE1" w:rsidP="001C0975">
      <w:pPr>
        <w:pStyle w:val="SMText"/>
        <w:ind w:firstLine="0"/>
        <w:rPr>
          <w:rFonts w:ascii="Arial" w:hAnsi="Arial" w:cs="Arial"/>
          <w:sz w:val="20"/>
        </w:rPr>
        <w:sectPr w:rsidR="006B2DE1" w:rsidSect="00F125EE">
          <w:headerReference w:type="default" r:id="rId15"/>
          <w:footerReference w:type="default" r:id="rId16"/>
          <w:pgSz w:w="12240" w:h="15840"/>
          <w:pgMar w:top="1440" w:right="1800" w:bottom="1440" w:left="1800" w:header="720" w:footer="720" w:gutter="0"/>
          <w:pgNumType w:start="1"/>
          <w:cols w:space="720"/>
          <w:docGrid w:linePitch="360"/>
        </w:sectPr>
      </w:pPr>
    </w:p>
    <w:p w14:paraId="2C62ED3E" w14:textId="7BDE33C4" w:rsidR="00C50C6D" w:rsidRDefault="006B2DE1" w:rsidP="00840BB2">
      <w:pPr>
        <w:pStyle w:val="SMHeading"/>
        <w:rPr>
          <w:rFonts w:ascii="Arial" w:hAnsi="Arial" w:cs="Arial"/>
          <w:b w:val="0"/>
          <w:sz w:val="20"/>
          <w:szCs w:val="20"/>
        </w:rPr>
      </w:pPr>
      <w:r>
        <w:rPr>
          <w:rFonts w:ascii="Arial" w:hAnsi="Arial" w:cs="Arial"/>
          <w:sz w:val="20"/>
          <w:szCs w:val="20"/>
        </w:rPr>
        <w:lastRenderedPageBreak/>
        <w:t>D</w:t>
      </w:r>
      <w:r w:rsidR="00CF16C9" w:rsidRPr="00DC623A">
        <w:rPr>
          <w:rFonts w:ascii="Arial" w:hAnsi="Arial" w:cs="Arial"/>
          <w:sz w:val="20"/>
          <w:szCs w:val="20"/>
        </w:rPr>
        <w:t>ataset</w:t>
      </w:r>
      <w:r w:rsidR="00C50C6D" w:rsidRPr="00DC623A">
        <w:rPr>
          <w:rFonts w:ascii="Arial" w:hAnsi="Arial" w:cs="Arial"/>
          <w:bCs w:val="0"/>
          <w:sz w:val="20"/>
          <w:szCs w:val="20"/>
        </w:rPr>
        <w:t xml:space="preserve"> S1 (separate file)</w:t>
      </w:r>
      <w:r w:rsidR="002C667A" w:rsidRPr="00DC623A">
        <w:rPr>
          <w:rFonts w:ascii="Arial" w:hAnsi="Arial" w:cs="Arial"/>
          <w:sz w:val="20"/>
          <w:szCs w:val="20"/>
        </w:rPr>
        <w:t>.</w:t>
      </w:r>
      <w:r w:rsidR="00F25DEF" w:rsidRPr="00DC623A">
        <w:rPr>
          <w:rFonts w:ascii="Arial" w:hAnsi="Arial" w:cs="Arial"/>
          <w:sz w:val="20"/>
          <w:szCs w:val="20"/>
        </w:rPr>
        <w:t xml:space="preserve"> </w:t>
      </w:r>
      <w:r w:rsidRPr="006B2DE1">
        <w:rPr>
          <w:rFonts w:ascii="Arial" w:hAnsi="Arial" w:cs="Arial"/>
          <w:b w:val="0"/>
          <w:sz w:val="20"/>
          <w:szCs w:val="20"/>
        </w:rPr>
        <w:t>QC of newly assembled cockroach genomes.</w:t>
      </w:r>
    </w:p>
    <w:p w14:paraId="55071A95" w14:textId="2BCAE1B9" w:rsidR="00B73A1C" w:rsidRDefault="006B2DE1" w:rsidP="00B73A1C">
      <w:pPr>
        <w:pStyle w:val="SMHeading"/>
        <w:rPr>
          <w:rFonts w:ascii="Arial" w:hAnsi="Arial" w:cs="Arial"/>
          <w:b w:val="0"/>
          <w:sz w:val="20"/>
          <w:szCs w:val="20"/>
        </w:rPr>
      </w:pPr>
      <w:r>
        <w:rPr>
          <w:rFonts w:ascii="Arial" w:hAnsi="Arial" w:cs="Arial"/>
          <w:sz w:val="20"/>
          <w:szCs w:val="20"/>
        </w:rPr>
        <w:t>Dataset</w:t>
      </w:r>
      <w:r w:rsidR="00B73A1C" w:rsidRPr="00DC623A">
        <w:rPr>
          <w:rFonts w:ascii="Arial" w:hAnsi="Arial" w:cs="Arial"/>
          <w:bCs w:val="0"/>
          <w:sz w:val="20"/>
          <w:szCs w:val="20"/>
        </w:rPr>
        <w:t xml:space="preserve"> S</w:t>
      </w:r>
      <w:r>
        <w:rPr>
          <w:rFonts w:ascii="Arial" w:hAnsi="Arial" w:cs="Arial"/>
          <w:bCs w:val="0"/>
          <w:sz w:val="20"/>
          <w:szCs w:val="20"/>
        </w:rPr>
        <w:t>2</w:t>
      </w:r>
      <w:r w:rsidR="00B73A1C" w:rsidRPr="00DC623A">
        <w:rPr>
          <w:rFonts w:ascii="Arial" w:hAnsi="Arial" w:cs="Arial"/>
          <w:bCs w:val="0"/>
          <w:sz w:val="20"/>
          <w:szCs w:val="20"/>
        </w:rPr>
        <w:t xml:space="preserve"> (separate file)</w:t>
      </w:r>
      <w:r w:rsidR="00B73A1C" w:rsidRPr="00DC623A">
        <w:rPr>
          <w:rFonts w:ascii="Arial" w:hAnsi="Arial" w:cs="Arial"/>
          <w:sz w:val="20"/>
          <w:szCs w:val="20"/>
        </w:rPr>
        <w:t xml:space="preserve">. </w:t>
      </w:r>
      <w:r w:rsidR="004F2384" w:rsidRPr="00EA5381">
        <w:rPr>
          <w:rFonts w:ascii="Arial" w:hAnsi="Arial" w:cs="Arial"/>
          <w:b w:val="0"/>
          <w:bCs w:val="0"/>
          <w:sz w:val="20"/>
          <w:szCs w:val="20"/>
        </w:rPr>
        <w:t>Details of</w:t>
      </w:r>
      <w:r w:rsidR="004F2384">
        <w:rPr>
          <w:rFonts w:ascii="Arial" w:hAnsi="Arial" w:cs="Arial"/>
          <w:sz w:val="20"/>
          <w:szCs w:val="20"/>
        </w:rPr>
        <w:t xml:space="preserve"> </w:t>
      </w:r>
      <w:r w:rsidRPr="006B2DE1">
        <w:rPr>
          <w:rFonts w:ascii="Arial" w:hAnsi="Arial" w:cs="Arial"/>
          <w:b w:val="0"/>
          <w:sz w:val="20"/>
          <w:szCs w:val="20"/>
        </w:rPr>
        <w:t xml:space="preserve">Blattodea and </w:t>
      </w:r>
      <w:r w:rsidRPr="006B2DE1">
        <w:rPr>
          <w:rFonts w:ascii="Arial" w:hAnsi="Arial" w:cs="Arial"/>
          <w:b w:val="0"/>
          <w:i/>
          <w:iCs/>
          <w:sz w:val="20"/>
          <w:szCs w:val="20"/>
        </w:rPr>
        <w:t>Blattabacterium cuenoti</w:t>
      </w:r>
      <w:r w:rsidRPr="006B2DE1">
        <w:rPr>
          <w:rFonts w:ascii="Arial" w:hAnsi="Arial" w:cs="Arial"/>
          <w:b w:val="0"/>
          <w:sz w:val="20"/>
          <w:szCs w:val="20"/>
        </w:rPr>
        <w:t xml:space="preserve"> genomes.</w:t>
      </w:r>
      <w:r w:rsidR="00B73A1C" w:rsidRPr="00DC623A">
        <w:rPr>
          <w:rFonts w:ascii="Arial" w:hAnsi="Arial" w:cs="Arial"/>
          <w:b w:val="0"/>
          <w:sz w:val="20"/>
          <w:szCs w:val="20"/>
        </w:rPr>
        <w:t xml:space="preserve">  </w:t>
      </w:r>
    </w:p>
    <w:p w14:paraId="192C1E3C" w14:textId="61503260" w:rsidR="00C529C0" w:rsidRDefault="006B2DE1" w:rsidP="00C529C0">
      <w:pPr>
        <w:pStyle w:val="SMHeading"/>
        <w:rPr>
          <w:ins w:id="167" w:author="Microsoft Office User" w:date="2026-04-03T10:15:00Z"/>
          <w:rFonts w:ascii="Arial" w:hAnsi="Arial" w:cs="Arial"/>
          <w:b w:val="0"/>
          <w:sz w:val="20"/>
          <w:szCs w:val="20"/>
        </w:rPr>
      </w:pPr>
      <w:r>
        <w:rPr>
          <w:rFonts w:ascii="Arial" w:hAnsi="Arial" w:cs="Arial"/>
          <w:sz w:val="20"/>
          <w:szCs w:val="20"/>
        </w:rPr>
        <w:t>Dataset</w:t>
      </w:r>
      <w:r w:rsidRPr="00DC623A">
        <w:rPr>
          <w:rFonts w:ascii="Arial" w:hAnsi="Arial" w:cs="Arial"/>
          <w:bCs w:val="0"/>
          <w:sz w:val="20"/>
          <w:szCs w:val="20"/>
        </w:rPr>
        <w:t xml:space="preserve"> S</w:t>
      </w:r>
      <w:r>
        <w:rPr>
          <w:rFonts w:ascii="Arial" w:hAnsi="Arial" w:cs="Arial"/>
          <w:bCs w:val="0"/>
          <w:sz w:val="20"/>
          <w:szCs w:val="20"/>
        </w:rPr>
        <w:t>3</w:t>
      </w:r>
      <w:r w:rsidRPr="00DC623A">
        <w:rPr>
          <w:rFonts w:ascii="Arial" w:hAnsi="Arial" w:cs="Arial"/>
          <w:bCs w:val="0"/>
          <w:sz w:val="20"/>
          <w:szCs w:val="20"/>
        </w:rPr>
        <w:t xml:space="preserve"> (separate file)</w:t>
      </w:r>
      <w:r w:rsidRPr="00DC623A">
        <w:rPr>
          <w:rFonts w:ascii="Arial" w:hAnsi="Arial" w:cs="Arial"/>
          <w:sz w:val="20"/>
          <w:szCs w:val="20"/>
        </w:rPr>
        <w:t xml:space="preserve">. </w:t>
      </w:r>
      <w:r w:rsidRPr="006B2DE1">
        <w:rPr>
          <w:rFonts w:ascii="Arial" w:hAnsi="Arial" w:cs="Arial"/>
          <w:b w:val="0"/>
          <w:sz w:val="20"/>
          <w:szCs w:val="20"/>
        </w:rPr>
        <w:t>Number of HGT inserts within each genome, and the number of unique inserts (after excluding inserts likely arising from duplication or transposition) based on standard filtering (presented in manuscript, Fig. 1A) and alternative, less stringent thresholds.</w:t>
      </w:r>
    </w:p>
    <w:p w14:paraId="4DDFDCFE" w14:textId="54FA3EAE" w:rsidR="00423C88" w:rsidRPr="00F832C8" w:rsidRDefault="00C529C0" w:rsidP="00B14FE9">
      <w:pPr>
        <w:pStyle w:val="SMHeading"/>
        <w:rPr>
          <w:ins w:id="168" w:author="Microsoft Office User" w:date="2026-04-03T11:01:00Z"/>
          <w:rFonts w:ascii="Arial" w:hAnsi="Arial" w:cs="Arial"/>
          <w:b w:val="0"/>
          <w:sz w:val="20"/>
          <w:szCs w:val="20"/>
          <w:lang w:val="en-AU"/>
          <w:rPrChange w:id="169" w:author="Microsoft Office User" w:date="2026-04-03T12:54:00Z">
            <w:rPr>
              <w:ins w:id="170" w:author="Microsoft Office User" w:date="2026-04-03T11:01:00Z"/>
              <w:rFonts w:ascii="Arial" w:hAnsi="Arial" w:cs="Arial"/>
              <w:b w:val="0"/>
              <w:sz w:val="20"/>
              <w:szCs w:val="20"/>
              <w:lang w:val="it-IT"/>
            </w:rPr>
          </w:rPrChange>
        </w:rPr>
      </w:pPr>
      <w:ins w:id="171" w:author="Microsoft Office User" w:date="2026-04-03T10:15:00Z">
        <w:r w:rsidRPr="00725612">
          <w:rPr>
            <w:rFonts w:ascii="Arial" w:hAnsi="Arial" w:cs="Arial"/>
            <w:sz w:val="20"/>
            <w:szCs w:val="20"/>
            <w:lang w:val="en-AU"/>
            <w:rPrChange w:id="172" w:author="Microsoft Office User" w:date="2026-04-06T15:33:00Z">
              <w:rPr>
                <w:rFonts w:ascii="Arial" w:hAnsi="Arial" w:cs="Arial"/>
                <w:sz w:val="20"/>
                <w:szCs w:val="20"/>
              </w:rPr>
            </w:rPrChange>
          </w:rPr>
          <w:t>Dataset</w:t>
        </w:r>
        <w:r w:rsidRPr="00725612">
          <w:rPr>
            <w:rFonts w:ascii="Arial" w:hAnsi="Arial" w:cs="Arial"/>
            <w:bCs w:val="0"/>
            <w:sz w:val="20"/>
            <w:szCs w:val="20"/>
            <w:lang w:val="en-AU"/>
            <w:rPrChange w:id="173" w:author="Microsoft Office User" w:date="2026-04-06T15:33:00Z">
              <w:rPr>
                <w:rFonts w:ascii="Arial" w:hAnsi="Arial" w:cs="Arial"/>
                <w:bCs w:val="0"/>
                <w:sz w:val="20"/>
                <w:szCs w:val="20"/>
              </w:rPr>
            </w:rPrChange>
          </w:rPr>
          <w:t xml:space="preserve"> S4 (separate file)</w:t>
        </w:r>
        <w:r w:rsidRPr="00725612">
          <w:rPr>
            <w:rFonts w:ascii="Arial" w:hAnsi="Arial" w:cs="Arial"/>
            <w:sz w:val="20"/>
            <w:szCs w:val="20"/>
            <w:lang w:val="en-AU"/>
            <w:rPrChange w:id="174" w:author="Microsoft Office User" w:date="2026-04-06T15:33:00Z">
              <w:rPr>
                <w:rFonts w:ascii="Arial" w:hAnsi="Arial" w:cs="Arial"/>
                <w:sz w:val="20"/>
                <w:szCs w:val="20"/>
              </w:rPr>
            </w:rPrChange>
          </w:rPr>
          <w:t xml:space="preserve">. </w:t>
        </w:r>
      </w:ins>
      <w:ins w:id="175" w:author="Microsoft Office User" w:date="2026-04-14T15:20:00Z">
        <w:r w:rsidR="005F1B64" w:rsidRPr="005F1B64">
          <w:rPr>
            <w:rFonts w:ascii="Arial" w:hAnsi="Arial" w:cs="Arial"/>
            <w:b w:val="0"/>
            <w:bCs w:val="0"/>
            <w:sz w:val="20"/>
            <w:szCs w:val="20"/>
            <w:lang w:val="en-AU"/>
            <w:rPrChange w:id="176" w:author="Microsoft Office User" w:date="2026-04-14T15:20:00Z">
              <w:rPr>
                <w:rFonts w:ascii="Arial" w:hAnsi="Arial" w:cs="Arial"/>
                <w:sz w:val="20"/>
                <w:szCs w:val="20"/>
                <w:lang w:val="en-AU"/>
              </w:rPr>
            </w:rPrChange>
          </w:rPr>
          <w:t>Results of the</w:t>
        </w:r>
        <w:r w:rsidR="005F1B64">
          <w:rPr>
            <w:rFonts w:ascii="Arial" w:hAnsi="Arial" w:cs="Arial"/>
            <w:sz w:val="20"/>
            <w:szCs w:val="20"/>
            <w:lang w:val="en-AU"/>
          </w:rPr>
          <w:t xml:space="preserve"> </w:t>
        </w:r>
      </w:ins>
      <w:ins w:id="177" w:author="Microsoft Office User" w:date="2026-04-03T10:15:00Z">
        <w:r w:rsidRPr="00F832C8">
          <w:rPr>
            <w:rFonts w:ascii="Arial" w:hAnsi="Arial" w:cs="Arial"/>
            <w:b w:val="0"/>
            <w:sz w:val="20"/>
            <w:szCs w:val="20"/>
            <w:lang w:val="en-AU"/>
            <w:rPrChange w:id="178" w:author="Microsoft Office User" w:date="2026-04-03T12:54:00Z">
              <w:rPr>
                <w:rFonts w:ascii="Arial" w:hAnsi="Arial" w:cs="Arial"/>
                <w:b w:val="0"/>
                <w:sz w:val="20"/>
                <w:szCs w:val="20"/>
              </w:rPr>
            </w:rPrChange>
          </w:rPr>
          <w:t xml:space="preserve">Chi-Square </w:t>
        </w:r>
      </w:ins>
      <w:ins w:id="179" w:author="Microsoft Office User" w:date="2026-04-14T15:20:00Z">
        <w:r w:rsidR="005F1B64">
          <w:rPr>
            <w:rFonts w:ascii="Arial" w:hAnsi="Arial" w:cs="Arial"/>
            <w:b w:val="0"/>
            <w:sz w:val="20"/>
            <w:szCs w:val="20"/>
            <w:lang w:val="en-AU"/>
          </w:rPr>
          <w:t>tes</w:t>
        </w:r>
      </w:ins>
      <w:ins w:id="180" w:author="Microsoft Office User" w:date="2026-04-14T15:21:00Z">
        <w:r w:rsidR="005F1B64">
          <w:rPr>
            <w:rFonts w:ascii="Arial" w:hAnsi="Arial" w:cs="Arial"/>
            <w:b w:val="0"/>
            <w:sz w:val="20"/>
            <w:szCs w:val="20"/>
            <w:lang w:val="en-AU"/>
          </w:rPr>
          <w:t xml:space="preserve">t </w:t>
        </w:r>
      </w:ins>
      <w:ins w:id="181" w:author="Microsoft Office User" w:date="2026-04-03T10:15:00Z">
        <w:r w:rsidRPr="00F832C8">
          <w:rPr>
            <w:rFonts w:ascii="Arial" w:hAnsi="Arial" w:cs="Arial"/>
            <w:b w:val="0"/>
            <w:sz w:val="20"/>
            <w:szCs w:val="20"/>
            <w:lang w:val="en-AU"/>
            <w:rPrChange w:id="182" w:author="Microsoft Office User" w:date="2026-04-03T12:54:00Z">
              <w:rPr>
                <w:rFonts w:ascii="Arial" w:hAnsi="Arial" w:cs="Arial"/>
                <w:b w:val="0"/>
                <w:sz w:val="20"/>
                <w:szCs w:val="20"/>
              </w:rPr>
            </w:rPrChange>
          </w:rPr>
          <w:t>analys</w:t>
        </w:r>
      </w:ins>
      <w:ins w:id="183" w:author="Microsoft Office User" w:date="2026-04-03T12:54:00Z">
        <w:r w:rsidR="00F832C8" w:rsidRPr="00F832C8">
          <w:rPr>
            <w:rFonts w:ascii="Arial" w:hAnsi="Arial" w:cs="Arial"/>
            <w:b w:val="0"/>
            <w:sz w:val="20"/>
            <w:szCs w:val="20"/>
            <w:lang w:val="en-AU"/>
            <w:rPrChange w:id="184" w:author="Microsoft Office User" w:date="2026-04-03T12:54:00Z">
              <w:rPr>
                <w:rFonts w:ascii="Arial" w:hAnsi="Arial" w:cs="Arial"/>
                <w:b w:val="0"/>
                <w:sz w:val="20"/>
                <w:szCs w:val="20"/>
                <w:lang w:val="it-IT"/>
              </w:rPr>
            </w:rPrChange>
          </w:rPr>
          <w:t xml:space="preserve">es </w:t>
        </w:r>
      </w:ins>
      <w:ins w:id="185" w:author="Microsoft Office User" w:date="2026-04-14T15:20:00Z">
        <w:r w:rsidR="005F1B64">
          <w:rPr>
            <w:rFonts w:ascii="Arial" w:hAnsi="Arial" w:cs="Arial"/>
            <w:b w:val="0"/>
            <w:sz w:val="20"/>
            <w:szCs w:val="20"/>
            <w:lang w:val="en-AU"/>
          </w:rPr>
          <w:t xml:space="preserve">(and </w:t>
        </w:r>
      </w:ins>
      <w:ins w:id="186" w:author="Microsoft Office User" w:date="2026-04-13T10:49:00Z">
        <w:r w:rsidR="00EB3024" w:rsidRPr="00EB3024">
          <w:rPr>
            <w:rFonts w:ascii="Arial" w:hAnsi="Arial" w:cs="Arial"/>
            <w:b w:val="0"/>
            <w:sz w:val="20"/>
            <w:szCs w:val="20"/>
            <w:lang w:val="en-AU"/>
          </w:rPr>
          <w:t>associated effect sizes</w:t>
        </w:r>
      </w:ins>
      <w:commentRangeStart w:id="187"/>
      <w:ins w:id="188" w:author="Microsoft Office User" w:date="2026-04-14T15:20:00Z">
        <w:r w:rsidR="005F1B64">
          <w:rPr>
            <w:rFonts w:ascii="Arial" w:hAnsi="Arial" w:cs="Arial"/>
            <w:b w:val="0"/>
            <w:sz w:val="20"/>
            <w:szCs w:val="20"/>
            <w:lang w:val="en-AU"/>
          </w:rPr>
          <w:t>)</w:t>
        </w:r>
      </w:ins>
      <w:commentRangeEnd w:id="187"/>
      <w:ins w:id="189" w:author="Microsoft Office User" w:date="2026-04-14T15:22:00Z">
        <w:r w:rsidR="00423C88">
          <w:rPr>
            <w:rStyle w:val="affff7"/>
            <w:rFonts w:ascii="Arial" w:hAnsi="Arial" w:cs="Arial"/>
            <w:b w:val="0"/>
            <w:sz w:val="20"/>
            <w:szCs w:val="20"/>
            <w:lang w:val="en-AU"/>
          </w:rPr>
          <w:commentReference w:id="187"/>
        </w:r>
      </w:ins>
      <w:ins w:id="190" w:author="Microsoft Office User" w:date="2026-04-14T15:20:00Z">
        <w:r w:rsidR="005F1B64">
          <w:rPr>
            <w:rFonts w:ascii="Arial" w:hAnsi="Arial" w:cs="Arial"/>
            <w:b w:val="0"/>
            <w:sz w:val="20"/>
            <w:szCs w:val="20"/>
            <w:lang w:val="en-AU"/>
          </w:rPr>
          <w:t xml:space="preserve"> and </w:t>
        </w:r>
        <w:r w:rsidR="005F1B64" w:rsidRPr="005F1B64">
          <w:rPr>
            <w:rFonts w:ascii="Arial" w:hAnsi="Arial" w:cs="Arial"/>
            <w:b w:val="0"/>
            <w:sz w:val="20"/>
            <w:szCs w:val="20"/>
            <w:lang w:val="en-AU"/>
          </w:rPr>
          <w:t>Kolmogorov–Smirnov (KS) t</w:t>
        </w:r>
      </w:ins>
      <w:ins w:id="191" w:author="Microsoft Office User" w:date="2026-04-14T15:21:00Z">
        <w:r w:rsidR="005F1B64">
          <w:rPr>
            <w:rFonts w:ascii="Arial" w:hAnsi="Arial" w:cs="Arial"/>
            <w:b w:val="0"/>
            <w:sz w:val="20"/>
            <w:szCs w:val="20"/>
            <w:lang w:val="en-AU"/>
          </w:rPr>
          <w:t xml:space="preserve">est analyses for </w:t>
        </w:r>
      </w:ins>
      <w:ins w:id="192" w:author="Microsoft Office User" w:date="2026-04-14T15:22:00Z">
        <w:r w:rsidR="00423C88" w:rsidRPr="00423C88">
          <w:rPr>
            <w:rFonts w:ascii="Arial" w:hAnsi="Arial" w:cs="Arial"/>
            <w:b w:val="0"/>
            <w:sz w:val="20"/>
            <w:szCs w:val="20"/>
            <w:lang w:val="en-AU"/>
          </w:rPr>
          <w:t>assess</w:t>
        </w:r>
        <w:r w:rsidR="00B14FE9">
          <w:rPr>
            <w:rFonts w:ascii="Arial" w:hAnsi="Arial" w:cs="Arial"/>
            <w:b w:val="0"/>
            <w:sz w:val="20"/>
            <w:szCs w:val="20"/>
            <w:lang w:val="en-AU"/>
          </w:rPr>
          <w:t>ing</w:t>
        </w:r>
        <w:r w:rsidR="00423C88" w:rsidRPr="00423C88">
          <w:rPr>
            <w:rFonts w:ascii="Arial" w:hAnsi="Arial" w:cs="Arial"/>
            <w:b w:val="0"/>
            <w:sz w:val="20"/>
            <w:szCs w:val="20"/>
            <w:lang w:val="en-AU"/>
          </w:rPr>
          <w:t xml:space="preserve"> the distribution of inserts among and along the host genome contigs</w:t>
        </w:r>
        <w:r w:rsidR="00B14FE9">
          <w:rPr>
            <w:rFonts w:ascii="Arial" w:hAnsi="Arial" w:cs="Arial"/>
            <w:b w:val="0"/>
            <w:sz w:val="20"/>
            <w:szCs w:val="20"/>
            <w:lang w:val="en-AU"/>
          </w:rPr>
          <w:t>.</w:t>
        </w:r>
      </w:ins>
    </w:p>
    <w:p w14:paraId="4CE99BFD" w14:textId="00D6B0FB" w:rsidR="00195A2B" w:rsidRPr="00E45B2B" w:rsidRDefault="00195A2B" w:rsidP="00195A2B">
      <w:pPr>
        <w:pStyle w:val="SMHeading"/>
        <w:rPr>
          <w:ins w:id="193" w:author="Microsoft Office User" w:date="2026-04-03T11:01:00Z"/>
          <w:rFonts w:ascii="Arial" w:hAnsi="Arial" w:cs="Arial"/>
          <w:sz w:val="20"/>
          <w:szCs w:val="20"/>
          <w:lang w:val="en-AU"/>
          <w:rPrChange w:id="194" w:author="Microsoft Office User" w:date="2026-04-03T11:01:00Z">
            <w:rPr>
              <w:ins w:id="195" w:author="Microsoft Office User" w:date="2026-04-03T11:01:00Z"/>
              <w:rFonts w:ascii="Arial" w:hAnsi="Arial" w:cs="Arial"/>
              <w:sz w:val="20"/>
              <w:szCs w:val="20"/>
              <w:lang w:val="it-IT"/>
            </w:rPr>
          </w:rPrChange>
        </w:rPr>
      </w:pPr>
      <w:ins w:id="196" w:author="Microsoft Office User" w:date="2026-04-03T11:01:00Z">
        <w:r w:rsidRPr="00E45B2B">
          <w:rPr>
            <w:rFonts w:ascii="Arial" w:hAnsi="Arial" w:cs="Arial"/>
            <w:sz w:val="20"/>
            <w:szCs w:val="20"/>
            <w:lang w:val="en-AU"/>
            <w:rPrChange w:id="197" w:author="Microsoft Office User" w:date="2026-04-03T11:01:00Z">
              <w:rPr>
                <w:rFonts w:ascii="Arial" w:hAnsi="Arial" w:cs="Arial"/>
                <w:sz w:val="20"/>
                <w:szCs w:val="20"/>
                <w:lang w:val="it-IT"/>
              </w:rPr>
            </w:rPrChange>
          </w:rPr>
          <w:t>Dataset</w:t>
        </w:r>
        <w:r w:rsidRPr="00E45B2B">
          <w:rPr>
            <w:rFonts w:ascii="Arial" w:hAnsi="Arial" w:cs="Arial"/>
            <w:bCs w:val="0"/>
            <w:sz w:val="20"/>
            <w:szCs w:val="20"/>
            <w:lang w:val="en-AU"/>
            <w:rPrChange w:id="198" w:author="Microsoft Office User" w:date="2026-04-03T11:01:00Z">
              <w:rPr>
                <w:rFonts w:ascii="Arial" w:hAnsi="Arial" w:cs="Arial"/>
                <w:bCs w:val="0"/>
                <w:sz w:val="20"/>
                <w:szCs w:val="20"/>
                <w:lang w:val="it-IT"/>
              </w:rPr>
            </w:rPrChange>
          </w:rPr>
          <w:t xml:space="preserve"> S5 (separate file)</w:t>
        </w:r>
        <w:r w:rsidRPr="00E45B2B">
          <w:rPr>
            <w:rFonts w:ascii="Arial" w:hAnsi="Arial" w:cs="Arial"/>
            <w:sz w:val="20"/>
            <w:szCs w:val="20"/>
            <w:lang w:val="en-AU"/>
            <w:rPrChange w:id="199" w:author="Microsoft Office User" w:date="2026-04-03T11:01:00Z">
              <w:rPr>
                <w:rFonts w:ascii="Arial" w:hAnsi="Arial" w:cs="Arial"/>
                <w:sz w:val="20"/>
                <w:szCs w:val="20"/>
                <w:lang w:val="it-IT"/>
              </w:rPr>
            </w:rPrChange>
          </w:rPr>
          <w:t xml:space="preserve">. </w:t>
        </w:r>
        <w:r w:rsidRPr="00E45B2B">
          <w:rPr>
            <w:rFonts w:ascii="Arial" w:hAnsi="Arial" w:cs="Arial"/>
            <w:b w:val="0"/>
            <w:sz w:val="20"/>
            <w:szCs w:val="20"/>
            <w:lang w:val="en-AU"/>
            <w:rPrChange w:id="200" w:author="Microsoft Office User" w:date="2026-04-03T11:01:00Z">
              <w:rPr>
                <w:rFonts w:ascii="Arial" w:hAnsi="Arial" w:cs="Arial"/>
                <w:b w:val="0"/>
                <w:sz w:val="20"/>
                <w:szCs w:val="20"/>
                <w:lang w:val="it-IT"/>
              </w:rPr>
            </w:rPrChange>
          </w:rPr>
          <w:t>Gene names for inserts found in exons</w:t>
        </w:r>
      </w:ins>
      <w:ins w:id="201" w:author="Microsoft Office User" w:date="2026-04-03T12:54:00Z">
        <w:r w:rsidR="00F832C8">
          <w:rPr>
            <w:rFonts w:ascii="Arial" w:hAnsi="Arial" w:cs="Arial"/>
            <w:b w:val="0"/>
            <w:sz w:val="20"/>
            <w:szCs w:val="20"/>
            <w:lang w:val="en-AU"/>
          </w:rPr>
          <w:t>…</w:t>
        </w:r>
      </w:ins>
      <w:ins w:id="202" w:author="Microsoft Office User" w:date="2026-04-03T11:01:00Z">
        <w:r w:rsidRPr="00E45B2B">
          <w:rPr>
            <w:rFonts w:ascii="Arial" w:hAnsi="Arial" w:cs="Arial"/>
            <w:b w:val="0"/>
            <w:sz w:val="20"/>
            <w:szCs w:val="20"/>
            <w:lang w:val="en-AU"/>
            <w:rPrChange w:id="203" w:author="Microsoft Office User" w:date="2026-04-03T11:01:00Z">
              <w:rPr>
                <w:rFonts w:ascii="Arial" w:hAnsi="Arial" w:cs="Arial"/>
                <w:b w:val="0"/>
                <w:sz w:val="20"/>
                <w:szCs w:val="20"/>
                <w:lang w:val="it-IT"/>
              </w:rPr>
            </w:rPrChange>
          </w:rPr>
          <w:t xml:space="preserve"> </w:t>
        </w:r>
      </w:ins>
      <w:ins w:id="204" w:author="Microsoft Office User" w:date="2026-04-06T20:02:00Z">
        <w:r w:rsidR="00AD5BA1">
          <w:rPr>
            <w:rFonts w:ascii="Arial" w:hAnsi="Arial" w:cs="Arial"/>
            <w:b w:val="0"/>
            <w:sz w:val="20"/>
            <w:szCs w:val="20"/>
            <w:lang w:val="en-AU"/>
          </w:rPr>
          <w:t>[for Maxim to complete]</w:t>
        </w:r>
      </w:ins>
    </w:p>
    <w:p w14:paraId="47FFB1CD" w14:textId="038DDA51" w:rsidR="006B2DE1" w:rsidRPr="00E45B2B" w:rsidRDefault="006B2DE1" w:rsidP="006B2DE1">
      <w:pPr>
        <w:pStyle w:val="SMHeading"/>
        <w:rPr>
          <w:rFonts w:ascii="Arial" w:hAnsi="Arial" w:cs="Arial"/>
          <w:sz w:val="20"/>
          <w:szCs w:val="20"/>
          <w:lang w:val="en-AU"/>
          <w:rPrChange w:id="205" w:author="Microsoft Office User" w:date="2026-04-03T11:01:00Z">
            <w:rPr>
              <w:rFonts w:ascii="Arial" w:hAnsi="Arial" w:cs="Arial"/>
              <w:sz w:val="20"/>
              <w:szCs w:val="20"/>
            </w:rPr>
          </w:rPrChange>
        </w:rPr>
      </w:pPr>
      <w:r w:rsidRPr="00E45B2B">
        <w:rPr>
          <w:rFonts w:ascii="Arial" w:hAnsi="Arial" w:cs="Arial"/>
          <w:b w:val="0"/>
          <w:sz w:val="20"/>
          <w:szCs w:val="20"/>
          <w:lang w:val="en-AU"/>
          <w:rPrChange w:id="206" w:author="Microsoft Office User" w:date="2026-04-03T11:01:00Z">
            <w:rPr>
              <w:rFonts w:ascii="Arial" w:hAnsi="Arial" w:cs="Arial"/>
              <w:b w:val="0"/>
              <w:sz w:val="20"/>
              <w:szCs w:val="20"/>
            </w:rPr>
          </w:rPrChange>
        </w:rPr>
        <w:t xml:space="preserve">  </w:t>
      </w:r>
    </w:p>
    <w:p w14:paraId="4F49C340" w14:textId="77777777" w:rsidR="006B2DE1" w:rsidRPr="00E45B2B" w:rsidRDefault="006B2DE1" w:rsidP="00B73A1C">
      <w:pPr>
        <w:pStyle w:val="SMHeading"/>
        <w:rPr>
          <w:rFonts w:ascii="Arial" w:hAnsi="Arial" w:cs="Arial"/>
          <w:sz w:val="20"/>
          <w:szCs w:val="20"/>
          <w:lang w:val="en-AU"/>
          <w:rPrChange w:id="207" w:author="Microsoft Office User" w:date="2026-04-03T11:01:00Z">
            <w:rPr>
              <w:rFonts w:ascii="Arial" w:hAnsi="Arial" w:cs="Arial"/>
              <w:sz w:val="20"/>
              <w:szCs w:val="20"/>
            </w:rPr>
          </w:rPrChange>
        </w:rPr>
        <w:sectPr w:rsidR="006B2DE1" w:rsidRPr="00E45B2B" w:rsidSect="00F125EE">
          <w:pgSz w:w="12240" w:h="15840"/>
          <w:pgMar w:top="1440" w:right="1800" w:bottom="1440" w:left="1800" w:header="720" w:footer="720" w:gutter="0"/>
          <w:pgNumType w:start="1"/>
          <w:cols w:space="720"/>
          <w:docGrid w:linePitch="360"/>
        </w:sectPr>
      </w:pPr>
    </w:p>
    <w:p w14:paraId="6C96BED5" w14:textId="4B2FC6DA" w:rsidR="00820484" w:rsidRPr="008F5282" w:rsidRDefault="00F514EC" w:rsidP="00477182">
      <w:pPr>
        <w:pStyle w:val="SMcaption"/>
        <w:rPr>
          <w:rFonts w:ascii="Arial" w:hAnsi="Arial" w:cs="Arial"/>
          <w:b/>
          <w:sz w:val="20"/>
        </w:rPr>
      </w:pPr>
      <w:r w:rsidRPr="00DC623A">
        <w:rPr>
          <w:rFonts w:ascii="Arial" w:hAnsi="Arial" w:cs="Arial"/>
          <w:b/>
          <w:sz w:val="20"/>
        </w:rPr>
        <w:lastRenderedPageBreak/>
        <w:t xml:space="preserve">SI </w:t>
      </w:r>
      <w:r w:rsidR="00820484" w:rsidRPr="00DC623A">
        <w:rPr>
          <w:rFonts w:ascii="Arial" w:hAnsi="Arial" w:cs="Arial"/>
          <w:b/>
          <w:sz w:val="20"/>
        </w:rPr>
        <w:t>Re</w:t>
      </w:r>
      <w:r w:rsidR="00820484" w:rsidRPr="008F5282">
        <w:rPr>
          <w:rFonts w:ascii="Arial" w:hAnsi="Arial" w:cs="Arial"/>
          <w:b/>
          <w:sz w:val="20"/>
        </w:rPr>
        <w:t>ferences</w:t>
      </w:r>
    </w:p>
    <w:p w14:paraId="30769C7F" w14:textId="77777777" w:rsidR="002C667A" w:rsidRPr="008F5282" w:rsidRDefault="002C667A" w:rsidP="00477182">
      <w:pPr>
        <w:pStyle w:val="SMcaption"/>
        <w:rPr>
          <w:rFonts w:ascii="Arial" w:hAnsi="Arial" w:cs="Arial"/>
          <w:sz w:val="20"/>
        </w:rPr>
      </w:pPr>
    </w:p>
    <w:p w14:paraId="1913B8FE" w14:textId="77777777" w:rsidR="006B2DE1" w:rsidRPr="008F5282" w:rsidRDefault="006B2DE1" w:rsidP="006B2DE1">
      <w:pPr>
        <w:pStyle w:val="affc"/>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P. Danecek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Twelve years of SAMtools and BCFtools. </w:t>
      </w:r>
      <w:r w:rsidRPr="008F5282">
        <w:rPr>
          <w:rFonts w:asciiTheme="minorBidi" w:hAnsiTheme="minorBidi" w:cstheme="minorBidi"/>
          <w:i/>
          <w:iCs/>
          <w:color w:val="000000" w:themeColor="text1"/>
          <w:sz w:val="20"/>
        </w:rPr>
        <w:t>Gigascience</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10</w:t>
      </w:r>
      <w:r w:rsidRPr="008F5282">
        <w:rPr>
          <w:rFonts w:asciiTheme="minorBidi" w:hAnsiTheme="minorBidi" w:cstheme="minorBidi"/>
          <w:color w:val="000000" w:themeColor="text1"/>
          <w:sz w:val="20"/>
        </w:rPr>
        <w:t>, giab008 (2021).</w:t>
      </w:r>
    </w:p>
    <w:p w14:paraId="24ACAEEF" w14:textId="77777777" w:rsidR="006B2DE1" w:rsidRPr="008F5282" w:rsidRDefault="006B2DE1" w:rsidP="006B2DE1">
      <w:pPr>
        <w:pStyle w:val="affc"/>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M. Kolmogorov, J. Yuan, Y. Lin, P. A. Pevzner, Assembly of long, error-prone reads using repeat graphs. </w:t>
      </w:r>
      <w:r w:rsidRPr="008F5282">
        <w:rPr>
          <w:rFonts w:asciiTheme="minorBidi" w:hAnsiTheme="minorBidi" w:cstheme="minorBidi"/>
          <w:i/>
          <w:iCs/>
          <w:color w:val="000000" w:themeColor="text1"/>
          <w:sz w:val="20"/>
        </w:rPr>
        <w:t>Nat. Biotechnol.</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37</w:t>
      </w:r>
      <w:r w:rsidRPr="008F5282">
        <w:rPr>
          <w:rFonts w:asciiTheme="minorBidi" w:hAnsiTheme="minorBidi" w:cstheme="minorBidi"/>
          <w:color w:val="000000" w:themeColor="text1"/>
          <w:sz w:val="20"/>
        </w:rPr>
        <w:t>, 540–546 (2019).</w:t>
      </w:r>
    </w:p>
    <w:p w14:paraId="0FBFC551" w14:textId="77777777" w:rsidR="006B2DE1" w:rsidRPr="008F5282" w:rsidRDefault="006B2DE1" w:rsidP="006B2DE1">
      <w:pPr>
        <w:pStyle w:val="affc"/>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D. Guan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Identifying and removing haplotypic duplication in primary genome assemblies.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36</w:t>
      </w:r>
      <w:r w:rsidRPr="008F5282">
        <w:rPr>
          <w:rFonts w:asciiTheme="minorBidi" w:hAnsiTheme="minorBidi" w:cstheme="minorBidi"/>
          <w:color w:val="000000" w:themeColor="text1"/>
          <w:sz w:val="20"/>
        </w:rPr>
        <w:t>, 2896–2898 (2020).</w:t>
      </w:r>
    </w:p>
    <w:p w14:paraId="4B017AA2" w14:textId="77777777" w:rsidR="006B2DE1" w:rsidRPr="008F5282" w:rsidRDefault="006B2DE1" w:rsidP="006B2DE1">
      <w:pPr>
        <w:pStyle w:val="affc"/>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H. Li, Minimap2: pairwise alignment for nucleotide sequences.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34</w:t>
      </w:r>
      <w:r w:rsidRPr="008F5282">
        <w:rPr>
          <w:rFonts w:asciiTheme="minorBidi" w:hAnsiTheme="minorBidi" w:cstheme="minorBidi"/>
          <w:color w:val="000000" w:themeColor="text1"/>
          <w:sz w:val="20"/>
        </w:rPr>
        <w:t>, 3094–3100 (2018).</w:t>
      </w:r>
    </w:p>
    <w:p w14:paraId="12CA7A43" w14:textId="77777777" w:rsidR="006B2DE1" w:rsidRPr="008F5282" w:rsidRDefault="006B2DE1" w:rsidP="006B2DE1">
      <w:pPr>
        <w:pStyle w:val="affc"/>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H. Li, New strategies to improve minimap2 alignment accuracy.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37</w:t>
      </w:r>
      <w:r w:rsidRPr="008F5282">
        <w:rPr>
          <w:rFonts w:asciiTheme="minorBidi" w:hAnsiTheme="minorBidi" w:cstheme="minorBidi"/>
          <w:color w:val="000000" w:themeColor="text1"/>
          <w:sz w:val="20"/>
        </w:rPr>
        <w:t>, 4572–4574 (2021).</w:t>
      </w:r>
    </w:p>
    <w:p w14:paraId="7CC114E8" w14:textId="77777777" w:rsidR="006B2DE1" w:rsidRPr="008F5282" w:rsidRDefault="006B2DE1" w:rsidP="006B2DE1">
      <w:pPr>
        <w:pStyle w:val="affc"/>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Gurevich, V. Saveliev, N. yahhi, G. Tesler, QUAST: quality assessment tool for genome assemblies. </w:t>
      </w:r>
      <w:r w:rsidRPr="008F5282">
        <w:rPr>
          <w:rFonts w:asciiTheme="minorBidi" w:hAnsiTheme="minorBidi" w:cstheme="minorBidi"/>
          <w:i/>
          <w:iCs/>
          <w:color w:val="000000" w:themeColor="text1"/>
          <w:sz w:val="20"/>
          <w:lang w:val="sv-SE"/>
        </w:rPr>
        <w:t>Bioinformatics</w:t>
      </w:r>
      <w:r w:rsidRPr="008F5282">
        <w:rPr>
          <w:rFonts w:asciiTheme="minorBidi" w:hAnsiTheme="minorBidi" w:cstheme="minorBidi"/>
          <w:color w:val="000000" w:themeColor="text1"/>
          <w:sz w:val="20"/>
          <w:lang w:val="sv-SE"/>
        </w:rPr>
        <w:t xml:space="preserve"> </w:t>
      </w:r>
      <w:r w:rsidRPr="008F5282">
        <w:rPr>
          <w:rFonts w:asciiTheme="minorBidi" w:hAnsiTheme="minorBidi" w:cstheme="minorBidi"/>
          <w:b/>
          <w:bCs/>
          <w:color w:val="000000" w:themeColor="text1"/>
          <w:sz w:val="20"/>
          <w:lang w:val="sv-SE"/>
        </w:rPr>
        <w:t>29</w:t>
      </w:r>
      <w:r w:rsidRPr="008F5282">
        <w:rPr>
          <w:rFonts w:asciiTheme="minorBidi" w:hAnsiTheme="minorBidi" w:cstheme="minorBidi"/>
          <w:color w:val="000000" w:themeColor="text1"/>
          <w:sz w:val="20"/>
          <w:lang w:val="sv-SE"/>
        </w:rPr>
        <w:t>, 1072</w:t>
      </w:r>
      <w:r w:rsidRPr="008F5282">
        <w:rPr>
          <w:rFonts w:asciiTheme="minorBidi" w:hAnsiTheme="minorBidi" w:cstheme="minorBidi"/>
          <w:color w:val="000000" w:themeColor="text1"/>
          <w:sz w:val="20"/>
        </w:rPr>
        <w:t>–</w:t>
      </w:r>
      <w:r w:rsidRPr="008F5282">
        <w:rPr>
          <w:rFonts w:asciiTheme="minorBidi" w:hAnsiTheme="minorBidi" w:cstheme="minorBidi"/>
          <w:color w:val="000000" w:themeColor="text1"/>
          <w:sz w:val="20"/>
          <w:lang w:val="sv-SE"/>
        </w:rPr>
        <w:t>1075 (2013).</w:t>
      </w:r>
    </w:p>
    <w:p w14:paraId="164C0DCE" w14:textId="77777777" w:rsidR="006B2DE1" w:rsidRPr="008F5282" w:rsidRDefault="006B2DE1" w:rsidP="006B2DE1">
      <w:pPr>
        <w:pStyle w:val="affc"/>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F. A. Simão, R. M. Waterhouse, P. Ioannidis, E. V. Kriventseva, E. M. Zdobnov, BUSCO: assessing genome assembly and annotation completeness with single-copy orthologs.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31</w:t>
      </w:r>
      <w:r w:rsidRPr="008F5282">
        <w:rPr>
          <w:rFonts w:asciiTheme="minorBidi" w:hAnsiTheme="minorBidi" w:cstheme="minorBidi"/>
          <w:color w:val="000000" w:themeColor="text1"/>
          <w:sz w:val="20"/>
        </w:rPr>
        <w:t>, 3210–3212 (2015).</w:t>
      </w:r>
    </w:p>
    <w:p w14:paraId="7EBA65AF" w14:textId="77777777" w:rsidR="006B2DE1" w:rsidRPr="008F5282" w:rsidRDefault="006B2DE1" w:rsidP="006B2DE1">
      <w:pPr>
        <w:pStyle w:val="affc"/>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R. M. Waterhouse, M. Seppey, F. A. Simão, E. M. Zdobnov, “Using BUSCO to assess insect genomic resources” in Insect genomics: methods in molecular biology (vol. 1858), S. Brown, M. Pfrender, Eds. (Humana Press, 2019).</w:t>
      </w:r>
    </w:p>
    <w:p w14:paraId="4FDBE036" w14:textId="77777777" w:rsidR="006B2DE1" w:rsidRPr="008F5282" w:rsidRDefault="006B2DE1" w:rsidP="006B2DE1">
      <w:pPr>
        <w:pStyle w:val="affc"/>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A. Salamov, V. V. Solovyev, </w:t>
      </w:r>
      <w:r w:rsidRPr="008F5282">
        <w:rPr>
          <w:rFonts w:asciiTheme="minorBidi" w:hAnsiTheme="minorBidi" w:cstheme="minorBidi"/>
          <w:i/>
          <w:iCs/>
          <w:color w:val="000000" w:themeColor="text1"/>
          <w:sz w:val="20"/>
        </w:rPr>
        <w:t>Ab initio</w:t>
      </w:r>
      <w:r w:rsidRPr="008F5282">
        <w:rPr>
          <w:rFonts w:asciiTheme="minorBidi" w:hAnsiTheme="minorBidi" w:cstheme="minorBidi"/>
          <w:color w:val="000000" w:themeColor="text1"/>
          <w:sz w:val="20"/>
        </w:rPr>
        <w:t xml:space="preserve"> gene finding in </w:t>
      </w:r>
      <w:r w:rsidRPr="008F5282">
        <w:rPr>
          <w:rFonts w:asciiTheme="minorBidi" w:hAnsiTheme="minorBidi" w:cstheme="minorBidi"/>
          <w:i/>
          <w:iCs/>
          <w:color w:val="000000" w:themeColor="text1"/>
          <w:sz w:val="20"/>
        </w:rPr>
        <w:t>Drosophila</w:t>
      </w:r>
      <w:r w:rsidRPr="008F5282">
        <w:rPr>
          <w:rFonts w:asciiTheme="minorBidi" w:hAnsiTheme="minorBidi" w:cstheme="minorBidi"/>
          <w:color w:val="000000" w:themeColor="text1"/>
          <w:sz w:val="20"/>
        </w:rPr>
        <w:t xml:space="preserve"> genomic DNA. </w:t>
      </w:r>
      <w:r w:rsidRPr="008F5282">
        <w:rPr>
          <w:rFonts w:asciiTheme="minorBidi" w:hAnsiTheme="minorBidi" w:cstheme="minorBidi"/>
          <w:i/>
          <w:iCs/>
          <w:color w:val="000000" w:themeColor="text1"/>
          <w:sz w:val="20"/>
        </w:rPr>
        <w:t>Genome Res.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10</w:t>
      </w:r>
      <w:r w:rsidRPr="008F5282">
        <w:rPr>
          <w:rFonts w:asciiTheme="minorBidi" w:hAnsiTheme="minorBidi" w:cstheme="minorBidi"/>
          <w:color w:val="000000" w:themeColor="text1"/>
          <w:sz w:val="20"/>
        </w:rPr>
        <w:t>, 516–522 (2000).</w:t>
      </w:r>
    </w:p>
    <w:p w14:paraId="4135585A" w14:textId="77777777" w:rsidR="006B2DE1" w:rsidRPr="008F5282" w:rsidRDefault="006B2DE1" w:rsidP="006B2DE1">
      <w:pPr>
        <w:pStyle w:val="affc"/>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V. Solovyev, P. Kosarev, I. Seledsov, D. Vorobyev, Automatic annotation of eukaryotic genes, pseudogenes and promoters. </w:t>
      </w:r>
      <w:r w:rsidRPr="008F5282">
        <w:rPr>
          <w:rFonts w:asciiTheme="minorBidi" w:hAnsiTheme="minorBidi" w:cstheme="minorBidi"/>
          <w:i/>
          <w:iCs/>
          <w:color w:val="000000" w:themeColor="text1"/>
          <w:sz w:val="20"/>
        </w:rPr>
        <w:t>Genome Biol.</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7</w:t>
      </w:r>
      <w:r w:rsidRPr="008F5282">
        <w:rPr>
          <w:rFonts w:asciiTheme="minorBidi" w:hAnsiTheme="minorBidi" w:cstheme="minorBidi"/>
          <w:color w:val="000000" w:themeColor="text1"/>
          <w:sz w:val="20"/>
        </w:rPr>
        <w:t>, 1–12 (2006).</w:t>
      </w:r>
    </w:p>
    <w:p w14:paraId="368B3B47" w14:textId="77777777" w:rsidR="006B2DE1" w:rsidRPr="008F5282" w:rsidRDefault="006B2DE1" w:rsidP="006B2DE1">
      <w:pPr>
        <w:pStyle w:val="affc"/>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J. M. Flynn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RepeatModeler2 for automated genomic discovery of transposable element families. </w:t>
      </w:r>
      <w:r w:rsidRPr="008F5282">
        <w:rPr>
          <w:rFonts w:asciiTheme="minorBidi" w:hAnsiTheme="minorBidi" w:cstheme="minorBidi"/>
          <w:i/>
          <w:iCs/>
          <w:color w:val="000000" w:themeColor="text1"/>
          <w:sz w:val="20"/>
        </w:rPr>
        <w:t>Proc. Natl. Acad. Sci. U.S.A.</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117</w:t>
      </w:r>
      <w:r w:rsidRPr="008F5282">
        <w:rPr>
          <w:rFonts w:asciiTheme="minorBidi" w:hAnsiTheme="minorBidi" w:cstheme="minorBidi"/>
          <w:color w:val="000000" w:themeColor="text1"/>
          <w:sz w:val="20"/>
        </w:rPr>
        <w:t>, 9451–9457 (2020).</w:t>
      </w:r>
    </w:p>
    <w:p w14:paraId="166DF0AE" w14:textId="77777777" w:rsidR="006B2DE1" w:rsidRPr="008F5282" w:rsidRDefault="006B2DE1" w:rsidP="006B2DE1">
      <w:pPr>
        <w:pStyle w:val="affc"/>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Smit, R. Hubley, P. Green, RepeatMasker Open-4.0 (2015). </w:t>
      </w:r>
      <w:hyperlink r:id="rId17" w:history="1">
        <w:r w:rsidRPr="008F5282">
          <w:rPr>
            <w:rStyle w:val="affff5"/>
            <w:rFonts w:asciiTheme="minorBidi" w:hAnsiTheme="minorBidi" w:cstheme="minorBidi"/>
            <w:sz w:val="20"/>
          </w:rPr>
          <w:t>http://www.repeatmasker.org</w:t>
        </w:r>
      </w:hyperlink>
      <w:r w:rsidRPr="008F5282">
        <w:rPr>
          <w:rFonts w:asciiTheme="minorBidi" w:hAnsiTheme="minorBidi" w:cstheme="minorBidi"/>
          <w:color w:val="000000" w:themeColor="text1"/>
          <w:sz w:val="20"/>
        </w:rPr>
        <w:t>.</w:t>
      </w:r>
    </w:p>
    <w:p w14:paraId="12B70D8B" w14:textId="77777777" w:rsidR="006B2DE1" w:rsidRPr="008F5282" w:rsidRDefault="006B2DE1" w:rsidP="006B2DE1">
      <w:pPr>
        <w:pStyle w:val="affc"/>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K. M. Ewart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Pervasive relaxed selection in termite genomes. </w:t>
      </w:r>
      <w:r w:rsidRPr="008F5282">
        <w:rPr>
          <w:rFonts w:asciiTheme="minorBidi" w:hAnsiTheme="minorBidi" w:cstheme="minorBidi"/>
          <w:i/>
          <w:iCs/>
          <w:color w:val="000000" w:themeColor="text1"/>
          <w:sz w:val="20"/>
        </w:rPr>
        <w:t>Proc. R. Soc. B.</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291</w:t>
      </w:r>
      <w:r w:rsidRPr="008F5282">
        <w:rPr>
          <w:rFonts w:asciiTheme="minorBidi" w:hAnsiTheme="minorBidi" w:cstheme="minorBidi"/>
          <w:color w:val="000000" w:themeColor="text1"/>
          <w:sz w:val="20"/>
        </w:rPr>
        <w:t>, 20232439 (2024).</w:t>
      </w:r>
    </w:p>
    <w:p w14:paraId="138F482B" w14:textId="77777777" w:rsidR="006B2DE1" w:rsidRPr="008F5282" w:rsidRDefault="006B2DE1" w:rsidP="006B2DE1">
      <w:pPr>
        <w:pStyle w:val="affc"/>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lang w:val="de-DE"/>
        </w:rPr>
        <w:t xml:space="preserve">Y. Mei, et al., </w:t>
      </w:r>
      <w:r w:rsidRPr="008F5282">
        <w:rPr>
          <w:rFonts w:asciiTheme="minorBidi" w:hAnsiTheme="minorBidi" w:cstheme="minorBidi"/>
          <w:color w:val="000000" w:themeColor="text1"/>
          <w:sz w:val="20"/>
        </w:rPr>
        <w:t xml:space="preserve">InsectBase 2.0: a comprehensive gene resource for insects. </w:t>
      </w:r>
      <w:r w:rsidRPr="008F5282">
        <w:rPr>
          <w:rFonts w:asciiTheme="minorBidi" w:hAnsiTheme="minorBidi" w:cstheme="minorBidi"/>
          <w:i/>
          <w:iCs/>
          <w:color w:val="000000" w:themeColor="text1"/>
          <w:sz w:val="20"/>
        </w:rPr>
        <w:t>Nucleic Acids Res.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50</w:t>
      </w:r>
      <w:r w:rsidRPr="008F5282">
        <w:rPr>
          <w:rFonts w:asciiTheme="minorBidi" w:hAnsiTheme="minorBidi" w:cstheme="minorBidi"/>
          <w:color w:val="000000" w:themeColor="text1"/>
          <w:sz w:val="20"/>
        </w:rPr>
        <w:t>, D1040–D1045 (2022).</w:t>
      </w:r>
    </w:p>
    <w:p w14:paraId="06567418" w14:textId="77777777" w:rsidR="00A524E5" w:rsidRPr="008F5282" w:rsidRDefault="00A524E5" w:rsidP="00A524E5">
      <w:pPr>
        <w:pStyle w:val="affc"/>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S. Andrews, FastQC: A Quality Control Tool for High Throughput Sequence Data (Babraham Bioinformatics, 2010).</w:t>
      </w:r>
    </w:p>
    <w:p w14:paraId="3DB07BBC" w14:textId="77777777" w:rsidR="00A524E5" w:rsidRPr="008F5282" w:rsidRDefault="00A524E5" w:rsidP="00A524E5">
      <w:pPr>
        <w:pStyle w:val="affc"/>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B. Bushnell, BBMap: A Fast, Accurate, Splice-Aware Aligner (Joint Genome Institute, 2014).</w:t>
      </w:r>
    </w:p>
    <w:p w14:paraId="3687ABEC" w14:textId="77777777" w:rsidR="00A524E5" w:rsidRPr="008F5282" w:rsidRDefault="00A524E5" w:rsidP="00A524E5">
      <w:pPr>
        <w:pStyle w:val="affc"/>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D. Kim, J. M. Paggi, C. Park, C. Bennett, S. L. Salzberg, Graph-based genome alignment and genotyping with HISAT2 and HISAT-genotype. </w:t>
      </w:r>
      <w:r w:rsidRPr="008F5282">
        <w:rPr>
          <w:rFonts w:asciiTheme="minorBidi" w:hAnsiTheme="minorBidi" w:cstheme="minorBidi"/>
          <w:i/>
          <w:iCs/>
          <w:color w:val="000000" w:themeColor="text1"/>
          <w:sz w:val="20"/>
        </w:rPr>
        <w:t>Nat Biotechnol.</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37</w:t>
      </w:r>
      <w:r w:rsidRPr="008F5282">
        <w:rPr>
          <w:rFonts w:asciiTheme="minorBidi" w:hAnsiTheme="minorBidi" w:cstheme="minorBidi"/>
          <w:color w:val="000000" w:themeColor="text1"/>
          <w:sz w:val="20"/>
        </w:rPr>
        <w:t>, 907–915 (2019).</w:t>
      </w:r>
    </w:p>
    <w:p w14:paraId="0DDB414C" w14:textId="77777777" w:rsidR="00A524E5" w:rsidRPr="008F5282" w:rsidRDefault="00A524E5" w:rsidP="00A524E5">
      <w:pPr>
        <w:pStyle w:val="affc"/>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Shumate, B. Wong, G. Pertea, M. Pertea, Improved transcriptome assembly using a hybrid of long and short reads with StringTie. </w:t>
      </w:r>
      <w:r w:rsidRPr="008F5282">
        <w:rPr>
          <w:rFonts w:asciiTheme="minorBidi" w:hAnsiTheme="minorBidi" w:cstheme="minorBidi"/>
          <w:i/>
          <w:iCs/>
          <w:color w:val="000000" w:themeColor="text1"/>
          <w:sz w:val="20"/>
        </w:rPr>
        <w:t>PLOS Computational Biology</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18</w:t>
      </w:r>
      <w:r w:rsidRPr="008F5282">
        <w:rPr>
          <w:rFonts w:asciiTheme="minorBidi" w:hAnsiTheme="minorBidi" w:cstheme="minorBidi"/>
          <w:color w:val="000000" w:themeColor="text1"/>
          <w:sz w:val="20"/>
        </w:rPr>
        <w:t>, 1009730 (2022).</w:t>
      </w:r>
    </w:p>
    <w:p w14:paraId="2F64BBCE" w14:textId="77777777" w:rsidR="00A524E5" w:rsidRPr="008F5282" w:rsidRDefault="00A524E5" w:rsidP="00A524E5">
      <w:pPr>
        <w:pStyle w:val="affc"/>
        <w:numPr>
          <w:ilvl w:val="0"/>
          <w:numId w:val="15"/>
        </w:numPr>
        <w:contextualSpacing/>
        <w:jc w:val="both"/>
        <w:rPr>
          <w:rFonts w:ascii="Arial" w:hAnsi="Arial" w:cs="Arial"/>
          <w:sz w:val="20"/>
        </w:rPr>
      </w:pPr>
      <w:r w:rsidRPr="008F5282">
        <w:rPr>
          <w:rFonts w:ascii="Arial" w:hAnsi="Arial" w:cs="Arial"/>
          <w:sz w:val="20"/>
        </w:rPr>
        <w:t>B. J. Haas, TransDecoder (Find Coding Regions Within Transcripts) (2023).</w:t>
      </w:r>
    </w:p>
    <w:p w14:paraId="7AD055B6" w14:textId="77777777" w:rsidR="006B2DE1" w:rsidRPr="008F5282" w:rsidRDefault="006B2DE1" w:rsidP="006B2DE1">
      <w:pPr>
        <w:pStyle w:val="affc"/>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H. Li, R. Durbin, Fast and accurate short read alignment with Burrows–Wheeler transform.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25</w:t>
      </w:r>
      <w:r w:rsidRPr="008F5282">
        <w:rPr>
          <w:rFonts w:asciiTheme="minorBidi" w:hAnsiTheme="minorBidi" w:cstheme="minorBidi"/>
          <w:color w:val="000000" w:themeColor="text1"/>
          <w:sz w:val="20"/>
        </w:rPr>
        <w:t xml:space="preserve">, 1754–1760 </w:t>
      </w:r>
      <w:r w:rsidRPr="008F5282">
        <w:rPr>
          <w:rFonts w:asciiTheme="minorBidi" w:hAnsiTheme="minorBidi" w:cstheme="minorBidi"/>
          <w:color w:val="000000" w:themeColor="text1"/>
          <w:sz w:val="20"/>
          <w:lang w:val="en-AU"/>
        </w:rPr>
        <w:t>(2009).</w:t>
      </w:r>
    </w:p>
    <w:p w14:paraId="25751AE2" w14:textId="77777777" w:rsidR="006B2DE1" w:rsidRPr="008F5282" w:rsidRDefault="006B2DE1" w:rsidP="006B2DE1">
      <w:pPr>
        <w:pStyle w:val="affc"/>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R. Quinlan, I. M. Hall, BEDTools: a flexible suite of utilities for comparing genomic features.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26</w:t>
      </w:r>
      <w:r w:rsidRPr="008F5282">
        <w:rPr>
          <w:rFonts w:asciiTheme="minorBidi" w:hAnsiTheme="minorBidi" w:cstheme="minorBidi"/>
          <w:color w:val="000000" w:themeColor="text1"/>
          <w:sz w:val="20"/>
        </w:rPr>
        <w:t>, 841–842 (2010).</w:t>
      </w:r>
    </w:p>
    <w:p w14:paraId="18951C02" w14:textId="77777777" w:rsidR="006B2DE1" w:rsidRPr="008F5282" w:rsidRDefault="006B2DE1" w:rsidP="006B2DE1">
      <w:pPr>
        <w:pStyle w:val="affc"/>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Morgulis, E. M. Gertz, A. A. Schäffer, R. Agarwala, A fast and symmetric DUST implementation to mask low-complexity DNA sequences. </w:t>
      </w:r>
      <w:r w:rsidRPr="008F5282">
        <w:rPr>
          <w:rFonts w:asciiTheme="minorBidi" w:hAnsiTheme="minorBidi" w:cstheme="minorBidi"/>
          <w:i/>
          <w:iCs/>
          <w:color w:val="000000" w:themeColor="text1"/>
          <w:sz w:val="20"/>
        </w:rPr>
        <w:t>J. Comput. Biol.</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13</w:t>
      </w:r>
      <w:r w:rsidRPr="008F5282">
        <w:rPr>
          <w:rFonts w:asciiTheme="minorBidi" w:hAnsiTheme="minorBidi" w:cstheme="minorBidi"/>
          <w:color w:val="000000" w:themeColor="text1"/>
          <w:sz w:val="20"/>
        </w:rPr>
        <w:t>, 1028–1040 (2006).</w:t>
      </w:r>
    </w:p>
    <w:p w14:paraId="2B602C47" w14:textId="77777777" w:rsidR="006B2DE1" w:rsidRPr="008F5282" w:rsidRDefault="006B2DE1" w:rsidP="006B2DE1">
      <w:pPr>
        <w:pStyle w:val="affc"/>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H. Wickham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Welcome to the tidyverse. </w:t>
      </w:r>
      <w:r w:rsidRPr="008F5282">
        <w:rPr>
          <w:rFonts w:asciiTheme="minorBidi" w:hAnsiTheme="minorBidi" w:cstheme="minorBidi"/>
          <w:i/>
          <w:iCs/>
          <w:color w:val="000000" w:themeColor="text1"/>
          <w:sz w:val="20"/>
        </w:rPr>
        <w:t>J. Open Source Softw.</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4</w:t>
      </w:r>
      <w:r w:rsidRPr="008F5282">
        <w:rPr>
          <w:rFonts w:asciiTheme="minorBidi" w:hAnsiTheme="minorBidi" w:cstheme="minorBidi"/>
          <w:color w:val="000000" w:themeColor="text1"/>
          <w:sz w:val="20"/>
        </w:rPr>
        <w:t>, 1686 (2019).</w:t>
      </w:r>
    </w:p>
    <w:p w14:paraId="238F786F" w14:textId="79541601" w:rsidR="006B2DE1" w:rsidRDefault="006B2DE1" w:rsidP="006B2DE1">
      <w:pPr>
        <w:pStyle w:val="affc"/>
        <w:numPr>
          <w:ilvl w:val="0"/>
          <w:numId w:val="15"/>
        </w:numPr>
        <w:contextualSpacing/>
        <w:jc w:val="both"/>
        <w:rPr>
          <w:ins w:id="208" w:author="Microsoft Office User" w:date="2026-04-13T10:30:00Z"/>
          <w:rFonts w:asciiTheme="minorBidi" w:hAnsiTheme="minorBidi" w:cstheme="minorBidi"/>
          <w:color w:val="000000" w:themeColor="text1"/>
          <w:sz w:val="20"/>
        </w:rPr>
      </w:pPr>
      <w:r w:rsidRPr="008F5282">
        <w:rPr>
          <w:rFonts w:asciiTheme="minorBidi" w:hAnsiTheme="minorBidi" w:cstheme="minorBidi"/>
          <w:color w:val="000000" w:themeColor="text1"/>
          <w:sz w:val="20"/>
        </w:rPr>
        <w:t>H. Wickham, ggplot2: Elegant Graphics for Data Analysis (Springer-Verlag, 2016).</w:t>
      </w:r>
    </w:p>
    <w:p w14:paraId="5CE9E0C9" w14:textId="29DFCB0A" w:rsidR="00120FE2" w:rsidRPr="00120FE2" w:rsidRDefault="00120FE2" w:rsidP="00120FE2">
      <w:pPr>
        <w:pStyle w:val="affc"/>
        <w:numPr>
          <w:ilvl w:val="0"/>
          <w:numId w:val="15"/>
        </w:numPr>
        <w:contextualSpacing/>
        <w:jc w:val="both"/>
        <w:rPr>
          <w:ins w:id="209" w:author="Microsoft Office User" w:date="2026-04-13T10:30:00Z"/>
          <w:rFonts w:asciiTheme="minorBidi" w:hAnsiTheme="minorBidi" w:cstheme="minorBidi"/>
          <w:color w:val="000000" w:themeColor="text1"/>
          <w:sz w:val="20"/>
          <w:rPrChange w:id="210" w:author="Microsoft Office User" w:date="2026-04-13T10:30:00Z">
            <w:rPr>
              <w:ins w:id="211" w:author="Microsoft Office User" w:date="2026-04-13T10:30:00Z"/>
            </w:rPr>
          </w:rPrChange>
        </w:rPr>
      </w:pPr>
      <w:ins w:id="212" w:author="Microsoft Office User" w:date="2026-04-13T10:30:00Z">
        <w:r w:rsidRPr="00120FE2">
          <w:rPr>
            <w:rFonts w:asciiTheme="minorBidi" w:hAnsiTheme="minorBidi" w:cstheme="minorBidi"/>
            <w:color w:val="000000" w:themeColor="text1"/>
            <w:sz w:val="20"/>
          </w:rPr>
          <w:t xml:space="preserve">A. C. A. </w:t>
        </w:r>
        <w:r>
          <w:rPr>
            <w:rFonts w:asciiTheme="minorBidi" w:hAnsiTheme="minorBidi" w:cstheme="minorBidi"/>
            <w:color w:val="000000" w:themeColor="text1"/>
            <w:sz w:val="20"/>
          </w:rPr>
          <w:t xml:space="preserve"> </w:t>
        </w:r>
        <w:r w:rsidRPr="00120FE2">
          <w:rPr>
            <w:rFonts w:asciiTheme="minorBidi" w:hAnsiTheme="minorBidi" w:cstheme="minorBidi"/>
            <w:color w:val="000000" w:themeColor="text1"/>
            <w:sz w:val="20"/>
          </w:rPr>
          <w:t>Hope</w:t>
        </w:r>
        <w:r>
          <w:rPr>
            <w:rFonts w:asciiTheme="minorBidi" w:hAnsiTheme="minorBidi" w:cstheme="minorBidi"/>
            <w:color w:val="000000" w:themeColor="text1"/>
            <w:sz w:val="20"/>
          </w:rPr>
          <w:t>,</w:t>
        </w:r>
        <w:r w:rsidRPr="00120FE2">
          <w:rPr>
            <w:rFonts w:asciiTheme="minorBidi" w:hAnsiTheme="minorBidi" w:cstheme="minorBidi"/>
            <w:color w:val="000000" w:themeColor="text1"/>
            <w:sz w:val="20"/>
          </w:rPr>
          <w:t xml:space="preserve"> A simplified Monte Carlo significance test procedure. </w:t>
        </w:r>
      </w:ins>
      <w:ins w:id="213" w:author="Microsoft Office User" w:date="2026-04-13T10:34:00Z">
        <w:r w:rsidRPr="005507E2">
          <w:rPr>
            <w:rFonts w:asciiTheme="minorBidi" w:hAnsiTheme="minorBidi" w:cstheme="minorBidi"/>
            <w:i/>
            <w:iCs/>
            <w:color w:val="000000" w:themeColor="text1"/>
            <w:sz w:val="20"/>
            <w:rPrChange w:id="214" w:author="Microsoft Office User" w:date="2026-04-13T10:34:00Z">
              <w:rPr>
                <w:rFonts w:asciiTheme="minorBidi" w:hAnsiTheme="minorBidi" w:cstheme="minorBidi"/>
                <w:color w:val="000000" w:themeColor="text1"/>
                <w:sz w:val="20"/>
              </w:rPr>
            </w:rPrChange>
          </w:rPr>
          <w:t>J. R. Stat. Soc. Ser. B</w:t>
        </w:r>
      </w:ins>
      <w:ins w:id="215" w:author="Microsoft Office User" w:date="2026-04-13T10:30:00Z">
        <w:r w:rsidRPr="00120FE2">
          <w:rPr>
            <w:rFonts w:asciiTheme="minorBidi" w:hAnsiTheme="minorBidi" w:cstheme="minorBidi"/>
            <w:color w:val="000000" w:themeColor="text1"/>
            <w:sz w:val="20"/>
          </w:rPr>
          <w:t xml:space="preserve"> </w:t>
        </w:r>
        <w:r w:rsidRPr="005507E2">
          <w:rPr>
            <w:rFonts w:asciiTheme="minorBidi" w:hAnsiTheme="minorBidi" w:cstheme="minorBidi"/>
            <w:b/>
            <w:bCs/>
            <w:color w:val="000000" w:themeColor="text1"/>
            <w:sz w:val="20"/>
            <w:rPrChange w:id="216" w:author="Microsoft Office User" w:date="2026-04-13T10:34:00Z">
              <w:rPr>
                <w:rFonts w:asciiTheme="minorBidi" w:hAnsiTheme="minorBidi" w:cstheme="minorBidi"/>
                <w:color w:val="000000" w:themeColor="text1"/>
                <w:sz w:val="20"/>
              </w:rPr>
            </w:rPrChange>
          </w:rPr>
          <w:t>30</w:t>
        </w:r>
        <w:r w:rsidRPr="00120FE2">
          <w:rPr>
            <w:rFonts w:asciiTheme="minorBidi" w:hAnsiTheme="minorBidi" w:cstheme="minorBidi"/>
            <w:color w:val="000000" w:themeColor="text1"/>
            <w:sz w:val="20"/>
          </w:rPr>
          <w:t>, 582</w:t>
        </w:r>
      </w:ins>
      <w:ins w:id="217" w:author="Microsoft Office User" w:date="2026-04-13T10:31:00Z">
        <w:r w:rsidRPr="008F5282">
          <w:rPr>
            <w:rFonts w:asciiTheme="minorBidi" w:hAnsiTheme="minorBidi" w:cstheme="minorBidi"/>
            <w:color w:val="000000" w:themeColor="text1"/>
            <w:sz w:val="20"/>
          </w:rPr>
          <w:t>–</w:t>
        </w:r>
      </w:ins>
      <w:ins w:id="218" w:author="Microsoft Office User" w:date="2026-04-13T10:30:00Z">
        <w:r w:rsidRPr="00120FE2">
          <w:rPr>
            <w:rFonts w:asciiTheme="minorBidi" w:hAnsiTheme="minorBidi" w:cstheme="minorBidi"/>
            <w:color w:val="000000" w:themeColor="text1"/>
            <w:sz w:val="20"/>
          </w:rPr>
          <w:t>598</w:t>
        </w:r>
      </w:ins>
      <w:ins w:id="219" w:author="Microsoft Office User" w:date="2026-04-13T10:31:00Z">
        <w:r>
          <w:rPr>
            <w:rFonts w:asciiTheme="minorBidi" w:hAnsiTheme="minorBidi" w:cstheme="minorBidi"/>
            <w:color w:val="000000" w:themeColor="text1"/>
            <w:sz w:val="20"/>
          </w:rPr>
          <w:t xml:space="preserve"> </w:t>
        </w:r>
        <w:r w:rsidRPr="00120FE2">
          <w:rPr>
            <w:rFonts w:asciiTheme="minorBidi" w:hAnsiTheme="minorBidi" w:cstheme="minorBidi"/>
            <w:color w:val="000000" w:themeColor="text1"/>
            <w:sz w:val="20"/>
          </w:rPr>
          <w:t>(1968)</w:t>
        </w:r>
        <w:r>
          <w:rPr>
            <w:rFonts w:asciiTheme="minorBidi" w:hAnsiTheme="minorBidi" w:cstheme="minorBidi"/>
            <w:color w:val="000000" w:themeColor="text1"/>
            <w:sz w:val="20"/>
          </w:rPr>
          <w:t>.</w:t>
        </w:r>
      </w:ins>
    </w:p>
    <w:p w14:paraId="29DD247E" w14:textId="3E70C7A4" w:rsidR="00120FE2" w:rsidRPr="008F5282" w:rsidRDefault="005507E2" w:rsidP="00120FE2">
      <w:pPr>
        <w:pStyle w:val="affc"/>
        <w:numPr>
          <w:ilvl w:val="0"/>
          <w:numId w:val="15"/>
        </w:numPr>
        <w:contextualSpacing/>
        <w:jc w:val="both"/>
        <w:rPr>
          <w:rFonts w:asciiTheme="minorBidi" w:hAnsiTheme="minorBidi" w:cstheme="minorBidi"/>
          <w:color w:val="000000" w:themeColor="text1"/>
          <w:sz w:val="20"/>
        </w:rPr>
      </w:pPr>
      <w:ins w:id="220" w:author="Microsoft Office User" w:date="2026-04-13T10:35:00Z">
        <w:r>
          <w:rPr>
            <w:rFonts w:asciiTheme="minorBidi" w:hAnsiTheme="minorBidi" w:cstheme="minorBidi"/>
            <w:color w:val="000000" w:themeColor="text1"/>
            <w:sz w:val="20"/>
          </w:rPr>
          <w:t xml:space="preserve">D. </w:t>
        </w:r>
      </w:ins>
      <w:ins w:id="221" w:author="Microsoft Office User" w:date="2026-04-13T10:30:00Z">
        <w:r w:rsidR="00120FE2" w:rsidRPr="00120FE2">
          <w:rPr>
            <w:rFonts w:asciiTheme="minorBidi" w:hAnsiTheme="minorBidi" w:cstheme="minorBidi"/>
            <w:color w:val="000000" w:themeColor="text1"/>
            <w:sz w:val="20"/>
          </w:rPr>
          <w:t>Navarro,</w:t>
        </w:r>
      </w:ins>
      <w:ins w:id="222" w:author="Microsoft Office User" w:date="2026-04-13T10:35:00Z">
        <w:r>
          <w:rPr>
            <w:rFonts w:asciiTheme="minorBidi" w:hAnsiTheme="minorBidi" w:cstheme="minorBidi"/>
            <w:color w:val="000000" w:themeColor="text1"/>
            <w:sz w:val="20"/>
          </w:rPr>
          <w:t xml:space="preserve"> </w:t>
        </w:r>
      </w:ins>
      <w:ins w:id="223" w:author="Microsoft Office User" w:date="2026-04-13T10:30:00Z">
        <w:r w:rsidR="00120FE2" w:rsidRPr="00120FE2">
          <w:rPr>
            <w:rFonts w:asciiTheme="minorBidi" w:hAnsiTheme="minorBidi" w:cstheme="minorBidi"/>
            <w:color w:val="000000" w:themeColor="text1"/>
            <w:sz w:val="20"/>
          </w:rPr>
          <w:t>Learning statistics with R: A tutorial for psychology students and other beginners</w:t>
        </w:r>
      </w:ins>
      <w:ins w:id="224" w:author="Microsoft Office User" w:date="2026-04-13T10:35:00Z">
        <w:r>
          <w:rPr>
            <w:rFonts w:asciiTheme="minorBidi" w:hAnsiTheme="minorBidi" w:cstheme="minorBidi"/>
            <w:color w:val="000000" w:themeColor="text1"/>
            <w:sz w:val="20"/>
          </w:rPr>
          <w:t xml:space="preserve"> </w:t>
        </w:r>
      </w:ins>
      <w:ins w:id="225" w:author="Microsoft Office User" w:date="2026-04-13T10:30:00Z">
        <w:r w:rsidR="00120FE2" w:rsidRPr="00120FE2">
          <w:rPr>
            <w:rFonts w:asciiTheme="minorBidi" w:hAnsiTheme="minorBidi" w:cstheme="minorBidi"/>
            <w:color w:val="000000" w:themeColor="text1"/>
            <w:sz w:val="20"/>
          </w:rPr>
          <w:t xml:space="preserve">(Version 0.5.2). University of Adelaide </w:t>
        </w:r>
      </w:ins>
      <w:ins w:id="226" w:author="Microsoft Office User" w:date="2026-04-13T10:35:00Z">
        <w:r w:rsidRPr="00120FE2">
          <w:rPr>
            <w:rFonts w:asciiTheme="minorBidi" w:hAnsiTheme="minorBidi" w:cstheme="minorBidi"/>
            <w:color w:val="000000" w:themeColor="text1"/>
            <w:sz w:val="20"/>
          </w:rPr>
          <w:t>(2015).</w:t>
        </w:r>
      </w:ins>
    </w:p>
    <w:p w14:paraId="10C22F57" w14:textId="2069E21A" w:rsidR="007843C9" w:rsidRPr="00DC623A" w:rsidRDefault="007843C9" w:rsidP="006B2DE1">
      <w:pPr>
        <w:pStyle w:val="afff2"/>
        <w:shd w:val="clear" w:color="auto" w:fill="FFFFFF"/>
        <w:textAlignment w:val="baseline"/>
        <w:rPr>
          <w:rFonts w:ascii="Arial" w:hAnsi="Arial" w:cs="Arial"/>
          <w:sz w:val="20"/>
          <w:szCs w:val="20"/>
        </w:rPr>
      </w:pPr>
    </w:p>
    <w:sectPr w:rsidR="007843C9" w:rsidRPr="00DC623A" w:rsidSect="00F125EE">
      <w:pgSz w:w="12240" w:h="15840"/>
      <w:pgMar w:top="1440" w:right="1800" w:bottom="1440" w:left="180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Microsoft Office User" w:date="2026-04-13T16:54:00Z" w:initials="MOU">
    <w:p w14:paraId="0F8BE4AF" w14:textId="53C2B219" w:rsidR="00DC6F16" w:rsidRDefault="00DC6F16">
      <w:pPr>
        <w:pStyle w:val="af3"/>
      </w:pPr>
      <w:r>
        <w:rPr>
          <w:rStyle w:val="affff7"/>
        </w:rPr>
        <w:annotationRef/>
      </w:r>
      <w:r>
        <w:t xml:space="preserve"> Zhuzhi/Maxim – please update these entropy scripts on GitHub if appropriate.</w:t>
      </w:r>
    </w:p>
  </w:comment>
  <w:comment w:id="46" w:author="Microsoft Office User" w:date="2026-04-13T10:48:00Z" w:initials="MOU">
    <w:p w14:paraId="5699F313" w14:textId="0273AE3B" w:rsidR="00BF5A87" w:rsidRDefault="00BF5A87">
      <w:pPr>
        <w:pStyle w:val="af3"/>
      </w:pPr>
      <w:r>
        <w:rPr>
          <w:rStyle w:val="affff7"/>
        </w:rPr>
        <w:annotationRef/>
      </w:r>
      <w:r>
        <w:t>Maxim to confirm the wording of these results (and possibly expand).</w:t>
      </w:r>
    </w:p>
  </w:comment>
  <w:comment w:id="77" w:author="Zhuzhi Zhang" w:date="2026-04-15T10:55:00Z" w:initials="ZZ">
    <w:p w14:paraId="1B825953" w14:textId="77777777" w:rsidR="0061217A" w:rsidRDefault="0061217A" w:rsidP="0061217A">
      <w:pPr>
        <w:pStyle w:val="af3"/>
      </w:pPr>
      <w:r>
        <w:rPr>
          <w:rStyle w:val="affff7"/>
        </w:rPr>
        <w:annotationRef/>
      </w:r>
      <w:r>
        <w:t xml:space="preserve">Groups distributions are: A5, B6, C2, D1, F6. If we are going to show the accession number of them, maybe this information is also worth to be showed. </w:t>
      </w:r>
    </w:p>
  </w:comment>
  <w:comment w:id="81" w:author="Microsoft Office User" w:date="2026-04-13T10:24:00Z" w:initials="MOU">
    <w:p w14:paraId="25814794" w14:textId="6B733189" w:rsidR="005F1BA1" w:rsidRDefault="005F1BA1">
      <w:pPr>
        <w:pStyle w:val="af3"/>
      </w:pPr>
      <w:r>
        <w:rPr>
          <w:rStyle w:val="affff7"/>
        </w:rPr>
        <w:annotationRef/>
      </w:r>
      <w:r>
        <w:t xml:space="preserve">Zhuzhi – can you please add </w:t>
      </w:r>
      <w:r w:rsidR="00F0153E">
        <w:t>the number of Wolbachia genomes you used for this.</w:t>
      </w:r>
    </w:p>
  </w:comment>
  <w:comment w:id="84" w:author="Microsoft Office User" w:date="2026-04-13T10:24:00Z" w:initials="MOU">
    <w:p w14:paraId="3D4056C5" w14:textId="4F84E2BB" w:rsidR="00F0153E" w:rsidRDefault="00F0153E">
      <w:pPr>
        <w:pStyle w:val="af3"/>
      </w:pPr>
      <w:r>
        <w:rPr>
          <w:rStyle w:val="affff7"/>
        </w:rPr>
        <w:annotationRef/>
      </w:r>
      <w:r>
        <w:t xml:space="preserve">Do you think </w:t>
      </w:r>
      <w:r w:rsidR="00236D04">
        <w:t>we</w:t>
      </w:r>
      <w:r>
        <w:t xml:space="preserve"> should add the genome accession numbers as an additional supplementary dataset</w:t>
      </w:r>
      <w:r w:rsidR="00236D04">
        <w:t>?</w:t>
      </w:r>
    </w:p>
  </w:comment>
  <w:comment w:id="127" w:author="Microsoft Office User" w:date="2026-04-13T10:25:00Z" w:initials="MOU">
    <w:p w14:paraId="6B6F6EE5" w14:textId="7618747F" w:rsidR="00A1330D" w:rsidRDefault="00A1330D">
      <w:pPr>
        <w:pStyle w:val="af3"/>
      </w:pPr>
      <w:r>
        <w:rPr>
          <w:rStyle w:val="affff7"/>
        </w:rPr>
        <w:annotationRef/>
      </w:r>
      <w:r w:rsidRPr="00A1330D">
        <w:t>Possibly report results as an excel table – though perhaps this paragraph is enough</w:t>
      </w:r>
      <w:r>
        <w:t>?</w:t>
      </w:r>
    </w:p>
  </w:comment>
  <w:comment w:id="187" w:author="Microsoft Office User" w:date="2026-04-14T15:22:00Z" w:initials="MOU">
    <w:p w14:paraId="61EF3D34" w14:textId="2851A5F6" w:rsidR="00423C88" w:rsidRDefault="00423C88" w:rsidP="00423C88">
      <w:pPr>
        <w:pStyle w:val="af3"/>
      </w:pPr>
      <w:r>
        <w:rPr>
          <w:rStyle w:val="affff7"/>
        </w:rPr>
        <w:annotationRef/>
      </w:r>
      <w:r>
        <w:t>Maxim to check wording for this file and amend if necessary.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8BE4AF" w15:done="0"/>
  <w15:commentEx w15:paraId="5699F313" w15:done="0"/>
  <w15:commentEx w15:paraId="1B825953" w15:done="0"/>
  <w15:commentEx w15:paraId="25814794" w15:done="0"/>
  <w15:commentEx w15:paraId="3D4056C5" w15:done="0"/>
  <w15:commentEx w15:paraId="6B6F6EE5" w15:done="0"/>
  <w15:commentEx w15:paraId="61EF3D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80AA94" w16cex:dateUtc="2026-04-15T02: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8BE4AF" w16cid:durableId="2D879E3F"/>
  <w16cid:commentId w16cid:paraId="5699F313" w16cid:durableId="2D87487C"/>
  <w16cid:commentId w16cid:paraId="1B825953" w16cid:durableId="3480AA94"/>
  <w16cid:commentId w16cid:paraId="25814794" w16cid:durableId="2D8742C4"/>
  <w16cid:commentId w16cid:paraId="3D4056C5" w16cid:durableId="2D8742E5"/>
  <w16cid:commentId w16cid:paraId="6B6F6EE5" w16cid:durableId="2D87432A"/>
  <w16cid:commentId w16cid:paraId="61EF3D34" w16cid:durableId="2D88DA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488D0" w14:textId="77777777" w:rsidR="004E5714" w:rsidRDefault="004E5714">
      <w:r>
        <w:separator/>
      </w:r>
    </w:p>
  </w:endnote>
  <w:endnote w:type="continuationSeparator" w:id="0">
    <w:p w14:paraId="260FABBE" w14:textId="77777777" w:rsidR="004E5714" w:rsidRDefault="004E57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96907" w14:textId="193174C0" w:rsidR="00F125EE" w:rsidRDefault="00114193">
    <w:pPr>
      <w:pStyle w:val="aff1"/>
      <w:jc w:val="right"/>
    </w:pPr>
    <w:r>
      <w:fldChar w:fldCharType="begin"/>
    </w:r>
    <w:r>
      <w:instrText xml:space="preserve"> PAGE   \* MERGEFORMAT </w:instrText>
    </w:r>
    <w:r>
      <w:fldChar w:fldCharType="separate"/>
    </w:r>
    <w:r w:rsidR="009D6B1C">
      <w:rPr>
        <w:noProof/>
      </w:rPr>
      <w:t>1</w:t>
    </w:r>
    <w:r>
      <w:fldChar w:fldCharType="end"/>
    </w:r>
  </w:p>
  <w:p w14:paraId="180EEFF6" w14:textId="77777777" w:rsidR="00F125EE" w:rsidRDefault="00F125EE">
    <w:pPr>
      <w:pStyle w:val="af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A2C5F" w14:textId="77777777" w:rsidR="004E5714" w:rsidRDefault="004E5714">
      <w:r>
        <w:separator/>
      </w:r>
    </w:p>
  </w:footnote>
  <w:footnote w:type="continuationSeparator" w:id="0">
    <w:p w14:paraId="72BE8481" w14:textId="77777777" w:rsidR="004E5714" w:rsidRDefault="004E57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40DC9" w14:textId="77777777" w:rsidR="003A2FD8" w:rsidRPr="005001AC" w:rsidRDefault="003A2FD8" w:rsidP="005001AC">
    <w:pPr>
      <w:jc w:val="right"/>
      <w:rPr>
        <w:sz w:val="20"/>
      </w:rPr>
    </w:pPr>
  </w:p>
  <w:p w14:paraId="0091C365" w14:textId="77777777" w:rsidR="003A2FD8" w:rsidRDefault="003A2F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E9A0988"/>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1110F80"/>
    <w:multiLevelType w:val="hybridMultilevel"/>
    <w:tmpl w:val="C220C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B963FF"/>
    <w:multiLevelType w:val="hybridMultilevel"/>
    <w:tmpl w:val="43A20FFE"/>
    <w:lvl w:ilvl="0" w:tplc="041866E8">
      <w:start w:val="2020"/>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F8D4926"/>
    <w:multiLevelType w:val="hybridMultilevel"/>
    <w:tmpl w:val="2FCC0058"/>
    <w:lvl w:ilvl="0" w:tplc="7FF679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5F192E"/>
    <w:multiLevelType w:val="hybridMultilevel"/>
    <w:tmpl w:val="A8206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116BDC"/>
    <w:multiLevelType w:val="hybridMultilevel"/>
    <w:tmpl w:val="1D98BF46"/>
    <w:lvl w:ilvl="0" w:tplc="F40C2976">
      <w:start w:val="202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7399825">
    <w:abstractNumId w:val="9"/>
  </w:num>
  <w:num w:numId="2" w16cid:durableId="255329759">
    <w:abstractNumId w:val="7"/>
  </w:num>
  <w:num w:numId="3" w16cid:durableId="12000980">
    <w:abstractNumId w:val="6"/>
  </w:num>
  <w:num w:numId="4" w16cid:durableId="503975533">
    <w:abstractNumId w:val="5"/>
  </w:num>
  <w:num w:numId="5" w16cid:durableId="1820001198">
    <w:abstractNumId w:val="4"/>
  </w:num>
  <w:num w:numId="6" w16cid:durableId="352150173">
    <w:abstractNumId w:val="8"/>
  </w:num>
  <w:num w:numId="7" w16cid:durableId="852183704">
    <w:abstractNumId w:val="3"/>
  </w:num>
  <w:num w:numId="8" w16cid:durableId="1180772418">
    <w:abstractNumId w:val="2"/>
  </w:num>
  <w:num w:numId="9" w16cid:durableId="1811825487">
    <w:abstractNumId w:val="1"/>
  </w:num>
  <w:num w:numId="10" w16cid:durableId="806553089">
    <w:abstractNumId w:val="0"/>
  </w:num>
  <w:num w:numId="11" w16cid:durableId="1790663484">
    <w:abstractNumId w:val="10"/>
  </w:num>
  <w:num w:numId="12" w16cid:durableId="1886913323">
    <w:abstractNumId w:val="12"/>
  </w:num>
  <w:num w:numId="13" w16cid:durableId="386537426">
    <w:abstractNumId w:val="14"/>
  </w:num>
  <w:num w:numId="14" w16cid:durableId="1022167664">
    <w:abstractNumId w:val="11"/>
  </w:num>
  <w:num w:numId="15" w16cid:durableId="1241478327">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Office User">
    <w15:presenceInfo w15:providerId="None" w15:userId="Microsoft Office User"/>
  </w15:person>
  <w15:person w15:author="Zhuzhi Zhang">
    <w15:presenceInfo w15:providerId="Windows Live" w15:userId="854aee8d044e4a5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30F"/>
    <w:rsid w:val="000004B2"/>
    <w:rsid w:val="00015F74"/>
    <w:rsid w:val="0001730F"/>
    <w:rsid w:val="00017C53"/>
    <w:rsid w:val="00020A96"/>
    <w:rsid w:val="00030840"/>
    <w:rsid w:val="00043731"/>
    <w:rsid w:val="00051758"/>
    <w:rsid w:val="00056E39"/>
    <w:rsid w:val="00065EBD"/>
    <w:rsid w:val="00083B44"/>
    <w:rsid w:val="000850DC"/>
    <w:rsid w:val="00085BDB"/>
    <w:rsid w:val="0009521F"/>
    <w:rsid w:val="000969EA"/>
    <w:rsid w:val="000A41E4"/>
    <w:rsid w:val="000B4196"/>
    <w:rsid w:val="000C2771"/>
    <w:rsid w:val="000C5F36"/>
    <w:rsid w:val="000D3039"/>
    <w:rsid w:val="000F0DCE"/>
    <w:rsid w:val="000F1981"/>
    <w:rsid w:val="000F315D"/>
    <w:rsid w:val="000F3698"/>
    <w:rsid w:val="0010042A"/>
    <w:rsid w:val="00100AD7"/>
    <w:rsid w:val="0010376C"/>
    <w:rsid w:val="00112C5B"/>
    <w:rsid w:val="00114193"/>
    <w:rsid w:val="00115A38"/>
    <w:rsid w:val="0011687B"/>
    <w:rsid w:val="00120FE2"/>
    <w:rsid w:val="00122766"/>
    <w:rsid w:val="00124F82"/>
    <w:rsid w:val="001464DF"/>
    <w:rsid w:val="0016337A"/>
    <w:rsid w:val="00164269"/>
    <w:rsid w:val="00165D9C"/>
    <w:rsid w:val="00176FCF"/>
    <w:rsid w:val="0018498F"/>
    <w:rsid w:val="00190671"/>
    <w:rsid w:val="00195A2B"/>
    <w:rsid w:val="001A00CD"/>
    <w:rsid w:val="001A1BDE"/>
    <w:rsid w:val="001C0520"/>
    <w:rsid w:val="001C0975"/>
    <w:rsid w:val="001C3F56"/>
    <w:rsid w:val="001D61C8"/>
    <w:rsid w:val="001E5D60"/>
    <w:rsid w:val="001E7E1E"/>
    <w:rsid w:val="001F0876"/>
    <w:rsid w:val="001F167C"/>
    <w:rsid w:val="001F3E79"/>
    <w:rsid w:val="001F5E91"/>
    <w:rsid w:val="00200859"/>
    <w:rsid w:val="002077B9"/>
    <w:rsid w:val="00236D04"/>
    <w:rsid w:val="00252FAA"/>
    <w:rsid w:val="00261F5C"/>
    <w:rsid w:val="00262D72"/>
    <w:rsid w:val="0027466F"/>
    <w:rsid w:val="0027562B"/>
    <w:rsid w:val="00294FBB"/>
    <w:rsid w:val="0029513D"/>
    <w:rsid w:val="002A4F71"/>
    <w:rsid w:val="002B5902"/>
    <w:rsid w:val="002B7FC0"/>
    <w:rsid w:val="002C030F"/>
    <w:rsid w:val="002C667A"/>
    <w:rsid w:val="002E07FB"/>
    <w:rsid w:val="002E2D1E"/>
    <w:rsid w:val="002E2E1B"/>
    <w:rsid w:val="00320B38"/>
    <w:rsid w:val="00325D90"/>
    <w:rsid w:val="00331D75"/>
    <w:rsid w:val="00332BFB"/>
    <w:rsid w:val="00352DF1"/>
    <w:rsid w:val="00355362"/>
    <w:rsid w:val="00363E44"/>
    <w:rsid w:val="003810D1"/>
    <w:rsid w:val="00387114"/>
    <w:rsid w:val="00395E86"/>
    <w:rsid w:val="00396F77"/>
    <w:rsid w:val="00397983"/>
    <w:rsid w:val="003A0BAB"/>
    <w:rsid w:val="003A1051"/>
    <w:rsid w:val="003A2FD8"/>
    <w:rsid w:val="003B40E6"/>
    <w:rsid w:val="003D2F58"/>
    <w:rsid w:val="003F05DC"/>
    <w:rsid w:val="003F6E14"/>
    <w:rsid w:val="00405336"/>
    <w:rsid w:val="00423C88"/>
    <w:rsid w:val="00435953"/>
    <w:rsid w:val="00436210"/>
    <w:rsid w:val="00443A92"/>
    <w:rsid w:val="004571D5"/>
    <w:rsid w:val="00461D81"/>
    <w:rsid w:val="0046356B"/>
    <w:rsid w:val="00477182"/>
    <w:rsid w:val="004779CB"/>
    <w:rsid w:val="00480A81"/>
    <w:rsid w:val="00497131"/>
    <w:rsid w:val="004A159F"/>
    <w:rsid w:val="004B2F21"/>
    <w:rsid w:val="004B453D"/>
    <w:rsid w:val="004C3A44"/>
    <w:rsid w:val="004C4E5C"/>
    <w:rsid w:val="004D274A"/>
    <w:rsid w:val="004E42D8"/>
    <w:rsid w:val="004E5714"/>
    <w:rsid w:val="004E7BA2"/>
    <w:rsid w:val="004F2384"/>
    <w:rsid w:val="004F51D1"/>
    <w:rsid w:val="004F7EDF"/>
    <w:rsid w:val="005001AC"/>
    <w:rsid w:val="00502910"/>
    <w:rsid w:val="00507EEC"/>
    <w:rsid w:val="00527D71"/>
    <w:rsid w:val="00540D95"/>
    <w:rsid w:val="005507E2"/>
    <w:rsid w:val="005607DD"/>
    <w:rsid w:val="005609E9"/>
    <w:rsid w:val="00574AE7"/>
    <w:rsid w:val="005920FF"/>
    <w:rsid w:val="005A26C4"/>
    <w:rsid w:val="005A558C"/>
    <w:rsid w:val="005B5D36"/>
    <w:rsid w:val="005C52D5"/>
    <w:rsid w:val="005D088E"/>
    <w:rsid w:val="005D154B"/>
    <w:rsid w:val="005E28F8"/>
    <w:rsid w:val="005E2A59"/>
    <w:rsid w:val="005E6513"/>
    <w:rsid w:val="005F1B64"/>
    <w:rsid w:val="005F1BA1"/>
    <w:rsid w:val="00600ACF"/>
    <w:rsid w:val="006069C6"/>
    <w:rsid w:val="00611A19"/>
    <w:rsid w:val="0061217A"/>
    <w:rsid w:val="006140DF"/>
    <w:rsid w:val="00622217"/>
    <w:rsid w:val="006260F5"/>
    <w:rsid w:val="00651114"/>
    <w:rsid w:val="0065772A"/>
    <w:rsid w:val="00670299"/>
    <w:rsid w:val="00675F2C"/>
    <w:rsid w:val="00676378"/>
    <w:rsid w:val="00687243"/>
    <w:rsid w:val="00690668"/>
    <w:rsid w:val="00691985"/>
    <w:rsid w:val="00693CEB"/>
    <w:rsid w:val="006A1B64"/>
    <w:rsid w:val="006A2A8E"/>
    <w:rsid w:val="006B2DE1"/>
    <w:rsid w:val="006D169A"/>
    <w:rsid w:val="006D1F4F"/>
    <w:rsid w:val="006E3E68"/>
    <w:rsid w:val="006F44CD"/>
    <w:rsid w:val="00704432"/>
    <w:rsid w:val="00704456"/>
    <w:rsid w:val="00706D5D"/>
    <w:rsid w:val="007108F5"/>
    <w:rsid w:val="00713E5B"/>
    <w:rsid w:val="00721404"/>
    <w:rsid w:val="00725612"/>
    <w:rsid w:val="007355B5"/>
    <w:rsid w:val="00736E22"/>
    <w:rsid w:val="007402FC"/>
    <w:rsid w:val="007411A1"/>
    <w:rsid w:val="00763345"/>
    <w:rsid w:val="00766B03"/>
    <w:rsid w:val="00781744"/>
    <w:rsid w:val="007843C9"/>
    <w:rsid w:val="00797F24"/>
    <w:rsid w:val="007B5946"/>
    <w:rsid w:val="007B6837"/>
    <w:rsid w:val="007B7DC2"/>
    <w:rsid w:val="007C500E"/>
    <w:rsid w:val="007D52DD"/>
    <w:rsid w:val="007E0547"/>
    <w:rsid w:val="007E122D"/>
    <w:rsid w:val="007E4066"/>
    <w:rsid w:val="007F5297"/>
    <w:rsid w:val="008028C6"/>
    <w:rsid w:val="0080318C"/>
    <w:rsid w:val="00805052"/>
    <w:rsid w:val="00807D35"/>
    <w:rsid w:val="00813A54"/>
    <w:rsid w:val="00820484"/>
    <w:rsid w:val="00824DF3"/>
    <w:rsid w:val="0082502E"/>
    <w:rsid w:val="00840BB2"/>
    <w:rsid w:val="00864224"/>
    <w:rsid w:val="008832D5"/>
    <w:rsid w:val="00884C1C"/>
    <w:rsid w:val="00885C9B"/>
    <w:rsid w:val="00887EDE"/>
    <w:rsid w:val="008C069B"/>
    <w:rsid w:val="008C7162"/>
    <w:rsid w:val="008D5D2A"/>
    <w:rsid w:val="008F5282"/>
    <w:rsid w:val="00907395"/>
    <w:rsid w:val="00914B63"/>
    <w:rsid w:val="00922033"/>
    <w:rsid w:val="009258B8"/>
    <w:rsid w:val="00927E96"/>
    <w:rsid w:val="009354F3"/>
    <w:rsid w:val="00935F26"/>
    <w:rsid w:val="00943C3C"/>
    <w:rsid w:val="009447DC"/>
    <w:rsid w:val="009519CF"/>
    <w:rsid w:val="00961BA5"/>
    <w:rsid w:val="009743A9"/>
    <w:rsid w:val="00974D1A"/>
    <w:rsid w:val="009A1543"/>
    <w:rsid w:val="009A3BCA"/>
    <w:rsid w:val="009A5287"/>
    <w:rsid w:val="009A670E"/>
    <w:rsid w:val="009B2AC5"/>
    <w:rsid w:val="009B455D"/>
    <w:rsid w:val="009B7984"/>
    <w:rsid w:val="009D6B1C"/>
    <w:rsid w:val="009D7E47"/>
    <w:rsid w:val="009E67D2"/>
    <w:rsid w:val="009F4BED"/>
    <w:rsid w:val="009F4E46"/>
    <w:rsid w:val="009F7D93"/>
    <w:rsid w:val="00A051E3"/>
    <w:rsid w:val="00A1330D"/>
    <w:rsid w:val="00A25E2C"/>
    <w:rsid w:val="00A3403B"/>
    <w:rsid w:val="00A45437"/>
    <w:rsid w:val="00A470D4"/>
    <w:rsid w:val="00A51A12"/>
    <w:rsid w:val="00A524E5"/>
    <w:rsid w:val="00A627D4"/>
    <w:rsid w:val="00A72B81"/>
    <w:rsid w:val="00A7338A"/>
    <w:rsid w:val="00A74DA2"/>
    <w:rsid w:val="00A845F6"/>
    <w:rsid w:val="00A93A56"/>
    <w:rsid w:val="00AC15B4"/>
    <w:rsid w:val="00AD39F9"/>
    <w:rsid w:val="00AD499C"/>
    <w:rsid w:val="00AD5BA1"/>
    <w:rsid w:val="00AD62AC"/>
    <w:rsid w:val="00AE3690"/>
    <w:rsid w:val="00AE5A70"/>
    <w:rsid w:val="00AF5978"/>
    <w:rsid w:val="00B003EE"/>
    <w:rsid w:val="00B038F4"/>
    <w:rsid w:val="00B14FE9"/>
    <w:rsid w:val="00B15008"/>
    <w:rsid w:val="00B16F99"/>
    <w:rsid w:val="00B36869"/>
    <w:rsid w:val="00B42F9C"/>
    <w:rsid w:val="00B43B31"/>
    <w:rsid w:val="00B47CFA"/>
    <w:rsid w:val="00B54A06"/>
    <w:rsid w:val="00B57F00"/>
    <w:rsid w:val="00B639ED"/>
    <w:rsid w:val="00B73A1C"/>
    <w:rsid w:val="00B77B2A"/>
    <w:rsid w:val="00B82C22"/>
    <w:rsid w:val="00B8723B"/>
    <w:rsid w:val="00B9277B"/>
    <w:rsid w:val="00B93DBA"/>
    <w:rsid w:val="00B9440A"/>
    <w:rsid w:val="00BA6BD3"/>
    <w:rsid w:val="00BB2D2A"/>
    <w:rsid w:val="00BD54FE"/>
    <w:rsid w:val="00BD58CF"/>
    <w:rsid w:val="00BD6DDA"/>
    <w:rsid w:val="00BE0B0C"/>
    <w:rsid w:val="00BF5A87"/>
    <w:rsid w:val="00C046DC"/>
    <w:rsid w:val="00C04CC1"/>
    <w:rsid w:val="00C05AD4"/>
    <w:rsid w:val="00C364C5"/>
    <w:rsid w:val="00C47714"/>
    <w:rsid w:val="00C50C6D"/>
    <w:rsid w:val="00C529C0"/>
    <w:rsid w:val="00C600D9"/>
    <w:rsid w:val="00C84D3D"/>
    <w:rsid w:val="00C85333"/>
    <w:rsid w:val="00C9613F"/>
    <w:rsid w:val="00CB1E73"/>
    <w:rsid w:val="00CB2D3D"/>
    <w:rsid w:val="00CC0422"/>
    <w:rsid w:val="00CC1384"/>
    <w:rsid w:val="00CC48D1"/>
    <w:rsid w:val="00CD0E25"/>
    <w:rsid w:val="00CD3720"/>
    <w:rsid w:val="00CE368B"/>
    <w:rsid w:val="00CF16C9"/>
    <w:rsid w:val="00CF1848"/>
    <w:rsid w:val="00CF5C2F"/>
    <w:rsid w:val="00D04BCF"/>
    <w:rsid w:val="00D143D9"/>
    <w:rsid w:val="00D269AB"/>
    <w:rsid w:val="00D346C2"/>
    <w:rsid w:val="00D477DA"/>
    <w:rsid w:val="00D57DF6"/>
    <w:rsid w:val="00D657E6"/>
    <w:rsid w:val="00D800A8"/>
    <w:rsid w:val="00D84554"/>
    <w:rsid w:val="00D8485C"/>
    <w:rsid w:val="00DA22DA"/>
    <w:rsid w:val="00DA59EA"/>
    <w:rsid w:val="00DA7AB3"/>
    <w:rsid w:val="00DB0B1D"/>
    <w:rsid w:val="00DB2468"/>
    <w:rsid w:val="00DB586A"/>
    <w:rsid w:val="00DC623A"/>
    <w:rsid w:val="00DC6F15"/>
    <w:rsid w:val="00DC6F16"/>
    <w:rsid w:val="00DD421A"/>
    <w:rsid w:val="00DE001B"/>
    <w:rsid w:val="00DF35AF"/>
    <w:rsid w:val="00E257C8"/>
    <w:rsid w:val="00E37047"/>
    <w:rsid w:val="00E45B2B"/>
    <w:rsid w:val="00E51150"/>
    <w:rsid w:val="00E60D0F"/>
    <w:rsid w:val="00E70052"/>
    <w:rsid w:val="00E9773B"/>
    <w:rsid w:val="00EA5381"/>
    <w:rsid w:val="00EA596B"/>
    <w:rsid w:val="00EB3024"/>
    <w:rsid w:val="00EB46E0"/>
    <w:rsid w:val="00EC13A3"/>
    <w:rsid w:val="00EC5DD3"/>
    <w:rsid w:val="00EC7C85"/>
    <w:rsid w:val="00ED58E9"/>
    <w:rsid w:val="00EE1430"/>
    <w:rsid w:val="00F0153E"/>
    <w:rsid w:val="00F04CD9"/>
    <w:rsid w:val="00F0520F"/>
    <w:rsid w:val="00F125EE"/>
    <w:rsid w:val="00F12E98"/>
    <w:rsid w:val="00F22029"/>
    <w:rsid w:val="00F25DEF"/>
    <w:rsid w:val="00F50FCD"/>
    <w:rsid w:val="00F514EC"/>
    <w:rsid w:val="00F60CD4"/>
    <w:rsid w:val="00F630EA"/>
    <w:rsid w:val="00F7007E"/>
    <w:rsid w:val="00F70200"/>
    <w:rsid w:val="00F73193"/>
    <w:rsid w:val="00F74F95"/>
    <w:rsid w:val="00F80705"/>
    <w:rsid w:val="00F832C8"/>
    <w:rsid w:val="00F911E9"/>
    <w:rsid w:val="00F95B18"/>
    <w:rsid w:val="00F96C50"/>
    <w:rsid w:val="00FA1481"/>
    <w:rsid w:val="00FC0895"/>
    <w:rsid w:val="00FD1DC1"/>
    <w:rsid w:val="00FD563F"/>
    <w:rsid w:val="00FF04E3"/>
    <w:rsid w:val="00FF1B5C"/>
    <w:rsid w:val="00FF5D0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7D1EA8"/>
  <w15:docId w15:val="{44D555E4-DB32-4E4E-914C-3E579D6D7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F630EA"/>
    <w:rPr>
      <w:sz w:val="24"/>
    </w:rPr>
  </w:style>
  <w:style w:type="paragraph" w:styleId="1">
    <w:name w:val="heading 1"/>
    <w:basedOn w:val="a1"/>
    <w:next w:val="a1"/>
    <w:link w:val="10"/>
    <w:semiHidden/>
    <w:qFormat/>
    <w:rsid w:val="00B43B31"/>
    <w:pPr>
      <w:keepNext/>
      <w:spacing w:before="240" w:after="60"/>
      <w:outlineLvl w:val="0"/>
    </w:pPr>
    <w:rPr>
      <w:b/>
      <w:bCs/>
      <w:kern w:val="32"/>
      <w:szCs w:val="24"/>
    </w:rPr>
  </w:style>
  <w:style w:type="paragraph" w:styleId="21">
    <w:name w:val="heading 2"/>
    <w:basedOn w:val="a1"/>
    <w:next w:val="a1"/>
    <w:link w:val="22"/>
    <w:semiHidden/>
    <w:qFormat/>
    <w:rsid w:val="007411A1"/>
    <w:pPr>
      <w:keepNext/>
      <w:spacing w:before="240" w:after="60"/>
      <w:outlineLvl w:val="1"/>
    </w:pPr>
    <w:rPr>
      <w:rFonts w:ascii="Cambria" w:hAnsi="Cambria"/>
      <w:b/>
      <w:bCs/>
      <w:i/>
      <w:iCs/>
      <w:sz w:val="28"/>
      <w:szCs w:val="28"/>
    </w:rPr>
  </w:style>
  <w:style w:type="paragraph" w:styleId="31">
    <w:name w:val="heading 3"/>
    <w:basedOn w:val="a1"/>
    <w:next w:val="a1"/>
    <w:semiHidden/>
    <w:qFormat/>
    <w:rsid w:val="00C600D9"/>
    <w:pPr>
      <w:keepNext/>
      <w:spacing w:line="480" w:lineRule="auto"/>
      <w:outlineLvl w:val="2"/>
    </w:pPr>
    <w:rPr>
      <w:rFonts w:ascii="Times" w:eastAsia="Times" w:hAnsi="Times"/>
      <w:b/>
    </w:rPr>
  </w:style>
  <w:style w:type="paragraph" w:styleId="41">
    <w:name w:val="heading 4"/>
    <w:basedOn w:val="a1"/>
    <w:next w:val="a1"/>
    <w:semiHidden/>
    <w:qFormat/>
    <w:rsid w:val="00C600D9"/>
    <w:pPr>
      <w:keepNext/>
      <w:spacing w:line="480" w:lineRule="auto"/>
      <w:outlineLvl w:val="3"/>
    </w:pPr>
    <w:rPr>
      <w:rFonts w:ascii="Times" w:hAnsi="Times"/>
      <w:b/>
      <w:color w:val="0000FF"/>
      <w:sz w:val="44"/>
    </w:rPr>
  </w:style>
  <w:style w:type="paragraph" w:styleId="51">
    <w:name w:val="heading 5"/>
    <w:basedOn w:val="a1"/>
    <w:next w:val="a1"/>
    <w:link w:val="52"/>
    <w:semiHidden/>
    <w:qFormat/>
    <w:rsid w:val="007411A1"/>
    <w:pPr>
      <w:spacing w:before="240" w:after="60"/>
      <w:outlineLvl w:val="4"/>
    </w:pPr>
    <w:rPr>
      <w:rFonts w:ascii="Calibri" w:hAnsi="Calibri"/>
      <w:b/>
      <w:bCs/>
      <w:i/>
      <w:iCs/>
      <w:sz w:val="26"/>
      <w:szCs w:val="26"/>
    </w:rPr>
  </w:style>
  <w:style w:type="paragraph" w:styleId="6">
    <w:name w:val="heading 6"/>
    <w:basedOn w:val="a1"/>
    <w:next w:val="a1"/>
    <w:link w:val="60"/>
    <w:semiHidden/>
    <w:qFormat/>
    <w:rsid w:val="007411A1"/>
    <w:pPr>
      <w:spacing w:before="240" w:after="60"/>
      <w:outlineLvl w:val="5"/>
    </w:pPr>
    <w:rPr>
      <w:rFonts w:ascii="Calibri" w:hAnsi="Calibri"/>
      <w:b/>
      <w:bCs/>
      <w:sz w:val="22"/>
      <w:szCs w:val="22"/>
    </w:rPr>
  </w:style>
  <w:style w:type="paragraph" w:styleId="7">
    <w:name w:val="heading 7"/>
    <w:basedOn w:val="a1"/>
    <w:next w:val="a1"/>
    <w:link w:val="70"/>
    <w:semiHidden/>
    <w:qFormat/>
    <w:rsid w:val="007411A1"/>
    <w:pPr>
      <w:spacing w:before="240" w:after="60"/>
      <w:outlineLvl w:val="6"/>
    </w:pPr>
    <w:rPr>
      <w:rFonts w:ascii="Calibri" w:hAnsi="Calibri"/>
      <w:szCs w:val="24"/>
    </w:rPr>
  </w:style>
  <w:style w:type="paragraph" w:styleId="8">
    <w:name w:val="heading 8"/>
    <w:basedOn w:val="a1"/>
    <w:next w:val="a1"/>
    <w:link w:val="80"/>
    <w:semiHidden/>
    <w:qFormat/>
    <w:rsid w:val="007411A1"/>
    <w:pPr>
      <w:spacing w:before="240" w:after="60"/>
      <w:outlineLvl w:val="7"/>
    </w:pPr>
    <w:rPr>
      <w:rFonts w:ascii="Calibri" w:hAnsi="Calibri"/>
      <w:i/>
      <w:iCs/>
      <w:szCs w:val="24"/>
    </w:rPr>
  </w:style>
  <w:style w:type="paragraph" w:styleId="9">
    <w:name w:val="heading 9"/>
    <w:basedOn w:val="a1"/>
    <w:next w:val="a1"/>
    <w:link w:val="90"/>
    <w:semiHidden/>
    <w:qFormat/>
    <w:rsid w:val="007411A1"/>
    <w:pPr>
      <w:spacing w:before="240" w:after="60"/>
      <w:outlineLvl w:val="8"/>
    </w:pPr>
    <w:rPr>
      <w:rFonts w:ascii="Cambria" w:hAnsi="Cambria"/>
      <w:sz w:val="22"/>
      <w:szCs w:val="2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page number"/>
    <w:basedOn w:val="a2"/>
    <w:semiHidden/>
    <w:rsid w:val="00477182"/>
  </w:style>
  <w:style w:type="character" w:customStyle="1" w:styleId="10">
    <w:name w:val="标题 1 字符"/>
    <w:basedOn w:val="a2"/>
    <w:link w:val="1"/>
    <w:semiHidden/>
    <w:rsid w:val="00FF04E3"/>
    <w:rPr>
      <w:b/>
      <w:bCs/>
      <w:kern w:val="32"/>
      <w:sz w:val="24"/>
      <w:szCs w:val="24"/>
    </w:rPr>
  </w:style>
  <w:style w:type="character" w:customStyle="1" w:styleId="22">
    <w:name w:val="标题 2 字符"/>
    <w:basedOn w:val="a2"/>
    <w:link w:val="21"/>
    <w:semiHidden/>
    <w:rsid w:val="00FF04E3"/>
    <w:rPr>
      <w:rFonts w:ascii="Cambria" w:hAnsi="Cambria"/>
      <w:b/>
      <w:bCs/>
      <w:i/>
      <w:iCs/>
      <w:sz w:val="28"/>
      <w:szCs w:val="28"/>
    </w:rPr>
  </w:style>
  <w:style w:type="character" w:customStyle="1" w:styleId="52">
    <w:name w:val="标题 5 字符"/>
    <w:basedOn w:val="a2"/>
    <w:link w:val="51"/>
    <w:semiHidden/>
    <w:rsid w:val="00FF04E3"/>
    <w:rPr>
      <w:rFonts w:ascii="Calibri" w:hAnsi="Calibri"/>
      <w:b/>
      <w:bCs/>
      <w:i/>
      <w:iCs/>
      <w:sz w:val="26"/>
      <w:szCs w:val="26"/>
    </w:rPr>
  </w:style>
  <w:style w:type="character" w:customStyle="1" w:styleId="60">
    <w:name w:val="标题 6 字符"/>
    <w:basedOn w:val="a2"/>
    <w:link w:val="6"/>
    <w:semiHidden/>
    <w:rsid w:val="00FF04E3"/>
    <w:rPr>
      <w:rFonts w:ascii="Calibri" w:hAnsi="Calibri"/>
      <w:b/>
      <w:bCs/>
      <w:sz w:val="22"/>
      <w:szCs w:val="22"/>
    </w:rPr>
  </w:style>
  <w:style w:type="character" w:customStyle="1" w:styleId="70">
    <w:name w:val="标题 7 字符"/>
    <w:basedOn w:val="a2"/>
    <w:link w:val="7"/>
    <w:semiHidden/>
    <w:rsid w:val="00FF04E3"/>
    <w:rPr>
      <w:rFonts w:ascii="Calibri" w:hAnsi="Calibri"/>
      <w:sz w:val="24"/>
      <w:szCs w:val="24"/>
    </w:rPr>
  </w:style>
  <w:style w:type="character" w:customStyle="1" w:styleId="80">
    <w:name w:val="标题 8 字符"/>
    <w:basedOn w:val="a2"/>
    <w:link w:val="8"/>
    <w:semiHidden/>
    <w:rsid w:val="00FF04E3"/>
    <w:rPr>
      <w:rFonts w:ascii="Calibri" w:hAnsi="Calibri"/>
      <w:i/>
      <w:iCs/>
      <w:sz w:val="24"/>
      <w:szCs w:val="24"/>
    </w:rPr>
  </w:style>
  <w:style w:type="character" w:customStyle="1" w:styleId="90">
    <w:name w:val="标题 9 字符"/>
    <w:basedOn w:val="a2"/>
    <w:link w:val="9"/>
    <w:semiHidden/>
    <w:rsid w:val="00FF04E3"/>
    <w:rPr>
      <w:rFonts w:ascii="Cambria" w:hAnsi="Cambria"/>
      <w:sz w:val="22"/>
      <w:szCs w:val="22"/>
    </w:rPr>
  </w:style>
  <w:style w:type="paragraph" w:customStyle="1" w:styleId="SMHeading">
    <w:name w:val="SM Heading"/>
    <w:basedOn w:val="1"/>
    <w:qFormat/>
    <w:rsid w:val="00F74F95"/>
  </w:style>
  <w:style w:type="paragraph" w:customStyle="1" w:styleId="SMSubheading">
    <w:name w:val="SM Subheading"/>
    <w:basedOn w:val="a1"/>
    <w:qFormat/>
    <w:rsid w:val="00B9440A"/>
    <w:rPr>
      <w:u w:val="words"/>
    </w:rPr>
  </w:style>
  <w:style w:type="paragraph" w:customStyle="1" w:styleId="SMText">
    <w:name w:val="SM Text"/>
    <w:basedOn w:val="a1"/>
    <w:qFormat/>
    <w:rsid w:val="00B9440A"/>
    <w:pPr>
      <w:ind w:firstLine="480"/>
    </w:pPr>
  </w:style>
  <w:style w:type="paragraph" w:customStyle="1" w:styleId="SMcaption">
    <w:name w:val="SM caption"/>
    <w:basedOn w:val="SMText"/>
    <w:qFormat/>
    <w:rsid w:val="00B9440A"/>
    <w:pPr>
      <w:ind w:firstLine="0"/>
    </w:pPr>
  </w:style>
  <w:style w:type="paragraph" w:styleId="a6">
    <w:name w:val="Balloon Text"/>
    <w:basedOn w:val="a1"/>
    <w:link w:val="a7"/>
    <w:semiHidden/>
    <w:rsid w:val="00405336"/>
    <w:rPr>
      <w:rFonts w:ascii="Tahoma" w:hAnsi="Tahoma" w:cs="Tahoma"/>
      <w:sz w:val="16"/>
      <w:szCs w:val="16"/>
    </w:rPr>
  </w:style>
  <w:style w:type="character" w:customStyle="1" w:styleId="a7">
    <w:name w:val="批注框文本 字符"/>
    <w:basedOn w:val="a2"/>
    <w:link w:val="a6"/>
    <w:semiHidden/>
    <w:rsid w:val="00FF04E3"/>
    <w:rPr>
      <w:rFonts w:ascii="Tahoma" w:hAnsi="Tahoma" w:cs="Tahoma"/>
      <w:sz w:val="16"/>
      <w:szCs w:val="16"/>
    </w:rPr>
  </w:style>
  <w:style w:type="paragraph" w:styleId="a8">
    <w:name w:val="Bibliography"/>
    <w:basedOn w:val="a1"/>
    <w:next w:val="a1"/>
    <w:uiPriority w:val="37"/>
    <w:semiHidden/>
    <w:rsid w:val="00405336"/>
  </w:style>
  <w:style w:type="paragraph" w:styleId="a9">
    <w:name w:val="Block Text"/>
    <w:basedOn w:val="a1"/>
    <w:semiHidden/>
    <w:rsid w:val="00405336"/>
    <w:pPr>
      <w:spacing w:after="120"/>
      <w:ind w:left="1440" w:right="1440"/>
    </w:pPr>
  </w:style>
  <w:style w:type="paragraph" w:styleId="aa">
    <w:name w:val="Body Text"/>
    <w:basedOn w:val="a1"/>
    <w:link w:val="ab"/>
    <w:semiHidden/>
    <w:rsid w:val="00405336"/>
    <w:pPr>
      <w:spacing w:after="120"/>
    </w:pPr>
  </w:style>
  <w:style w:type="character" w:customStyle="1" w:styleId="ab">
    <w:name w:val="正文文本 字符"/>
    <w:basedOn w:val="a2"/>
    <w:link w:val="aa"/>
    <w:semiHidden/>
    <w:rsid w:val="00FF04E3"/>
    <w:rPr>
      <w:sz w:val="24"/>
    </w:rPr>
  </w:style>
  <w:style w:type="paragraph" w:styleId="23">
    <w:name w:val="Body Text 2"/>
    <w:basedOn w:val="a1"/>
    <w:link w:val="24"/>
    <w:semiHidden/>
    <w:rsid w:val="00405336"/>
    <w:pPr>
      <w:spacing w:after="120" w:line="480" w:lineRule="auto"/>
    </w:pPr>
  </w:style>
  <w:style w:type="character" w:customStyle="1" w:styleId="24">
    <w:name w:val="正文文本 2 字符"/>
    <w:basedOn w:val="a2"/>
    <w:link w:val="23"/>
    <w:semiHidden/>
    <w:rsid w:val="00FF04E3"/>
    <w:rPr>
      <w:sz w:val="24"/>
    </w:rPr>
  </w:style>
  <w:style w:type="paragraph" w:styleId="32">
    <w:name w:val="Body Text 3"/>
    <w:basedOn w:val="a1"/>
    <w:link w:val="33"/>
    <w:semiHidden/>
    <w:rsid w:val="00405336"/>
    <w:pPr>
      <w:spacing w:after="120"/>
    </w:pPr>
    <w:rPr>
      <w:sz w:val="16"/>
      <w:szCs w:val="16"/>
    </w:rPr>
  </w:style>
  <w:style w:type="character" w:customStyle="1" w:styleId="33">
    <w:name w:val="正文文本 3 字符"/>
    <w:basedOn w:val="a2"/>
    <w:link w:val="32"/>
    <w:semiHidden/>
    <w:rsid w:val="00FF04E3"/>
    <w:rPr>
      <w:sz w:val="16"/>
      <w:szCs w:val="16"/>
    </w:rPr>
  </w:style>
  <w:style w:type="paragraph" w:styleId="ac">
    <w:name w:val="Body Text First Indent"/>
    <w:basedOn w:val="aa"/>
    <w:link w:val="ad"/>
    <w:semiHidden/>
    <w:rsid w:val="00405336"/>
    <w:pPr>
      <w:ind w:firstLine="210"/>
    </w:pPr>
  </w:style>
  <w:style w:type="character" w:customStyle="1" w:styleId="ad">
    <w:name w:val="正文文本首行缩进 字符"/>
    <w:basedOn w:val="ab"/>
    <w:link w:val="ac"/>
    <w:semiHidden/>
    <w:rsid w:val="00FF04E3"/>
    <w:rPr>
      <w:sz w:val="24"/>
    </w:rPr>
  </w:style>
  <w:style w:type="paragraph" w:styleId="ae">
    <w:name w:val="Body Text Indent"/>
    <w:basedOn w:val="a1"/>
    <w:link w:val="af"/>
    <w:semiHidden/>
    <w:rsid w:val="00405336"/>
    <w:pPr>
      <w:spacing w:after="120"/>
      <w:ind w:left="360"/>
    </w:pPr>
  </w:style>
  <w:style w:type="character" w:customStyle="1" w:styleId="af">
    <w:name w:val="正文文本缩进 字符"/>
    <w:basedOn w:val="a2"/>
    <w:link w:val="ae"/>
    <w:semiHidden/>
    <w:rsid w:val="00FF04E3"/>
    <w:rPr>
      <w:sz w:val="24"/>
    </w:rPr>
  </w:style>
  <w:style w:type="paragraph" w:styleId="25">
    <w:name w:val="Body Text First Indent 2"/>
    <w:basedOn w:val="ae"/>
    <w:link w:val="26"/>
    <w:semiHidden/>
    <w:rsid w:val="00405336"/>
    <w:pPr>
      <w:ind w:firstLine="210"/>
    </w:pPr>
  </w:style>
  <w:style w:type="character" w:customStyle="1" w:styleId="26">
    <w:name w:val="正文文本首行缩进 2 字符"/>
    <w:basedOn w:val="af"/>
    <w:link w:val="25"/>
    <w:semiHidden/>
    <w:rsid w:val="00FF04E3"/>
    <w:rPr>
      <w:sz w:val="24"/>
    </w:rPr>
  </w:style>
  <w:style w:type="paragraph" w:styleId="27">
    <w:name w:val="Body Text Indent 2"/>
    <w:basedOn w:val="a1"/>
    <w:link w:val="28"/>
    <w:semiHidden/>
    <w:rsid w:val="00405336"/>
    <w:pPr>
      <w:spacing w:after="120" w:line="480" w:lineRule="auto"/>
      <w:ind w:left="360"/>
    </w:pPr>
  </w:style>
  <w:style w:type="character" w:customStyle="1" w:styleId="28">
    <w:name w:val="正文文本缩进 2 字符"/>
    <w:basedOn w:val="a2"/>
    <w:link w:val="27"/>
    <w:semiHidden/>
    <w:rsid w:val="00FF04E3"/>
    <w:rPr>
      <w:sz w:val="24"/>
    </w:rPr>
  </w:style>
  <w:style w:type="paragraph" w:styleId="34">
    <w:name w:val="Body Text Indent 3"/>
    <w:basedOn w:val="a1"/>
    <w:link w:val="35"/>
    <w:semiHidden/>
    <w:rsid w:val="00405336"/>
    <w:pPr>
      <w:spacing w:after="120"/>
      <w:ind w:left="360"/>
    </w:pPr>
    <w:rPr>
      <w:sz w:val="16"/>
      <w:szCs w:val="16"/>
    </w:rPr>
  </w:style>
  <w:style w:type="character" w:customStyle="1" w:styleId="35">
    <w:name w:val="正文文本缩进 3 字符"/>
    <w:basedOn w:val="a2"/>
    <w:link w:val="34"/>
    <w:semiHidden/>
    <w:rsid w:val="00FF04E3"/>
    <w:rPr>
      <w:sz w:val="16"/>
      <w:szCs w:val="16"/>
    </w:rPr>
  </w:style>
  <w:style w:type="paragraph" w:styleId="af0">
    <w:name w:val="caption"/>
    <w:basedOn w:val="a1"/>
    <w:next w:val="a1"/>
    <w:semiHidden/>
    <w:qFormat/>
    <w:rsid w:val="00405336"/>
    <w:rPr>
      <w:b/>
      <w:bCs/>
      <w:sz w:val="20"/>
    </w:rPr>
  </w:style>
  <w:style w:type="paragraph" w:styleId="af1">
    <w:name w:val="Closing"/>
    <w:basedOn w:val="a1"/>
    <w:link w:val="af2"/>
    <w:semiHidden/>
    <w:rsid w:val="00405336"/>
    <w:pPr>
      <w:ind w:left="4320"/>
    </w:pPr>
  </w:style>
  <w:style w:type="character" w:customStyle="1" w:styleId="af2">
    <w:name w:val="结束语 字符"/>
    <w:basedOn w:val="a2"/>
    <w:link w:val="af1"/>
    <w:semiHidden/>
    <w:rsid w:val="00FF04E3"/>
    <w:rPr>
      <w:sz w:val="24"/>
    </w:rPr>
  </w:style>
  <w:style w:type="paragraph" w:styleId="af3">
    <w:name w:val="annotation text"/>
    <w:basedOn w:val="a1"/>
    <w:link w:val="af4"/>
    <w:uiPriority w:val="99"/>
    <w:rsid w:val="00405336"/>
    <w:rPr>
      <w:sz w:val="20"/>
    </w:rPr>
  </w:style>
  <w:style w:type="character" w:customStyle="1" w:styleId="af4">
    <w:name w:val="批注文字 字符"/>
    <w:basedOn w:val="a2"/>
    <w:link w:val="af3"/>
    <w:uiPriority w:val="99"/>
    <w:rsid w:val="00FF04E3"/>
  </w:style>
  <w:style w:type="paragraph" w:styleId="af5">
    <w:name w:val="annotation subject"/>
    <w:basedOn w:val="af3"/>
    <w:next w:val="af3"/>
    <w:link w:val="af6"/>
    <w:semiHidden/>
    <w:rsid w:val="00405336"/>
    <w:rPr>
      <w:b/>
      <w:bCs/>
    </w:rPr>
  </w:style>
  <w:style w:type="character" w:customStyle="1" w:styleId="af6">
    <w:name w:val="批注主题 字符"/>
    <w:basedOn w:val="af4"/>
    <w:link w:val="af5"/>
    <w:semiHidden/>
    <w:rsid w:val="00FF04E3"/>
    <w:rPr>
      <w:b/>
      <w:bCs/>
    </w:rPr>
  </w:style>
  <w:style w:type="paragraph" w:styleId="af7">
    <w:name w:val="Date"/>
    <w:basedOn w:val="a1"/>
    <w:next w:val="a1"/>
    <w:link w:val="af8"/>
    <w:semiHidden/>
    <w:rsid w:val="00405336"/>
  </w:style>
  <w:style w:type="character" w:customStyle="1" w:styleId="af8">
    <w:name w:val="日期 字符"/>
    <w:basedOn w:val="a2"/>
    <w:link w:val="af7"/>
    <w:semiHidden/>
    <w:rsid w:val="00FF04E3"/>
    <w:rPr>
      <w:sz w:val="24"/>
    </w:rPr>
  </w:style>
  <w:style w:type="paragraph" w:styleId="af9">
    <w:name w:val="Document Map"/>
    <w:basedOn w:val="a1"/>
    <w:link w:val="afa"/>
    <w:semiHidden/>
    <w:rsid w:val="00405336"/>
    <w:rPr>
      <w:rFonts w:ascii="Tahoma" w:hAnsi="Tahoma" w:cs="Tahoma"/>
      <w:sz w:val="16"/>
      <w:szCs w:val="16"/>
    </w:rPr>
  </w:style>
  <w:style w:type="character" w:customStyle="1" w:styleId="afa">
    <w:name w:val="文档结构图 字符"/>
    <w:basedOn w:val="a2"/>
    <w:link w:val="af9"/>
    <w:semiHidden/>
    <w:rsid w:val="00FF04E3"/>
    <w:rPr>
      <w:rFonts w:ascii="Tahoma" w:hAnsi="Tahoma" w:cs="Tahoma"/>
      <w:sz w:val="16"/>
      <w:szCs w:val="16"/>
    </w:rPr>
  </w:style>
  <w:style w:type="paragraph" w:styleId="afb">
    <w:name w:val="E-mail Signature"/>
    <w:basedOn w:val="a1"/>
    <w:link w:val="afc"/>
    <w:semiHidden/>
    <w:rsid w:val="00405336"/>
  </w:style>
  <w:style w:type="character" w:customStyle="1" w:styleId="afc">
    <w:name w:val="电子邮件签名 字符"/>
    <w:basedOn w:val="a2"/>
    <w:link w:val="afb"/>
    <w:semiHidden/>
    <w:rsid w:val="00FF04E3"/>
    <w:rPr>
      <w:sz w:val="24"/>
    </w:rPr>
  </w:style>
  <w:style w:type="paragraph" w:styleId="afd">
    <w:name w:val="endnote text"/>
    <w:basedOn w:val="a1"/>
    <w:link w:val="afe"/>
    <w:semiHidden/>
    <w:rsid w:val="00405336"/>
    <w:rPr>
      <w:sz w:val="20"/>
    </w:rPr>
  </w:style>
  <w:style w:type="character" w:customStyle="1" w:styleId="afe">
    <w:name w:val="尾注文本 字符"/>
    <w:basedOn w:val="a2"/>
    <w:link w:val="afd"/>
    <w:semiHidden/>
    <w:rsid w:val="00FF04E3"/>
  </w:style>
  <w:style w:type="paragraph" w:styleId="aff">
    <w:name w:val="envelope address"/>
    <w:basedOn w:val="a1"/>
    <w:semiHidden/>
    <w:rsid w:val="00405336"/>
    <w:pPr>
      <w:framePr w:w="7920" w:h="1980" w:hRule="exact" w:hSpace="180" w:wrap="auto" w:hAnchor="page" w:xAlign="center" w:yAlign="bottom"/>
      <w:ind w:left="2880"/>
    </w:pPr>
    <w:rPr>
      <w:rFonts w:ascii="Cambria" w:hAnsi="Cambria"/>
      <w:szCs w:val="24"/>
    </w:rPr>
  </w:style>
  <w:style w:type="paragraph" w:styleId="aff0">
    <w:name w:val="envelope return"/>
    <w:basedOn w:val="a1"/>
    <w:semiHidden/>
    <w:rsid w:val="00405336"/>
    <w:rPr>
      <w:rFonts w:ascii="Cambria" w:hAnsi="Cambria"/>
      <w:sz w:val="20"/>
    </w:rPr>
  </w:style>
  <w:style w:type="paragraph" w:styleId="aff1">
    <w:name w:val="footer"/>
    <w:basedOn w:val="a1"/>
    <w:link w:val="aff2"/>
    <w:semiHidden/>
    <w:rsid w:val="00405336"/>
    <w:pPr>
      <w:tabs>
        <w:tab w:val="center" w:pos="4680"/>
        <w:tab w:val="right" w:pos="9360"/>
      </w:tabs>
    </w:pPr>
  </w:style>
  <w:style w:type="character" w:customStyle="1" w:styleId="aff2">
    <w:name w:val="页脚 字符"/>
    <w:basedOn w:val="a2"/>
    <w:link w:val="aff1"/>
    <w:semiHidden/>
    <w:rsid w:val="00FF04E3"/>
    <w:rPr>
      <w:sz w:val="24"/>
    </w:rPr>
  </w:style>
  <w:style w:type="paragraph" w:styleId="aff3">
    <w:name w:val="footnote text"/>
    <w:basedOn w:val="a1"/>
    <w:link w:val="aff4"/>
    <w:semiHidden/>
    <w:rsid w:val="00405336"/>
    <w:rPr>
      <w:sz w:val="20"/>
    </w:rPr>
  </w:style>
  <w:style w:type="character" w:customStyle="1" w:styleId="aff4">
    <w:name w:val="脚注文本 字符"/>
    <w:basedOn w:val="a2"/>
    <w:link w:val="aff3"/>
    <w:semiHidden/>
    <w:rsid w:val="00FF04E3"/>
  </w:style>
  <w:style w:type="paragraph" w:styleId="aff5">
    <w:name w:val="header"/>
    <w:basedOn w:val="a1"/>
    <w:link w:val="aff6"/>
    <w:semiHidden/>
    <w:rsid w:val="00405336"/>
    <w:pPr>
      <w:tabs>
        <w:tab w:val="center" w:pos="4680"/>
        <w:tab w:val="right" w:pos="9360"/>
      </w:tabs>
    </w:pPr>
  </w:style>
  <w:style w:type="character" w:customStyle="1" w:styleId="aff6">
    <w:name w:val="页眉 字符"/>
    <w:basedOn w:val="a2"/>
    <w:link w:val="aff5"/>
    <w:semiHidden/>
    <w:rsid w:val="00FF04E3"/>
    <w:rPr>
      <w:sz w:val="24"/>
    </w:rPr>
  </w:style>
  <w:style w:type="paragraph" w:styleId="HTML">
    <w:name w:val="HTML Address"/>
    <w:basedOn w:val="a1"/>
    <w:link w:val="HTML0"/>
    <w:semiHidden/>
    <w:rsid w:val="00405336"/>
    <w:rPr>
      <w:i/>
      <w:iCs/>
    </w:rPr>
  </w:style>
  <w:style w:type="character" w:customStyle="1" w:styleId="HTML0">
    <w:name w:val="HTML 地址 字符"/>
    <w:basedOn w:val="a2"/>
    <w:link w:val="HTML"/>
    <w:semiHidden/>
    <w:rsid w:val="00FF04E3"/>
    <w:rPr>
      <w:i/>
      <w:iCs/>
      <w:sz w:val="24"/>
    </w:rPr>
  </w:style>
  <w:style w:type="paragraph" w:styleId="HTML1">
    <w:name w:val="HTML Preformatted"/>
    <w:basedOn w:val="a1"/>
    <w:link w:val="HTML2"/>
    <w:semiHidden/>
    <w:rsid w:val="00405336"/>
    <w:rPr>
      <w:rFonts w:ascii="Courier New" w:hAnsi="Courier New" w:cs="Courier New"/>
      <w:sz w:val="20"/>
    </w:rPr>
  </w:style>
  <w:style w:type="character" w:customStyle="1" w:styleId="HTML2">
    <w:name w:val="HTML 预设格式 字符"/>
    <w:basedOn w:val="a2"/>
    <w:link w:val="HTML1"/>
    <w:semiHidden/>
    <w:rsid w:val="00FF04E3"/>
    <w:rPr>
      <w:rFonts w:ascii="Courier New" w:hAnsi="Courier New" w:cs="Courier New"/>
    </w:rPr>
  </w:style>
  <w:style w:type="paragraph" w:styleId="11">
    <w:name w:val="index 1"/>
    <w:basedOn w:val="a1"/>
    <w:next w:val="a1"/>
    <w:autoRedefine/>
    <w:semiHidden/>
    <w:rsid w:val="00405336"/>
    <w:pPr>
      <w:ind w:left="240" w:hanging="240"/>
    </w:pPr>
  </w:style>
  <w:style w:type="paragraph" w:styleId="29">
    <w:name w:val="index 2"/>
    <w:basedOn w:val="a1"/>
    <w:next w:val="a1"/>
    <w:autoRedefine/>
    <w:semiHidden/>
    <w:rsid w:val="00405336"/>
    <w:pPr>
      <w:ind w:left="480" w:hanging="240"/>
    </w:pPr>
  </w:style>
  <w:style w:type="paragraph" w:styleId="36">
    <w:name w:val="index 3"/>
    <w:basedOn w:val="a1"/>
    <w:next w:val="a1"/>
    <w:autoRedefine/>
    <w:semiHidden/>
    <w:rsid w:val="00405336"/>
    <w:pPr>
      <w:ind w:left="720" w:hanging="240"/>
    </w:pPr>
  </w:style>
  <w:style w:type="paragraph" w:styleId="42">
    <w:name w:val="index 4"/>
    <w:basedOn w:val="a1"/>
    <w:next w:val="a1"/>
    <w:autoRedefine/>
    <w:semiHidden/>
    <w:rsid w:val="00405336"/>
    <w:pPr>
      <w:ind w:left="960" w:hanging="240"/>
    </w:pPr>
  </w:style>
  <w:style w:type="paragraph" w:styleId="53">
    <w:name w:val="index 5"/>
    <w:basedOn w:val="a1"/>
    <w:next w:val="a1"/>
    <w:autoRedefine/>
    <w:semiHidden/>
    <w:rsid w:val="00405336"/>
    <w:pPr>
      <w:ind w:left="1200" w:hanging="240"/>
    </w:pPr>
  </w:style>
  <w:style w:type="paragraph" w:styleId="61">
    <w:name w:val="index 6"/>
    <w:basedOn w:val="a1"/>
    <w:next w:val="a1"/>
    <w:autoRedefine/>
    <w:semiHidden/>
    <w:rsid w:val="00405336"/>
    <w:pPr>
      <w:ind w:left="1440" w:hanging="240"/>
    </w:pPr>
  </w:style>
  <w:style w:type="paragraph" w:styleId="71">
    <w:name w:val="index 7"/>
    <w:basedOn w:val="a1"/>
    <w:next w:val="a1"/>
    <w:autoRedefine/>
    <w:semiHidden/>
    <w:rsid w:val="00405336"/>
    <w:pPr>
      <w:ind w:left="1680" w:hanging="240"/>
    </w:pPr>
  </w:style>
  <w:style w:type="paragraph" w:styleId="81">
    <w:name w:val="index 8"/>
    <w:basedOn w:val="a1"/>
    <w:next w:val="a1"/>
    <w:autoRedefine/>
    <w:semiHidden/>
    <w:rsid w:val="00405336"/>
    <w:pPr>
      <w:ind w:left="1920" w:hanging="240"/>
    </w:pPr>
  </w:style>
  <w:style w:type="paragraph" w:styleId="91">
    <w:name w:val="index 9"/>
    <w:basedOn w:val="a1"/>
    <w:next w:val="a1"/>
    <w:autoRedefine/>
    <w:semiHidden/>
    <w:rsid w:val="00405336"/>
    <w:pPr>
      <w:ind w:left="2160" w:hanging="240"/>
    </w:pPr>
  </w:style>
  <w:style w:type="paragraph" w:styleId="aff7">
    <w:name w:val="index heading"/>
    <w:basedOn w:val="a1"/>
    <w:next w:val="11"/>
    <w:semiHidden/>
    <w:rsid w:val="00405336"/>
    <w:rPr>
      <w:rFonts w:ascii="Cambria" w:hAnsi="Cambria"/>
      <w:b/>
      <w:bCs/>
    </w:rPr>
  </w:style>
  <w:style w:type="paragraph" w:styleId="aff8">
    <w:name w:val="Intense Quote"/>
    <w:basedOn w:val="a1"/>
    <w:next w:val="a1"/>
    <w:link w:val="aff9"/>
    <w:uiPriority w:val="30"/>
    <w:semiHidden/>
    <w:qFormat/>
    <w:rsid w:val="00405336"/>
    <w:pPr>
      <w:pBdr>
        <w:bottom w:val="single" w:sz="4" w:space="4" w:color="4F81BD"/>
      </w:pBdr>
      <w:spacing w:before="200" w:after="280"/>
      <w:ind w:left="936" w:right="936"/>
    </w:pPr>
    <w:rPr>
      <w:b/>
      <w:bCs/>
      <w:i/>
      <w:iCs/>
      <w:color w:val="4F81BD"/>
    </w:rPr>
  </w:style>
  <w:style w:type="character" w:customStyle="1" w:styleId="aff9">
    <w:name w:val="明显引用 字符"/>
    <w:basedOn w:val="a2"/>
    <w:link w:val="aff8"/>
    <w:uiPriority w:val="30"/>
    <w:semiHidden/>
    <w:rsid w:val="00FF04E3"/>
    <w:rPr>
      <w:b/>
      <w:bCs/>
      <w:i/>
      <w:iCs/>
      <w:color w:val="4F81BD"/>
      <w:sz w:val="24"/>
    </w:rPr>
  </w:style>
  <w:style w:type="paragraph" w:styleId="affa">
    <w:name w:val="List"/>
    <w:basedOn w:val="a1"/>
    <w:semiHidden/>
    <w:rsid w:val="00405336"/>
    <w:pPr>
      <w:ind w:left="360" w:hanging="360"/>
      <w:contextualSpacing/>
    </w:pPr>
  </w:style>
  <w:style w:type="paragraph" w:styleId="2a">
    <w:name w:val="List 2"/>
    <w:basedOn w:val="a1"/>
    <w:semiHidden/>
    <w:rsid w:val="00405336"/>
    <w:pPr>
      <w:ind w:left="720" w:hanging="360"/>
      <w:contextualSpacing/>
    </w:pPr>
  </w:style>
  <w:style w:type="paragraph" w:styleId="37">
    <w:name w:val="List 3"/>
    <w:basedOn w:val="a1"/>
    <w:semiHidden/>
    <w:rsid w:val="00405336"/>
    <w:pPr>
      <w:ind w:left="1080" w:hanging="360"/>
      <w:contextualSpacing/>
    </w:pPr>
  </w:style>
  <w:style w:type="paragraph" w:styleId="43">
    <w:name w:val="List 4"/>
    <w:basedOn w:val="a1"/>
    <w:semiHidden/>
    <w:rsid w:val="00405336"/>
    <w:pPr>
      <w:ind w:left="1440" w:hanging="360"/>
      <w:contextualSpacing/>
    </w:pPr>
  </w:style>
  <w:style w:type="paragraph" w:styleId="54">
    <w:name w:val="List 5"/>
    <w:basedOn w:val="a1"/>
    <w:semiHidden/>
    <w:rsid w:val="00405336"/>
    <w:pPr>
      <w:ind w:left="1800" w:hanging="360"/>
      <w:contextualSpacing/>
    </w:pPr>
  </w:style>
  <w:style w:type="paragraph" w:styleId="a0">
    <w:name w:val="List Bullet"/>
    <w:basedOn w:val="a1"/>
    <w:semiHidden/>
    <w:rsid w:val="00405336"/>
    <w:pPr>
      <w:numPr>
        <w:numId w:val="1"/>
      </w:numPr>
      <w:contextualSpacing/>
    </w:pPr>
  </w:style>
  <w:style w:type="paragraph" w:styleId="20">
    <w:name w:val="List Bullet 2"/>
    <w:basedOn w:val="a1"/>
    <w:semiHidden/>
    <w:rsid w:val="00405336"/>
    <w:pPr>
      <w:numPr>
        <w:numId w:val="2"/>
      </w:numPr>
      <w:contextualSpacing/>
    </w:pPr>
  </w:style>
  <w:style w:type="paragraph" w:styleId="30">
    <w:name w:val="List Bullet 3"/>
    <w:basedOn w:val="a1"/>
    <w:semiHidden/>
    <w:rsid w:val="00405336"/>
    <w:pPr>
      <w:numPr>
        <w:numId w:val="3"/>
      </w:numPr>
      <w:contextualSpacing/>
    </w:pPr>
  </w:style>
  <w:style w:type="paragraph" w:styleId="40">
    <w:name w:val="List Bullet 4"/>
    <w:basedOn w:val="a1"/>
    <w:semiHidden/>
    <w:rsid w:val="00405336"/>
    <w:pPr>
      <w:numPr>
        <w:numId w:val="4"/>
      </w:numPr>
      <w:contextualSpacing/>
    </w:pPr>
  </w:style>
  <w:style w:type="paragraph" w:styleId="50">
    <w:name w:val="List Bullet 5"/>
    <w:basedOn w:val="a1"/>
    <w:semiHidden/>
    <w:rsid w:val="00405336"/>
    <w:pPr>
      <w:numPr>
        <w:numId w:val="5"/>
      </w:numPr>
      <w:contextualSpacing/>
    </w:pPr>
  </w:style>
  <w:style w:type="paragraph" w:styleId="affb">
    <w:name w:val="List Continue"/>
    <w:basedOn w:val="a1"/>
    <w:semiHidden/>
    <w:rsid w:val="00405336"/>
    <w:pPr>
      <w:spacing w:after="120"/>
      <w:ind w:left="360"/>
      <w:contextualSpacing/>
    </w:pPr>
  </w:style>
  <w:style w:type="paragraph" w:styleId="2b">
    <w:name w:val="List Continue 2"/>
    <w:basedOn w:val="a1"/>
    <w:semiHidden/>
    <w:rsid w:val="00405336"/>
    <w:pPr>
      <w:spacing w:after="120"/>
      <w:ind w:left="720"/>
      <w:contextualSpacing/>
    </w:pPr>
  </w:style>
  <w:style w:type="paragraph" w:styleId="38">
    <w:name w:val="List Continue 3"/>
    <w:basedOn w:val="a1"/>
    <w:semiHidden/>
    <w:rsid w:val="00405336"/>
    <w:pPr>
      <w:spacing w:after="120"/>
      <w:ind w:left="1080"/>
      <w:contextualSpacing/>
    </w:pPr>
  </w:style>
  <w:style w:type="paragraph" w:styleId="44">
    <w:name w:val="List Continue 4"/>
    <w:basedOn w:val="a1"/>
    <w:semiHidden/>
    <w:rsid w:val="00405336"/>
    <w:pPr>
      <w:spacing w:after="120"/>
      <w:ind w:left="1440"/>
      <w:contextualSpacing/>
    </w:pPr>
  </w:style>
  <w:style w:type="paragraph" w:styleId="55">
    <w:name w:val="List Continue 5"/>
    <w:basedOn w:val="a1"/>
    <w:semiHidden/>
    <w:rsid w:val="00405336"/>
    <w:pPr>
      <w:spacing w:after="120"/>
      <w:ind w:left="1800"/>
      <w:contextualSpacing/>
    </w:pPr>
  </w:style>
  <w:style w:type="paragraph" w:styleId="a">
    <w:name w:val="List Number"/>
    <w:basedOn w:val="a1"/>
    <w:semiHidden/>
    <w:rsid w:val="00405336"/>
    <w:pPr>
      <w:numPr>
        <w:numId w:val="6"/>
      </w:numPr>
      <w:contextualSpacing/>
    </w:pPr>
  </w:style>
  <w:style w:type="paragraph" w:styleId="2">
    <w:name w:val="List Number 2"/>
    <w:basedOn w:val="a1"/>
    <w:semiHidden/>
    <w:rsid w:val="00405336"/>
    <w:pPr>
      <w:numPr>
        <w:numId w:val="7"/>
      </w:numPr>
      <w:contextualSpacing/>
    </w:pPr>
  </w:style>
  <w:style w:type="paragraph" w:styleId="3">
    <w:name w:val="List Number 3"/>
    <w:basedOn w:val="a1"/>
    <w:semiHidden/>
    <w:rsid w:val="00405336"/>
    <w:pPr>
      <w:numPr>
        <w:numId w:val="8"/>
      </w:numPr>
      <w:contextualSpacing/>
    </w:pPr>
  </w:style>
  <w:style w:type="paragraph" w:styleId="4">
    <w:name w:val="List Number 4"/>
    <w:basedOn w:val="a1"/>
    <w:semiHidden/>
    <w:rsid w:val="00405336"/>
    <w:pPr>
      <w:numPr>
        <w:numId w:val="9"/>
      </w:numPr>
      <w:contextualSpacing/>
    </w:pPr>
  </w:style>
  <w:style w:type="paragraph" w:styleId="5">
    <w:name w:val="List Number 5"/>
    <w:basedOn w:val="a1"/>
    <w:semiHidden/>
    <w:rsid w:val="00405336"/>
    <w:pPr>
      <w:numPr>
        <w:numId w:val="10"/>
      </w:numPr>
      <w:contextualSpacing/>
    </w:pPr>
  </w:style>
  <w:style w:type="paragraph" w:styleId="affc">
    <w:name w:val="List Paragraph"/>
    <w:basedOn w:val="a1"/>
    <w:uiPriority w:val="34"/>
    <w:qFormat/>
    <w:rsid w:val="00405336"/>
    <w:pPr>
      <w:ind w:left="720"/>
    </w:pPr>
  </w:style>
  <w:style w:type="paragraph" w:styleId="affd">
    <w:name w:val="macro"/>
    <w:link w:val="affe"/>
    <w:semiHidden/>
    <w:rsid w:val="0040533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affe">
    <w:name w:val="宏文本 字符"/>
    <w:basedOn w:val="a2"/>
    <w:link w:val="affd"/>
    <w:semiHidden/>
    <w:rsid w:val="00FF04E3"/>
    <w:rPr>
      <w:rFonts w:ascii="Courier New" w:hAnsi="Courier New" w:cs="Courier New"/>
      <w:lang w:val="en-US" w:eastAsia="en-US" w:bidi="ar-SA"/>
    </w:rPr>
  </w:style>
  <w:style w:type="paragraph" w:styleId="afff">
    <w:name w:val="Message Header"/>
    <w:basedOn w:val="a1"/>
    <w:link w:val="afff0"/>
    <w:semiHidden/>
    <w:rsid w:val="00405336"/>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afff0">
    <w:name w:val="信息标题 字符"/>
    <w:basedOn w:val="a2"/>
    <w:link w:val="afff"/>
    <w:semiHidden/>
    <w:rsid w:val="00FF04E3"/>
    <w:rPr>
      <w:rFonts w:ascii="Cambria" w:hAnsi="Cambria"/>
      <w:sz w:val="24"/>
      <w:szCs w:val="24"/>
      <w:shd w:val="pct20" w:color="auto" w:fill="auto"/>
    </w:rPr>
  </w:style>
  <w:style w:type="paragraph" w:styleId="afff1">
    <w:name w:val="No Spacing"/>
    <w:uiPriority w:val="1"/>
    <w:semiHidden/>
    <w:qFormat/>
    <w:rsid w:val="00405336"/>
    <w:rPr>
      <w:sz w:val="24"/>
    </w:rPr>
  </w:style>
  <w:style w:type="paragraph" w:styleId="afff2">
    <w:name w:val="Normal (Web)"/>
    <w:basedOn w:val="a1"/>
    <w:uiPriority w:val="99"/>
    <w:semiHidden/>
    <w:rsid w:val="00405336"/>
    <w:rPr>
      <w:szCs w:val="24"/>
    </w:rPr>
  </w:style>
  <w:style w:type="paragraph" w:styleId="afff3">
    <w:name w:val="Normal Indent"/>
    <w:basedOn w:val="a1"/>
    <w:semiHidden/>
    <w:rsid w:val="00405336"/>
    <w:pPr>
      <w:ind w:left="720"/>
    </w:pPr>
  </w:style>
  <w:style w:type="paragraph" w:styleId="afff4">
    <w:name w:val="Note Heading"/>
    <w:basedOn w:val="a1"/>
    <w:next w:val="a1"/>
    <w:link w:val="afff5"/>
    <w:semiHidden/>
    <w:rsid w:val="00405336"/>
  </w:style>
  <w:style w:type="character" w:customStyle="1" w:styleId="afff5">
    <w:name w:val="注释标题 字符"/>
    <w:basedOn w:val="a2"/>
    <w:link w:val="afff4"/>
    <w:semiHidden/>
    <w:rsid w:val="00FF04E3"/>
    <w:rPr>
      <w:sz w:val="24"/>
    </w:rPr>
  </w:style>
  <w:style w:type="paragraph" w:styleId="afff6">
    <w:name w:val="Plain Text"/>
    <w:basedOn w:val="a1"/>
    <w:link w:val="afff7"/>
    <w:semiHidden/>
    <w:rsid w:val="00405336"/>
    <w:rPr>
      <w:rFonts w:ascii="Courier New" w:hAnsi="Courier New" w:cs="Courier New"/>
      <w:sz w:val="20"/>
    </w:rPr>
  </w:style>
  <w:style w:type="character" w:customStyle="1" w:styleId="afff7">
    <w:name w:val="纯文本 字符"/>
    <w:basedOn w:val="a2"/>
    <w:link w:val="afff6"/>
    <w:semiHidden/>
    <w:rsid w:val="00FF04E3"/>
    <w:rPr>
      <w:rFonts w:ascii="Courier New" w:hAnsi="Courier New" w:cs="Courier New"/>
    </w:rPr>
  </w:style>
  <w:style w:type="paragraph" w:styleId="afff8">
    <w:name w:val="Quote"/>
    <w:basedOn w:val="a1"/>
    <w:next w:val="a1"/>
    <w:link w:val="afff9"/>
    <w:uiPriority w:val="29"/>
    <w:semiHidden/>
    <w:qFormat/>
    <w:rsid w:val="00405336"/>
    <w:rPr>
      <w:i/>
      <w:iCs/>
      <w:color w:val="000000"/>
    </w:rPr>
  </w:style>
  <w:style w:type="character" w:customStyle="1" w:styleId="afff9">
    <w:name w:val="引用 字符"/>
    <w:basedOn w:val="a2"/>
    <w:link w:val="afff8"/>
    <w:uiPriority w:val="29"/>
    <w:semiHidden/>
    <w:rsid w:val="00FF04E3"/>
    <w:rPr>
      <w:i/>
      <w:iCs/>
      <w:color w:val="000000"/>
      <w:sz w:val="24"/>
    </w:rPr>
  </w:style>
  <w:style w:type="paragraph" w:styleId="afffa">
    <w:name w:val="Salutation"/>
    <w:basedOn w:val="a1"/>
    <w:next w:val="a1"/>
    <w:link w:val="afffb"/>
    <w:semiHidden/>
    <w:rsid w:val="00405336"/>
  </w:style>
  <w:style w:type="character" w:customStyle="1" w:styleId="afffb">
    <w:name w:val="称呼 字符"/>
    <w:basedOn w:val="a2"/>
    <w:link w:val="afffa"/>
    <w:semiHidden/>
    <w:rsid w:val="00FF04E3"/>
    <w:rPr>
      <w:sz w:val="24"/>
    </w:rPr>
  </w:style>
  <w:style w:type="paragraph" w:styleId="afffc">
    <w:name w:val="Signature"/>
    <w:basedOn w:val="a1"/>
    <w:link w:val="afffd"/>
    <w:semiHidden/>
    <w:rsid w:val="00405336"/>
    <w:pPr>
      <w:ind w:left="4320"/>
    </w:pPr>
  </w:style>
  <w:style w:type="character" w:customStyle="1" w:styleId="afffd">
    <w:name w:val="签名 字符"/>
    <w:basedOn w:val="a2"/>
    <w:link w:val="afffc"/>
    <w:semiHidden/>
    <w:rsid w:val="00FF04E3"/>
    <w:rPr>
      <w:sz w:val="24"/>
    </w:rPr>
  </w:style>
  <w:style w:type="paragraph" w:styleId="afffe">
    <w:name w:val="Subtitle"/>
    <w:basedOn w:val="a1"/>
    <w:next w:val="a1"/>
    <w:link w:val="affff"/>
    <w:semiHidden/>
    <w:qFormat/>
    <w:rsid w:val="00405336"/>
    <w:pPr>
      <w:spacing w:after="60"/>
      <w:jc w:val="center"/>
      <w:outlineLvl w:val="1"/>
    </w:pPr>
    <w:rPr>
      <w:rFonts w:ascii="Cambria" w:hAnsi="Cambria"/>
      <w:szCs w:val="24"/>
    </w:rPr>
  </w:style>
  <w:style w:type="character" w:customStyle="1" w:styleId="affff">
    <w:name w:val="副标题 字符"/>
    <w:basedOn w:val="a2"/>
    <w:link w:val="afffe"/>
    <w:semiHidden/>
    <w:rsid w:val="00FF04E3"/>
    <w:rPr>
      <w:rFonts w:ascii="Cambria" w:hAnsi="Cambria"/>
      <w:sz w:val="24"/>
      <w:szCs w:val="24"/>
    </w:rPr>
  </w:style>
  <w:style w:type="paragraph" w:styleId="affff0">
    <w:name w:val="table of authorities"/>
    <w:basedOn w:val="a1"/>
    <w:next w:val="a1"/>
    <w:semiHidden/>
    <w:rsid w:val="00405336"/>
    <w:pPr>
      <w:ind w:left="240" w:hanging="240"/>
    </w:pPr>
  </w:style>
  <w:style w:type="paragraph" w:styleId="affff1">
    <w:name w:val="table of figures"/>
    <w:basedOn w:val="a1"/>
    <w:next w:val="a1"/>
    <w:semiHidden/>
    <w:rsid w:val="00405336"/>
  </w:style>
  <w:style w:type="paragraph" w:styleId="affff2">
    <w:name w:val="Title"/>
    <w:basedOn w:val="a1"/>
    <w:next w:val="a1"/>
    <w:link w:val="affff3"/>
    <w:semiHidden/>
    <w:qFormat/>
    <w:rsid w:val="00405336"/>
    <w:pPr>
      <w:spacing w:before="240" w:after="60"/>
      <w:jc w:val="center"/>
      <w:outlineLvl w:val="0"/>
    </w:pPr>
    <w:rPr>
      <w:rFonts w:ascii="Cambria" w:hAnsi="Cambria"/>
      <w:b/>
      <w:bCs/>
      <w:kern w:val="28"/>
      <w:sz w:val="32"/>
      <w:szCs w:val="32"/>
    </w:rPr>
  </w:style>
  <w:style w:type="character" w:customStyle="1" w:styleId="affff3">
    <w:name w:val="标题 字符"/>
    <w:basedOn w:val="a2"/>
    <w:link w:val="affff2"/>
    <w:semiHidden/>
    <w:rsid w:val="00FF04E3"/>
    <w:rPr>
      <w:rFonts w:ascii="Cambria" w:hAnsi="Cambria"/>
      <w:b/>
      <w:bCs/>
      <w:kern w:val="28"/>
      <w:sz w:val="32"/>
      <w:szCs w:val="32"/>
    </w:rPr>
  </w:style>
  <w:style w:type="paragraph" w:styleId="affff4">
    <w:name w:val="toa heading"/>
    <w:basedOn w:val="a1"/>
    <w:next w:val="a1"/>
    <w:semiHidden/>
    <w:rsid w:val="00405336"/>
    <w:pPr>
      <w:spacing w:before="120"/>
    </w:pPr>
    <w:rPr>
      <w:rFonts w:ascii="Cambria" w:hAnsi="Cambria"/>
      <w:b/>
      <w:bCs/>
      <w:szCs w:val="24"/>
    </w:rPr>
  </w:style>
  <w:style w:type="paragraph" w:styleId="TOC1">
    <w:name w:val="toc 1"/>
    <w:basedOn w:val="a1"/>
    <w:next w:val="a1"/>
    <w:autoRedefine/>
    <w:semiHidden/>
    <w:rsid w:val="00405336"/>
  </w:style>
  <w:style w:type="paragraph" w:styleId="TOC2">
    <w:name w:val="toc 2"/>
    <w:basedOn w:val="a1"/>
    <w:next w:val="a1"/>
    <w:autoRedefine/>
    <w:semiHidden/>
    <w:rsid w:val="00405336"/>
    <w:pPr>
      <w:ind w:left="240"/>
    </w:pPr>
  </w:style>
  <w:style w:type="paragraph" w:styleId="TOC3">
    <w:name w:val="toc 3"/>
    <w:basedOn w:val="a1"/>
    <w:next w:val="a1"/>
    <w:autoRedefine/>
    <w:semiHidden/>
    <w:rsid w:val="00405336"/>
    <w:pPr>
      <w:ind w:left="480"/>
    </w:pPr>
  </w:style>
  <w:style w:type="paragraph" w:styleId="TOC4">
    <w:name w:val="toc 4"/>
    <w:basedOn w:val="a1"/>
    <w:next w:val="a1"/>
    <w:autoRedefine/>
    <w:semiHidden/>
    <w:rsid w:val="00405336"/>
    <w:pPr>
      <w:ind w:left="720"/>
    </w:pPr>
  </w:style>
  <w:style w:type="paragraph" w:styleId="TOC5">
    <w:name w:val="toc 5"/>
    <w:basedOn w:val="a1"/>
    <w:next w:val="a1"/>
    <w:autoRedefine/>
    <w:semiHidden/>
    <w:rsid w:val="00405336"/>
    <w:pPr>
      <w:ind w:left="960"/>
    </w:pPr>
  </w:style>
  <w:style w:type="paragraph" w:styleId="TOC6">
    <w:name w:val="toc 6"/>
    <w:basedOn w:val="a1"/>
    <w:next w:val="a1"/>
    <w:autoRedefine/>
    <w:semiHidden/>
    <w:rsid w:val="00405336"/>
    <w:pPr>
      <w:ind w:left="1200"/>
    </w:pPr>
  </w:style>
  <w:style w:type="paragraph" w:styleId="TOC7">
    <w:name w:val="toc 7"/>
    <w:basedOn w:val="a1"/>
    <w:next w:val="a1"/>
    <w:autoRedefine/>
    <w:semiHidden/>
    <w:rsid w:val="00405336"/>
    <w:pPr>
      <w:ind w:left="1440"/>
    </w:pPr>
  </w:style>
  <w:style w:type="paragraph" w:styleId="TOC8">
    <w:name w:val="toc 8"/>
    <w:basedOn w:val="a1"/>
    <w:next w:val="a1"/>
    <w:autoRedefine/>
    <w:semiHidden/>
    <w:rsid w:val="00405336"/>
    <w:pPr>
      <w:ind w:left="1680"/>
    </w:pPr>
  </w:style>
  <w:style w:type="paragraph" w:styleId="TOC9">
    <w:name w:val="toc 9"/>
    <w:basedOn w:val="a1"/>
    <w:next w:val="a1"/>
    <w:autoRedefine/>
    <w:semiHidden/>
    <w:rsid w:val="00405336"/>
    <w:pPr>
      <w:ind w:left="1920"/>
    </w:pPr>
  </w:style>
  <w:style w:type="paragraph" w:styleId="TOC">
    <w:name w:val="TOC Heading"/>
    <w:basedOn w:val="1"/>
    <w:next w:val="a1"/>
    <w:uiPriority w:val="39"/>
    <w:semiHidden/>
    <w:unhideWhenUsed/>
    <w:qFormat/>
    <w:rsid w:val="00405336"/>
    <w:pPr>
      <w:outlineLvl w:val="9"/>
    </w:pPr>
    <w:rPr>
      <w:rFonts w:ascii="Cambria" w:hAnsi="Cambria"/>
      <w:sz w:val="32"/>
      <w:szCs w:val="32"/>
    </w:rPr>
  </w:style>
  <w:style w:type="character" w:styleId="affff5">
    <w:name w:val="Hyperlink"/>
    <w:basedOn w:val="a2"/>
    <w:semiHidden/>
    <w:rsid w:val="007402FC"/>
    <w:rPr>
      <w:color w:val="0000FF"/>
      <w:u w:val="single"/>
    </w:rPr>
  </w:style>
  <w:style w:type="character" w:styleId="affff6">
    <w:name w:val="Emphasis"/>
    <w:basedOn w:val="a2"/>
    <w:uiPriority w:val="20"/>
    <w:qFormat/>
    <w:rsid w:val="00B42F9C"/>
    <w:rPr>
      <w:i/>
      <w:iCs/>
    </w:rPr>
  </w:style>
  <w:style w:type="character" w:styleId="affff7">
    <w:name w:val="annotation reference"/>
    <w:basedOn w:val="a2"/>
    <w:uiPriority w:val="99"/>
    <w:semiHidden/>
    <w:rsid w:val="009258B8"/>
    <w:rPr>
      <w:sz w:val="16"/>
      <w:szCs w:val="16"/>
    </w:rPr>
  </w:style>
  <w:style w:type="character" w:styleId="affff8">
    <w:name w:val="FollowedHyperlink"/>
    <w:basedOn w:val="a2"/>
    <w:semiHidden/>
    <w:unhideWhenUsed/>
    <w:rsid w:val="00611A19"/>
    <w:rPr>
      <w:color w:val="800080" w:themeColor="followedHyperlink"/>
      <w:u w:val="single"/>
    </w:rPr>
  </w:style>
  <w:style w:type="paragraph" w:styleId="affff9">
    <w:name w:val="Revision"/>
    <w:hidden/>
    <w:uiPriority w:val="99"/>
    <w:semiHidden/>
    <w:rsid w:val="00CD0E25"/>
    <w:rPr>
      <w:sz w:val="24"/>
    </w:rPr>
  </w:style>
  <w:style w:type="character" w:styleId="affffa">
    <w:name w:val="Unresolved Mention"/>
    <w:basedOn w:val="a2"/>
    <w:uiPriority w:val="99"/>
    <w:semiHidden/>
    <w:unhideWhenUsed/>
    <w:rsid w:val="00FF1B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178651">
      <w:bodyDiv w:val="1"/>
      <w:marLeft w:val="0"/>
      <w:marRight w:val="0"/>
      <w:marTop w:val="0"/>
      <w:marBottom w:val="0"/>
      <w:divBdr>
        <w:top w:val="none" w:sz="0" w:space="0" w:color="auto"/>
        <w:left w:val="none" w:sz="0" w:space="0" w:color="auto"/>
        <w:bottom w:val="none" w:sz="0" w:space="0" w:color="auto"/>
        <w:right w:val="none" w:sz="0" w:space="0" w:color="auto"/>
      </w:divBdr>
    </w:div>
    <w:div w:id="937445766">
      <w:bodyDiv w:val="1"/>
      <w:marLeft w:val="0"/>
      <w:marRight w:val="0"/>
      <w:marTop w:val="0"/>
      <w:marBottom w:val="0"/>
      <w:divBdr>
        <w:top w:val="none" w:sz="0" w:space="0" w:color="auto"/>
        <w:left w:val="none" w:sz="0" w:space="0" w:color="auto"/>
        <w:bottom w:val="none" w:sz="0" w:space="0" w:color="auto"/>
        <w:right w:val="none" w:sz="0" w:space="0" w:color="auto"/>
      </w:divBdr>
    </w:div>
    <w:div w:id="1140808172">
      <w:bodyDiv w:val="1"/>
      <w:marLeft w:val="0"/>
      <w:marRight w:val="0"/>
      <w:marTop w:val="0"/>
      <w:marBottom w:val="0"/>
      <w:divBdr>
        <w:top w:val="none" w:sz="0" w:space="0" w:color="auto"/>
        <w:left w:val="none" w:sz="0" w:space="0" w:color="auto"/>
        <w:bottom w:val="none" w:sz="0" w:space="0" w:color="auto"/>
        <w:right w:val="none" w:sz="0" w:space="0" w:color="auto"/>
      </w:divBdr>
    </w:div>
    <w:div w:id="1469545632">
      <w:bodyDiv w:val="1"/>
      <w:marLeft w:val="0"/>
      <w:marRight w:val="0"/>
      <w:marTop w:val="0"/>
      <w:marBottom w:val="0"/>
      <w:divBdr>
        <w:top w:val="none" w:sz="0" w:space="0" w:color="auto"/>
        <w:left w:val="none" w:sz="0" w:space="0" w:color="auto"/>
        <w:bottom w:val="none" w:sz="0" w:space="0" w:color="auto"/>
        <w:right w:val="none" w:sz="0" w:space="0" w:color="auto"/>
      </w:divBdr>
    </w:div>
    <w:div w:id="1951080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hyperlink" Target="http://www.repeatmasker.org" TargetMode="Externa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github.com/MEEP-projects/HGT_pipeline" TargetMode="Externa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s://github.com/nanoporetech/dorado" TargetMode="Externa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65D90F-6F87-B841-9779-262D667C36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9</Pages>
  <Words>4216</Words>
  <Characters>24541</Characters>
  <Application>Microsoft Office Word</Application>
  <DocSecurity>0</DocSecurity>
  <Lines>409</Lines>
  <Paragraphs>91</Paragraphs>
  <ScaleCrop>false</ScaleCrop>
  <HeadingPairs>
    <vt:vector size="2" baseType="variant">
      <vt:variant>
        <vt:lpstr>Title</vt:lpstr>
      </vt:variant>
      <vt:variant>
        <vt:i4>1</vt:i4>
      </vt:variant>
    </vt:vector>
  </HeadingPairs>
  <TitlesOfParts>
    <vt:vector size="1" baseType="lpstr">
      <vt:lpstr>Supporting Online Material for</vt:lpstr>
    </vt:vector>
  </TitlesOfParts>
  <Company>AAAS</Company>
  <LinksUpToDate>false</LinksUpToDate>
  <CharactersWithSpaces>28666</CharactersWithSpaces>
  <SharedDoc>false</SharedDoc>
  <HLinks>
    <vt:vector size="12" baseType="variant">
      <vt:variant>
        <vt:i4>4980850</vt:i4>
      </vt:variant>
      <vt:variant>
        <vt:i4>3</vt:i4>
      </vt:variant>
      <vt:variant>
        <vt:i4>0</vt:i4>
      </vt:variant>
      <vt:variant>
        <vt:i4>5</vt:i4>
      </vt:variant>
      <vt:variant>
        <vt:lpwstr>mailto:xxxxx@xxxx.xxx</vt:lpwstr>
      </vt:variant>
      <vt:variant>
        <vt:lpwstr/>
      </vt:variant>
      <vt:variant>
        <vt:i4>5308455</vt:i4>
      </vt:variant>
      <vt:variant>
        <vt:i4>0</vt:i4>
      </vt:variant>
      <vt:variant>
        <vt:i4>0</vt:i4>
      </vt:variant>
      <vt:variant>
        <vt:i4>5</vt:i4>
      </vt:variant>
      <vt:variant>
        <vt:lpwstr>http://www.sciencemag.org/site/feature/contribinfo/prep/prep_online.xhtml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Online Material for</dc:title>
  <dc:creator>Brooks Hanson</dc:creator>
  <cp:lastModifiedBy>Zhuzhi Zhang</cp:lastModifiedBy>
  <cp:revision>159</cp:revision>
  <cp:lastPrinted>2018-02-26T17:19:00Z</cp:lastPrinted>
  <dcterms:created xsi:type="dcterms:W3CDTF">2025-08-15T16:35:00Z</dcterms:created>
  <dcterms:modified xsi:type="dcterms:W3CDTF">2026-04-15T02:57:00Z</dcterms:modified>
</cp:coreProperties>
</file>