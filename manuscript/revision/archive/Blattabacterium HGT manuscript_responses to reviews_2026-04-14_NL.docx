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27091046" w:rsidR="00B0593A" w:rsidRPr="00F01DE4"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w:t>
      </w:r>
      <w:r w:rsidR="00353357">
        <w:t>, which, although</w:t>
      </w:r>
      <w:r w:rsidR="00757F9F">
        <w:t xml:space="preserve"> not requested by the Reviewers</w:t>
      </w:r>
      <w:r w:rsidR="00353357">
        <w:t xml:space="preserve">, we believed were worth undertaking due to the availability of new </w:t>
      </w:r>
      <w:proofErr w:type="gramStart"/>
      <w:r w:rsidR="00353357">
        <w:t xml:space="preserve">genomes </w:t>
      </w:r>
      <w:r w:rsidR="00757F9F">
        <w:t xml:space="preserve"> (</w:t>
      </w:r>
      <w:proofErr w:type="gramEnd"/>
      <w:r w:rsidR="00757F9F">
        <w:t>see the final “o</w:t>
      </w:r>
      <w:r w:rsidR="00757F9F" w:rsidRPr="00757F9F">
        <w:t>ther additions</w:t>
      </w:r>
      <w:r w:rsidR="00757F9F">
        <w:t>” section).</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33159D42"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 xml:space="preserve">e have added </w:t>
      </w:r>
      <w:r w:rsidR="00BF298C">
        <w:rPr>
          <w:color w:val="000000" w:themeColor="text1"/>
        </w:rPr>
        <w:t xml:space="preserve">two </w:t>
      </w:r>
      <w:r w:rsidR="00AC4270" w:rsidRPr="00F01DE4">
        <w:rPr>
          <w:color w:val="000000" w:themeColor="text1"/>
        </w:rPr>
        <w:t>analys</w:t>
      </w:r>
      <w:r w:rsidR="00BF298C">
        <w:rPr>
          <w:color w:val="000000" w:themeColor="text1"/>
        </w:rPr>
        <w:t>e</w:t>
      </w:r>
      <w:r w:rsidR="00AC4270" w:rsidRPr="00F01DE4">
        <w:rPr>
          <w:color w:val="000000" w:themeColor="text1"/>
        </w:rPr>
        <w:t xml:space="preserve">s </w:t>
      </w:r>
      <w:r w:rsidR="00BF298C">
        <w:rPr>
          <w:color w:val="000000" w:themeColor="text1"/>
        </w:rPr>
        <w:t xml:space="preserve">to assess the </w:t>
      </w:r>
      <w:r w:rsidR="00AA49F6" w:rsidRPr="00F01DE4">
        <w:rPr>
          <w:color w:val="000000" w:themeColor="text1"/>
        </w:rPr>
        <w:t>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30478B4E" w14:textId="4D90844F" w:rsidR="00BF298C" w:rsidRDefault="00AA49F6" w:rsidP="00937106">
      <w:pPr>
        <w:rPr>
          <w:color w:val="000000" w:themeColor="text1"/>
        </w:rPr>
      </w:pPr>
      <w:r w:rsidRPr="00F01DE4">
        <w:rPr>
          <w:color w:val="000000" w:themeColor="text1"/>
        </w:rPr>
        <w:lastRenderedPageBreak/>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s</w:t>
      </w:r>
      <w:r w:rsidR="00BF298C">
        <w:rPr>
          <w:color w:val="000000" w:themeColor="text1"/>
        </w:rPr>
        <w:t xml:space="preserve"> based on a Chi-Square test analysis</w:t>
      </w:r>
      <w:r w:rsidR="00937106">
        <w:rPr>
          <w:color w:val="000000" w:themeColor="text1"/>
        </w:rPr>
        <w:t xml:space="preserve">, however, the deviations were </w:t>
      </w:r>
      <w:r w:rsidR="00937106" w:rsidRPr="00937106">
        <w:rPr>
          <w:color w:val="000000" w:themeColor="text1"/>
        </w:rPr>
        <w:t>minimal based on effect sizes</w:t>
      </w:r>
      <w:r w:rsidR="00937106">
        <w:rPr>
          <w:color w:val="000000" w:themeColor="text1"/>
        </w:rPr>
        <w:t xml:space="preserve">. </w:t>
      </w:r>
      <w:r w:rsidR="00BF298C">
        <w:rPr>
          <w:color w:val="000000" w:themeColor="text1"/>
        </w:rPr>
        <w:t xml:space="preserve">Further, when assessing the distribution within contigs, a </w:t>
      </w:r>
      <w:r w:rsidR="00BF298C" w:rsidRPr="00BF298C">
        <w:rPr>
          <w:color w:val="000000" w:themeColor="text1"/>
        </w:rPr>
        <w:t xml:space="preserve">Kolmogorov–Smirnov </w:t>
      </w:r>
      <w:r w:rsidR="00BF298C">
        <w:rPr>
          <w:color w:val="000000" w:themeColor="text1"/>
        </w:rPr>
        <w:t xml:space="preserve">test supported </w:t>
      </w:r>
      <w:r w:rsidR="00BF298C" w:rsidRPr="00BF298C">
        <w:rPr>
          <w:color w:val="000000" w:themeColor="text1"/>
        </w:rPr>
        <w:t>random distribution of inserts within &gt;85% of all contigs for every genome</w:t>
      </w:r>
      <w:r w:rsidR="00BF298C">
        <w:rPr>
          <w:color w:val="000000" w:themeColor="text1"/>
        </w:rPr>
        <w:t>.</w:t>
      </w:r>
    </w:p>
    <w:p w14:paraId="32EE1F3E" w14:textId="77777777" w:rsidR="00BF298C" w:rsidRDefault="00BF298C" w:rsidP="00937106">
      <w:pPr>
        <w:rPr>
          <w:color w:val="000000" w:themeColor="text1"/>
        </w:rPr>
      </w:pPr>
    </w:p>
    <w:p w14:paraId="00911C0F" w14:textId="46E0543A" w:rsidR="00AA49F6" w:rsidRPr="00F01DE4" w:rsidRDefault="00AA49F6" w:rsidP="00937106">
      <w:pPr>
        <w:rPr>
          <w:color w:val="000000" w:themeColor="text1"/>
        </w:rPr>
      </w:pPr>
      <w:r w:rsidRPr="00F01DE4">
        <w:rPr>
          <w:color w:val="000000" w:themeColor="text1"/>
        </w:rPr>
        <w:t xml:space="preserve">This analysis is detailed in the Supporting Information (see the last </w:t>
      </w:r>
      <w:r w:rsidR="00BF298C">
        <w:rPr>
          <w:color w:val="000000" w:themeColor="text1"/>
        </w:rPr>
        <w:t xml:space="preserve">two </w:t>
      </w:r>
      <w:r w:rsidRPr="00F01DE4">
        <w:rPr>
          <w:color w:val="000000" w:themeColor="text1"/>
        </w:rPr>
        <w:t>paragraph</w:t>
      </w:r>
      <w:r w:rsidR="00BF298C">
        <w:rPr>
          <w:color w:val="000000" w:themeColor="text1"/>
        </w:rPr>
        <w:t>s</w:t>
      </w:r>
      <w:r w:rsidRPr="00F01DE4">
        <w:rPr>
          <w:color w:val="000000" w:themeColor="text1"/>
        </w:rPr>
        <w:t xml:space="preserve"> of the “Characterizing HGT inserts” section), with results presented in Dataset S4</w:t>
      </w:r>
      <w:r w:rsidR="00BF298C">
        <w:rPr>
          <w:color w:val="000000" w:themeColor="text1"/>
        </w:rPr>
        <w:t>, and a plot of the distribution presented in Figure 1D</w:t>
      </w:r>
      <w:r w:rsidRPr="00F01DE4">
        <w:rPr>
          <w:color w:val="000000" w:themeColor="text1"/>
        </w:rPr>
        <w:t>. We have added the following text to the manuscript (line</w:t>
      </w:r>
      <w:commentRangeStart w:id="0"/>
      <w:r w:rsidRPr="00F01DE4">
        <w:rPr>
          <w:color w:val="000000" w:themeColor="text1"/>
        </w:rPr>
        <w:t>s</w:t>
      </w:r>
      <w:commentRangeEnd w:id="0"/>
      <w:r w:rsidR="00937106">
        <w:rPr>
          <w:rStyle w:val="CommentReference"/>
        </w:rPr>
        <w:commentReference w:id="0"/>
      </w:r>
      <w:r w:rsidRPr="00F01DE4">
        <w:rPr>
          <w:color w:val="000000" w:themeColor="text1"/>
        </w:rPr>
        <w:t xml:space="preserve"> </w:t>
      </w:r>
      <w:r w:rsidR="000D6592" w:rsidRPr="00F01DE4">
        <w:rPr>
          <w:color w:val="000000" w:themeColor="text1"/>
        </w:rPr>
        <w:t>46-4</w:t>
      </w:r>
      <w:r w:rsidR="00FA0B17">
        <w:rPr>
          <w:color w:val="000000" w:themeColor="text1"/>
        </w:rPr>
        <w:t>9</w:t>
      </w:r>
      <w:r w:rsidRPr="00F01DE4">
        <w:rPr>
          <w:color w:val="000000" w:themeColor="text1"/>
        </w:rPr>
        <w:t>):</w:t>
      </w:r>
    </w:p>
    <w:p w14:paraId="6C41B8CC" w14:textId="38819E20" w:rsidR="00AA49F6" w:rsidRPr="003F210B" w:rsidRDefault="00AA49F6" w:rsidP="003F210B">
      <w:pPr>
        <w:rPr>
          <w:color w:val="000000" w:themeColor="text1"/>
        </w:rPr>
      </w:pPr>
      <w:r w:rsidRPr="00F01DE4">
        <w:rPr>
          <w:color w:val="000000" w:themeColor="text1"/>
        </w:rPr>
        <w:t>“</w:t>
      </w:r>
      <w:r w:rsidR="00BF298C" w:rsidRPr="00BF298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Fig. 1D, Dataset S4 and Supporting Information).</w:t>
      </w:r>
      <w:r w:rsidR="00BF298C">
        <w:rPr>
          <w:color w:val="000000" w:themeColor="text1"/>
        </w:rPr>
        <w:t>”</w:t>
      </w:r>
    </w:p>
    <w:p w14:paraId="1607F8B6" w14:textId="4ADD254C" w:rsidR="00EB3E63" w:rsidRPr="00F01DE4" w:rsidRDefault="00EB3E63" w:rsidP="004A2203">
      <w:pPr>
        <w:rPr>
          <w:color w:val="000000" w:themeColor="text1"/>
        </w:rPr>
      </w:pPr>
    </w:p>
    <w:p w14:paraId="549C7EB4" w14:textId="041A772F"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bp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64175E71"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 xml:space="preserve">stringent filtering parameters for excluding </w:t>
      </w:r>
      <w:commentRangeStart w:id="1"/>
      <w:r w:rsidR="00E30CEA" w:rsidRPr="00FF53A7">
        <w:rPr>
          <w:color w:val="000000" w:themeColor="text1"/>
        </w:rPr>
        <w:t xml:space="preserve">inserts that are similar to other bacterial </w:t>
      </w:r>
      <w:proofErr w:type="gramStart"/>
      <w:r w:rsidR="00E30CEA" w:rsidRPr="00FF53A7">
        <w:rPr>
          <w:color w:val="000000" w:themeColor="text1"/>
        </w:rPr>
        <w:t>species</w:t>
      </w:r>
      <w:r w:rsidR="00937106">
        <w:rPr>
          <w:color w:val="000000" w:themeColor="text1"/>
        </w:rPr>
        <w:t>;</w:t>
      </w:r>
      <w:proofErr w:type="gramEnd"/>
      <w:r w:rsidR="00937106">
        <w:rPr>
          <w:color w:val="000000" w:themeColor="text1"/>
        </w:rPr>
        <w:t xml:space="preserve"> </w:t>
      </w:r>
      <w:r w:rsidR="00937106" w:rsidRPr="00937106">
        <w:rPr>
          <w:color w:val="000000" w:themeColor="text1"/>
        </w:rPr>
        <w:t xml:space="preserve">i.e. </w:t>
      </w:r>
      <w:r w:rsidR="00353357">
        <w:rPr>
          <w:color w:val="000000" w:themeColor="text1"/>
        </w:rPr>
        <w:t>most likely</w:t>
      </w:r>
      <w:r w:rsidR="00937106" w:rsidRPr="00937106">
        <w:rPr>
          <w:color w:val="000000" w:themeColor="text1"/>
        </w:rPr>
        <w:t xml:space="preserve"> all</w:t>
      </w:r>
      <w:r w:rsidR="00353357">
        <w:rPr>
          <w:color w:val="000000" w:themeColor="text1"/>
        </w:rPr>
        <w:t xml:space="preserve"> of these</w:t>
      </w:r>
      <w:r w:rsidR="00937106" w:rsidRPr="00937106">
        <w:rPr>
          <w:color w:val="000000" w:themeColor="text1"/>
        </w:rPr>
        <w:t xml:space="preserve"> putative </w:t>
      </w:r>
      <w:proofErr w:type="spellStart"/>
      <w:r w:rsidR="00937106" w:rsidRPr="00937106">
        <w:rPr>
          <w:color w:val="000000" w:themeColor="text1"/>
        </w:rPr>
        <w:t>Buchnera</w:t>
      </w:r>
      <w:proofErr w:type="spellEnd"/>
      <w:r w:rsidR="00937106" w:rsidRPr="00937106">
        <w:rPr>
          <w:color w:val="000000" w:themeColor="text1"/>
        </w:rPr>
        <w:t xml:space="preserve">-derived inserts originate from </w:t>
      </w:r>
      <w:proofErr w:type="spellStart"/>
      <w:r w:rsidR="00937106" w:rsidRPr="00937106">
        <w:rPr>
          <w:color w:val="000000" w:themeColor="text1"/>
        </w:rPr>
        <w:t>Blattabacterium</w:t>
      </w:r>
      <w:proofErr w:type="spellEnd"/>
      <w:r w:rsidR="00937106" w:rsidRPr="00937106">
        <w:rPr>
          <w:color w:val="000000" w:themeColor="text1"/>
        </w:rPr>
        <w:t xml:space="preserve"> or other bacterial species</w:t>
      </w:r>
      <w:r w:rsidR="00353357">
        <w:rPr>
          <w:color w:val="000000" w:themeColor="text1"/>
        </w:rPr>
        <w:t>, since they are similar to highly conserved genes such as 16S ribosomal RNA</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commentRangeEnd w:id="1"/>
      <w:r w:rsidR="00353357">
        <w:rPr>
          <w:rStyle w:val="CommentReference"/>
        </w:rPr>
        <w:commentReference w:id="1"/>
      </w:r>
    </w:p>
    <w:p w14:paraId="69739A3A" w14:textId="77777777" w:rsidR="005B2ABC" w:rsidRPr="00F01DE4" w:rsidRDefault="005B2ABC" w:rsidP="00505316">
      <w:pPr>
        <w:rPr>
          <w:color w:val="000000" w:themeColor="text1"/>
        </w:rPr>
      </w:pPr>
    </w:p>
    <w:p w14:paraId="5829BC75" w14:textId="3D80BA20"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BD6A03">
        <w:rPr>
          <w:color w:val="000000" w:themeColor="text1"/>
        </w:rPr>
        <w:t>105-107</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BD6A03">
        <w:rPr>
          <w:color w:val="000000" w:themeColor="text1"/>
        </w:rPr>
        <w:t>220-221</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07479F" w:rsidR="0001224D" w:rsidRPr="00F01DE4" w:rsidRDefault="004918A2" w:rsidP="00107AAC">
      <w:pPr>
        <w:rPr>
          <w:color w:val="000000" w:themeColor="text1"/>
        </w:rPr>
      </w:pPr>
      <w:r w:rsidRPr="00F01DE4">
        <w:rPr>
          <w:b/>
          <w:bCs/>
          <w:color w:val="000000" w:themeColor="text1"/>
        </w:rPr>
        <w:lastRenderedPageBreak/>
        <w:t>Response:</w:t>
      </w:r>
      <w:r w:rsidRPr="00F01DE4">
        <w:rPr>
          <w:color w:val="000000" w:themeColor="text1"/>
        </w:rPr>
        <w:t xml:space="preserve"> </w:t>
      </w:r>
      <w:proofErr w:type="gramStart"/>
      <w:r w:rsidR="00107AAC" w:rsidRPr="00F01DE4">
        <w:rPr>
          <w:color w:val="000000" w:themeColor="text1"/>
        </w:rPr>
        <w:t>Similar to</w:t>
      </w:r>
      <w:proofErr w:type="gramEnd"/>
      <w:r w:rsidR="00107AAC" w:rsidRPr="00F01DE4">
        <w:rPr>
          <w:color w:val="000000" w:themeColor="text1"/>
        </w:rPr>
        <w:t xml:space="preserve"> </w:t>
      </w:r>
      <w:r w:rsidR="00353357">
        <w:rPr>
          <w:color w:val="000000" w:themeColor="text1"/>
        </w:rPr>
        <w:t>the way</w:t>
      </w:r>
      <w:r w:rsidR="00F01DE4">
        <w:rPr>
          <w:color w:val="000000" w:themeColor="text1"/>
        </w:rPr>
        <w:t xml:space="preserve">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across the 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 interactions. </w:t>
      </w:r>
    </w:p>
    <w:p w14:paraId="794B02C7" w14:textId="4DB68D9F" w:rsidR="0001224D" w:rsidRPr="00F01DE4" w:rsidRDefault="0001224D" w:rsidP="00107AAC">
      <w:pPr>
        <w:rPr>
          <w:color w:val="000000" w:themeColor="text1"/>
        </w:rPr>
      </w:pPr>
    </w:p>
    <w:p w14:paraId="16FFA163" w14:textId="715E10F2"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Pr>
          <w:color w:val="000000" w:themeColor="text1"/>
        </w:rPr>
        <w:t>105-107</w:t>
      </w:r>
      <w:r w:rsidRPr="00F01DE4">
        <w:rPr>
          <w:color w:val="000000" w:themeColor="text1"/>
        </w:rPr>
        <w:t xml:space="preserve"> in the results, and lines </w:t>
      </w:r>
      <w:r>
        <w:rPr>
          <w:color w:val="000000" w:themeColor="text1"/>
        </w:rPr>
        <w:t>220-221</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The first line states a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4458E29C"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w:t>
      </w:r>
      <w:r w:rsidR="00353357">
        <w:rPr>
          <w:color w:val="000000" w:themeColor="text1"/>
        </w:rPr>
        <w:t>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BD6A03">
        <w:rPr>
          <w:color w:val="000000" w:themeColor="text1"/>
        </w:rPr>
        <w:t>109-111</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75B02087" w14:textId="1D1A4C8B" w:rsidR="001D6C20" w:rsidRPr="00BF298C" w:rsidRDefault="004918A2" w:rsidP="00BF298C">
      <w:pPr>
        <w:rPr>
          <w:color w:val="000000" w:themeColor="text1"/>
        </w:rPr>
      </w:pPr>
      <w:r w:rsidRPr="00F01DE4">
        <w:rPr>
          <w:b/>
          <w:bCs/>
          <w:color w:val="000000" w:themeColor="text1"/>
        </w:rPr>
        <w:t xml:space="preserve">Response: </w:t>
      </w:r>
      <w:r w:rsidRPr="00F01DE4">
        <w:rPr>
          <w:color w:val="000000" w:themeColor="text1"/>
        </w:rPr>
        <w:t>We have added analys</w:t>
      </w:r>
      <w:r w:rsidR="00BF298C">
        <w:rPr>
          <w:color w:val="000000" w:themeColor="text1"/>
        </w:rPr>
        <w:t>e</w:t>
      </w:r>
      <w:r w:rsidRPr="00F01DE4">
        <w:rPr>
          <w:color w:val="000000" w:themeColor="text1"/>
        </w:rPr>
        <w:t xml:space="preserve">s </w:t>
      </w:r>
      <w:r w:rsidR="001D6C20" w:rsidRPr="00F01DE4">
        <w:rPr>
          <w:color w:val="000000" w:themeColor="text1"/>
        </w:rPr>
        <w:t xml:space="preserve">to </w:t>
      </w:r>
      <w:r w:rsidR="00BF298C">
        <w:rPr>
          <w:color w:val="000000" w:themeColor="text1"/>
        </w:rPr>
        <w:t>assesss</w:t>
      </w:r>
      <w:r w:rsidR="001D6C20" w:rsidRPr="00F01DE4">
        <w:rPr>
          <w:color w:val="000000" w:themeColor="text1"/>
        </w:rPr>
        <w:t xml:space="preserve"> the distribution of inserts across </w:t>
      </w:r>
      <w:r w:rsidR="00BF298C">
        <w:rPr>
          <w:color w:val="000000" w:themeColor="text1"/>
        </w:rPr>
        <w:t xml:space="preserve">and within </w:t>
      </w:r>
      <w:r w:rsidR="001D6C20" w:rsidRPr="00F01DE4">
        <w:rPr>
          <w:color w:val="000000" w:themeColor="text1"/>
        </w:rPr>
        <w:t xml:space="preserve">the host contigs in response to reviewer comment R2.1. The results of this is presented in a </w:t>
      </w:r>
      <w:r w:rsidR="00BF298C">
        <w:rPr>
          <w:color w:val="000000" w:themeColor="text1"/>
        </w:rPr>
        <w:t xml:space="preserve">Figure (Figure 1D) and </w:t>
      </w:r>
      <w:r w:rsidR="001D6C20" w:rsidRPr="00F01DE4">
        <w:rPr>
          <w:color w:val="000000" w:themeColor="text1"/>
        </w:rPr>
        <w:t>table (Dataset S4).</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Blattella germanica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punctata)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lastRenderedPageBreak/>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americana</w:t>
      </w:r>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0F0B5430" w:rsidR="006232F4" w:rsidRPr="00F01DE4" w:rsidRDefault="00493CED" w:rsidP="006232F4">
      <w:r w:rsidRPr="00F01DE4">
        <w:t xml:space="preserve">We apologise that </w:t>
      </w:r>
      <w:r w:rsidR="003A6686">
        <w:t>the</w:t>
      </w:r>
      <w:r w:rsidR="006232F4" w:rsidRPr="00F01DE4">
        <w:t xml:space="preserve"> </w:t>
      </w:r>
      <w:del w:id="2" w:author="Nathan Lo" w:date="2026-04-16T18:55:00Z">
        <w:r w:rsidR="006232F4" w:rsidRPr="00F01DE4" w:rsidDel="003A6686">
          <w:delText xml:space="preserve">text </w:delText>
        </w:r>
      </w:del>
      <w:ins w:id="3" w:author="Nathan Lo" w:date="2026-04-16T18:55:00Z">
        <w:r w:rsidR="003A6686">
          <w:t>sentences</w:t>
        </w:r>
        <w:r w:rsidR="003A6686" w:rsidRPr="00F01DE4">
          <w:t xml:space="preserve"> </w:t>
        </w:r>
      </w:ins>
      <w:r w:rsidR="003A6686">
        <w:t>associated with</w:t>
      </w:r>
      <w:r w:rsidR="006232F4" w:rsidRPr="00F01DE4">
        <w:t xml:space="preserve"> this </w:t>
      </w:r>
      <w:r w:rsidR="003A6686">
        <w:t>issue</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w:t>
      </w:r>
      <w:r w:rsidR="003A6686">
        <w:t>was</w:t>
      </w:r>
      <w:r w:rsidR="006232F4" w:rsidRPr="00F01DE4">
        <w:t xml:space="preserve"> </w:t>
      </w:r>
      <w:r w:rsidR="003A6686">
        <w:t>somewhat</w:t>
      </w:r>
      <w:r w:rsidR="006232F4" w:rsidRPr="00F01DE4">
        <w:t xml:space="preserve"> confusing. We have </w:t>
      </w:r>
      <w:del w:id="4" w:author="Nathan Lo" w:date="2026-04-16T18:55:00Z">
        <w:r w:rsidR="006232F4" w:rsidRPr="00F01DE4" w:rsidDel="003A6686">
          <w:delText xml:space="preserve">therefore </w:delText>
        </w:r>
      </w:del>
      <w:r w:rsidR="006232F4" w:rsidRPr="00F01DE4">
        <w:t xml:space="preserve">modified </w:t>
      </w:r>
      <w:del w:id="5" w:author="Nathan Lo" w:date="2026-04-16T18:55:00Z">
        <w:r w:rsidR="006232F4" w:rsidRPr="00F01DE4" w:rsidDel="003A6686">
          <w:delText>this excerpt</w:delText>
        </w:r>
      </w:del>
      <w:ins w:id="6" w:author="Nathan Lo" w:date="2026-04-16T18:55:00Z">
        <w:r w:rsidR="003A6686">
          <w:t>the text</w:t>
        </w:r>
      </w:ins>
      <w:r w:rsidR="006232F4" w:rsidRPr="00F01DE4">
        <w:t xml:space="preserve"> for clarity (lines </w:t>
      </w:r>
      <w:r w:rsidR="00BD6A03">
        <w:t>99-104</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4E575AF7"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BD6A03">
        <w:rPr>
          <w:color w:val="000000" w:themeColor="text1"/>
        </w:rPr>
        <w:t>109-111</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6AC7263"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w:t>
      </w:r>
      <w:commentRangeStart w:id="7"/>
      <w:r w:rsidR="0002590F" w:rsidRPr="00F01DE4">
        <w:rPr>
          <w:color w:val="000000" w:themeColor="text1"/>
        </w:rPr>
        <w:t>5</w:t>
      </w:r>
      <w:commentRangeEnd w:id="7"/>
      <w:r w:rsidR="0002590F" w:rsidRPr="00F01DE4">
        <w:rPr>
          <w:rStyle w:val="CommentReference"/>
        </w:rPr>
        <w:commentReference w:id="7"/>
      </w:r>
      <w:r w:rsidR="0002590F" w:rsidRPr="00F01DE4">
        <w:rPr>
          <w:color w:val="000000" w:themeColor="text1"/>
        </w:rPr>
        <w:t>; also see line 1</w:t>
      </w:r>
      <w:r w:rsidR="00071CAF">
        <w:rPr>
          <w:color w:val="000000" w:themeColor="text1"/>
        </w:rPr>
        <w:t>93</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832EAD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w:t>
      </w:r>
      <w:r w:rsidR="00071CAF">
        <w:rPr>
          <w:color w:val="000000" w:themeColor="text1"/>
        </w:rPr>
        <w:t>25</w:t>
      </w:r>
      <w:r w:rsidR="00FE58CF">
        <w:rPr>
          <w:color w:val="000000" w:themeColor="text1"/>
        </w:rPr>
        <w:t>-1</w:t>
      </w:r>
      <w:r w:rsidR="00071CAF">
        <w:rPr>
          <w:color w:val="000000" w:themeColor="text1"/>
        </w:rPr>
        <w:t>26</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379FEC6A" w:rsidR="00DE215C" w:rsidRPr="00F01DE4" w:rsidRDefault="0037713F" w:rsidP="0009797B">
      <w:pPr>
        <w:rPr>
          <w:color w:val="000000" w:themeColor="text1"/>
        </w:rPr>
      </w:pPr>
      <w:r w:rsidRPr="00F01DE4">
        <w:rPr>
          <w:color w:val="000000" w:themeColor="text1"/>
        </w:rPr>
        <w:t>Regarding the origin</w:t>
      </w:r>
      <w:ins w:id="8" w:author="Nathan Lo" w:date="2026-04-16T18:56:00Z">
        <w:r w:rsidR="003A6686">
          <w:rPr>
            <w:color w:val="000000" w:themeColor="text1"/>
          </w:rPr>
          <w:t>s of</w:t>
        </w:r>
      </w:ins>
      <w:r w:rsidRPr="00F01DE4">
        <w:rPr>
          <w:color w:val="000000" w:themeColor="text1"/>
        </w:rPr>
        <w:t xml:space="preserve">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w:t>
      </w:r>
      <w:del w:id="9" w:author="Nathan Lo" w:date="2026-04-16T18:56:00Z">
        <w:r w:rsidRPr="00F01DE4" w:rsidDel="003A6686">
          <w:rPr>
            <w:color w:val="000000" w:themeColor="text1"/>
          </w:rPr>
          <w:delText>, it was</w:delText>
        </w:r>
      </w:del>
      <w:ins w:id="10" w:author="Nathan Lo" w:date="2026-04-16T18:56:00Z">
        <w:r w:rsidR="003A6686">
          <w:rPr>
            <w:color w:val="000000" w:themeColor="text1"/>
          </w:rPr>
          <w:t xml:space="preserve">, we found they were </w:t>
        </w:r>
      </w:ins>
      <w:del w:id="11" w:author="Nathan Lo" w:date="2026-04-16T18:56:00Z">
        <w:r w:rsidRPr="00F01DE4" w:rsidDel="003A6686">
          <w:rPr>
            <w:color w:val="000000" w:themeColor="text1"/>
          </w:rPr>
          <w:delText xml:space="preserve"> </w:delText>
        </w:r>
      </w:del>
      <w:r w:rsidRPr="00F01DE4">
        <w:rPr>
          <w:color w:val="000000" w:themeColor="text1"/>
        </w:rPr>
        <w:t xml:space="preserve">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 xml:space="preserve">lines </w:t>
      </w:r>
      <w:r w:rsidR="00071CAF">
        <w:rPr>
          <w:color w:val="000000" w:themeColor="text1"/>
        </w:rPr>
        <w:t>122-124</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3A6686">
        <w:rPr>
          <w:i/>
          <w:iCs/>
          <w:color w:val="000000" w:themeColor="text1"/>
          <w:rPrChange w:id="12" w:author="Nathan Lo" w:date="2026-04-16T18:56:00Z">
            <w:rPr>
              <w:color w:val="000000" w:themeColor="text1"/>
            </w:rPr>
          </w:rPrChange>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and possibly bias</w:t>
      </w:r>
      <w:ins w:id="13" w:author="Nathan Lo" w:date="2026-04-16T18:56:00Z">
        <w:r w:rsidR="003A6686">
          <w:rPr>
            <w:color w:val="000000" w:themeColor="text1"/>
          </w:rPr>
          <w:t>ed,</w:t>
        </w:r>
      </w:ins>
      <w:r w:rsidR="0009797B" w:rsidRPr="00F01DE4">
        <w:rPr>
          <w:color w:val="000000" w:themeColor="text1"/>
        </w:rPr>
        <w:t xml:space="preserve">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subset have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6409E55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CA537C" w:rsidRPr="00F01DE4">
        <w:rPr>
          <w:color w:val="000000" w:themeColor="text1"/>
        </w:rPr>
        <w:t>1</w:t>
      </w:r>
      <w:r w:rsidR="00071CAF">
        <w:rPr>
          <w:color w:val="000000" w:themeColor="text1"/>
        </w:rPr>
        <w:t>94</w:t>
      </w:r>
      <w:r w:rsidRPr="00F01DE4">
        <w:rPr>
          <w:color w:val="000000" w:themeColor="text1"/>
        </w:rPr>
        <w:t>-</w:t>
      </w:r>
      <w:r w:rsidR="00CA537C" w:rsidRPr="00F01DE4">
        <w:rPr>
          <w:color w:val="000000" w:themeColor="text1"/>
        </w:rPr>
        <w:t>1</w:t>
      </w:r>
      <w:r w:rsidR="00071CAF">
        <w:rPr>
          <w:color w:val="000000" w:themeColor="text1"/>
        </w:rPr>
        <w:t>96</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3F820F3B"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w:t>
      </w:r>
      <w:ins w:id="14" w:author="Nathan Lo" w:date="2026-04-16T18:57:00Z">
        <w:r w:rsidR="003A6686">
          <w:rPr>
            <w:color w:val="000000" w:themeColor="text1"/>
          </w:rPr>
          <w:t xml:space="preserve">from other research groups </w:t>
        </w:r>
      </w:ins>
      <w:r w:rsidR="002B16A8" w:rsidRPr="00F01DE4">
        <w:rPr>
          <w:color w:val="000000" w:themeColor="text1"/>
        </w:rPr>
        <w:t>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These values are broadly consistent with those observed in the original dataset and align with expectations given the species’ biology and phylogenetic position</w:t>
      </w:r>
      <w:commentRangeStart w:id="15"/>
      <w:r w:rsidRPr="00F01DE4">
        <w:rPr>
          <w:color w:val="000000" w:themeColor="text1"/>
        </w:rPr>
        <w:t>,</w:t>
      </w:r>
      <w:commentRangeEnd w:id="15"/>
      <w:r w:rsidR="002E16BF">
        <w:rPr>
          <w:rStyle w:val="CommentReference"/>
        </w:rPr>
        <w:commentReference w:id="15"/>
      </w:r>
      <w:r w:rsidRPr="00F01DE4">
        <w:rPr>
          <w:color w:val="000000" w:themeColor="text1"/>
        </w:rPr>
        <w:t xml:space="preserve">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6-04-13T16:07:00Z" w:initials="MOU">
    <w:p w14:paraId="538D2588" w14:textId="3805B66A" w:rsidR="00937106" w:rsidRDefault="00937106">
      <w:pPr>
        <w:pStyle w:val="CommentText"/>
      </w:pPr>
      <w:r>
        <w:rPr>
          <w:rStyle w:val="CommentReference"/>
        </w:rPr>
        <w:annotationRef/>
      </w:r>
      <w:r>
        <w:t>The line numbers throughout this document might be wonky due to track changes.</w:t>
      </w:r>
    </w:p>
  </w:comment>
  <w:comment w:id="1" w:author="Nathan Lo" w:date="2026-04-16T18:52:00Z" w:initials="NL">
    <w:p w14:paraId="449D939F" w14:textId="3792D266" w:rsidR="00353357" w:rsidRDefault="00353357" w:rsidP="00353357">
      <w:pPr>
        <w:pStyle w:val="CommentText"/>
      </w:pPr>
      <w:r>
        <w:rPr>
          <w:rStyle w:val="CommentReference"/>
        </w:rPr>
        <w:annotationRef/>
      </w:r>
      <w:r>
        <w:t>I modified the text here to match the changes I made in the ms and SI</w:t>
      </w:r>
    </w:p>
  </w:comment>
  <w:comment w:id="7"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15" w:author="Microsoft Office User" w:date="2026-04-10T12:26:00Z" w:initials="MOU">
    <w:p w14:paraId="01A6AAC6" w14:textId="020D044A" w:rsidR="002E16BF" w:rsidRDefault="002E16BF">
      <w:pPr>
        <w:pStyle w:val="CommentText"/>
      </w:pPr>
      <w:r>
        <w:rPr>
          <w:rStyle w:val="CommentReference"/>
        </w:rPr>
        <w:annotationRef/>
      </w:r>
      <w:r w:rsidRPr="002E16BF">
        <w:t xml:space="preserve">Though there was a surprisingly low number in the </w:t>
      </w:r>
      <w:r w:rsidRPr="002E16BF">
        <w:t>Ectobius pallidus and Loboptera decipiens (33–</w:t>
      </w:r>
      <w:r w:rsidRPr="002E16BF">
        <w:t>98)...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8D2588" w15:done="0"/>
  <w15:commentEx w15:paraId="449D939F" w15:done="0"/>
  <w15:commentEx w15:paraId="11A0AA91" w15:done="0"/>
  <w15:commentEx w15:paraId="01A6AA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BAE6C" w16cex:dateUtc="2026-04-16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8D2588" w16cid:durableId="2D879351"/>
  <w16cid:commentId w16cid:paraId="449D939F" w16cid:durableId="2D8BAE6C"/>
  <w16cid:commentId w16cid:paraId="11A0AA91" w16cid:durableId="2D7A1DE1"/>
  <w16cid:commentId w16cid:paraId="01A6AAC6" w16cid:durableId="2D836B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trackRevision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53357"/>
    <w:rsid w:val="0037713F"/>
    <w:rsid w:val="003A4E8C"/>
    <w:rsid w:val="003A6686"/>
    <w:rsid w:val="003F210B"/>
    <w:rsid w:val="00424E9F"/>
    <w:rsid w:val="00425E8D"/>
    <w:rsid w:val="0043360F"/>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37106"/>
    <w:rsid w:val="009503F3"/>
    <w:rsid w:val="009D1C01"/>
    <w:rsid w:val="00A071DE"/>
    <w:rsid w:val="00A66810"/>
    <w:rsid w:val="00A87255"/>
    <w:rsid w:val="00A96216"/>
    <w:rsid w:val="00AA49F6"/>
    <w:rsid w:val="00AB0BF7"/>
    <w:rsid w:val="00AC4270"/>
    <w:rsid w:val="00AE714D"/>
    <w:rsid w:val="00B0593A"/>
    <w:rsid w:val="00B6046D"/>
    <w:rsid w:val="00B74738"/>
    <w:rsid w:val="00BD6A03"/>
    <w:rsid w:val="00BF298C"/>
    <w:rsid w:val="00C60B41"/>
    <w:rsid w:val="00C7228A"/>
    <w:rsid w:val="00CA537C"/>
    <w:rsid w:val="00D368DE"/>
    <w:rsid w:val="00D533CC"/>
    <w:rsid w:val="00D869A8"/>
    <w:rsid w:val="00D97E7C"/>
    <w:rsid w:val="00DB7B5B"/>
    <w:rsid w:val="00DE215C"/>
    <w:rsid w:val="00E30CEA"/>
    <w:rsid w:val="00E807A8"/>
    <w:rsid w:val="00EB3E63"/>
    <w:rsid w:val="00ED076C"/>
    <w:rsid w:val="00F01DE4"/>
    <w:rsid w:val="00F42C8C"/>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unhideWhenUsed/>
    <w:rsid w:val="00EB3E63"/>
    <w:rPr>
      <w:sz w:val="20"/>
      <w:szCs w:val="20"/>
    </w:rPr>
  </w:style>
  <w:style w:type="character" w:customStyle="1" w:styleId="CommentTextChar">
    <w:name w:val="Comment Text Char"/>
    <w:basedOn w:val="DefaultParagraphFont"/>
    <w:link w:val="CommentText"/>
    <w:uiPriority w:val="99"/>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5</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Nathan Lo</cp:lastModifiedBy>
  <cp:revision>61</cp:revision>
  <dcterms:created xsi:type="dcterms:W3CDTF">2026-03-17T10:27:00Z</dcterms:created>
  <dcterms:modified xsi:type="dcterms:W3CDTF">2026-04-16T08:57:00Z</dcterms:modified>
</cp:coreProperties>
</file>