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xml:space="preserve">, </w:t>
      </w:r>
      <w:proofErr w:type="spellStart"/>
      <w:r w:rsidRPr="00915B11">
        <w:rPr>
          <w:rFonts w:asciiTheme="minorBidi" w:hAnsiTheme="minorBidi"/>
          <w:bCs/>
          <w:sz w:val="20"/>
        </w:rPr>
        <w:t>Zhuzhi</w:t>
      </w:r>
      <w:proofErr w:type="spellEnd"/>
      <w:r w:rsidRPr="00915B11">
        <w:rPr>
          <w:rFonts w:asciiTheme="minorBidi" w:hAnsiTheme="minorBidi"/>
          <w:bCs/>
          <w:sz w:val="20"/>
        </w:rPr>
        <w:t xml:space="preserve">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xml:space="preserve">, </w:t>
      </w:r>
      <w:proofErr w:type="spellStart"/>
      <w:r w:rsidRPr="00915B11">
        <w:rPr>
          <w:rFonts w:asciiTheme="minorBidi" w:hAnsiTheme="minorBidi"/>
          <w:bCs/>
          <w:sz w:val="20"/>
        </w:rPr>
        <w:t>Kokuto</w:t>
      </w:r>
      <w:proofErr w:type="spellEnd"/>
      <w:r w:rsidRPr="00915B11">
        <w:rPr>
          <w:rFonts w:asciiTheme="minorBidi" w:hAnsiTheme="minorBidi"/>
          <w:bCs/>
          <w:sz w:val="20"/>
        </w:rPr>
        <w:t xml:space="preserve">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Jil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67C4F8F3"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ins w:id="0" w:author="Kyle Ewart" w:date="2026-04-16T10:32:00Z" w16du:dateUtc="2026-04-16T09:32:00Z">
        <w:r w:rsidR="00D27067">
          <w:rPr>
            <w:rFonts w:ascii="Arial" w:hAnsi="Arial" w:cs="Arial"/>
            <w:sz w:val="20"/>
          </w:rPr>
          <w:t>5</w:t>
        </w:r>
      </w:ins>
      <w:ins w:id="1" w:author="Microsoft Office User" w:date="2026-04-03T12:55:00Z">
        <w:del w:id="2" w:author="Kyle Ewart" w:date="2026-04-16T10:32:00Z" w16du:dateUtc="2026-04-16T09:32:00Z">
          <w:r w:rsidR="00DA7AB3" w:rsidDel="00D27067">
            <w:rPr>
              <w:rFonts w:ascii="Arial" w:hAnsi="Arial" w:cs="Arial"/>
              <w:sz w:val="20"/>
            </w:rPr>
            <w:delText>#</w:delText>
          </w:r>
        </w:del>
      </w:ins>
      <w:del w:id="3" w:author="Microsoft Office User" w:date="2026-04-03T12:55:00Z">
        <w:r w:rsidR="006B2DE1" w:rsidDel="00DA7AB3">
          <w:rPr>
            <w:rFonts w:ascii="Arial" w:hAnsi="Arial" w:cs="Arial"/>
            <w:sz w:val="20"/>
          </w:rPr>
          <w:delText>3</w:delText>
        </w:r>
      </w:del>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7911ADCE" w:rsidR="002C030F" w:rsidRPr="00DC623A" w:rsidRDefault="007B5946" w:rsidP="00262D72">
      <w:pPr>
        <w:ind w:left="720"/>
        <w:rPr>
          <w:rFonts w:ascii="Arial" w:hAnsi="Arial" w:cs="Arial"/>
          <w:sz w:val="20"/>
        </w:rPr>
      </w:pPr>
      <w:r w:rsidRPr="00DC623A">
        <w:rPr>
          <w:rFonts w:ascii="Arial" w:hAnsi="Arial" w:cs="Arial"/>
          <w:sz w:val="20"/>
        </w:rPr>
        <w:t xml:space="preserve">Datasets S1 to </w:t>
      </w:r>
      <w:del w:id="4" w:author="Microsoft Office User" w:date="2026-04-03T12:55:00Z">
        <w:r w:rsidRPr="00DC623A" w:rsidDel="009F4E46">
          <w:rPr>
            <w:rFonts w:ascii="Arial" w:hAnsi="Arial" w:cs="Arial"/>
            <w:sz w:val="20"/>
          </w:rPr>
          <w:delText>S</w:delText>
        </w:r>
        <w:r w:rsidR="006B2DE1" w:rsidDel="009F4E46">
          <w:rPr>
            <w:rFonts w:ascii="Arial" w:hAnsi="Arial" w:cs="Arial"/>
            <w:sz w:val="20"/>
          </w:rPr>
          <w:delText>3</w:delText>
        </w:r>
      </w:del>
      <w:ins w:id="5" w:author="Microsoft Office User" w:date="2026-04-03T12:55:00Z">
        <w:r w:rsidR="009F4E46" w:rsidRPr="00DC623A">
          <w:rPr>
            <w:rFonts w:ascii="Arial" w:hAnsi="Arial" w:cs="Arial"/>
            <w:sz w:val="20"/>
          </w:rPr>
          <w:t>S</w:t>
        </w:r>
      </w:ins>
      <w:ins w:id="6" w:author="Kyle Ewart" w:date="2026-04-16T10:32:00Z" w16du:dateUtc="2026-04-16T09:32:00Z">
        <w:r w:rsidR="00D27067">
          <w:rPr>
            <w:rFonts w:ascii="Arial" w:hAnsi="Arial" w:cs="Arial"/>
            <w:sz w:val="20"/>
          </w:rPr>
          <w:t>5</w:t>
        </w:r>
      </w:ins>
      <w:ins w:id="7" w:author="Microsoft Office User" w:date="2026-04-03T12:55:00Z">
        <w:del w:id="8" w:author="Kyle Ewart" w:date="2026-04-16T10:32:00Z" w16du:dateUtc="2026-04-16T09:32:00Z">
          <w:r w:rsidR="009F4E46" w:rsidDel="00D27067">
            <w:rPr>
              <w:rFonts w:ascii="Arial" w:hAnsi="Arial" w:cs="Arial"/>
              <w:sz w:val="20"/>
            </w:rPr>
            <w:delText>#</w:delText>
          </w:r>
        </w:del>
      </w:ins>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9" w:name="Tables"/>
      <w:bookmarkStart w:id="10" w:name="MaterialsMethods"/>
      <w:bookmarkEnd w:id="9"/>
      <w:bookmarkEnd w:id="10"/>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w:t>
      </w:r>
      <w:proofErr w:type="spellStart"/>
      <w:r w:rsidRPr="00F46F77">
        <w:rPr>
          <w:rFonts w:asciiTheme="minorBidi" w:hAnsiTheme="minorBidi" w:cstheme="minorBidi"/>
          <w:bCs/>
          <w:iCs/>
          <w:sz w:val="20"/>
        </w:rPr>
        <w:t>Blaberidae</w:t>
      </w:r>
      <w:proofErr w:type="spellEnd"/>
      <w:r w:rsidRPr="00F46F77">
        <w:rPr>
          <w:rFonts w:asciiTheme="minorBidi" w:hAnsiTheme="minorBidi" w:cstheme="minorBidi"/>
          <w:bCs/>
          <w:iCs/>
          <w:sz w:val="20"/>
        </w:rPr>
        <w:t xml:space="preserve"> species (Dataset S1), </w:t>
      </w:r>
      <w:proofErr w:type="spellStart"/>
      <w:r w:rsidRPr="00F46F77">
        <w:rPr>
          <w:rFonts w:asciiTheme="minorBidi" w:hAnsiTheme="minorBidi" w:cstheme="minorBidi"/>
          <w:bCs/>
          <w:iCs/>
          <w:sz w:val="20"/>
        </w:rPr>
        <w:t>analysed</w:t>
      </w:r>
      <w:proofErr w:type="spellEnd"/>
      <w:r w:rsidRPr="00F46F77">
        <w:rPr>
          <w:rFonts w:asciiTheme="minorBidi" w:hAnsiTheme="minorBidi" w:cstheme="minorBidi"/>
          <w:bCs/>
          <w:iCs/>
          <w:sz w:val="20"/>
        </w:rPr>
        <w:t xml:space="preserve"> with previously generated </w:t>
      </w:r>
      <w:r w:rsidR="00EE1430">
        <w:rPr>
          <w:rFonts w:asciiTheme="minorBidi" w:hAnsiTheme="minorBidi" w:cstheme="minorBidi"/>
          <w:bCs/>
          <w:iCs/>
          <w:sz w:val="20"/>
        </w:rPr>
        <w:t xml:space="preserve">genomes from 15 </w:t>
      </w:r>
      <w:r w:rsidRPr="00F46F77">
        <w:rPr>
          <w:rFonts w:asciiTheme="minorBidi" w:hAnsiTheme="minorBidi" w:cstheme="minorBidi"/>
          <w:bCs/>
          <w:iCs/>
          <w:sz w:val="20"/>
        </w:rPr>
        <w:t xml:space="preserve">Blattodea and </w:t>
      </w:r>
      <w:r w:rsidRPr="00F46F77">
        <w:rPr>
          <w:rFonts w:asciiTheme="minorBidi" w:hAnsiTheme="minorBidi" w:cstheme="minorBidi"/>
          <w:color w:val="000000" w:themeColor="text1"/>
          <w:sz w:val="20"/>
        </w:rPr>
        <w:t xml:space="preserve">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proofErr w:type="spellStart"/>
      <w:r w:rsidRPr="00F46F77">
        <w:rPr>
          <w:rFonts w:asciiTheme="minorBidi" w:hAnsiTheme="minorBidi" w:cstheme="minorBidi"/>
          <w:bCs/>
          <w:i/>
          <w:sz w:val="20"/>
        </w:rPr>
        <w:t>Macropanesthia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lithgowae</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Neogeoscapheus</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dahmsi</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lata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sloanei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tegminifera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Eungella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Kroombit</w:t>
      </w:r>
      <w:proofErr w:type="spellEnd"/>
      <w:r w:rsidRPr="00F46F77">
        <w:rPr>
          <w:rFonts w:asciiTheme="minorBidi" w:hAnsiTheme="minorBidi" w:cstheme="minorBidi"/>
          <w:bCs/>
          <w:iCs/>
          <w:sz w:val="20"/>
        </w:rPr>
        <w:t xml:space="preserve"> Tops) and </w:t>
      </w:r>
      <w:proofErr w:type="spellStart"/>
      <w:r w:rsidRPr="00F46F77">
        <w:rPr>
          <w:rFonts w:asciiTheme="minorBidi" w:hAnsiTheme="minorBidi" w:cstheme="minorBidi"/>
          <w:bCs/>
          <w:i/>
          <w:sz w:val="20"/>
        </w:rPr>
        <w:t>Parapanesthia</w:t>
      </w:r>
      <w:proofErr w:type="spellEnd"/>
      <w:r w:rsidRPr="00F46F77">
        <w:rPr>
          <w:rFonts w:asciiTheme="minorBidi" w:hAnsiTheme="minorBidi" w:cstheme="minorBidi"/>
          <w:bCs/>
          <w:i/>
          <w:sz w:val="20"/>
        </w:rPr>
        <w:t xml:space="preserve"> gigantea</w:t>
      </w:r>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 xml:space="preserve">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w:t>
      </w:r>
      <w:proofErr w:type="spellStart"/>
      <w:r w:rsidRPr="00F46F77">
        <w:rPr>
          <w:rFonts w:asciiTheme="minorBidi" w:hAnsiTheme="minorBidi" w:cstheme="minorBidi"/>
          <w:sz w:val="20"/>
        </w:rPr>
        <w:t>Kroombit</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sz w:val="20"/>
        </w:rPr>
        <w:t>, and</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Par. gigantea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tegminifera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color w:val="000000"/>
          <w:sz w:val="20"/>
        </w:rPr>
        <w:t> (</w:t>
      </w:r>
      <w:proofErr w:type="spellStart"/>
      <w:r w:rsidRPr="00F46F77">
        <w:rPr>
          <w:rFonts w:asciiTheme="minorBidi" w:hAnsiTheme="minorBidi" w:cstheme="minorBidi"/>
          <w:color w:val="000000"/>
          <w:sz w:val="20"/>
        </w:rPr>
        <w:t>Eungella</w:t>
      </w:r>
      <w:proofErr w:type="spellEnd"/>
      <w:r w:rsidRPr="00F46F77">
        <w:rPr>
          <w:rFonts w:asciiTheme="minorBidi" w:hAnsiTheme="minorBidi" w:cstheme="minorBidi"/>
          <w:color w:val="000000"/>
          <w:sz w:val="20"/>
        </w:rPr>
        <w:t xml:space="preserve">) and </w:t>
      </w:r>
      <w:r w:rsidRPr="00F46F77">
        <w:rPr>
          <w:rFonts w:asciiTheme="minorBidi" w:hAnsiTheme="minorBidi" w:cstheme="minorBidi"/>
          <w:i/>
          <w:iCs/>
          <w:color w:val="000000"/>
          <w:sz w:val="20"/>
        </w:rPr>
        <w:t xml:space="preserve">N. </w:t>
      </w:r>
      <w:proofErr w:type="spellStart"/>
      <w:r w:rsidRPr="00F46F77">
        <w:rPr>
          <w:rFonts w:asciiTheme="minorBidi" w:hAnsiTheme="minorBidi" w:cstheme="minorBidi"/>
          <w:i/>
          <w:iCs/>
          <w:color w:val="000000"/>
          <w:sz w:val="20"/>
        </w:rPr>
        <w:t>dahmsi</w:t>
      </w:r>
      <w:proofErr w:type="spellEnd"/>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74524160"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spellStart"/>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:isoamyl</w:t>
      </w:r>
      <w:proofErr w:type="spellEnd"/>
      <w:r w:rsidRPr="00F46F77">
        <w:rPr>
          <w:rFonts w:asciiTheme="minorBidi" w:hAnsiTheme="minorBidi" w:cstheme="minorBidi"/>
          <w:sz w:val="20"/>
        </w:rPr>
        <w:t xml:space="preserve">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w:t>
      </w:r>
      <w:ins w:id="11" w:author="Nathan Lo" w:date="2026-04-16T18:34:00Z">
        <w:r w:rsidR="00EB7BBB">
          <w:rPr>
            <w:rFonts w:asciiTheme="minorBidi" w:hAnsiTheme="minorBidi" w:cstheme="minorBidi"/>
            <w:sz w:val="20"/>
          </w:rPr>
          <w:t>,</w:t>
        </w:r>
      </w:ins>
      <w:r w:rsidRPr="00F46F77">
        <w:rPr>
          <w:rFonts w:asciiTheme="minorBidi" w:hAnsiTheme="minorBidi" w:cstheme="minorBidi"/>
          <w:sz w:val="20"/>
        </w:rPr>
        <w:t xml:space="preserve">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Elution Buffer II. The quality and integrity of the gDNA was assessed by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using Genomic DNA </w:t>
      </w:r>
      <w:proofErr w:type="spellStart"/>
      <w:r w:rsidRPr="00F46F77">
        <w:rPr>
          <w:rFonts w:asciiTheme="minorBidi" w:hAnsiTheme="minorBidi" w:cstheme="minorBidi"/>
          <w:sz w:val="20"/>
        </w:rPr>
        <w:t>ScreenTape</w:t>
      </w:r>
      <w:proofErr w:type="spellEnd"/>
      <w:r w:rsidRPr="00F46F77">
        <w:rPr>
          <w:rFonts w:asciiTheme="minorBidi" w:hAnsiTheme="minorBidi" w:cstheme="minorBidi"/>
          <w:sz w:val="20"/>
        </w:rPr>
        <w:t xml:space="preserve"> (Cat No. 5067-5365) and reagents (Cat No. 5067-5366). The absorbance ratios were assessed by Nanodrop Spectrophotometer (</w:t>
      </w:r>
      <w:proofErr w:type="spellStart"/>
      <w:r w:rsidRPr="00F46F77">
        <w:rPr>
          <w:rFonts w:asciiTheme="minorBidi" w:hAnsiTheme="minorBidi" w:cstheme="minorBidi"/>
          <w:sz w:val="20"/>
        </w:rPr>
        <w:t>DeNovix</w:t>
      </w:r>
      <w:proofErr w:type="spellEnd"/>
      <w:r w:rsidRPr="00F46F77">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i/>
          <w:iCs/>
          <w:sz w:val="20"/>
        </w:rPr>
        <w:t xml:space="preserve">, N. </w:t>
      </w:r>
      <w:proofErr w:type="spellStart"/>
      <w:r w:rsidRPr="00F46F77">
        <w:rPr>
          <w:rFonts w:asciiTheme="minorBidi" w:hAnsiTheme="minorBidi" w:cstheme="minorBidi"/>
          <w:i/>
          <w:iCs/>
          <w:sz w:val="20"/>
        </w:rPr>
        <w:t>dahmsi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tegminifera</w:t>
      </w:r>
      <w:proofErr w:type="spellEnd"/>
      <w:r w:rsidRPr="00F46F77">
        <w:rPr>
          <w:rFonts w:asciiTheme="minorBidi" w:hAnsiTheme="minorBidi" w:cstheme="minorBidi"/>
          <w:i/>
          <w:iCs/>
          <w:sz w:val="20"/>
        </w:rPr>
        <w:t xml:space="preserve">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 xml:space="preserve">C to improve the recovery of long fragments. The integrity and concentration of final libraries were assessed using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 xml:space="preserve">Libraries were sequenced on a </w:t>
      </w:r>
      <w:proofErr w:type="spellStart"/>
      <w:r w:rsidRPr="00F46F77">
        <w:rPr>
          <w:rFonts w:asciiTheme="minorBidi" w:hAnsiTheme="minorBidi" w:cstheme="minorBidi"/>
          <w:sz w:val="20"/>
        </w:rPr>
        <w:t>PromethION</w:t>
      </w:r>
      <w:proofErr w:type="spellEnd"/>
      <w:r w:rsidRPr="00F46F77">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tryoni</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tegminifera</w:t>
      </w:r>
      <w:proofErr w:type="spellEnd"/>
      <w:r w:rsidR="009A1543" w:rsidRPr="009A1543">
        <w:rPr>
          <w:rFonts w:asciiTheme="minorBidi" w:hAnsiTheme="minorBidi" w:cstheme="minorBidi"/>
          <w:sz w:val="20"/>
        </w:rPr>
        <w:t xml:space="preserve"> (Z011), </w:t>
      </w:r>
      <w:proofErr w:type="spellStart"/>
      <w:r w:rsidR="009A1543" w:rsidRPr="009A1543">
        <w:rPr>
          <w:rFonts w:asciiTheme="minorBidi" w:hAnsiTheme="minorBidi" w:cstheme="minorBidi"/>
          <w:i/>
          <w:iCs/>
          <w:sz w:val="20"/>
        </w:rPr>
        <w:t>Macropanesthia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lithgowae</w:t>
      </w:r>
      <w:proofErr w:type="spellEnd"/>
      <w:r w:rsidR="009A1543" w:rsidRPr="009A1543">
        <w:rPr>
          <w:rFonts w:asciiTheme="minorBidi" w:hAnsiTheme="minorBidi" w:cstheme="minorBidi"/>
          <w:sz w:val="20"/>
        </w:rPr>
        <w:t xml:space="preserve"> (Z009) and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sloanei</w:t>
      </w:r>
      <w:proofErr w:type="spellEnd"/>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 xml:space="preserve">using </w:t>
      </w:r>
      <w:proofErr w:type="spellStart"/>
      <w:r w:rsidR="001E5D60">
        <w:rPr>
          <w:rFonts w:asciiTheme="minorBidi" w:hAnsiTheme="minorBidi" w:cstheme="minorBidi"/>
          <w:sz w:val="20"/>
        </w:rPr>
        <w:t>Trizol</w:t>
      </w:r>
      <w:proofErr w:type="spellEnd"/>
      <w:r w:rsidR="001E5D60">
        <w:rPr>
          <w:rFonts w:asciiTheme="minorBidi" w:hAnsiTheme="minorBidi" w:cstheme="minorBidi"/>
          <w:sz w:val="20"/>
        </w:rPr>
        <w:t>,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offsprings) were removed using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F46F77">
        <w:rPr>
          <w:rFonts w:asciiTheme="minorBidi" w:hAnsiTheme="minorBidi" w:cstheme="minorBidi"/>
          <w:color w:val="000000" w:themeColor="text1"/>
          <w:sz w:val="20"/>
        </w:rPr>
        <w:t>fastq</w:t>
      </w:r>
      <w:proofErr w:type="spellEnd"/>
      <w:r w:rsidRPr="00F46F77">
        <w:rPr>
          <w:rFonts w:asciiTheme="minorBidi" w:hAnsiTheme="minorBidi" w:cstheme="minorBidi"/>
          <w:color w:val="000000" w:themeColor="text1"/>
          <w:sz w:val="20"/>
        </w:rPr>
        <w:t xml:space="preserve">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Flye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(--nano-</w:t>
      </w:r>
      <w:proofErr w:type="spellStart"/>
      <w:r w:rsidRPr="00F46F77">
        <w:rPr>
          <w:rFonts w:asciiTheme="minorBidi" w:hAnsiTheme="minorBidi" w:cstheme="minorBidi"/>
          <w:color w:val="000000" w:themeColor="text1"/>
          <w:sz w:val="20"/>
        </w:rPr>
        <w:t>corr</w:t>
      </w:r>
      <w:proofErr w:type="spellEnd"/>
      <w:r w:rsidRPr="00F46F77">
        <w:rPr>
          <w:rFonts w:asciiTheme="minorBidi" w:hAnsiTheme="minorBidi" w:cstheme="minorBidi"/>
          <w:color w:val="000000" w:themeColor="text1"/>
          <w:sz w:val="20"/>
        </w:rPr>
        <w:t xml:space="preserve">) and a minimum overlap of 10,000 (--min-overlap 10000), while the other ONT sequencing data was assembled using the ‘ONT raw’ mode (--nano-raw) and default settings. An additional two iterations of polishing were carried out after the assemblies. The </w:t>
      </w:r>
      <w:proofErr w:type="spellStart"/>
      <w:r w:rsidRPr="00F46F77">
        <w:rPr>
          <w:rFonts w:asciiTheme="minorBidi" w:hAnsiTheme="minorBidi" w:cstheme="minorBidi"/>
          <w:color w:val="000000" w:themeColor="text1"/>
          <w:sz w:val="20"/>
        </w:rPr>
        <w:t>purge_dups</w:t>
      </w:r>
      <w:proofErr w:type="spellEnd"/>
      <w:r w:rsidRPr="00F46F77">
        <w:rPr>
          <w:rFonts w:asciiTheme="minorBidi" w:hAnsiTheme="minorBidi" w:cstheme="minorBidi"/>
          <w:color w:val="000000" w:themeColor="text1"/>
          <w:sz w:val="20"/>
        </w:rPr>
        <w:t xml:space="preserve">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F46F77">
        <w:rPr>
          <w:rFonts w:asciiTheme="minorBidi" w:hAnsiTheme="minorBidi" w:cstheme="minorBidi"/>
          <w:color w:val="000000" w:themeColor="text1"/>
          <w:sz w:val="20"/>
        </w:rPr>
        <w:t>Insecta</w:t>
      </w:r>
      <w:proofErr w:type="spellEnd"/>
      <w:r w:rsidRPr="00F46F77">
        <w:rPr>
          <w:rFonts w:asciiTheme="minorBidi" w:hAnsiTheme="minorBidi" w:cstheme="minorBidi"/>
          <w:color w:val="000000" w:themeColor="text1"/>
          <w:sz w:val="20"/>
        </w:rPr>
        <w:t xml:space="preserve">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w:t>
      </w:r>
      <w:proofErr w:type="spellStart"/>
      <w:r w:rsidRPr="00F46F77">
        <w:rPr>
          <w:rFonts w:asciiTheme="minorBidi" w:hAnsiTheme="minorBidi" w:cstheme="minorBidi"/>
          <w:color w:val="000000" w:themeColor="text1"/>
          <w:sz w:val="20"/>
        </w:rPr>
        <w:t>RepeatModeler</w:t>
      </w:r>
      <w:proofErr w:type="spellEnd"/>
      <w:r w:rsidRPr="00F46F77">
        <w:rPr>
          <w:rFonts w:asciiTheme="minorBidi" w:hAnsiTheme="minorBidi" w:cstheme="minorBidi"/>
          <w:color w:val="000000" w:themeColor="text1"/>
          <w:sz w:val="20"/>
        </w:rPr>
        <w:t xml:space="preserve">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w:t>
      </w:r>
      <w:proofErr w:type="spellStart"/>
      <w:r w:rsidRPr="00F46F77">
        <w:rPr>
          <w:rFonts w:asciiTheme="minorBidi" w:hAnsiTheme="minorBidi" w:cstheme="minorBidi"/>
          <w:color w:val="000000" w:themeColor="text1"/>
          <w:sz w:val="20"/>
        </w:rPr>
        <w:t>RepeatMasker</w:t>
      </w:r>
      <w:proofErr w:type="spellEnd"/>
      <w:r w:rsidRPr="00F46F77">
        <w:rPr>
          <w:rFonts w:asciiTheme="minorBidi" w:hAnsiTheme="minorBidi" w:cstheme="minorBidi"/>
          <w:color w:val="000000" w:themeColor="text1"/>
          <w:sz w:val="20"/>
        </w:rPr>
        <w:t xml:space="preserve">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applying the ‘-</w:t>
      </w:r>
      <w:proofErr w:type="spellStart"/>
      <w:r w:rsidRPr="00F46F77">
        <w:rPr>
          <w:rFonts w:asciiTheme="minorBidi" w:hAnsiTheme="minorBidi" w:cstheme="minorBidi"/>
          <w:color w:val="000000" w:themeColor="text1"/>
          <w:sz w:val="20"/>
        </w:rPr>
        <w:t>nolow</w:t>
      </w:r>
      <w:proofErr w:type="spellEnd"/>
      <w:r w:rsidRPr="00F46F77">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proofErr w:type="spellStart"/>
      <w:r w:rsidRPr="00F46F77">
        <w:rPr>
          <w:rFonts w:asciiTheme="minorBidi" w:hAnsiTheme="minorBidi" w:cstheme="minorBidi"/>
          <w:i/>
          <w:iCs/>
          <w:color w:val="000000" w:themeColor="text1"/>
          <w:sz w:val="20"/>
        </w:rPr>
        <w:t>Acyrthosiphon</w:t>
      </w:r>
      <w:proofErr w:type="spellEnd"/>
      <w:r w:rsidRPr="00F46F77">
        <w:rPr>
          <w:rFonts w:asciiTheme="minorBidi" w:hAnsiTheme="minorBidi" w:cstheme="minorBidi"/>
          <w:i/>
          <w:iCs/>
          <w:color w:val="000000" w:themeColor="text1"/>
          <w:sz w:val="20"/>
        </w:rPr>
        <w:t xml:space="preserve"> </w:t>
      </w:r>
      <w:proofErr w:type="spellStart"/>
      <w:r w:rsidRPr="00F46F77">
        <w:rPr>
          <w:rFonts w:asciiTheme="minorBidi" w:hAnsiTheme="minorBidi" w:cstheme="minorBidi"/>
          <w:i/>
          <w:iCs/>
          <w:color w:val="000000" w:themeColor="text1"/>
          <w:sz w:val="20"/>
        </w:rPr>
        <w:t>pisum</w:t>
      </w:r>
      <w:proofErr w:type="spellEnd"/>
      <w:r w:rsidRPr="00F46F77">
        <w:rPr>
          <w:rFonts w:asciiTheme="minorBidi" w:hAnsiTheme="minorBidi" w:cstheme="minorBidi"/>
          <w:color w:val="000000" w:themeColor="text1"/>
          <w:sz w:val="20"/>
        </w:rPr>
        <w:t xml:space="preserve">) genome, and a curated insect protein database (provided by </w:t>
      </w:r>
      <w:proofErr w:type="spellStart"/>
      <w:r w:rsidRPr="00F46F77">
        <w:rPr>
          <w:rFonts w:asciiTheme="minorBidi" w:hAnsiTheme="minorBidi" w:cstheme="minorBidi"/>
          <w:color w:val="000000" w:themeColor="text1"/>
          <w:sz w:val="20"/>
        </w:rPr>
        <w:t>Softberry</w:t>
      </w:r>
      <w:proofErr w:type="spellEnd"/>
      <w:r w:rsidRPr="00F46F77">
        <w:rPr>
          <w:rFonts w:asciiTheme="minorBidi" w:hAnsiTheme="minorBidi" w:cstheme="minorBidi"/>
          <w:color w:val="000000" w:themeColor="text1"/>
          <w:sz w:val="20"/>
        </w:rPr>
        <w:t>; 2020 release) for “</w:t>
      </w:r>
      <w:proofErr w:type="spellStart"/>
      <w:r w:rsidRPr="00F46F77">
        <w:rPr>
          <w:rFonts w:asciiTheme="minorBidi" w:hAnsiTheme="minorBidi" w:cstheme="minorBidi"/>
          <w:color w:val="000000" w:themeColor="text1"/>
          <w:sz w:val="20"/>
        </w:rPr>
        <w:t>prot_map</w:t>
      </w:r>
      <w:proofErr w:type="spellEnd"/>
      <w:r w:rsidRPr="00F46F77">
        <w:rPr>
          <w:rFonts w:asciiTheme="minorBidi" w:hAnsiTheme="minorBidi" w:cstheme="minorBidi"/>
          <w:color w:val="000000" w:themeColor="text1"/>
          <w:sz w:val="20"/>
        </w:rPr>
        <w:t xml:space="preserve">”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w:t>
      </w:r>
      <w:proofErr w:type="spellStart"/>
      <w:r w:rsidRPr="00F46F77">
        <w:rPr>
          <w:rFonts w:asciiTheme="minorBidi" w:hAnsiTheme="minorBidi" w:cstheme="minorBidi"/>
          <w:color w:val="000000" w:themeColor="text1"/>
          <w:sz w:val="20"/>
        </w:rPr>
        <w:t>InsectBase</w:t>
      </w:r>
      <w:proofErr w:type="spellEnd"/>
      <w:r w:rsidRPr="00F46F77">
        <w:rPr>
          <w:rFonts w:asciiTheme="minorBidi" w:hAnsiTheme="minorBidi" w:cstheme="minorBidi"/>
          <w:color w:val="000000" w:themeColor="text1"/>
          <w:sz w:val="20"/>
        </w:rPr>
        <w:t xml:space="preserv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nevadensis</w:t>
      </w:r>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Raw RNA reads underwent secondary quality assessment using FastQC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followed by adaptor trimming and removal of reads with length &lt;20 bp and Q</w:t>
      </w:r>
      <w:r w:rsidR="009A1543">
        <w:rPr>
          <w:rFonts w:ascii="Arial" w:hAnsi="Arial" w:cs="Arial"/>
          <w:sz w:val="20"/>
          <w:u w:val="none"/>
        </w:rPr>
        <w:t>-</w:t>
      </w:r>
      <w:r>
        <w:rPr>
          <w:rFonts w:ascii="Arial" w:hAnsi="Arial" w:cs="Arial"/>
          <w:sz w:val="20"/>
          <w:u w:val="none"/>
        </w:rPr>
        <w:t xml:space="preserve">scores &lt;20 using the </w:t>
      </w:r>
      <w:proofErr w:type="spellStart"/>
      <w:r>
        <w:rPr>
          <w:rFonts w:ascii="Arial" w:hAnsi="Arial" w:cs="Arial"/>
          <w:sz w:val="20"/>
          <w:u w:val="none"/>
        </w:rPr>
        <w:t>BBDuk</w:t>
      </w:r>
      <w:proofErr w:type="spellEnd"/>
      <w:r>
        <w:rPr>
          <w:rFonts w:ascii="Arial" w:hAnsi="Arial" w:cs="Arial"/>
          <w:sz w:val="20"/>
          <w:u w:val="none"/>
        </w:rPr>
        <w:t xml:space="preserve"> function in </w:t>
      </w:r>
      <w:proofErr w:type="spellStart"/>
      <w:r>
        <w:rPr>
          <w:rFonts w:ascii="Arial" w:hAnsi="Arial" w:cs="Arial"/>
          <w:i/>
          <w:iCs/>
          <w:sz w:val="20"/>
          <w:u w:val="none"/>
        </w:rPr>
        <w:t>BBTools</w:t>
      </w:r>
      <w:proofErr w:type="spellEnd"/>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proofErr w:type="spellStart"/>
      <w:r w:rsidRPr="009A1543">
        <w:rPr>
          <w:rFonts w:ascii="Arial" w:hAnsi="Arial" w:cs="Arial"/>
          <w:i/>
          <w:iCs/>
          <w:sz w:val="20"/>
          <w:u w:val="none"/>
        </w:rPr>
        <w:t>StringTie</w:t>
      </w:r>
      <w:proofErr w:type="spellEnd"/>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proofErr w:type="spellStart"/>
      <w:r>
        <w:rPr>
          <w:rFonts w:ascii="Arial" w:hAnsi="Arial" w:cs="Arial"/>
          <w:i/>
          <w:iCs/>
          <w:sz w:val="20"/>
          <w:u w:val="none"/>
        </w:rPr>
        <w:t>TransDecoder</w:t>
      </w:r>
      <w:proofErr w:type="spellEnd"/>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We used a custom awk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CF173A7" w:rsidR="006B2DE1" w:rsidRDefault="00E70052" w:rsidP="00E70052">
      <w:pPr>
        <w:pStyle w:val="SMSubheading"/>
        <w:rPr>
          <w:ins w:id="12" w:author="Maxim Warwick Dus Adams" w:date="2026-04-16T17:11:00Z"/>
          <w:rFonts w:ascii="Arial" w:hAnsi="Arial" w:cs="Arial"/>
          <w:sz w:val="20"/>
          <w:u w:val="none"/>
        </w:rPr>
      </w:pPr>
      <w:r w:rsidRPr="00E70052">
        <w:rPr>
          <w:rFonts w:ascii="Arial" w:hAnsi="Arial" w:cs="Arial"/>
          <w:sz w:val="20"/>
          <w:u w:val="none"/>
        </w:rPr>
        <w:t xml:space="preserve">To determine whether HGT sequences were transcribed, we used </w:t>
      </w:r>
      <w:proofErr w:type="spellStart"/>
      <w:r w:rsidRPr="00E70052">
        <w:rPr>
          <w:rFonts w:ascii="Arial" w:hAnsi="Arial" w:cs="Arial"/>
          <w:sz w:val="20"/>
          <w:u w:val="none"/>
        </w:rPr>
        <w:t>blastn</w:t>
      </w:r>
      <w:proofErr w:type="spellEnd"/>
      <w:r w:rsidRPr="00E70052">
        <w:rPr>
          <w:rFonts w:ascii="Arial" w:hAnsi="Arial" w:cs="Arial"/>
          <w:sz w:val="20"/>
          <w:u w:val="none"/>
        </w:rPr>
        <w:t xml:space="preserve"> v2.2.3 to align the </w:t>
      </w:r>
      <w:proofErr w:type="spellStart"/>
      <w:r w:rsidRPr="00E70052">
        <w:rPr>
          <w:rFonts w:ascii="Arial" w:hAnsi="Arial" w:cs="Arial"/>
          <w:sz w:val="20"/>
          <w:u w:val="none"/>
        </w:rPr>
        <w:t>fasta</w:t>
      </w:r>
      <w:proofErr w:type="spellEnd"/>
      <w:r w:rsidRPr="00E70052">
        <w:rPr>
          <w:rFonts w:ascii="Arial" w:hAnsi="Arial" w:cs="Arial"/>
          <w:sz w:val="20"/>
          <w:u w:val="none"/>
        </w:rPr>
        <w:t xml:space="preserve">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E70052">
        <w:rPr>
          <w:rFonts w:ascii="Arial" w:hAnsi="Arial" w:cs="Arial"/>
          <w:sz w:val="20"/>
          <w:u w:val="none"/>
        </w:rPr>
        <w:t>exonic</w:t>
      </w:r>
      <w:proofErr w:type="spellEnd"/>
      <w:r w:rsidRPr="00E70052">
        <w:rPr>
          <w:rFonts w:ascii="Arial" w:hAnsi="Arial" w:cs="Arial"/>
          <w:sz w:val="20"/>
          <w:u w:val="none"/>
        </w:rPr>
        <w:t xml:space="preserve"> or intronic </w:t>
      </w:r>
      <w:r w:rsidRPr="00E70052">
        <w:rPr>
          <w:rFonts w:ascii="Arial" w:hAnsi="Arial" w:cs="Arial"/>
          <w:sz w:val="20"/>
          <w:u w:val="none"/>
        </w:rPr>
        <w:lastRenderedPageBreak/>
        <w:t>regions.</w:t>
      </w:r>
      <w:ins w:id="13" w:author="Maxim Warwick Dus Adams" w:date="2026-04-16T17:10:00Z">
        <w:r w:rsidR="00991A8E">
          <w:rPr>
            <w:rFonts w:ascii="Arial" w:hAnsi="Arial" w:cs="Arial"/>
            <w:sz w:val="20"/>
            <w:u w:val="none"/>
          </w:rPr>
          <w:t xml:space="preserve"> </w:t>
        </w:r>
      </w:ins>
      <w:ins w:id="14" w:author="Maxim Warwick Dus Adams" w:date="2026-04-16T17:11:00Z">
        <w:r w:rsidR="00991A8E">
          <w:rPr>
            <w:rFonts w:ascii="Arial" w:hAnsi="Arial" w:cs="Arial"/>
            <w:sz w:val="20"/>
            <w:u w:val="none"/>
          </w:rPr>
          <w:t xml:space="preserve">For inserts inferred to coincide with </w:t>
        </w:r>
        <w:proofErr w:type="spellStart"/>
        <w:r w:rsidR="00991A8E">
          <w:rPr>
            <w:rFonts w:ascii="Arial" w:hAnsi="Arial" w:cs="Arial"/>
            <w:sz w:val="20"/>
            <w:u w:val="none"/>
          </w:rPr>
          <w:t>exonic</w:t>
        </w:r>
        <w:proofErr w:type="spellEnd"/>
        <w:r w:rsidR="00991A8E">
          <w:rPr>
            <w:rFonts w:ascii="Arial" w:hAnsi="Arial" w:cs="Arial"/>
            <w:sz w:val="20"/>
            <w:u w:val="none"/>
          </w:rPr>
          <w:t xml:space="preserve"> regions, we investigated the potential function</w:t>
        </w:r>
      </w:ins>
      <w:ins w:id="15" w:author="Maxim Warwick Dus Adams" w:date="2026-04-16T17:12:00Z">
        <w:r w:rsidR="00991A8E">
          <w:rPr>
            <w:rFonts w:ascii="Arial" w:hAnsi="Arial" w:cs="Arial"/>
            <w:sz w:val="20"/>
            <w:u w:val="none"/>
          </w:rPr>
          <w:t>s</w:t>
        </w:r>
      </w:ins>
      <w:ins w:id="16" w:author="Maxim Warwick Dus Adams" w:date="2026-04-16T17:11:00Z">
        <w:r w:rsidR="00991A8E">
          <w:rPr>
            <w:rFonts w:ascii="Arial" w:hAnsi="Arial" w:cs="Arial"/>
            <w:sz w:val="20"/>
            <w:u w:val="none"/>
          </w:rPr>
          <w:t xml:space="preserve"> of the associated genes by </w:t>
        </w:r>
      </w:ins>
      <w:ins w:id="17" w:author="Maxim Warwick Dus Adams" w:date="2026-04-16T17:12:00Z">
        <w:r w:rsidR="00991A8E">
          <w:rPr>
            <w:rFonts w:ascii="Arial" w:hAnsi="Arial" w:cs="Arial"/>
            <w:sz w:val="20"/>
            <w:u w:val="none"/>
          </w:rPr>
          <w:t>examining the</w:t>
        </w:r>
      </w:ins>
      <w:ins w:id="18" w:author="Maxim Warwick Dus Adams" w:date="2026-04-16T17:13:00Z">
        <w:r w:rsidR="00991A8E">
          <w:rPr>
            <w:rFonts w:ascii="Arial" w:hAnsi="Arial" w:cs="Arial"/>
            <w:sz w:val="20"/>
            <w:u w:val="none"/>
          </w:rPr>
          <w:t>ir homology with previously annotated genes in FGENESH++ (Dataset S</w:t>
        </w:r>
        <w:r w:rsidR="00430792">
          <w:rPr>
            <w:rFonts w:ascii="Arial" w:hAnsi="Arial" w:cs="Arial"/>
            <w:sz w:val="20"/>
            <w:u w:val="none"/>
          </w:rPr>
          <w:t>5</w:t>
        </w:r>
        <w:r w:rsidR="00991A8E">
          <w:rPr>
            <w:rFonts w:ascii="Arial" w:hAnsi="Arial" w:cs="Arial"/>
            <w:sz w:val="20"/>
            <w:u w:val="none"/>
          </w:rPr>
          <w:t>).</w:t>
        </w:r>
      </w:ins>
      <w:del w:id="19" w:author="Maxim Warwick Dus Adams" w:date="2026-04-16T17:11:00Z">
        <w:r w:rsidDel="00991A8E">
          <w:rPr>
            <w:rFonts w:asciiTheme="minorBidi" w:hAnsiTheme="minorBidi" w:cstheme="minorBidi"/>
            <w:color w:val="000000" w:themeColor="text1"/>
            <w:sz w:val="20"/>
            <w:u w:val="none"/>
          </w:rPr>
          <w:br/>
        </w:r>
      </w:del>
    </w:p>
    <w:p w14:paraId="4D6E0631" w14:textId="77777777" w:rsidR="00991A8E" w:rsidRPr="00E70052" w:rsidRDefault="00991A8E" w:rsidP="00E70052">
      <w:pPr>
        <w:pStyle w:val="SMSubheading"/>
        <w:rPr>
          <w:rFonts w:ascii="Arial" w:hAnsi="Arial" w:cs="Arial"/>
          <w:sz w:val="20"/>
          <w:u w:val="none"/>
        </w:rPr>
      </w:pP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i/>
          <w:color w:val="000000" w:themeColor="text1"/>
          <w:sz w:val="20"/>
        </w:rPr>
        <w:t xml:space="preserve">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bp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bp) using a custom AWK script. These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then into a bed file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also species for which fat body was included (thus including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then </w:t>
      </w:r>
      <w:proofErr w:type="spellStart"/>
      <w:proofErr w:type="gramStart"/>
      <w:r w:rsidRPr="00F46F77">
        <w:rPr>
          <w:rFonts w:asciiTheme="minorBidi" w:hAnsiTheme="minorBidi" w:cstheme="minorBidi"/>
          <w:color w:val="000000" w:themeColor="text1"/>
          <w:sz w:val="20"/>
        </w:rPr>
        <w:t>BLASTed</w:t>
      </w:r>
      <w:proofErr w:type="spellEnd"/>
      <w:proofErr w:type="gramEnd"/>
      <w:r w:rsidRPr="00F46F77">
        <w:rPr>
          <w:rFonts w:asciiTheme="minorBidi" w:hAnsiTheme="minorBidi" w:cstheme="minorBidi"/>
          <w:color w:val="000000" w:themeColor="text1"/>
          <w:sz w:val="20"/>
        </w:rPr>
        <w:t xml:space="preserve"> against all of the other inserts (with flanks) within the same genome using </w:t>
      </w:r>
      <w:proofErr w:type="spellStart"/>
      <w:r w:rsidRPr="00F46F77">
        <w:rPr>
          <w:rFonts w:asciiTheme="minorBidi" w:hAnsiTheme="minorBidi" w:cstheme="minorBidi"/>
          <w:color w:val="000000" w:themeColor="text1"/>
          <w:sz w:val="20"/>
        </w:rPr>
        <w:t>blastn</w:t>
      </w:r>
      <w:proofErr w:type="spellEnd"/>
      <w:r w:rsidRPr="00F46F77">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 xml:space="preserve">.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two custom databases: one comprising only </w:t>
      </w:r>
      <w:proofErr w:type="spellStart"/>
      <w:r w:rsidRPr="00F46F77">
        <w:rPr>
          <w:rFonts w:asciiTheme="minorBidi" w:hAnsiTheme="minorBidi" w:cstheme="minorBidi"/>
          <w:i/>
          <w:iCs/>
          <w:color w:val="000000" w:themeColor="text1"/>
          <w:sz w:val="20"/>
        </w:rPr>
        <w:t>Blattabacterum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close relative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lastRenderedPageBreak/>
        <w:t xml:space="preserve">Some of the inserts present in a host genome may be the result of a duplication or transposition of a previously inserted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we applied a similar approach to that used for the false duplication filter above: inserts were extracted with 300 bp of flanking sequence, then </w:t>
      </w:r>
      <w:proofErr w:type="spellStart"/>
      <w:proofErr w:type="gramStart"/>
      <w:r w:rsidRPr="00F46F77">
        <w:rPr>
          <w:rFonts w:asciiTheme="minorBidi" w:hAnsiTheme="minorBidi" w:cstheme="minorBidi"/>
          <w:color w:val="000000" w:themeColor="text1"/>
          <w:sz w:val="20"/>
        </w:rPr>
        <w:t>BLASTed</w:t>
      </w:r>
      <w:proofErr w:type="spellEnd"/>
      <w:proofErr w:type="gramEnd"/>
      <w:r w:rsidRPr="00F46F77">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proofErr w:type="spellStart"/>
      <w:r w:rsidRPr="00EA5381">
        <w:rPr>
          <w:rFonts w:asciiTheme="minorBidi" w:hAnsiTheme="minorBidi" w:cstheme="minorBidi"/>
          <w:bCs/>
          <w:i/>
          <w:iCs/>
          <w:sz w:val="20"/>
        </w:rPr>
        <w:t>Blattabacterium</w:t>
      </w:r>
      <w:proofErr w:type="spellEnd"/>
      <w:r w:rsidRPr="00F46F77">
        <w:rPr>
          <w:rFonts w:asciiTheme="minorBidi" w:hAnsiTheme="minorBidi" w:cstheme="minorBidi"/>
          <w:bCs/>
          <w:sz w:val="20"/>
        </w:rPr>
        <w:t xml:space="preserve"> insert in the </w:t>
      </w:r>
      <w:r w:rsidRPr="00EA5381">
        <w:rPr>
          <w:rFonts w:asciiTheme="minorBidi" w:hAnsiTheme="minorBidi" w:cstheme="minorBidi"/>
          <w:bCs/>
          <w:i/>
          <w:iCs/>
          <w:sz w:val="20"/>
        </w:rPr>
        <w:t>Z. nevadensis</w:t>
      </w:r>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nevadensis</w:t>
      </w:r>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Second, each insert from a given cockroach genome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the 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 xml:space="preserve">We confirmed the homology (and common origin) of 22 putatively ancestral inserts by </w:t>
      </w:r>
      <w:proofErr w:type="spellStart"/>
      <w:r w:rsidR="00F911E9" w:rsidRPr="00F911E9">
        <w:rPr>
          <w:rFonts w:asciiTheme="minorBidi" w:hAnsiTheme="minorBidi" w:cstheme="minorBidi"/>
          <w:color w:val="000000" w:themeColor="text1"/>
          <w:sz w:val="20"/>
        </w:rPr>
        <w:t>insepcting</w:t>
      </w:r>
      <w:proofErr w:type="spellEnd"/>
      <w:r w:rsidR="00F911E9" w:rsidRPr="00F911E9">
        <w:rPr>
          <w:rFonts w:asciiTheme="minorBidi" w:hAnsiTheme="minorBidi" w:cstheme="minorBidi"/>
          <w:color w:val="000000" w:themeColor="text1"/>
          <w:sz w:val="20"/>
        </w:rPr>
        <w:t xml:space="preserve">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ins w:id="20" w:author="Microsoft Office User" w:date="2026-04-03T08:45:00Z"/>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First, we aligned the inserts back to their respective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using bwa mem.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(not only the species-specific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strain). Second, we used a combination of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and awk to only retain primary alignments, and to record the insert start position along the alignment. Lastly, we plotted the cumulative start position counts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using the R packages </w:t>
      </w:r>
      <w:proofErr w:type="spellStart"/>
      <w:r w:rsidRPr="00F46F77">
        <w:rPr>
          <w:rFonts w:asciiTheme="minorBidi" w:hAnsiTheme="minorBidi" w:cstheme="minorBidi"/>
          <w:color w:val="000000" w:themeColor="text1"/>
          <w:sz w:val="20"/>
        </w:rPr>
        <w:t>tidyverse</w:t>
      </w:r>
      <w:proofErr w:type="spellEnd"/>
      <w:r w:rsidRPr="00F46F77">
        <w:rPr>
          <w:rFonts w:asciiTheme="minorBidi" w:hAnsiTheme="minorBidi" w:cstheme="minorBidi"/>
          <w:color w:val="000000" w:themeColor="text1"/>
          <w:sz w:val="20"/>
        </w:rPr>
        <w:t xml:space="preserv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ins w:id="21" w:author="Microsoft Office User" w:date="2026-04-03T08:45:00Z"/>
          <w:rFonts w:asciiTheme="minorBidi" w:hAnsiTheme="minorBidi" w:cstheme="minorBidi"/>
          <w:color w:val="000000" w:themeColor="text1"/>
          <w:sz w:val="20"/>
        </w:rPr>
      </w:pPr>
    </w:p>
    <w:p w14:paraId="52CFD3BB" w14:textId="50631BC4" w:rsidR="00165D9C" w:rsidRDefault="00A470D4" w:rsidP="006F44CD">
      <w:pPr>
        <w:rPr>
          <w:ins w:id="22" w:author="Microsoft Office User" w:date="2026-04-14T09:07:00Z"/>
          <w:rFonts w:asciiTheme="minorBidi" w:hAnsiTheme="minorBidi" w:cstheme="minorBidi"/>
          <w:color w:val="000000" w:themeColor="text1"/>
          <w:sz w:val="20"/>
        </w:rPr>
      </w:pPr>
      <w:ins w:id="23" w:author="Microsoft Office User" w:date="2026-04-03T08:45:00Z">
        <w:r>
          <w:rPr>
            <w:rFonts w:asciiTheme="minorBidi" w:hAnsiTheme="minorBidi" w:cstheme="minorBidi"/>
            <w:color w:val="000000" w:themeColor="text1"/>
            <w:sz w:val="20"/>
          </w:rPr>
          <w:t xml:space="preserve">We also </w:t>
        </w:r>
      </w:ins>
      <w:ins w:id="24" w:author="Microsoft Office User" w:date="2026-04-14T15:22:00Z">
        <w:r w:rsidR="00423C88">
          <w:rPr>
            <w:rFonts w:asciiTheme="minorBidi" w:hAnsiTheme="minorBidi" w:cstheme="minorBidi"/>
            <w:color w:val="000000" w:themeColor="text1"/>
            <w:sz w:val="20"/>
          </w:rPr>
          <w:t>assessed</w:t>
        </w:r>
      </w:ins>
      <w:ins w:id="25" w:author="Microsoft Office User" w:date="2026-04-03T08:45:00Z">
        <w:r>
          <w:rPr>
            <w:rFonts w:asciiTheme="minorBidi" w:hAnsiTheme="minorBidi" w:cstheme="minorBidi"/>
            <w:color w:val="000000" w:themeColor="text1"/>
            <w:sz w:val="20"/>
          </w:rPr>
          <w:t xml:space="preserve"> the distribution of inserts </w:t>
        </w:r>
      </w:ins>
      <w:ins w:id="26" w:author="Microsoft Office User" w:date="2026-04-14T09:07:00Z">
        <w:r w:rsidR="0010042A">
          <w:rPr>
            <w:rFonts w:asciiTheme="minorBidi" w:hAnsiTheme="minorBidi" w:cstheme="minorBidi"/>
            <w:color w:val="000000" w:themeColor="text1"/>
            <w:sz w:val="20"/>
          </w:rPr>
          <w:t xml:space="preserve">among and </w:t>
        </w:r>
      </w:ins>
      <w:ins w:id="27" w:author="Microsoft Office User" w:date="2026-04-03T08:45:00Z">
        <w:r>
          <w:rPr>
            <w:rFonts w:asciiTheme="minorBidi" w:hAnsiTheme="minorBidi" w:cstheme="minorBidi"/>
            <w:color w:val="000000" w:themeColor="text1"/>
            <w:sz w:val="20"/>
          </w:rPr>
          <w:t xml:space="preserve">along the host </w:t>
        </w:r>
      </w:ins>
      <w:ins w:id="28" w:author="Microsoft Office User" w:date="2026-04-14T15:21:00Z">
        <w:r w:rsidR="00423C88">
          <w:rPr>
            <w:rFonts w:asciiTheme="minorBidi" w:hAnsiTheme="minorBidi" w:cstheme="minorBidi"/>
            <w:color w:val="000000" w:themeColor="text1"/>
            <w:sz w:val="20"/>
          </w:rPr>
          <w:t>genome contigs</w:t>
        </w:r>
      </w:ins>
      <w:ins w:id="29" w:author="Microsoft Office User" w:date="2026-04-03T08:45:00Z">
        <w:r>
          <w:rPr>
            <w:rFonts w:asciiTheme="minorBidi" w:hAnsiTheme="minorBidi" w:cstheme="minorBidi"/>
            <w:color w:val="000000" w:themeColor="text1"/>
            <w:sz w:val="20"/>
          </w:rPr>
          <w:t xml:space="preserve"> to investigate </w:t>
        </w:r>
      </w:ins>
      <w:ins w:id="30" w:author="Microsoft Office User" w:date="2026-04-03T08:47:00Z">
        <w:r>
          <w:rPr>
            <w:rFonts w:asciiTheme="minorBidi" w:hAnsiTheme="minorBidi" w:cstheme="minorBidi"/>
            <w:color w:val="000000" w:themeColor="text1"/>
            <w:sz w:val="20"/>
          </w:rPr>
          <w:t>whether inserts were found in relatively few</w:t>
        </w:r>
      </w:ins>
      <w:ins w:id="31" w:author="Microsoft Office User" w:date="2026-04-03T09:09:00Z">
        <w:r w:rsidR="007C500E">
          <w:rPr>
            <w:rFonts w:asciiTheme="minorBidi" w:hAnsiTheme="minorBidi" w:cstheme="minorBidi"/>
            <w:color w:val="000000" w:themeColor="text1"/>
            <w:sz w:val="20"/>
          </w:rPr>
          <w:t xml:space="preserve"> </w:t>
        </w:r>
      </w:ins>
      <w:ins w:id="32" w:author="Microsoft Office User" w:date="2026-04-03T08:47:00Z">
        <w:r>
          <w:rPr>
            <w:rFonts w:asciiTheme="minorBidi" w:hAnsiTheme="minorBidi" w:cstheme="minorBidi"/>
            <w:color w:val="000000" w:themeColor="text1"/>
            <w:sz w:val="20"/>
          </w:rPr>
          <w:t>clusters, suggesting few independent HGT ev</w:t>
        </w:r>
      </w:ins>
      <w:ins w:id="33" w:author="Microsoft Office User" w:date="2026-04-03T08:48:00Z">
        <w:r>
          <w:rPr>
            <w:rFonts w:asciiTheme="minorBidi" w:hAnsiTheme="minorBidi" w:cstheme="minorBidi"/>
            <w:color w:val="000000" w:themeColor="text1"/>
            <w:sz w:val="20"/>
          </w:rPr>
          <w:t>ents (</w:t>
        </w:r>
      </w:ins>
      <w:ins w:id="34" w:author="Microsoft Office User" w:date="2026-04-13T10:07:00Z">
        <w:r w:rsidR="0001730F" w:rsidRPr="0001730F">
          <w:rPr>
            <w:rFonts w:asciiTheme="minorBidi" w:hAnsiTheme="minorBidi" w:cstheme="minorBidi"/>
            <w:color w:val="000000" w:themeColor="text1"/>
            <w:sz w:val="20"/>
          </w:rPr>
          <w:t xml:space="preserve">which inserted large spans of </w:t>
        </w:r>
        <w:proofErr w:type="spellStart"/>
        <w:r w:rsidR="0001730F" w:rsidRPr="0010042A">
          <w:rPr>
            <w:rFonts w:asciiTheme="minorBidi" w:hAnsiTheme="minorBidi" w:cstheme="minorBidi"/>
            <w:i/>
            <w:iCs/>
            <w:color w:val="000000" w:themeColor="text1"/>
            <w:sz w:val="20"/>
            <w:rPrChange w:id="35" w:author="Microsoft Office User" w:date="2026-04-14T09:07:00Z">
              <w:rPr>
                <w:rFonts w:asciiTheme="minorBidi" w:hAnsiTheme="minorBidi" w:cstheme="minorBidi"/>
                <w:color w:val="000000" w:themeColor="text1"/>
                <w:sz w:val="20"/>
              </w:rPr>
            </w:rPrChange>
          </w:rPr>
          <w:t>Blatta</w:t>
        </w:r>
      </w:ins>
      <w:ins w:id="36" w:author="Microsoft Office User" w:date="2026-04-14T09:07:00Z">
        <w:r w:rsidR="0010042A" w:rsidRPr="0010042A">
          <w:rPr>
            <w:rFonts w:asciiTheme="minorBidi" w:hAnsiTheme="minorBidi" w:cstheme="minorBidi"/>
            <w:i/>
            <w:iCs/>
            <w:color w:val="000000" w:themeColor="text1"/>
            <w:sz w:val="20"/>
            <w:rPrChange w:id="37" w:author="Microsoft Office User" w:date="2026-04-14T09:07:00Z">
              <w:rPr>
                <w:rFonts w:asciiTheme="minorBidi" w:hAnsiTheme="minorBidi" w:cstheme="minorBidi"/>
                <w:color w:val="000000" w:themeColor="text1"/>
                <w:sz w:val="20"/>
              </w:rPr>
            </w:rPrChange>
          </w:rPr>
          <w:t>bacterium</w:t>
        </w:r>
      </w:ins>
      <w:proofErr w:type="spellEnd"/>
      <w:ins w:id="38" w:author="Microsoft Office User" w:date="2026-04-13T10:07:00Z">
        <w:r w:rsidR="0001730F" w:rsidRPr="0001730F">
          <w:rPr>
            <w:rFonts w:asciiTheme="minorBidi" w:hAnsiTheme="minorBidi" w:cstheme="minorBidi"/>
            <w:color w:val="000000" w:themeColor="text1"/>
            <w:sz w:val="20"/>
          </w:rPr>
          <w:t xml:space="preserve"> DNA subsequently broken apart by recombination</w:t>
        </w:r>
      </w:ins>
      <w:ins w:id="39" w:author="Microsoft Office User" w:date="2026-04-03T08:48:00Z">
        <w:r>
          <w:rPr>
            <w:rFonts w:asciiTheme="minorBidi" w:hAnsiTheme="minorBidi" w:cstheme="minorBidi"/>
            <w:color w:val="000000" w:themeColor="text1"/>
            <w:sz w:val="20"/>
          </w:rPr>
          <w:t>)</w:t>
        </w:r>
      </w:ins>
      <w:ins w:id="40" w:author="Microsoft Office User" w:date="2026-04-03T08:47:00Z">
        <w:r>
          <w:rPr>
            <w:rFonts w:asciiTheme="minorBidi" w:hAnsiTheme="minorBidi" w:cstheme="minorBidi"/>
            <w:color w:val="000000" w:themeColor="text1"/>
            <w:sz w:val="20"/>
          </w:rPr>
          <w:t xml:space="preserve">, or </w:t>
        </w:r>
      </w:ins>
      <w:ins w:id="41" w:author="Microsoft Office User" w:date="2026-04-03T08:48:00Z">
        <w:r>
          <w:rPr>
            <w:rFonts w:asciiTheme="minorBidi" w:hAnsiTheme="minorBidi" w:cstheme="minorBidi"/>
            <w:color w:val="000000" w:themeColor="text1"/>
            <w:sz w:val="20"/>
          </w:rPr>
          <w:t xml:space="preserve">whether they </w:t>
        </w:r>
      </w:ins>
      <w:ins w:id="42" w:author="Microsoft Office User" w:date="2026-04-03T08:47:00Z">
        <w:r>
          <w:rPr>
            <w:rFonts w:asciiTheme="minorBidi" w:hAnsiTheme="minorBidi" w:cstheme="minorBidi"/>
            <w:color w:val="000000" w:themeColor="text1"/>
            <w:sz w:val="20"/>
          </w:rPr>
          <w:t xml:space="preserve">have a wide distribution across the genomes, suggesting </w:t>
        </w:r>
      </w:ins>
      <w:ins w:id="43" w:author="Microsoft Office User" w:date="2026-04-03T08:48:00Z">
        <w:r>
          <w:rPr>
            <w:rFonts w:asciiTheme="minorBidi" w:hAnsiTheme="minorBidi" w:cstheme="minorBidi"/>
            <w:color w:val="000000" w:themeColor="text1"/>
            <w:sz w:val="20"/>
          </w:rPr>
          <w:t>many HGT events.</w:t>
        </w:r>
      </w:ins>
      <w:ins w:id="44" w:author="Microsoft Office User" w:date="2026-04-13T10:08:00Z">
        <w:r w:rsidR="0001730F">
          <w:rPr>
            <w:rFonts w:asciiTheme="minorBidi" w:hAnsiTheme="minorBidi" w:cstheme="minorBidi"/>
            <w:color w:val="000000" w:themeColor="text1"/>
            <w:sz w:val="20"/>
          </w:rPr>
          <w:t xml:space="preserve"> </w:t>
        </w:r>
        <w:r w:rsidR="0001730F" w:rsidRPr="0001730F">
          <w:rPr>
            <w:rFonts w:asciiTheme="minorBidi" w:hAnsiTheme="minorBidi" w:cstheme="minorBidi"/>
            <w:color w:val="000000" w:themeColor="text1"/>
            <w:sz w:val="20"/>
          </w:rPr>
          <w:t xml:space="preserve">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ins>
      <w:ins w:id="45" w:author="Microsoft Office User" w:date="2026-04-13T10:11:00Z">
        <w:r w:rsidR="005F1BA1" w:rsidRPr="005F1BA1">
          <w:rPr>
            <w:rFonts w:asciiTheme="minorBidi" w:hAnsiTheme="minorBidi" w:cstheme="minorBidi"/>
            <w:color w:val="000000" w:themeColor="text1"/>
            <w:sz w:val="20"/>
          </w:rPr>
          <w:t>≥</w:t>
        </w:r>
      </w:ins>
      <w:ins w:id="46" w:author="Microsoft Office User" w:date="2026-04-13T10:08:00Z">
        <w:r w:rsidR="0001730F" w:rsidRPr="0001730F">
          <w:rPr>
            <w:rFonts w:asciiTheme="minorBidi" w:hAnsiTheme="minorBidi" w:cstheme="minorBidi"/>
            <w:color w:val="000000" w:themeColor="text1"/>
            <w:sz w:val="20"/>
          </w:rPr>
          <w:t xml:space="preserve">2 inserts, and simulated </w:t>
        </w:r>
        <w:r w:rsidR="0001730F" w:rsidRPr="00EB3024">
          <w:rPr>
            <w:rFonts w:asciiTheme="minorBidi" w:hAnsiTheme="minorBidi" w:cstheme="minorBidi"/>
            <w:i/>
            <w:iCs/>
            <w:color w:val="000000" w:themeColor="text1"/>
            <w:sz w:val="20"/>
            <w:rPrChange w:id="47" w:author="Microsoft Office User" w:date="2026-04-13T10:49:00Z">
              <w:rPr>
                <w:rFonts w:asciiTheme="minorBidi" w:hAnsiTheme="minorBidi" w:cstheme="minorBidi"/>
                <w:color w:val="000000" w:themeColor="text1"/>
                <w:sz w:val="20"/>
              </w:rPr>
            </w:rPrChange>
          </w:rPr>
          <w:t>p</w:t>
        </w:r>
        <w:r w:rsidR="0001730F" w:rsidRPr="0001730F">
          <w:rPr>
            <w:rFonts w:asciiTheme="minorBidi" w:hAnsiTheme="minorBidi" w:cstheme="minorBidi"/>
            <w:color w:val="000000" w:themeColor="text1"/>
            <w:sz w:val="20"/>
          </w:rPr>
          <w:t xml:space="preserve">-values using a Monte Carlo test </w:t>
        </w:r>
      </w:ins>
      <w:ins w:id="48" w:author="Microsoft Office User" w:date="2026-04-13T10:30:00Z">
        <w:r w:rsidR="00120FE2">
          <w:rPr>
            <w:rFonts w:asciiTheme="minorBidi" w:hAnsiTheme="minorBidi" w:cstheme="minorBidi"/>
            <w:color w:val="000000" w:themeColor="text1"/>
            <w:sz w:val="20"/>
          </w:rPr>
          <w:t>[25]</w:t>
        </w:r>
      </w:ins>
      <w:ins w:id="49" w:author="Microsoft Office User" w:date="2026-04-13T10:08:00Z">
        <w:r w:rsidR="0001730F" w:rsidRPr="0001730F">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ins>
      <w:ins w:id="50" w:author="Microsoft Office User" w:date="2026-04-13T10:27:00Z">
        <w:r w:rsidR="00120FE2">
          <w:rPr>
            <w:rFonts w:asciiTheme="minorBidi" w:hAnsiTheme="minorBidi" w:cstheme="minorBidi"/>
            <w:color w:val="000000" w:themeColor="text1"/>
            <w:sz w:val="20"/>
          </w:rPr>
          <w:t xml:space="preserve">R </w:t>
        </w:r>
      </w:ins>
      <w:ins w:id="51" w:author="Microsoft Office User" w:date="2026-04-13T10:08:00Z">
        <w:r w:rsidR="0001730F" w:rsidRPr="0001730F">
          <w:rPr>
            <w:rFonts w:asciiTheme="minorBidi" w:hAnsiTheme="minorBidi" w:cstheme="minorBidi"/>
            <w:color w:val="000000" w:themeColor="text1"/>
            <w:sz w:val="20"/>
          </w:rPr>
          <w:t xml:space="preserve">package </w:t>
        </w:r>
        <w:proofErr w:type="spellStart"/>
        <w:r w:rsidR="0001730F" w:rsidRPr="0001730F">
          <w:rPr>
            <w:rFonts w:asciiTheme="minorBidi" w:hAnsiTheme="minorBidi" w:cstheme="minorBidi"/>
            <w:color w:val="000000" w:themeColor="text1"/>
            <w:sz w:val="20"/>
          </w:rPr>
          <w:t>lsr</w:t>
        </w:r>
        <w:proofErr w:type="spellEnd"/>
        <w:r w:rsidR="0001730F" w:rsidRPr="0001730F">
          <w:rPr>
            <w:rFonts w:asciiTheme="minorBidi" w:hAnsiTheme="minorBidi" w:cstheme="minorBidi"/>
            <w:color w:val="000000" w:themeColor="text1"/>
            <w:sz w:val="20"/>
          </w:rPr>
          <w:t xml:space="preserve"> v.0.5.2 </w:t>
        </w:r>
      </w:ins>
      <w:ins w:id="52" w:author="Microsoft Office User" w:date="2026-04-13T10:29:00Z">
        <w:r w:rsidR="00120FE2">
          <w:rPr>
            <w:rFonts w:asciiTheme="minorBidi" w:hAnsiTheme="minorBidi" w:cstheme="minorBidi"/>
            <w:color w:val="000000" w:themeColor="text1"/>
            <w:sz w:val="20"/>
          </w:rPr>
          <w:t>[26].</w:t>
        </w:r>
      </w:ins>
      <w:ins w:id="53" w:author="Microsoft Office User" w:date="2026-04-13T10:48:00Z">
        <w:r w:rsidR="00BF5A87">
          <w:rPr>
            <w:rFonts w:asciiTheme="minorBidi" w:hAnsiTheme="minorBidi" w:cstheme="minorBidi"/>
            <w:color w:val="000000" w:themeColor="text1"/>
            <w:sz w:val="20"/>
          </w:rPr>
          <w:t xml:space="preserve"> </w:t>
        </w:r>
        <w:r w:rsidR="00BF5A87" w:rsidRPr="00BF5A87">
          <w:rPr>
            <w:rFonts w:asciiTheme="minorBidi" w:hAnsiTheme="minorBidi" w:cstheme="minorBidi"/>
            <w:color w:val="000000" w:themeColor="text1"/>
            <w:sz w:val="20"/>
          </w:rPr>
          <w:t>Most chi-squared tests showed significant deviation from neutral expectations (</w:t>
        </w:r>
        <w:r w:rsidR="00BF5A87" w:rsidRPr="00EB3024">
          <w:rPr>
            <w:rFonts w:asciiTheme="minorBidi" w:hAnsiTheme="minorBidi" w:cstheme="minorBidi"/>
            <w:i/>
            <w:iCs/>
            <w:color w:val="000000" w:themeColor="text1"/>
            <w:sz w:val="20"/>
            <w:rPrChange w:id="54" w:author="Microsoft Office User" w:date="2026-04-13T10:49:00Z">
              <w:rPr>
                <w:rFonts w:asciiTheme="minorBidi" w:hAnsiTheme="minorBidi" w:cstheme="minorBidi"/>
                <w:color w:val="000000" w:themeColor="text1"/>
                <w:sz w:val="20"/>
              </w:rPr>
            </w:rPrChange>
          </w:rPr>
          <w:t>p</w:t>
        </w:r>
        <w:r w:rsidR="00BF5A87" w:rsidRPr="00BF5A87">
          <w:rPr>
            <w:rFonts w:asciiTheme="minorBidi" w:hAnsiTheme="minorBidi" w:cstheme="minorBidi"/>
            <w:color w:val="000000" w:themeColor="text1"/>
            <w:sz w:val="20"/>
          </w:rPr>
          <w:t>&lt;0.0</w:t>
        </w:r>
      </w:ins>
      <w:ins w:id="55" w:author="Microsoft Office User" w:date="2026-04-14T15:15:00Z">
        <w:r w:rsidR="005F1B64">
          <w:rPr>
            <w:rFonts w:asciiTheme="minorBidi" w:hAnsiTheme="minorBidi" w:cstheme="minorBidi"/>
            <w:color w:val="000000" w:themeColor="text1"/>
            <w:sz w:val="20"/>
          </w:rPr>
          <w:t>5</w:t>
        </w:r>
      </w:ins>
      <w:proofErr w:type="gramStart"/>
      <w:ins w:id="56" w:author="Microsoft Office User" w:date="2026-04-13T10:48:00Z">
        <w:r w:rsidR="00BF5A87" w:rsidRPr="00BF5A87">
          <w:rPr>
            <w:rFonts w:asciiTheme="minorBidi" w:hAnsiTheme="minorBidi" w:cstheme="minorBidi"/>
            <w:color w:val="000000" w:themeColor="text1"/>
            <w:sz w:val="20"/>
          </w:rPr>
          <w:t>),</w:t>
        </w:r>
        <w:proofErr w:type="gramEnd"/>
        <w:r w:rsidR="00BF5A87" w:rsidRPr="00BF5A87">
          <w:rPr>
            <w:rFonts w:asciiTheme="minorBidi" w:hAnsiTheme="minorBidi" w:cstheme="minorBidi"/>
            <w:color w:val="000000" w:themeColor="text1"/>
            <w:sz w:val="20"/>
          </w:rPr>
          <w:t xml:space="preserve"> however </w:t>
        </w:r>
      </w:ins>
      <w:ins w:id="57" w:author="Maxim Warwick Dus Adams" w:date="2026-04-16T14:33:00Z">
        <w:r w:rsidR="0038030F">
          <w:rPr>
            <w:rFonts w:asciiTheme="minorBidi" w:hAnsiTheme="minorBidi" w:cstheme="minorBidi"/>
            <w:color w:val="000000" w:themeColor="text1"/>
            <w:sz w:val="20"/>
          </w:rPr>
          <w:t xml:space="preserve">this result is not surprising considering the statistical </w:t>
        </w:r>
      </w:ins>
      <w:ins w:id="58" w:author="Maxim Warwick Dus Adams" w:date="2026-04-16T14:34:00Z">
        <w:r w:rsidR="0038030F">
          <w:rPr>
            <w:rFonts w:asciiTheme="minorBidi" w:hAnsiTheme="minorBidi" w:cstheme="minorBidi"/>
            <w:color w:val="000000" w:themeColor="text1"/>
            <w:sz w:val="20"/>
          </w:rPr>
          <w:t xml:space="preserve">power (i.e. number of contigs) in our analyses, and the </w:t>
        </w:r>
      </w:ins>
      <w:ins w:id="59" w:author="Microsoft Office User" w:date="2026-04-13T10:48:00Z">
        <w:r w:rsidR="00BF5A87" w:rsidRPr="00BF5A87">
          <w:rPr>
            <w:rFonts w:asciiTheme="minorBidi" w:hAnsiTheme="minorBidi" w:cstheme="minorBidi"/>
            <w:color w:val="000000" w:themeColor="text1"/>
            <w:sz w:val="20"/>
          </w:rPr>
          <w:t>deviations were</w:t>
        </w:r>
      </w:ins>
      <w:ins w:id="60" w:author="Maxim Warwick Dus Adams" w:date="2026-04-16T14:34:00Z">
        <w:r w:rsidR="0038030F">
          <w:rPr>
            <w:rFonts w:asciiTheme="minorBidi" w:hAnsiTheme="minorBidi" w:cstheme="minorBidi"/>
            <w:color w:val="000000" w:themeColor="text1"/>
            <w:sz w:val="20"/>
          </w:rPr>
          <w:t xml:space="preserve"> found to be</w:t>
        </w:r>
      </w:ins>
      <w:ins w:id="61" w:author="Microsoft Office User" w:date="2026-04-13T10:48:00Z">
        <w:r w:rsidR="00BF5A87" w:rsidRPr="00BF5A87">
          <w:rPr>
            <w:rFonts w:asciiTheme="minorBidi" w:hAnsiTheme="minorBidi" w:cstheme="minorBidi"/>
            <w:color w:val="000000" w:themeColor="text1"/>
            <w:sz w:val="20"/>
          </w:rPr>
          <w:t xml:space="preserve"> minimal </w:t>
        </w:r>
      </w:ins>
      <w:ins w:id="62" w:author="Microsoft Office User" w:date="2026-04-13T16:06:00Z">
        <w:r w:rsidR="00DB2468">
          <w:rPr>
            <w:rFonts w:asciiTheme="minorBidi" w:hAnsiTheme="minorBidi" w:cstheme="minorBidi"/>
            <w:color w:val="000000" w:themeColor="text1"/>
            <w:sz w:val="20"/>
          </w:rPr>
          <w:t xml:space="preserve">based on effect sizes </w:t>
        </w:r>
      </w:ins>
      <w:ins w:id="63" w:author="Microsoft Office User" w:date="2026-04-13T10:48:00Z">
        <w:r w:rsidR="00BF5A87" w:rsidRPr="00BF5A87">
          <w:rPr>
            <w:rFonts w:asciiTheme="minorBidi" w:hAnsiTheme="minorBidi" w:cstheme="minorBidi"/>
            <w:color w:val="000000" w:themeColor="text1"/>
            <w:sz w:val="20"/>
          </w:rPr>
          <w:t>(Dataset S4).</w:t>
        </w:r>
      </w:ins>
    </w:p>
    <w:p w14:paraId="5F009DFE" w14:textId="393A9683" w:rsidR="0010042A" w:rsidRDefault="0010042A" w:rsidP="006F44CD">
      <w:pPr>
        <w:rPr>
          <w:ins w:id="64" w:author="Microsoft Office User" w:date="2026-04-14T09:07:00Z"/>
          <w:rFonts w:asciiTheme="minorBidi" w:hAnsiTheme="minorBidi" w:cstheme="minorBidi"/>
          <w:color w:val="000000" w:themeColor="text1"/>
          <w:sz w:val="20"/>
        </w:rPr>
      </w:pPr>
    </w:p>
    <w:p w14:paraId="3E1796A6" w14:textId="4E2E2E0A" w:rsidR="0010042A" w:rsidRDefault="0010042A" w:rsidP="0010042A">
      <w:pPr>
        <w:rPr>
          <w:ins w:id="65" w:author="Microsoft Office User" w:date="2026-04-13T10:08:00Z"/>
          <w:rFonts w:asciiTheme="minorBidi" w:hAnsiTheme="minorBidi" w:cstheme="minorBidi"/>
          <w:color w:val="000000" w:themeColor="text1"/>
          <w:sz w:val="20"/>
        </w:rPr>
      </w:pPr>
      <w:ins w:id="66" w:author="Microsoft Office User" w:date="2026-04-14T09:07:00Z">
        <w:r w:rsidRPr="0010042A">
          <w:rPr>
            <w:rFonts w:asciiTheme="minorBidi" w:hAnsiTheme="minorBidi" w:cstheme="minorBidi"/>
            <w:color w:val="000000" w:themeColor="text1"/>
            <w:sz w:val="20"/>
          </w:rPr>
          <w:t xml:space="preserve">Second, we used Kolmogorov–Smirnov (KS) tests to assess the randomness of the </w:t>
        </w:r>
        <w:r>
          <w:rPr>
            <w:rFonts w:asciiTheme="minorBidi" w:hAnsiTheme="minorBidi" w:cstheme="minorBidi"/>
            <w:color w:val="000000" w:themeColor="text1"/>
            <w:sz w:val="20"/>
          </w:rPr>
          <w:t xml:space="preserve">HGT </w:t>
        </w:r>
        <w:r w:rsidRPr="0010042A">
          <w:rPr>
            <w:rFonts w:asciiTheme="minorBidi" w:hAnsiTheme="minorBidi" w:cstheme="minorBidi"/>
            <w:color w:val="000000" w:themeColor="text1"/>
            <w:sz w:val="20"/>
          </w:rPr>
          <w:t xml:space="preserve">insertion distribution within contigs. The KS tests assumed that if insertion position is random, then the distribution of insert positions over each contig will appear as a uniform distribution from </w:t>
        </w:r>
      </w:ins>
      <w:ins w:id="67" w:author="Microsoft Office User" w:date="2026-04-14T09:08:00Z">
        <w:r>
          <w:rPr>
            <w:rFonts w:asciiTheme="minorBidi" w:hAnsiTheme="minorBidi" w:cstheme="minorBidi"/>
            <w:color w:val="000000" w:themeColor="text1"/>
            <w:sz w:val="20"/>
          </w:rPr>
          <w:t xml:space="preserve">position </w:t>
        </w:r>
      </w:ins>
      <w:ins w:id="68" w:author="Microsoft Office User" w:date="2026-04-14T09:07:00Z">
        <w:r w:rsidRPr="0010042A">
          <w:rPr>
            <w:rFonts w:asciiTheme="minorBidi" w:hAnsiTheme="minorBidi" w:cstheme="minorBidi"/>
            <w:color w:val="000000" w:themeColor="text1"/>
            <w:sz w:val="20"/>
          </w:rPr>
          <w:t xml:space="preserve">1 to the </w:t>
        </w:r>
      </w:ins>
      <w:ins w:id="69" w:author="Microsoft Office User" w:date="2026-04-14T09:08:00Z">
        <w:r>
          <w:rPr>
            <w:rFonts w:asciiTheme="minorBidi" w:hAnsiTheme="minorBidi" w:cstheme="minorBidi"/>
            <w:color w:val="000000" w:themeColor="text1"/>
            <w:sz w:val="20"/>
          </w:rPr>
          <w:t xml:space="preserve">end of the </w:t>
        </w:r>
      </w:ins>
      <w:ins w:id="70" w:author="Microsoft Office User" w:date="2026-04-14T09:07:00Z">
        <w:r w:rsidRPr="0010042A">
          <w:rPr>
            <w:rFonts w:asciiTheme="minorBidi" w:hAnsiTheme="minorBidi" w:cstheme="minorBidi"/>
            <w:color w:val="000000" w:themeColor="text1"/>
            <w:sz w:val="20"/>
          </w:rPr>
          <w:t xml:space="preserve">contig (minus 250 to account for </w:t>
        </w:r>
      </w:ins>
      <w:ins w:id="71" w:author="Microsoft Office User" w:date="2026-04-14T09:09:00Z">
        <w:r>
          <w:rPr>
            <w:rFonts w:asciiTheme="minorBidi" w:hAnsiTheme="minorBidi" w:cstheme="minorBidi"/>
            <w:color w:val="000000" w:themeColor="text1"/>
            <w:sz w:val="20"/>
          </w:rPr>
          <w:t>the i</w:t>
        </w:r>
      </w:ins>
      <w:ins w:id="72" w:author="Microsoft Office User" w:date="2026-04-14T09:07:00Z">
        <w:r w:rsidRPr="0010042A">
          <w:rPr>
            <w:rFonts w:asciiTheme="minorBidi" w:hAnsiTheme="minorBidi" w:cstheme="minorBidi"/>
            <w:color w:val="000000" w:themeColor="text1"/>
            <w:sz w:val="20"/>
          </w:rPr>
          <w:t xml:space="preserve">nsert </w:t>
        </w:r>
      </w:ins>
      <w:ins w:id="73" w:author="Microsoft Office User" w:date="2026-04-14T15:12:00Z">
        <w:r w:rsidR="00B54A06">
          <w:rPr>
            <w:rFonts w:asciiTheme="minorBidi" w:hAnsiTheme="minorBidi" w:cstheme="minorBidi"/>
            <w:color w:val="000000" w:themeColor="text1"/>
            <w:sz w:val="20"/>
          </w:rPr>
          <w:t>length</w:t>
        </w:r>
      </w:ins>
      <w:ins w:id="74" w:author="Microsoft Office User" w:date="2026-04-14T09:07:00Z">
        <w:r w:rsidRPr="0010042A">
          <w:rPr>
            <w:rFonts w:asciiTheme="minorBidi" w:hAnsiTheme="minorBidi" w:cstheme="minorBidi"/>
            <w:color w:val="000000" w:themeColor="text1"/>
            <w:sz w:val="20"/>
          </w:rPr>
          <w:t>).</w:t>
        </w:r>
      </w:ins>
      <w:ins w:id="75" w:author="Microsoft Office User" w:date="2026-04-14T09:09:00Z">
        <w:r>
          <w:rPr>
            <w:rFonts w:asciiTheme="minorBidi" w:hAnsiTheme="minorBidi" w:cstheme="minorBidi"/>
            <w:color w:val="000000" w:themeColor="text1"/>
            <w:sz w:val="20"/>
          </w:rPr>
          <w:t xml:space="preserve"> </w:t>
        </w:r>
      </w:ins>
      <w:ins w:id="76" w:author="Microsoft Office User" w:date="2026-04-14T15:12:00Z">
        <w:r w:rsidR="00B54A06">
          <w:rPr>
            <w:rFonts w:asciiTheme="minorBidi" w:hAnsiTheme="minorBidi" w:cstheme="minorBidi"/>
            <w:color w:val="000000" w:themeColor="text1"/>
            <w:sz w:val="20"/>
          </w:rPr>
          <w:t>Contigs with fewer than three inserts were e</w:t>
        </w:r>
      </w:ins>
      <w:ins w:id="77" w:author="Microsoft Office User" w:date="2026-04-14T15:13:00Z">
        <w:r w:rsidR="00B54A06">
          <w:rPr>
            <w:rFonts w:asciiTheme="minorBidi" w:hAnsiTheme="minorBidi" w:cstheme="minorBidi"/>
            <w:color w:val="000000" w:themeColor="text1"/>
            <w:sz w:val="20"/>
          </w:rPr>
          <w:t xml:space="preserve">xcluded. </w:t>
        </w:r>
      </w:ins>
      <w:ins w:id="78" w:author="Microsoft Office User" w:date="2026-04-14T09:09:00Z">
        <w:r>
          <w:rPr>
            <w:rFonts w:asciiTheme="minorBidi" w:hAnsiTheme="minorBidi" w:cstheme="minorBidi"/>
            <w:color w:val="000000" w:themeColor="text1"/>
            <w:sz w:val="20"/>
          </w:rPr>
          <w:t>The KS</w:t>
        </w:r>
      </w:ins>
      <w:ins w:id="79" w:author="Microsoft Office User" w:date="2026-04-14T09:11:00Z">
        <w:r>
          <w:rPr>
            <w:rFonts w:asciiTheme="minorBidi" w:hAnsiTheme="minorBidi" w:cstheme="minorBidi"/>
            <w:color w:val="000000" w:themeColor="text1"/>
            <w:sz w:val="20"/>
          </w:rPr>
          <w:t xml:space="preserve"> </w:t>
        </w:r>
        <w:r w:rsidRPr="0010042A">
          <w:rPr>
            <w:rFonts w:asciiTheme="minorBidi" w:hAnsiTheme="minorBidi" w:cstheme="minorBidi"/>
            <w:color w:val="000000" w:themeColor="text1"/>
            <w:sz w:val="20"/>
          </w:rPr>
          <w:t xml:space="preserve">tests supported a random distribution of inserts </w:t>
        </w:r>
      </w:ins>
      <w:ins w:id="80" w:author="Microsoft Office User" w:date="2026-04-14T09:17:00Z">
        <w:r w:rsidR="0080318C">
          <w:rPr>
            <w:rFonts w:asciiTheme="minorBidi" w:hAnsiTheme="minorBidi" w:cstheme="minorBidi"/>
            <w:color w:val="000000" w:themeColor="text1"/>
            <w:sz w:val="20"/>
          </w:rPr>
          <w:t>with</w:t>
        </w:r>
      </w:ins>
      <w:ins w:id="81" w:author="Microsoft Office User" w:date="2026-04-14T09:11:00Z">
        <w:r w:rsidRPr="0010042A">
          <w:rPr>
            <w:rFonts w:asciiTheme="minorBidi" w:hAnsiTheme="minorBidi" w:cstheme="minorBidi"/>
            <w:color w:val="000000" w:themeColor="text1"/>
            <w:sz w:val="20"/>
          </w:rPr>
          <w:t xml:space="preserve">in </w:t>
        </w:r>
        <w:r>
          <w:rPr>
            <w:rFonts w:asciiTheme="minorBidi" w:hAnsiTheme="minorBidi" w:cstheme="minorBidi"/>
            <w:color w:val="000000" w:themeColor="text1"/>
            <w:sz w:val="20"/>
          </w:rPr>
          <w:t>&gt;</w:t>
        </w:r>
        <w:r w:rsidRPr="0010042A">
          <w:rPr>
            <w:rFonts w:asciiTheme="minorBidi" w:hAnsiTheme="minorBidi" w:cstheme="minorBidi"/>
            <w:color w:val="000000" w:themeColor="text1"/>
            <w:sz w:val="20"/>
          </w:rPr>
          <w:t xml:space="preserve">85% of all contigs for every </w:t>
        </w:r>
        <w:r>
          <w:rPr>
            <w:rFonts w:asciiTheme="minorBidi" w:hAnsiTheme="minorBidi" w:cstheme="minorBidi"/>
            <w:color w:val="000000" w:themeColor="text1"/>
            <w:sz w:val="20"/>
          </w:rPr>
          <w:t>genome (Dataset S4)</w:t>
        </w:r>
        <w:r w:rsidRPr="0010042A">
          <w:rPr>
            <w:rFonts w:asciiTheme="minorBidi" w:hAnsiTheme="minorBidi" w:cstheme="minorBidi"/>
            <w:color w:val="000000" w:themeColor="text1"/>
            <w:sz w:val="20"/>
          </w:rPr>
          <w:t>. Th</w:t>
        </w:r>
        <w:r>
          <w:rPr>
            <w:rFonts w:asciiTheme="minorBidi" w:hAnsiTheme="minorBidi" w:cstheme="minorBidi"/>
            <w:color w:val="000000" w:themeColor="text1"/>
            <w:sz w:val="20"/>
          </w:rPr>
          <w:t>e</w:t>
        </w:r>
        <w:r w:rsidRPr="0010042A">
          <w:rPr>
            <w:rFonts w:asciiTheme="minorBidi" w:hAnsiTheme="minorBidi" w:cstheme="minorBidi"/>
            <w:color w:val="000000" w:themeColor="text1"/>
            <w:sz w:val="20"/>
          </w:rPr>
          <w:t xml:space="preserve"> distribution</w:t>
        </w:r>
        <w:r>
          <w:rPr>
            <w:rFonts w:asciiTheme="minorBidi" w:hAnsiTheme="minorBidi" w:cstheme="minorBidi"/>
            <w:color w:val="000000" w:themeColor="text1"/>
            <w:sz w:val="20"/>
          </w:rPr>
          <w:t xml:space="preserve">s </w:t>
        </w:r>
      </w:ins>
      <w:ins w:id="82" w:author="Microsoft Office User" w:date="2026-04-14T15:30:00Z">
        <w:r w:rsidR="00A93A56">
          <w:rPr>
            <w:rFonts w:asciiTheme="minorBidi" w:hAnsiTheme="minorBidi" w:cstheme="minorBidi"/>
            <w:color w:val="000000" w:themeColor="text1"/>
            <w:sz w:val="20"/>
          </w:rPr>
          <w:t xml:space="preserve">of inserts along the host contigs </w:t>
        </w:r>
      </w:ins>
      <w:ins w:id="83" w:author="Microsoft Office User" w:date="2026-04-14T09:11:00Z">
        <w:r>
          <w:rPr>
            <w:rFonts w:asciiTheme="minorBidi" w:hAnsiTheme="minorBidi" w:cstheme="minorBidi"/>
            <w:color w:val="000000" w:themeColor="text1"/>
            <w:sz w:val="20"/>
          </w:rPr>
          <w:t xml:space="preserve">are </w:t>
        </w:r>
        <w:r w:rsidRPr="0010042A">
          <w:rPr>
            <w:rFonts w:asciiTheme="minorBidi" w:hAnsiTheme="minorBidi" w:cstheme="minorBidi"/>
            <w:color w:val="000000" w:themeColor="text1"/>
            <w:sz w:val="20"/>
          </w:rPr>
          <w:t>depicted in Fig</w:t>
        </w:r>
      </w:ins>
      <w:ins w:id="84" w:author="Kyle Ewart" w:date="2026-04-16T10:52:00Z" w16du:dateUtc="2026-04-16T09:52:00Z">
        <w:r w:rsidR="00A7422C">
          <w:rPr>
            <w:rFonts w:asciiTheme="minorBidi" w:hAnsiTheme="minorBidi" w:cstheme="minorBidi"/>
            <w:color w:val="000000" w:themeColor="text1"/>
            <w:sz w:val="20"/>
          </w:rPr>
          <w:t>.</w:t>
        </w:r>
      </w:ins>
      <w:ins w:id="85" w:author="Microsoft Office User" w:date="2026-04-14T09:11:00Z">
        <w:del w:id="86" w:author="Kyle Ewart" w:date="2026-04-16T10:52:00Z" w16du:dateUtc="2026-04-16T09:52:00Z">
          <w:r w:rsidRPr="0010042A" w:rsidDel="00A7422C">
            <w:rPr>
              <w:rFonts w:asciiTheme="minorBidi" w:hAnsiTheme="minorBidi" w:cstheme="minorBidi"/>
              <w:color w:val="000000" w:themeColor="text1"/>
              <w:sz w:val="20"/>
            </w:rPr>
            <w:delText>ure</w:delText>
          </w:r>
        </w:del>
        <w:r w:rsidRPr="0010042A">
          <w:rPr>
            <w:rFonts w:asciiTheme="minorBidi" w:hAnsiTheme="minorBidi" w:cstheme="minorBidi"/>
            <w:color w:val="000000" w:themeColor="text1"/>
            <w:sz w:val="20"/>
          </w:rPr>
          <w:t xml:space="preserve"> 1</w:t>
        </w:r>
      </w:ins>
      <w:ins w:id="87" w:author="Kyle Ewart" w:date="2026-04-16T10:52:00Z" w16du:dateUtc="2026-04-16T09:52:00Z">
        <w:r w:rsidR="00A7422C">
          <w:rPr>
            <w:rFonts w:asciiTheme="minorBidi" w:hAnsiTheme="minorBidi" w:cstheme="minorBidi"/>
            <w:color w:val="000000" w:themeColor="text1"/>
            <w:sz w:val="20"/>
          </w:rPr>
          <w:t>C</w:t>
        </w:r>
      </w:ins>
      <w:ins w:id="88" w:author="Microsoft Office User" w:date="2026-04-14T09:11:00Z">
        <w:del w:id="89" w:author="Kyle Ewart" w:date="2026-04-16T10:52:00Z" w16du:dateUtc="2026-04-16T09:52:00Z">
          <w:r w:rsidRPr="0010042A" w:rsidDel="00A7422C">
            <w:rPr>
              <w:rFonts w:asciiTheme="minorBidi" w:hAnsiTheme="minorBidi" w:cstheme="minorBidi"/>
              <w:color w:val="000000" w:themeColor="text1"/>
              <w:sz w:val="20"/>
            </w:rPr>
            <w:delText>D</w:delText>
          </w:r>
        </w:del>
        <w:r w:rsidRPr="0010042A">
          <w:rPr>
            <w:rFonts w:asciiTheme="minorBidi" w:hAnsiTheme="minorBidi" w:cstheme="minorBidi"/>
            <w:color w:val="000000" w:themeColor="text1"/>
            <w:sz w:val="20"/>
          </w:rPr>
          <w:t>.</w:t>
        </w:r>
      </w:ins>
    </w:p>
    <w:p w14:paraId="2D4F8B97" w14:textId="619A58F8" w:rsidR="00165D9C" w:rsidDel="00120FE2" w:rsidRDefault="00165D9C" w:rsidP="006B2DE1">
      <w:pPr>
        <w:rPr>
          <w:del w:id="90" w:author="Microsoft Office User" w:date="2026-04-13T10:29:00Z"/>
          <w:rFonts w:asciiTheme="minorBidi" w:hAnsiTheme="minorBidi" w:cstheme="minorBidi"/>
          <w:color w:val="000000" w:themeColor="text1"/>
          <w:sz w:val="20"/>
        </w:rPr>
      </w:pPr>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ins w:id="91" w:author="Microsoft Office User" w:date="2026-04-03T09:19:00Z"/>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w:t>
      </w:r>
    </w:p>
    <w:p w14:paraId="151DCBFF" w14:textId="3327C48A" w:rsidR="00907395" w:rsidRDefault="00907395" w:rsidP="006B2DE1">
      <w:pPr>
        <w:rPr>
          <w:ins w:id="92" w:author="Microsoft Office User" w:date="2026-04-03T09:19:00Z"/>
          <w:rFonts w:asciiTheme="minorBidi" w:hAnsiTheme="minorBidi" w:cstheme="minorBidi"/>
          <w:color w:val="000000" w:themeColor="text1"/>
          <w:sz w:val="20"/>
        </w:rPr>
      </w:pPr>
    </w:p>
    <w:p w14:paraId="574AB601" w14:textId="20909583" w:rsidR="005F1BA1" w:rsidRDefault="0029513D" w:rsidP="005F1BA1">
      <w:pPr>
        <w:rPr>
          <w:ins w:id="93" w:author="Microsoft Office User" w:date="2026-04-13T10:12:00Z"/>
          <w:rFonts w:asciiTheme="minorBidi" w:hAnsiTheme="minorBidi" w:cstheme="minorBidi"/>
          <w:color w:val="000000" w:themeColor="text1"/>
          <w:sz w:val="20"/>
        </w:rPr>
      </w:pPr>
      <w:ins w:id="94" w:author="Microsoft Office User" w:date="2026-04-03T10:06:00Z">
        <w:r w:rsidRPr="0029513D">
          <w:rPr>
            <w:rFonts w:asciiTheme="minorBidi" w:hAnsiTheme="minorBidi" w:cstheme="minorBidi"/>
            <w:color w:val="000000" w:themeColor="text1"/>
            <w:sz w:val="20"/>
          </w:rPr>
          <w:t xml:space="preserve">To investigate whether the number of </w:t>
        </w:r>
        <w:proofErr w:type="spellStart"/>
        <w:r w:rsidRPr="00A52AE2">
          <w:rPr>
            <w:rFonts w:asciiTheme="minorBidi" w:hAnsiTheme="minorBidi" w:cstheme="minorBidi"/>
            <w:i/>
            <w:iCs/>
            <w:color w:val="000000" w:themeColor="text1"/>
            <w:sz w:val="20"/>
          </w:rPr>
          <w:t>Blattabacterium</w:t>
        </w:r>
        <w:proofErr w:type="spellEnd"/>
        <w:r w:rsidRPr="0029513D">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proofErr w:type="spellStart"/>
        <w:r w:rsidRPr="00A52AE2">
          <w:rPr>
            <w:rFonts w:asciiTheme="minorBidi" w:hAnsiTheme="minorBidi" w:cstheme="minorBidi"/>
            <w:i/>
            <w:iCs/>
            <w:color w:val="000000" w:themeColor="text1"/>
            <w:sz w:val="20"/>
          </w:rPr>
          <w:t>Buchnera</w:t>
        </w:r>
        <w:proofErr w:type="spellEnd"/>
        <w:r w:rsidRPr="0029513D">
          <w:rPr>
            <w:rFonts w:asciiTheme="minorBidi" w:hAnsiTheme="minorBidi" w:cstheme="minorBidi"/>
            <w:color w:val="000000" w:themeColor="text1"/>
            <w:sz w:val="20"/>
          </w:rPr>
          <w:t xml:space="preserve"> (an aphid symbiont) and </w:t>
        </w:r>
        <w:r w:rsidRPr="00A52AE2">
          <w:rPr>
            <w:rFonts w:asciiTheme="minorBidi" w:hAnsiTheme="minorBidi" w:cstheme="minorBidi"/>
            <w:i/>
            <w:iCs/>
            <w:color w:val="000000" w:themeColor="text1"/>
            <w:sz w:val="20"/>
          </w:rPr>
          <w:t>Wolbachia</w:t>
        </w:r>
        <w:r w:rsidRPr="0029513D">
          <w:rPr>
            <w:rFonts w:asciiTheme="minorBidi" w:hAnsiTheme="minorBidi" w:cstheme="minorBidi"/>
            <w:color w:val="000000" w:themeColor="text1"/>
            <w:sz w:val="20"/>
          </w:rPr>
          <w:t xml:space="preserve"> (a bacterial genus known to infect some Blattodea species).</w:t>
        </w:r>
      </w:ins>
      <w:ins w:id="95" w:author="Microsoft Office User" w:date="2026-04-03T09:33:00Z">
        <w:r w:rsidR="00A845F6">
          <w:rPr>
            <w:rFonts w:asciiTheme="minorBidi" w:hAnsiTheme="minorBidi" w:cstheme="minorBidi"/>
            <w:color w:val="000000" w:themeColor="text1"/>
            <w:sz w:val="20"/>
          </w:rPr>
          <w:t xml:space="preserve"> </w:t>
        </w:r>
      </w:ins>
      <w:ins w:id="96" w:author="Microsoft Office User" w:date="2026-04-13T10:12:00Z">
        <w:r w:rsidR="005F1BA1">
          <w:rPr>
            <w:rFonts w:asciiTheme="minorBidi" w:hAnsiTheme="minorBidi" w:cstheme="minorBidi"/>
            <w:color w:val="000000" w:themeColor="text1"/>
            <w:sz w:val="20"/>
          </w:rPr>
          <w:t xml:space="preserve">The initial genome libraries used to </w:t>
        </w:r>
      </w:ins>
      <w:ins w:id="97" w:author="Microsoft Office User" w:date="2026-04-13T10:13:00Z">
        <w:r w:rsidR="005F1BA1">
          <w:rPr>
            <w:rFonts w:asciiTheme="minorBidi" w:hAnsiTheme="minorBidi" w:cstheme="minorBidi"/>
            <w:color w:val="000000" w:themeColor="text1"/>
            <w:sz w:val="20"/>
          </w:rPr>
          <w:lastRenderedPageBreak/>
          <w:t xml:space="preserve">characterize the HGT inserts comprised </w:t>
        </w:r>
      </w:ins>
      <w:ins w:id="98" w:author="Microsoft Office User" w:date="2026-04-13T10:23:00Z">
        <w:r w:rsidR="005F1BA1">
          <w:rPr>
            <w:rFonts w:asciiTheme="minorBidi" w:hAnsiTheme="minorBidi" w:cstheme="minorBidi"/>
            <w:color w:val="000000" w:themeColor="text1"/>
            <w:sz w:val="20"/>
          </w:rPr>
          <w:t>37</w:t>
        </w:r>
      </w:ins>
      <w:ins w:id="99" w:author="Microsoft Office User" w:date="2026-04-13T10:13:00Z">
        <w:r w:rsidR="005F1BA1">
          <w:rPr>
            <w:rFonts w:asciiTheme="minorBidi" w:hAnsiTheme="minorBidi" w:cstheme="minorBidi"/>
            <w:color w:val="000000" w:themeColor="text1"/>
            <w:sz w:val="20"/>
          </w:rPr>
          <w:t xml:space="preserve"> and </w:t>
        </w:r>
      </w:ins>
      <w:ins w:id="100" w:author="Kyle Ewart" w:date="2026-04-16T10:34:00Z" w16du:dateUtc="2026-04-16T09:34:00Z">
        <w:r w:rsidR="00D27067">
          <w:rPr>
            <w:rFonts w:asciiTheme="minorBidi" w:hAnsiTheme="minorBidi" w:cstheme="minorBidi"/>
            <w:color w:val="000000" w:themeColor="text1"/>
            <w:sz w:val="20"/>
          </w:rPr>
          <w:t xml:space="preserve">20 </w:t>
        </w:r>
      </w:ins>
      <w:ins w:id="101" w:author="Microsoft Office User" w:date="2026-04-13T10:13:00Z">
        <w:del w:id="102" w:author="Kyle Ewart" w:date="2026-04-16T10:34:00Z" w16du:dateUtc="2026-04-16T09:34:00Z">
          <w:r w:rsidR="005F1BA1" w:rsidDel="00D27067">
            <w:rPr>
              <w:rFonts w:asciiTheme="minorBidi" w:hAnsiTheme="minorBidi" w:cstheme="minorBidi"/>
              <w:color w:val="000000" w:themeColor="text1"/>
              <w:sz w:val="20"/>
            </w:rPr>
            <w:delText xml:space="preserve">## </w:delText>
          </w:r>
        </w:del>
        <w:proofErr w:type="spellStart"/>
        <w:r w:rsidR="005F1BA1" w:rsidRPr="00A52AE2">
          <w:rPr>
            <w:rFonts w:asciiTheme="minorBidi" w:hAnsiTheme="minorBidi" w:cstheme="minorBidi"/>
            <w:i/>
            <w:iCs/>
            <w:color w:val="000000" w:themeColor="text1"/>
            <w:sz w:val="20"/>
          </w:rPr>
          <w:t>Buchnera</w:t>
        </w:r>
        <w:proofErr w:type="spellEnd"/>
        <w:r w:rsidR="005F1BA1">
          <w:rPr>
            <w:rFonts w:asciiTheme="minorBidi" w:hAnsiTheme="minorBidi" w:cstheme="minorBidi"/>
            <w:color w:val="000000" w:themeColor="text1"/>
            <w:sz w:val="20"/>
          </w:rPr>
          <w:t xml:space="preserve"> and </w:t>
        </w:r>
        <w:r w:rsidR="005F1BA1" w:rsidRPr="00A52AE2">
          <w:rPr>
            <w:rFonts w:asciiTheme="minorBidi" w:hAnsiTheme="minorBidi" w:cstheme="minorBidi"/>
            <w:i/>
            <w:iCs/>
            <w:color w:val="000000" w:themeColor="text1"/>
            <w:sz w:val="20"/>
          </w:rPr>
          <w:t>Wolbachia</w:t>
        </w:r>
        <w:r w:rsidR="005F1BA1">
          <w:rPr>
            <w:rFonts w:asciiTheme="minorBidi" w:hAnsiTheme="minorBidi" w:cstheme="minorBidi"/>
            <w:i/>
            <w:iCs/>
            <w:color w:val="000000" w:themeColor="text1"/>
            <w:sz w:val="20"/>
          </w:rPr>
          <w:t xml:space="preserve"> </w:t>
        </w:r>
        <w:r w:rsidR="005F1BA1">
          <w:rPr>
            <w:rFonts w:asciiTheme="minorBidi" w:hAnsiTheme="minorBidi" w:cstheme="minorBidi"/>
            <w:color w:val="000000" w:themeColor="text1"/>
            <w:sz w:val="20"/>
          </w:rPr>
          <w:t>genomes, respectively</w:t>
        </w:r>
      </w:ins>
      <w:ins w:id="103" w:author="Kyle Ewart" w:date="2026-04-16T10:34:00Z" w16du:dateUtc="2026-04-16T09:34:00Z">
        <w:r w:rsidR="00D27067">
          <w:rPr>
            <w:rFonts w:asciiTheme="minorBidi" w:hAnsiTheme="minorBidi" w:cstheme="minorBidi"/>
            <w:color w:val="000000" w:themeColor="text1"/>
            <w:sz w:val="20"/>
          </w:rPr>
          <w:t xml:space="preserve"> (Dataset S2)</w:t>
        </w:r>
      </w:ins>
      <w:ins w:id="104" w:author="Microsoft Office User" w:date="2026-04-13T10:13:00Z">
        <w:r w:rsidR="005F1BA1">
          <w:rPr>
            <w:rFonts w:asciiTheme="minorBidi" w:hAnsiTheme="minorBidi" w:cstheme="minorBidi"/>
            <w:color w:val="000000" w:themeColor="text1"/>
            <w:sz w:val="20"/>
          </w:rPr>
          <w:t>.</w:t>
        </w:r>
      </w:ins>
    </w:p>
    <w:p w14:paraId="498D1EC3" w14:textId="77777777" w:rsidR="00725612" w:rsidRDefault="00725612" w:rsidP="00725612">
      <w:pPr>
        <w:rPr>
          <w:ins w:id="105" w:author="Microsoft Office User" w:date="2026-04-06T15:34:00Z"/>
          <w:rFonts w:asciiTheme="minorBidi" w:hAnsiTheme="minorBidi" w:cstheme="minorBidi"/>
          <w:color w:val="000000" w:themeColor="text1"/>
          <w:sz w:val="20"/>
        </w:rPr>
      </w:pPr>
    </w:p>
    <w:p w14:paraId="1A1AFAC3" w14:textId="3D23ED11" w:rsidR="00DE001B" w:rsidRDefault="0029513D" w:rsidP="00725612">
      <w:pPr>
        <w:rPr>
          <w:ins w:id="106" w:author="Microsoft Office User" w:date="2026-04-03T09:08:00Z"/>
          <w:rFonts w:asciiTheme="minorBidi" w:hAnsiTheme="minorBidi" w:cstheme="minorBidi"/>
          <w:color w:val="000000" w:themeColor="text1"/>
          <w:sz w:val="20"/>
        </w:rPr>
      </w:pPr>
      <w:ins w:id="107" w:author="Microsoft Office User" w:date="2026-04-03T10:08:00Z">
        <w:r w:rsidRPr="0029513D">
          <w:rPr>
            <w:rFonts w:asciiTheme="minorBidi" w:hAnsiTheme="minorBidi" w:cstheme="minorBidi"/>
            <w:color w:val="000000" w:themeColor="text1"/>
            <w:sz w:val="20"/>
          </w:rPr>
          <w:t xml:space="preserve">We identified </w:t>
        </w:r>
      </w:ins>
      <w:ins w:id="108" w:author="Microsoft Office User" w:date="2026-04-06T15:32:00Z">
        <w:r w:rsidR="00725612">
          <w:rPr>
            <w:rFonts w:asciiTheme="minorBidi" w:hAnsiTheme="minorBidi" w:cstheme="minorBidi"/>
            <w:color w:val="000000" w:themeColor="text1"/>
            <w:sz w:val="20"/>
          </w:rPr>
          <w:t>0-</w:t>
        </w:r>
      </w:ins>
      <w:ins w:id="109" w:author="Microsoft Office User" w:date="2026-04-06T15:48:00Z">
        <w:r w:rsidR="00DC6F15">
          <w:rPr>
            <w:rFonts w:asciiTheme="minorBidi" w:hAnsiTheme="minorBidi" w:cstheme="minorBidi"/>
            <w:color w:val="000000" w:themeColor="text1"/>
            <w:sz w:val="20"/>
          </w:rPr>
          <w:t>21</w:t>
        </w:r>
      </w:ins>
      <w:ins w:id="110" w:author="Microsoft Office User" w:date="2026-04-03T10:08:00Z">
        <w:r w:rsidRPr="0029513D">
          <w:rPr>
            <w:rFonts w:asciiTheme="minorBidi" w:hAnsiTheme="minorBidi" w:cstheme="minorBidi"/>
            <w:color w:val="000000" w:themeColor="text1"/>
            <w:sz w:val="20"/>
          </w:rPr>
          <w:t xml:space="preserve"> </w:t>
        </w:r>
        <w:proofErr w:type="spellStart"/>
        <w:r w:rsidRPr="0029513D">
          <w:rPr>
            <w:rFonts w:asciiTheme="minorBidi" w:hAnsiTheme="minorBidi" w:cstheme="minorBidi"/>
            <w:i/>
            <w:iCs/>
            <w:color w:val="000000" w:themeColor="text1"/>
            <w:sz w:val="20"/>
            <w:rPrChange w:id="111"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-derived inserts </w:t>
        </w:r>
      </w:ins>
      <w:ins w:id="112" w:author="Microsoft Office User" w:date="2026-04-13T13:05:00Z">
        <w:r w:rsidR="001F3E79">
          <w:rPr>
            <w:rFonts w:asciiTheme="minorBidi" w:hAnsiTheme="minorBidi" w:cstheme="minorBidi"/>
            <w:color w:val="000000" w:themeColor="text1"/>
            <w:sz w:val="20"/>
          </w:rPr>
          <w:t xml:space="preserve">(average = 3.2) </w:t>
        </w:r>
      </w:ins>
      <w:ins w:id="113" w:author="Microsoft Office User" w:date="2026-04-03T10:08:00Z">
        <w:r w:rsidRPr="0029513D">
          <w:rPr>
            <w:rFonts w:asciiTheme="minorBidi" w:hAnsiTheme="minorBidi" w:cstheme="minorBidi"/>
            <w:color w:val="000000" w:themeColor="text1"/>
            <w:sz w:val="20"/>
          </w:rPr>
          <w:t xml:space="preserve">across the host genomes </w:t>
        </w:r>
      </w:ins>
      <w:ins w:id="114" w:author="Microsoft Office User" w:date="2026-04-06T15:33:00Z">
        <w:r w:rsidR="00725612">
          <w:rPr>
            <w:rFonts w:asciiTheme="minorBidi" w:hAnsiTheme="minorBidi" w:cstheme="minorBidi"/>
            <w:color w:val="000000" w:themeColor="text1"/>
            <w:sz w:val="20"/>
          </w:rPr>
          <w:t xml:space="preserve">following the HGT pipeline. </w:t>
        </w:r>
      </w:ins>
      <w:ins w:id="115" w:author="Microsoft Office User" w:date="2026-04-06T15:42:00Z">
        <w:r w:rsidR="008028C6" w:rsidRPr="008028C6">
          <w:rPr>
            <w:rFonts w:asciiTheme="minorBidi" w:hAnsiTheme="minorBidi" w:cstheme="minorBidi"/>
            <w:color w:val="000000" w:themeColor="text1"/>
            <w:sz w:val="20"/>
          </w:rPr>
          <w:t xml:space="preserve">This number decreases when applying </w:t>
        </w:r>
      </w:ins>
      <w:ins w:id="116" w:author="Microsoft Office User" w:date="2026-04-06T19:46:00Z">
        <w:r w:rsidR="00704456">
          <w:rPr>
            <w:rFonts w:asciiTheme="minorBidi" w:hAnsiTheme="minorBidi" w:cstheme="minorBidi"/>
            <w:color w:val="000000" w:themeColor="text1"/>
            <w:sz w:val="20"/>
          </w:rPr>
          <w:t>more</w:t>
        </w:r>
      </w:ins>
      <w:ins w:id="117" w:author="Microsoft Office User" w:date="2026-04-06T15:42:00Z">
        <w:r w:rsidR="008028C6" w:rsidRPr="008028C6">
          <w:rPr>
            <w:rFonts w:asciiTheme="minorBidi" w:hAnsiTheme="minorBidi" w:cstheme="minorBidi"/>
            <w:color w:val="000000" w:themeColor="text1"/>
            <w:sz w:val="20"/>
          </w:rPr>
          <w:t xml:space="preserve"> stringent filtering parameters for excluding inserts that are similar to other bacterial species</w:t>
        </w:r>
      </w:ins>
      <w:ins w:id="118" w:author="Microsoft Office User" w:date="2026-04-13T14:10:00Z">
        <w:r w:rsidR="00352DF1">
          <w:rPr>
            <w:rFonts w:asciiTheme="minorBidi" w:hAnsiTheme="minorBidi" w:cstheme="minorBidi"/>
            <w:color w:val="000000" w:themeColor="text1"/>
            <w:sz w:val="20"/>
          </w:rPr>
          <w:t xml:space="preserve"> (see details in HGT pipeline above); </w:t>
        </w:r>
      </w:ins>
      <w:ins w:id="119" w:author="Microsoft Office User" w:date="2026-04-06T15:42:00Z">
        <w:r w:rsidR="008028C6" w:rsidRPr="008028C6">
          <w:rPr>
            <w:rFonts w:asciiTheme="minorBidi" w:hAnsiTheme="minorBidi" w:cstheme="minorBidi"/>
            <w:color w:val="000000" w:themeColor="text1"/>
            <w:sz w:val="20"/>
          </w:rPr>
          <w:t xml:space="preserve">i.e. </w:t>
        </w:r>
      </w:ins>
      <w:ins w:id="120" w:author="Microsoft Office User" w:date="2026-04-13T13:37:00Z">
        <w:del w:id="121" w:author="Nathan Lo" w:date="2026-04-16T18:38:00Z">
          <w:r w:rsidR="007B7DC2" w:rsidDel="00EB7BBB">
            <w:rPr>
              <w:rFonts w:asciiTheme="minorBidi" w:hAnsiTheme="minorBidi" w:cstheme="minorBidi"/>
              <w:color w:val="000000" w:themeColor="text1"/>
              <w:sz w:val="20"/>
            </w:rPr>
            <w:delText xml:space="preserve">at least </w:delText>
          </w:r>
        </w:del>
      </w:ins>
      <w:ins w:id="122" w:author="Microsoft Office User" w:date="2026-04-06T15:42:00Z">
        <w:del w:id="123" w:author="Nathan Lo" w:date="2026-04-16T18:38:00Z">
          <w:r w:rsidR="008028C6" w:rsidRPr="008028C6" w:rsidDel="00EB7BBB">
            <w:rPr>
              <w:rFonts w:asciiTheme="minorBidi" w:hAnsiTheme="minorBidi" w:cstheme="minorBidi"/>
              <w:color w:val="000000" w:themeColor="text1"/>
              <w:sz w:val="20"/>
            </w:rPr>
            <w:delText>some</w:delText>
          </w:r>
        </w:del>
      </w:ins>
      <w:ins w:id="124" w:author="Microsoft Office User" w:date="2026-04-13T14:10:00Z">
        <w:del w:id="125" w:author="Nathan Lo" w:date="2026-04-16T18:38:00Z">
          <w:r w:rsidR="00352DF1" w:rsidDel="00EB7BBB">
            <w:rPr>
              <w:rFonts w:asciiTheme="minorBidi" w:hAnsiTheme="minorBidi" w:cstheme="minorBidi"/>
              <w:color w:val="000000" w:themeColor="text1"/>
              <w:sz w:val="20"/>
            </w:rPr>
            <w:delText>, and possibly</w:delText>
          </w:r>
        </w:del>
      </w:ins>
      <w:ins w:id="126" w:author="Nathan Lo" w:date="2026-04-16T18:38:00Z">
        <w:r w:rsidR="00EB7BBB">
          <w:rPr>
            <w:rFonts w:asciiTheme="minorBidi" w:hAnsiTheme="minorBidi" w:cstheme="minorBidi"/>
            <w:color w:val="000000" w:themeColor="text1"/>
            <w:sz w:val="20"/>
          </w:rPr>
          <w:t>most likely</w:t>
        </w:r>
      </w:ins>
      <w:ins w:id="127" w:author="Microsoft Office User" w:date="2026-04-13T14:10:00Z">
        <w:r w:rsidR="00352DF1">
          <w:rPr>
            <w:rFonts w:asciiTheme="minorBidi" w:hAnsiTheme="minorBidi" w:cstheme="minorBidi"/>
            <w:color w:val="000000" w:themeColor="text1"/>
            <w:sz w:val="20"/>
          </w:rPr>
          <w:t xml:space="preserve"> all</w:t>
        </w:r>
        <w:del w:id="128" w:author="Nathan Lo" w:date="2026-04-16T18:38:00Z">
          <w:r w:rsidR="00352DF1" w:rsidDel="00EB7BBB">
            <w:rPr>
              <w:rFonts w:asciiTheme="minorBidi" w:hAnsiTheme="minorBidi" w:cstheme="minorBidi"/>
              <w:color w:val="000000" w:themeColor="text1"/>
              <w:sz w:val="20"/>
            </w:rPr>
            <w:delText>,</w:delText>
          </w:r>
        </w:del>
        <w:r w:rsidR="00352DF1">
          <w:rPr>
            <w:rFonts w:asciiTheme="minorBidi" w:hAnsiTheme="minorBidi" w:cstheme="minorBidi"/>
            <w:color w:val="000000" w:themeColor="text1"/>
            <w:sz w:val="20"/>
          </w:rPr>
          <w:t xml:space="preserve"> </w:t>
        </w:r>
      </w:ins>
      <w:ins w:id="129" w:author="Microsoft Office User" w:date="2026-04-06T15:42:00Z">
        <w:r w:rsidR="008028C6" w:rsidRPr="008028C6">
          <w:rPr>
            <w:rFonts w:asciiTheme="minorBidi" w:hAnsiTheme="minorBidi" w:cstheme="minorBidi"/>
            <w:color w:val="000000" w:themeColor="text1"/>
            <w:sz w:val="20"/>
          </w:rPr>
          <w:t xml:space="preserve">putative </w:t>
        </w:r>
        <w:proofErr w:type="spellStart"/>
        <w:r w:rsidR="008028C6" w:rsidRPr="008028C6">
          <w:rPr>
            <w:rFonts w:asciiTheme="minorBidi" w:hAnsiTheme="minorBidi" w:cstheme="minorBidi"/>
            <w:i/>
            <w:iCs/>
            <w:color w:val="000000" w:themeColor="text1"/>
            <w:sz w:val="20"/>
            <w:rPrChange w:id="130" w:author="Microsoft Office User" w:date="2026-04-06T15:43:00Z">
              <w:rPr>
                <w:rFonts w:asciiTheme="minorBidi" w:hAnsiTheme="minorBidi" w:cstheme="minorBidi"/>
                <w:color w:val="000000" w:themeColor="text1"/>
                <w:sz w:val="20"/>
              </w:rPr>
            </w:rPrChange>
          </w:rPr>
          <w:t>Buchnera</w:t>
        </w:r>
        <w:proofErr w:type="spellEnd"/>
        <w:r w:rsidR="008028C6" w:rsidRPr="008028C6">
          <w:rPr>
            <w:rFonts w:asciiTheme="minorBidi" w:hAnsiTheme="minorBidi" w:cstheme="minorBidi"/>
            <w:color w:val="000000" w:themeColor="text1"/>
            <w:sz w:val="20"/>
          </w:rPr>
          <w:t xml:space="preserve">-derived inserts </w:t>
        </w:r>
        <w:del w:id="131" w:author="Nathan Lo" w:date="2026-04-16T18:38:00Z">
          <w:r w:rsidR="008028C6" w:rsidRPr="008028C6" w:rsidDel="00EB7BBB">
            <w:rPr>
              <w:rFonts w:asciiTheme="minorBidi" w:hAnsiTheme="minorBidi" w:cstheme="minorBidi"/>
              <w:color w:val="000000" w:themeColor="text1"/>
              <w:sz w:val="20"/>
            </w:rPr>
            <w:delText xml:space="preserve">may </w:delText>
          </w:r>
        </w:del>
        <w:r w:rsidR="008028C6" w:rsidRPr="008028C6">
          <w:rPr>
            <w:rFonts w:asciiTheme="minorBidi" w:hAnsiTheme="minorBidi" w:cstheme="minorBidi"/>
            <w:color w:val="000000" w:themeColor="text1"/>
            <w:sz w:val="20"/>
          </w:rPr>
          <w:t xml:space="preserve">instead originate from </w:t>
        </w:r>
        <w:proofErr w:type="spellStart"/>
        <w:r w:rsidR="008028C6" w:rsidRPr="008028C6">
          <w:rPr>
            <w:rFonts w:asciiTheme="minorBidi" w:hAnsiTheme="minorBidi" w:cstheme="minorBidi"/>
            <w:i/>
            <w:iCs/>
            <w:color w:val="000000" w:themeColor="text1"/>
            <w:sz w:val="20"/>
            <w:rPrChange w:id="132" w:author="Microsoft Office User" w:date="2026-04-06T15:43:00Z">
              <w:rPr>
                <w:rFonts w:asciiTheme="minorBidi" w:hAnsiTheme="minorBidi" w:cstheme="minorBidi"/>
                <w:color w:val="000000" w:themeColor="text1"/>
                <w:sz w:val="20"/>
              </w:rPr>
            </w:rPrChange>
          </w:rPr>
          <w:t>Blattabacterium</w:t>
        </w:r>
        <w:proofErr w:type="spellEnd"/>
        <w:r w:rsidR="008028C6" w:rsidRPr="008028C6">
          <w:rPr>
            <w:rFonts w:asciiTheme="minorBidi" w:hAnsiTheme="minorBidi" w:cstheme="minorBidi"/>
            <w:i/>
            <w:iCs/>
            <w:color w:val="000000" w:themeColor="text1"/>
            <w:sz w:val="20"/>
            <w:rPrChange w:id="133" w:author="Microsoft Office User" w:date="2026-04-06T15:43:00Z">
              <w:rPr>
                <w:rFonts w:asciiTheme="minorBidi" w:hAnsiTheme="minorBidi" w:cstheme="minorBidi"/>
                <w:color w:val="000000" w:themeColor="text1"/>
                <w:sz w:val="20"/>
              </w:rPr>
            </w:rPrChange>
          </w:rPr>
          <w:t xml:space="preserve"> </w:t>
        </w:r>
        <w:r w:rsidR="008028C6" w:rsidRPr="008028C6">
          <w:rPr>
            <w:rFonts w:asciiTheme="minorBidi" w:hAnsiTheme="minorBidi" w:cstheme="minorBidi"/>
            <w:color w:val="000000" w:themeColor="text1"/>
            <w:sz w:val="20"/>
          </w:rPr>
          <w:t>or other bacterial species</w:t>
        </w:r>
      </w:ins>
      <w:ins w:id="134" w:author="Nathan Lo" w:date="2026-04-16T18:39:00Z">
        <w:r w:rsidR="0055674A">
          <w:rPr>
            <w:rFonts w:asciiTheme="minorBidi" w:hAnsiTheme="minorBidi" w:cstheme="minorBidi"/>
            <w:color w:val="000000" w:themeColor="text1"/>
            <w:sz w:val="20"/>
          </w:rPr>
          <w:t>.</w:t>
        </w:r>
      </w:ins>
      <w:ins w:id="135" w:author="Microsoft Office User" w:date="2026-04-06T15:42:00Z">
        <w:del w:id="136" w:author="Nathan Lo" w:date="2026-04-16T18:39:00Z">
          <w:r w:rsidR="008028C6" w:rsidRPr="008028C6" w:rsidDel="0055674A">
            <w:rPr>
              <w:rFonts w:asciiTheme="minorBidi" w:hAnsiTheme="minorBidi" w:cstheme="minorBidi"/>
              <w:color w:val="000000" w:themeColor="text1"/>
              <w:sz w:val="20"/>
            </w:rPr>
            <w:delText>.</w:delText>
          </w:r>
        </w:del>
      </w:ins>
      <w:ins w:id="137" w:author="Maxim Warwick Dus Adams" w:date="2026-04-16T14:35:00Z">
        <w:r w:rsidR="001551DF">
          <w:rPr>
            <w:rFonts w:asciiTheme="minorBidi" w:hAnsiTheme="minorBidi" w:cstheme="minorBidi"/>
            <w:color w:val="000000" w:themeColor="text1"/>
            <w:sz w:val="20"/>
          </w:rPr>
          <w:t xml:space="preserve"> Indeed,</w:t>
        </w:r>
        <w:r w:rsidR="001F1CD3">
          <w:rPr>
            <w:rFonts w:asciiTheme="minorBidi" w:hAnsiTheme="minorBidi" w:cstheme="minorBidi"/>
            <w:color w:val="000000" w:themeColor="text1"/>
            <w:sz w:val="20"/>
          </w:rPr>
          <w:t xml:space="preserve"> manual inspection sugge</w:t>
        </w:r>
      </w:ins>
      <w:ins w:id="138" w:author="Maxim Warwick Dus Adams" w:date="2026-04-16T14:36:00Z">
        <w:r w:rsidR="001F1CD3">
          <w:rPr>
            <w:rFonts w:asciiTheme="minorBidi" w:hAnsiTheme="minorBidi" w:cstheme="minorBidi"/>
            <w:color w:val="000000" w:themeColor="text1"/>
            <w:sz w:val="20"/>
          </w:rPr>
          <w:t>sts that</w:t>
        </w:r>
      </w:ins>
      <w:ins w:id="139" w:author="Maxim Warwick Dus Adams" w:date="2026-04-16T14:35:00Z">
        <w:r w:rsidR="001551DF">
          <w:rPr>
            <w:rFonts w:asciiTheme="minorBidi" w:hAnsiTheme="minorBidi" w:cstheme="minorBidi"/>
            <w:color w:val="000000" w:themeColor="text1"/>
            <w:sz w:val="20"/>
          </w:rPr>
          <w:t xml:space="preserve"> the majority of these hits originate from genomic regions that are relatively conserved across bacteria, such as </w:t>
        </w:r>
        <w:r w:rsidR="001551DF">
          <w:rPr>
            <w:rFonts w:asciiTheme="minorBidi" w:hAnsiTheme="minorBidi" w:cstheme="minorBidi"/>
            <w:i/>
            <w:iCs/>
            <w:color w:val="000000" w:themeColor="text1"/>
            <w:sz w:val="20"/>
          </w:rPr>
          <w:t>16S</w:t>
        </w:r>
        <w:r w:rsidR="001551DF">
          <w:rPr>
            <w:rFonts w:asciiTheme="minorBidi" w:hAnsiTheme="minorBidi" w:cstheme="minorBidi"/>
            <w:color w:val="000000" w:themeColor="text1"/>
            <w:sz w:val="20"/>
          </w:rPr>
          <w:t>.</w:t>
        </w:r>
      </w:ins>
      <w:ins w:id="140" w:author="Microsoft Office User" w:date="2026-04-06T15:34:00Z">
        <w:r w:rsidR="00725612">
          <w:rPr>
            <w:rFonts w:asciiTheme="minorBidi" w:hAnsiTheme="minorBidi" w:cstheme="minorBidi"/>
            <w:color w:val="000000" w:themeColor="text1"/>
            <w:sz w:val="20"/>
          </w:rPr>
          <w:t xml:space="preserve"> </w:t>
        </w:r>
      </w:ins>
      <w:ins w:id="141" w:author="Microsoft Office User" w:date="2026-04-03T10:08:00Z">
        <w:r w:rsidRPr="0029513D">
          <w:rPr>
            <w:rFonts w:asciiTheme="minorBidi" w:hAnsiTheme="minorBidi" w:cstheme="minorBidi"/>
            <w:color w:val="000000" w:themeColor="text1"/>
            <w:sz w:val="20"/>
          </w:rPr>
          <w:t xml:space="preserve">This is consistent with the lack of co-occurrence between </w:t>
        </w:r>
        <w:proofErr w:type="spellStart"/>
        <w:r w:rsidRPr="0029513D">
          <w:rPr>
            <w:rFonts w:asciiTheme="minorBidi" w:hAnsiTheme="minorBidi" w:cstheme="minorBidi"/>
            <w:i/>
            <w:iCs/>
            <w:color w:val="000000" w:themeColor="text1"/>
            <w:sz w:val="20"/>
            <w:rPrChange w:id="142"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and these hosts.</w:t>
        </w:r>
      </w:ins>
      <w:ins w:id="143" w:author="Microsoft Office User" w:date="2026-04-03T10:09:00Z">
        <w:r>
          <w:rPr>
            <w:rFonts w:asciiTheme="minorBidi" w:hAnsiTheme="minorBidi" w:cstheme="minorBidi"/>
            <w:color w:val="000000" w:themeColor="text1"/>
            <w:sz w:val="20"/>
          </w:rPr>
          <w:t xml:space="preserve"> </w:t>
        </w:r>
      </w:ins>
      <w:ins w:id="144" w:author="Microsoft Office User" w:date="2026-04-03T10:08:00Z">
        <w:r w:rsidRPr="0029513D">
          <w:rPr>
            <w:rFonts w:asciiTheme="minorBidi" w:hAnsiTheme="minorBidi" w:cstheme="minorBidi"/>
            <w:color w:val="000000" w:themeColor="text1"/>
            <w:sz w:val="20"/>
          </w:rPr>
          <w:t xml:space="preserve">We identified </w:t>
        </w:r>
      </w:ins>
      <w:ins w:id="145" w:author="Microsoft Office User" w:date="2026-04-13T12:57:00Z">
        <w:r w:rsidR="001E7E1E">
          <w:rPr>
            <w:rFonts w:asciiTheme="minorBidi" w:hAnsiTheme="minorBidi" w:cstheme="minorBidi"/>
            <w:color w:val="000000" w:themeColor="text1"/>
            <w:sz w:val="20"/>
          </w:rPr>
          <w:t>1</w:t>
        </w:r>
      </w:ins>
      <w:ins w:id="146" w:author="Microsoft Office User" w:date="2026-04-03T10:08:00Z">
        <w:r w:rsidRPr="0029513D">
          <w:rPr>
            <w:rFonts w:asciiTheme="minorBidi" w:hAnsiTheme="minorBidi" w:cstheme="minorBidi"/>
            <w:color w:val="000000" w:themeColor="text1"/>
            <w:sz w:val="20"/>
          </w:rPr>
          <w:t>–</w:t>
        </w:r>
      </w:ins>
      <w:ins w:id="147" w:author="Microsoft Office User" w:date="2026-04-13T12:57:00Z">
        <w:r w:rsidR="001E7E1E">
          <w:rPr>
            <w:rFonts w:asciiTheme="minorBidi" w:hAnsiTheme="minorBidi" w:cstheme="minorBidi"/>
            <w:color w:val="000000" w:themeColor="text1"/>
            <w:sz w:val="20"/>
          </w:rPr>
          <w:t>35</w:t>
        </w:r>
      </w:ins>
      <w:ins w:id="148"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149"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-derived inserts</w:t>
        </w:r>
      </w:ins>
      <w:ins w:id="150" w:author="Microsoft Office User" w:date="2026-04-06T15:36:00Z">
        <w:r w:rsidR="00725612">
          <w:rPr>
            <w:rFonts w:asciiTheme="minorBidi" w:hAnsiTheme="minorBidi" w:cstheme="minorBidi"/>
            <w:color w:val="000000" w:themeColor="text1"/>
            <w:sz w:val="20"/>
          </w:rPr>
          <w:t xml:space="preserve"> </w:t>
        </w:r>
      </w:ins>
      <w:ins w:id="151" w:author="Microsoft Office User" w:date="2026-04-13T12:57:00Z">
        <w:r w:rsidR="001E7E1E">
          <w:rPr>
            <w:rFonts w:asciiTheme="minorBidi" w:hAnsiTheme="minorBidi" w:cstheme="minorBidi"/>
            <w:color w:val="000000" w:themeColor="text1"/>
            <w:sz w:val="20"/>
          </w:rPr>
          <w:t>(average = 9.</w:t>
        </w:r>
        <w:r w:rsidR="001F3E79">
          <w:rPr>
            <w:rFonts w:asciiTheme="minorBidi" w:hAnsiTheme="minorBidi" w:cstheme="minorBidi"/>
            <w:color w:val="000000" w:themeColor="text1"/>
            <w:sz w:val="20"/>
          </w:rPr>
          <w:t>5</w:t>
        </w:r>
        <w:r w:rsidR="001E7E1E">
          <w:rPr>
            <w:rFonts w:asciiTheme="minorBidi" w:hAnsiTheme="minorBidi" w:cstheme="minorBidi"/>
            <w:color w:val="000000" w:themeColor="text1"/>
            <w:sz w:val="20"/>
          </w:rPr>
          <w:t>)</w:t>
        </w:r>
        <w:r w:rsidR="001F3E79">
          <w:rPr>
            <w:rFonts w:asciiTheme="minorBidi" w:hAnsiTheme="minorBidi" w:cstheme="minorBidi"/>
            <w:color w:val="000000" w:themeColor="text1"/>
            <w:sz w:val="20"/>
          </w:rPr>
          <w:t xml:space="preserve"> </w:t>
        </w:r>
      </w:ins>
      <w:ins w:id="152" w:author="Microsoft Office User" w:date="2026-04-13T13:06:00Z">
        <w:r w:rsidR="001F3E79">
          <w:rPr>
            <w:rFonts w:asciiTheme="minorBidi" w:hAnsiTheme="minorBidi" w:cstheme="minorBidi"/>
            <w:color w:val="000000" w:themeColor="text1"/>
            <w:sz w:val="20"/>
          </w:rPr>
          <w:t>per genome</w:t>
        </w:r>
      </w:ins>
      <w:ins w:id="153" w:author="Microsoft Office User" w:date="2026-04-03T10:08:00Z">
        <w:r w:rsidRPr="0029513D">
          <w:rPr>
            <w:rFonts w:asciiTheme="minorBidi" w:hAnsiTheme="minorBidi" w:cstheme="minorBidi"/>
            <w:color w:val="000000" w:themeColor="text1"/>
            <w:sz w:val="20"/>
          </w:rPr>
          <w:t xml:space="preserve">. The higher number relative to </w:t>
        </w:r>
        <w:proofErr w:type="spellStart"/>
        <w:r w:rsidRPr="0029513D">
          <w:rPr>
            <w:rFonts w:asciiTheme="minorBidi" w:hAnsiTheme="minorBidi" w:cstheme="minorBidi"/>
            <w:i/>
            <w:iCs/>
            <w:color w:val="000000" w:themeColor="text1"/>
            <w:sz w:val="20"/>
            <w:rPrChange w:id="154"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likely reflects that </w:t>
        </w:r>
        <w:r w:rsidRPr="0029513D">
          <w:rPr>
            <w:rFonts w:asciiTheme="minorBidi" w:hAnsiTheme="minorBidi" w:cstheme="minorBidi"/>
            <w:i/>
            <w:iCs/>
            <w:color w:val="000000" w:themeColor="text1"/>
            <w:sz w:val="20"/>
            <w:rPrChange w:id="155"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 </w:t>
        </w:r>
      </w:ins>
      <w:ins w:id="156" w:author="Microsoft Office User" w:date="2026-04-03T10:09:00Z">
        <w:r>
          <w:rPr>
            <w:rFonts w:asciiTheme="minorBidi" w:hAnsiTheme="minorBidi" w:cstheme="minorBidi"/>
            <w:color w:val="000000" w:themeColor="text1"/>
            <w:sz w:val="20"/>
          </w:rPr>
          <w:t>do</w:t>
        </w:r>
      </w:ins>
      <w:ins w:id="157" w:author="Microsoft Office User" w:date="2026-04-03T10:08:00Z">
        <w:r w:rsidRPr="0029513D">
          <w:rPr>
            <w:rFonts w:asciiTheme="minorBidi" w:hAnsiTheme="minorBidi" w:cstheme="minorBidi"/>
            <w:color w:val="000000" w:themeColor="text1"/>
            <w:sz w:val="20"/>
          </w:rPr>
          <w:t xml:space="preserve"> infect these hosts, although insert counts remain lower than those observed for </w:t>
        </w:r>
        <w:proofErr w:type="spellStart"/>
        <w:r w:rsidRPr="0029513D">
          <w:rPr>
            <w:rFonts w:asciiTheme="minorBidi" w:hAnsiTheme="minorBidi" w:cstheme="minorBidi"/>
            <w:i/>
            <w:iCs/>
            <w:color w:val="000000" w:themeColor="text1"/>
            <w:sz w:val="20"/>
            <w:rPrChange w:id="158" w:author="Microsoft Office User" w:date="2026-04-03T10:09:00Z">
              <w:rPr>
                <w:rFonts w:asciiTheme="minorBidi" w:hAnsiTheme="minorBidi" w:cstheme="minorBidi"/>
                <w:color w:val="000000" w:themeColor="text1"/>
                <w:sz w:val="20"/>
              </w:rPr>
            </w:rPrChange>
          </w:rPr>
          <w:t>Blattabacterium</w:t>
        </w:r>
      </w:ins>
      <w:proofErr w:type="spellEnd"/>
      <w:ins w:id="159" w:author="Microsoft Office User" w:date="2026-04-03T10:10:00Z">
        <w:r>
          <w:rPr>
            <w:rFonts w:asciiTheme="minorBidi" w:hAnsiTheme="minorBidi" w:cstheme="minorBidi"/>
            <w:color w:val="000000" w:themeColor="text1"/>
            <w:sz w:val="20"/>
          </w:rPr>
          <w:t xml:space="preserve">, </w:t>
        </w:r>
        <w:r w:rsidRPr="0029513D">
          <w:rPr>
            <w:rFonts w:asciiTheme="minorBidi" w:hAnsiTheme="minorBidi" w:cstheme="minorBidi"/>
            <w:color w:val="000000" w:themeColor="text1"/>
            <w:sz w:val="20"/>
          </w:rPr>
          <w:t>potentially reflecting differences in host–bacterial interactions.</w:t>
        </w:r>
      </w:ins>
    </w:p>
    <w:p w14:paraId="3255DF6E" w14:textId="77777777" w:rsidR="0029513D" w:rsidRDefault="0029513D" w:rsidP="006B2DE1">
      <w:pPr>
        <w:rPr>
          <w:ins w:id="160" w:author="Microsoft Office User" w:date="2026-04-03T10:08:00Z"/>
          <w:rFonts w:asciiTheme="minorBidi" w:hAnsiTheme="minorBidi" w:cstheme="minorBidi"/>
          <w:color w:val="000000" w:themeColor="text1"/>
          <w:sz w:val="20"/>
        </w:rPr>
      </w:pPr>
    </w:p>
    <w:p w14:paraId="79366A32" w14:textId="63ECB5F6" w:rsidR="004F51D1" w:rsidRDefault="00864224" w:rsidP="006B2DE1">
      <w:pPr>
        <w:rPr>
          <w:ins w:id="161" w:author="Microsoft Office User" w:date="2026-04-03T12:43:00Z"/>
          <w:rFonts w:asciiTheme="minorBidi" w:hAnsiTheme="minorBidi" w:cstheme="minorBidi"/>
          <w:color w:val="000000" w:themeColor="text1"/>
          <w:sz w:val="20"/>
        </w:rPr>
      </w:pPr>
      <w:ins w:id="162" w:author="Microsoft Office User" w:date="2026-04-03T12:39:00Z">
        <w:r w:rsidRPr="00864224">
          <w:rPr>
            <w:rFonts w:asciiTheme="minorBidi" w:hAnsiTheme="minorBidi" w:cstheme="minorBidi"/>
            <w:color w:val="000000" w:themeColor="text1"/>
            <w:sz w:val="20"/>
          </w:rPr>
          <w:t>Since completing the analyses and manuscript preparation, additional Blattodea genomes have become available. To assess whether the patterns identified in this study are consistent across these additional taxa, we applied the same HGT insert pipeline to five newly available genomes: one termite (</w:t>
        </w:r>
        <w:proofErr w:type="spellStart"/>
        <w:r w:rsidRPr="00864224">
          <w:rPr>
            <w:rFonts w:asciiTheme="minorBidi" w:hAnsiTheme="minorBidi" w:cstheme="minorBidi"/>
            <w:i/>
            <w:iCs/>
            <w:color w:val="000000" w:themeColor="text1"/>
            <w:sz w:val="20"/>
            <w:rPrChange w:id="163" w:author="Microsoft Office User" w:date="2026-04-03T12:39:00Z">
              <w:rPr>
                <w:rFonts w:asciiTheme="minorBidi" w:hAnsiTheme="minorBidi" w:cstheme="minorBidi"/>
                <w:color w:val="000000" w:themeColor="text1"/>
                <w:sz w:val="20"/>
              </w:rPr>
            </w:rPrChange>
          </w:rPr>
          <w:t>Mastotermes</w:t>
        </w:r>
        <w:proofErr w:type="spellEnd"/>
        <w:r w:rsidRPr="00864224">
          <w:rPr>
            <w:rFonts w:asciiTheme="minorBidi" w:hAnsiTheme="minorBidi" w:cstheme="minorBidi"/>
            <w:i/>
            <w:iCs/>
            <w:color w:val="000000" w:themeColor="text1"/>
            <w:sz w:val="20"/>
            <w:rPrChange w:id="164" w:author="Microsoft Office User" w:date="2026-04-03T12:39: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165" w:author="Microsoft Office User" w:date="2026-04-03T12:39: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GCA_053541125.1), which is the only termite species known to </w:t>
        </w:r>
        <w:proofErr w:type="spellStart"/>
        <w:r w:rsidRPr="00864224">
          <w:rPr>
            <w:rFonts w:asciiTheme="minorBidi" w:hAnsiTheme="minorBidi" w:cstheme="minorBidi"/>
            <w:color w:val="000000" w:themeColor="text1"/>
            <w:sz w:val="20"/>
          </w:rPr>
          <w:t>harbour</w:t>
        </w:r>
        <w:proofErr w:type="spellEnd"/>
        <w:r w:rsidRPr="00864224">
          <w:rPr>
            <w:rFonts w:asciiTheme="minorBidi" w:hAnsiTheme="minorBidi" w:cstheme="minorBidi"/>
            <w:color w:val="000000" w:themeColor="text1"/>
            <w:sz w:val="20"/>
          </w:rPr>
          <w:t xml:space="preserve"> </w:t>
        </w:r>
        <w:proofErr w:type="spellStart"/>
        <w:r w:rsidRPr="00864224">
          <w:rPr>
            <w:rFonts w:asciiTheme="minorBidi" w:hAnsiTheme="minorBidi" w:cstheme="minorBidi"/>
            <w:i/>
            <w:iCs/>
            <w:color w:val="000000" w:themeColor="text1"/>
            <w:sz w:val="20"/>
            <w:rPrChange w:id="166" w:author="Microsoft Office User" w:date="2026-04-03T12:40:00Z">
              <w:rPr>
                <w:rFonts w:asciiTheme="minorBidi" w:hAnsiTheme="minorBidi" w:cstheme="minorBidi"/>
                <w:color w:val="000000" w:themeColor="text1"/>
                <w:sz w:val="20"/>
              </w:rPr>
            </w:rPrChange>
          </w:rPr>
          <w:t>Blattabacterium</w:t>
        </w:r>
        <w:proofErr w:type="spellEnd"/>
        <w:r w:rsidRPr="00864224">
          <w:rPr>
            <w:rFonts w:asciiTheme="minorBidi" w:hAnsiTheme="minorBidi" w:cstheme="minorBidi"/>
            <w:color w:val="000000" w:themeColor="text1"/>
            <w:sz w:val="20"/>
          </w:rPr>
          <w:t xml:space="preserve">; two </w:t>
        </w:r>
        <w:proofErr w:type="spellStart"/>
        <w:r w:rsidRPr="00864224">
          <w:rPr>
            <w:rFonts w:asciiTheme="minorBidi" w:hAnsiTheme="minorBidi" w:cstheme="minorBidi"/>
            <w:i/>
            <w:iCs/>
            <w:color w:val="000000" w:themeColor="text1"/>
            <w:sz w:val="20"/>
            <w:rPrChange w:id="167" w:author="Microsoft Office User" w:date="2026-04-03T12:40: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r w:rsidRPr="00864224">
          <w:rPr>
            <w:rFonts w:asciiTheme="minorBidi" w:hAnsiTheme="minorBidi" w:cstheme="minorBidi"/>
            <w:i/>
            <w:iCs/>
            <w:color w:val="000000" w:themeColor="text1"/>
            <w:sz w:val="20"/>
            <w:rPrChange w:id="168" w:author="Microsoft Office User" w:date="2026-04-03T12:40:00Z">
              <w:rPr>
                <w:rFonts w:asciiTheme="minorBidi" w:hAnsiTheme="minorBidi" w:cstheme="minorBidi"/>
                <w:color w:val="000000" w:themeColor="text1"/>
                <w:sz w:val="20"/>
              </w:rPr>
            </w:rPrChange>
          </w:rPr>
          <w:t>C. punctulatus</w:t>
        </w:r>
        <w:r w:rsidRPr="00864224">
          <w:rPr>
            <w:rFonts w:asciiTheme="minorBidi" w:hAnsiTheme="minorBidi" w:cstheme="minorBidi"/>
            <w:color w:val="000000" w:themeColor="text1"/>
            <w:sz w:val="20"/>
          </w:rPr>
          <w:t xml:space="preserve">; GCA_054643855.1 and </w:t>
        </w:r>
        <w:r w:rsidRPr="00864224">
          <w:rPr>
            <w:rFonts w:asciiTheme="minorBidi" w:hAnsiTheme="minorBidi" w:cstheme="minorBidi"/>
            <w:i/>
            <w:iCs/>
            <w:color w:val="000000" w:themeColor="text1"/>
            <w:sz w:val="20"/>
            <w:rPrChange w:id="169"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170" w:author="Microsoft Office User" w:date="2026-04-03T12:40:00Z">
              <w:rPr>
                <w:rFonts w:asciiTheme="minorBidi" w:hAnsiTheme="minorBidi" w:cstheme="minorBidi"/>
                <w:color w:val="000000" w:themeColor="text1"/>
                <w:sz w:val="20"/>
              </w:rPr>
            </w:rPrChange>
          </w:rPr>
          <w:t>shennongjianesis</w:t>
        </w:r>
        <w:proofErr w:type="spellEnd"/>
        <w:r w:rsidRPr="00864224">
          <w:rPr>
            <w:rFonts w:asciiTheme="minorBidi" w:hAnsiTheme="minorBidi" w:cstheme="minorBidi"/>
            <w:color w:val="000000" w:themeColor="text1"/>
            <w:sz w:val="20"/>
          </w:rPr>
          <w:t>; GCA_054369535.1), which are a sister group to termites; and two additional cockroach species (</w:t>
        </w:r>
        <w:proofErr w:type="spellStart"/>
        <w:r w:rsidRPr="00864224">
          <w:rPr>
            <w:rFonts w:asciiTheme="minorBidi" w:hAnsiTheme="minorBidi" w:cstheme="minorBidi"/>
            <w:i/>
            <w:iCs/>
            <w:color w:val="000000" w:themeColor="text1"/>
            <w:sz w:val="20"/>
            <w:rPrChange w:id="171" w:author="Microsoft Office User" w:date="2026-04-03T12:40:00Z">
              <w:rPr>
                <w:rFonts w:asciiTheme="minorBidi" w:hAnsiTheme="minorBidi" w:cstheme="minorBidi"/>
                <w:color w:val="000000" w:themeColor="text1"/>
                <w:sz w:val="20"/>
              </w:rPr>
            </w:rPrChange>
          </w:rPr>
          <w:t>Ectobius</w:t>
        </w:r>
        <w:proofErr w:type="spellEnd"/>
        <w:r w:rsidRPr="00864224">
          <w:rPr>
            <w:rFonts w:asciiTheme="minorBidi" w:hAnsiTheme="minorBidi" w:cstheme="minorBidi"/>
            <w:i/>
            <w:iCs/>
            <w:color w:val="000000" w:themeColor="text1"/>
            <w:sz w:val="20"/>
            <w:rPrChange w:id="172" w:author="Microsoft Office User" w:date="2026-04-03T12:40:00Z">
              <w:rPr>
                <w:rFonts w:asciiTheme="minorBidi" w:hAnsiTheme="minorBidi" w:cstheme="minorBidi"/>
                <w:color w:val="000000" w:themeColor="text1"/>
                <w:sz w:val="20"/>
              </w:rPr>
            </w:rPrChange>
          </w:rPr>
          <w:t xml:space="preserve"> pallidus</w:t>
        </w:r>
        <w:r w:rsidRPr="00864224">
          <w:rPr>
            <w:rFonts w:asciiTheme="minorBidi" w:hAnsiTheme="minorBidi" w:cstheme="minorBidi"/>
            <w:color w:val="000000" w:themeColor="text1"/>
            <w:sz w:val="20"/>
          </w:rPr>
          <w:t xml:space="preserve">; GCA_964059185.1 and </w:t>
        </w:r>
        <w:r w:rsidRPr="00864224">
          <w:rPr>
            <w:rFonts w:asciiTheme="minorBidi" w:hAnsiTheme="minorBidi" w:cstheme="minorBidi"/>
            <w:i/>
            <w:iCs/>
            <w:color w:val="000000" w:themeColor="text1"/>
            <w:sz w:val="20"/>
            <w:rPrChange w:id="173" w:author="Microsoft Office User" w:date="2026-04-03T12:40:00Z">
              <w:rPr>
                <w:rFonts w:asciiTheme="minorBidi" w:hAnsiTheme="minorBidi" w:cstheme="minorBidi"/>
                <w:color w:val="000000" w:themeColor="text1"/>
                <w:sz w:val="20"/>
              </w:rPr>
            </w:rPrChange>
          </w:rPr>
          <w:t xml:space="preserve">Loboptera </w:t>
        </w:r>
        <w:proofErr w:type="spellStart"/>
        <w:r w:rsidRPr="00864224">
          <w:rPr>
            <w:rFonts w:asciiTheme="minorBidi" w:hAnsiTheme="minorBidi" w:cstheme="minorBidi"/>
            <w:i/>
            <w:iCs/>
            <w:color w:val="000000" w:themeColor="text1"/>
            <w:sz w:val="20"/>
            <w:rPrChange w:id="174" w:author="Microsoft Office User" w:date="2026-04-03T12:40:00Z">
              <w:rPr>
                <w:rFonts w:asciiTheme="minorBidi" w:hAnsiTheme="minorBidi" w:cstheme="minorBidi"/>
                <w:color w:val="000000" w:themeColor="text1"/>
                <w:sz w:val="20"/>
              </w:rPr>
            </w:rPrChange>
          </w:rPr>
          <w:t>decipiens</w:t>
        </w:r>
        <w:proofErr w:type="spellEnd"/>
        <w:r w:rsidRPr="00864224">
          <w:rPr>
            <w:rFonts w:asciiTheme="minorBidi" w:hAnsiTheme="minorBidi" w:cstheme="minorBidi"/>
            <w:color w:val="000000" w:themeColor="text1"/>
            <w:sz w:val="20"/>
          </w:rPr>
          <w:t>; GCA_964662295.2).</w:t>
        </w:r>
      </w:ins>
    </w:p>
    <w:p w14:paraId="0B0D8133" w14:textId="20224B69" w:rsidR="00864224" w:rsidRDefault="00864224" w:rsidP="006B2DE1">
      <w:pPr>
        <w:rPr>
          <w:ins w:id="175" w:author="Microsoft Office User" w:date="2026-04-03T12:43:00Z"/>
          <w:rFonts w:asciiTheme="minorBidi" w:hAnsiTheme="minorBidi" w:cstheme="minorBidi"/>
          <w:color w:val="000000" w:themeColor="text1"/>
          <w:sz w:val="20"/>
        </w:rPr>
      </w:pPr>
    </w:p>
    <w:p w14:paraId="5EB3B25D" w14:textId="42ED6B09" w:rsidR="00864224" w:rsidRDefault="00864224" w:rsidP="006B2DE1">
      <w:pPr>
        <w:rPr>
          <w:ins w:id="176" w:author="Microsoft Office User" w:date="2026-04-03T12:39:00Z"/>
          <w:rFonts w:asciiTheme="minorBidi" w:hAnsiTheme="minorBidi" w:cstheme="minorBidi"/>
          <w:color w:val="000000" w:themeColor="text1"/>
          <w:sz w:val="20"/>
        </w:rPr>
      </w:pPr>
      <w:ins w:id="177" w:author="Microsoft Office User" w:date="2026-04-03T12:43:00Z">
        <w:r w:rsidRPr="00864224">
          <w:rPr>
            <w:rFonts w:asciiTheme="minorBidi" w:hAnsiTheme="minorBidi" w:cstheme="minorBidi"/>
            <w:color w:val="000000" w:themeColor="text1"/>
            <w:sz w:val="20"/>
          </w:rPr>
          <w:t xml:space="preserve">Using the pipeline described above, we identified </w:t>
        </w:r>
      </w:ins>
      <w:ins w:id="178" w:author="Microsoft Office User" w:date="2026-04-10T12:23:00Z">
        <w:r w:rsidR="00085BDB">
          <w:rPr>
            <w:rFonts w:asciiTheme="minorBidi" w:hAnsiTheme="minorBidi" w:cstheme="minorBidi"/>
            <w:color w:val="000000" w:themeColor="text1"/>
            <w:sz w:val="20"/>
          </w:rPr>
          <w:t>48</w:t>
        </w:r>
      </w:ins>
      <w:ins w:id="179" w:author="Microsoft Office User" w:date="2026-04-03T12:43:00Z">
        <w:r w:rsidRPr="00864224">
          <w:rPr>
            <w:rFonts w:asciiTheme="minorBidi" w:hAnsiTheme="minorBidi" w:cstheme="minorBidi"/>
            <w:color w:val="000000" w:themeColor="text1"/>
            <w:sz w:val="20"/>
          </w:rPr>
          <w:t xml:space="preserve"> inserts in </w:t>
        </w:r>
        <w:r w:rsidRPr="00864224">
          <w:rPr>
            <w:rFonts w:asciiTheme="minorBidi" w:hAnsiTheme="minorBidi" w:cstheme="minorBidi"/>
            <w:i/>
            <w:iCs/>
            <w:color w:val="000000" w:themeColor="text1"/>
            <w:sz w:val="20"/>
            <w:rPrChange w:id="180" w:author="Microsoft Office User" w:date="2026-04-03T12:44:00Z">
              <w:rPr>
                <w:rFonts w:asciiTheme="minorBidi" w:hAnsiTheme="minorBidi" w:cstheme="minorBidi"/>
                <w:color w:val="000000" w:themeColor="text1"/>
                <w:sz w:val="20"/>
              </w:rPr>
            </w:rPrChange>
          </w:rPr>
          <w:t xml:space="preserve">M. </w:t>
        </w:r>
        <w:proofErr w:type="spellStart"/>
        <w:r w:rsidRPr="00864224">
          <w:rPr>
            <w:rFonts w:asciiTheme="minorBidi" w:hAnsiTheme="minorBidi" w:cstheme="minorBidi"/>
            <w:i/>
            <w:iCs/>
            <w:color w:val="000000" w:themeColor="text1"/>
            <w:sz w:val="20"/>
            <w:rPrChange w:id="181" w:author="Microsoft Office User" w:date="2026-04-03T12:44: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w:t>
        </w:r>
      </w:ins>
      <w:ins w:id="182" w:author="Microsoft Office User" w:date="2026-04-10T12:23:00Z">
        <w:r w:rsidR="00085BDB">
          <w:rPr>
            <w:rFonts w:asciiTheme="minorBidi" w:hAnsiTheme="minorBidi" w:cstheme="minorBidi"/>
            <w:color w:val="000000" w:themeColor="text1"/>
            <w:sz w:val="20"/>
          </w:rPr>
          <w:t>48</w:t>
        </w:r>
      </w:ins>
      <w:ins w:id="183" w:author="Microsoft Office User" w:date="2026-04-03T12:43:00Z">
        <w:r w:rsidRPr="00864224">
          <w:rPr>
            <w:rFonts w:asciiTheme="minorBidi" w:hAnsiTheme="minorBidi" w:cstheme="minorBidi"/>
            <w:color w:val="000000" w:themeColor="text1"/>
            <w:sz w:val="20"/>
          </w:rPr>
          <w:t xml:space="preserve"> unique inserts; </w:t>
        </w:r>
      </w:ins>
      <w:ins w:id="184" w:author="Kyle Ewart" w:date="2026-04-16T11:22:00Z" w16du:dateUtc="2026-04-16T10:22:00Z">
        <w:r w:rsidR="001968E9">
          <w:rPr>
            <w:rFonts w:asciiTheme="minorBidi" w:hAnsiTheme="minorBidi" w:cstheme="minorBidi"/>
            <w:color w:val="000000" w:themeColor="text1"/>
            <w:sz w:val="20"/>
          </w:rPr>
          <w:t xml:space="preserve">i.e. no </w:t>
        </w:r>
      </w:ins>
      <w:ins w:id="185" w:author="Microsoft Office User" w:date="2026-04-03T12:43:00Z">
        <w:del w:id="186" w:author="Kyle Ewart" w:date="2026-04-16T11:22:00Z" w16du:dateUtc="2026-04-16T10:22:00Z">
          <w:r w:rsidRPr="00864224" w:rsidDel="001968E9">
            <w:rPr>
              <w:rFonts w:asciiTheme="minorBidi" w:hAnsiTheme="minorBidi" w:cstheme="minorBidi"/>
              <w:color w:val="000000" w:themeColor="text1"/>
              <w:sz w:val="20"/>
            </w:rPr>
            <w:delText xml:space="preserve">no </w:delText>
          </w:r>
        </w:del>
      </w:ins>
      <w:ins w:id="187" w:author="Kyle Ewart" w:date="2026-04-16T11:22:00Z" w16du:dateUtc="2026-04-16T10:22:00Z">
        <w:r w:rsidR="001968E9">
          <w:rPr>
            <w:rFonts w:asciiTheme="minorBidi" w:hAnsiTheme="minorBidi" w:cstheme="minorBidi"/>
            <w:color w:val="000000" w:themeColor="text1"/>
            <w:sz w:val="20"/>
          </w:rPr>
          <w:t xml:space="preserve">genuine </w:t>
        </w:r>
      </w:ins>
      <w:ins w:id="188" w:author="Microsoft Office User" w:date="2026-04-03T12:43:00Z">
        <w:r w:rsidRPr="00864224">
          <w:rPr>
            <w:rFonts w:asciiTheme="minorBidi" w:hAnsiTheme="minorBidi" w:cstheme="minorBidi"/>
            <w:color w:val="000000" w:themeColor="text1"/>
            <w:sz w:val="20"/>
          </w:rPr>
          <w:t xml:space="preserve">duplicates </w:t>
        </w:r>
      </w:ins>
      <w:ins w:id="189" w:author="Kyle Ewart" w:date="2026-04-16T11:22:00Z" w16du:dateUtc="2026-04-16T10:22:00Z">
        <w:r w:rsidR="001968E9">
          <w:rPr>
            <w:rFonts w:asciiTheme="minorBidi" w:hAnsiTheme="minorBidi" w:cstheme="minorBidi"/>
            <w:color w:val="000000" w:themeColor="text1"/>
            <w:sz w:val="20"/>
          </w:rPr>
          <w:t xml:space="preserve">were </w:t>
        </w:r>
      </w:ins>
      <w:ins w:id="190" w:author="Microsoft Office User" w:date="2026-04-03T12:43:00Z">
        <w:r w:rsidRPr="00864224">
          <w:rPr>
            <w:rFonts w:asciiTheme="minorBidi" w:hAnsiTheme="minorBidi" w:cstheme="minorBidi"/>
            <w:color w:val="000000" w:themeColor="text1"/>
            <w:sz w:val="20"/>
          </w:rPr>
          <w:t xml:space="preserve">removed), </w:t>
        </w:r>
      </w:ins>
      <w:ins w:id="191" w:author="Microsoft Office User" w:date="2026-04-10T12:23:00Z">
        <w:r w:rsidR="00085BDB">
          <w:rPr>
            <w:rFonts w:asciiTheme="minorBidi" w:hAnsiTheme="minorBidi" w:cstheme="minorBidi"/>
            <w:color w:val="000000" w:themeColor="text1"/>
            <w:sz w:val="20"/>
          </w:rPr>
          <w:t>69</w:t>
        </w:r>
      </w:ins>
      <w:ins w:id="192" w:author="Microsoft Office User" w:date="2026-04-03T12:43:00Z">
        <w:r w:rsidRPr="00864224">
          <w:rPr>
            <w:rFonts w:asciiTheme="minorBidi" w:hAnsiTheme="minorBidi" w:cstheme="minorBidi"/>
            <w:color w:val="000000" w:themeColor="text1"/>
            <w:sz w:val="20"/>
          </w:rPr>
          <w:t>–1</w:t>
        </w:r>
      </w:ins>
      <w:ins w:id="193" w:author="Microsoft Office User" w:date="2026-04-10T12:23:00Z">
        <w:r w:rsidR="00085BDB">
          <w:rPr>
            <w:rFonts w:asciiTheme="minorBidi" w:hAnsiTheme="minorBidi" w:cstheme="minorBidi"/>
            <w:color w:val="000000" w:themeColor="text1"/>
            <w:sz w:val="20"/>
          </w:rPr>
          <w:t>73</w:t>
        </w:r>
      </w:ins>
      <w:ins w:id="194" w:author="Microsoft Office User" w:date="2026-04-03T12:43:00Z">
        <w:r w:rsidRPr="00864224">
          <w:rPr>
            <w:rFonts w:asciiTheme="minorBidi" w:hAnsiTheme="minorBidi" w:cstheme="minorBidi"/>
            <w:color w:val="000000" w:themeColor="text1"/>
            <w:sz w:val="20"/>
          </w:rPr>
          <w:t xml:space="preserve"> inserts across the </w:t>
        </w:r>
        <w:proofErr w:type="spellStart"/>
        <w:r w:rsidRPr="00864224">
          <w:rPr>
            <w:rFonts w:asciiTheme="minorBidi" w:hAnsiTheme="minorBidi" w:cstheme="minorBidi"/>
            <w:i/>
            <w:iCs/>
            <w:color w:val="000000" w:themeColor="text1"/>
            <w:sz w:val="20"/>
            <w:rPrChange w:id="195" w:author="Microsoft Office User" w:date="2026-04-03T12:44: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ins>
      <w:ins w:id="196" w:author="Microsoft Office User" w:date="2026-04-10T12:23:00Z">
        <w:r w:rsidR="00085BDB">
          <w:rPr>
            <w:rFonts w:asciiTheme="minorBidi" w:hAnsiTheme="minorBidi" w:cstheme="minorBidi"/>
            <w:color w:val="000000" w:themeColor="text1"/>
            <w:sz w:val="20"/>
          </w:rPr>
          <w:t>68</w:t>
        </w:r>
      </w:ins>
      <w:ins w:id="197" w:author="Microsoft Office User" w:date="2026-04-03T12:43:00Z">
        <w:r w:rsidRPr="00864224">
          <w:rPr>
            <w:rFonts w:asciiTheme="minorBidi" w:hAnsiTheme="minorBidi" w:cstheme="minorBidi"/>
            <w:color w:val="000000" w:themeColor="text1"/>
            <w:sz w:val="20"/>
          </w:rPr>
          <w:t>–1</w:t>
        </w:r>
      </w:ins>
      <w:ins w:id="198" w:author="Microsoft Office User" w:date="2026-04-10T12:23:00Z">
        <w:r w:rsidR="00085BDB">
          <w:rPr>
            <w:rFonts w:asciiTheme="minorBidi" w:hAnsiTheme="minorBidi" w:cstheme="minorBidi"/>
            <w:color w:val="000000" w:themeColor="text1"/>
            <w:sz w:val="20"/>
          </w:rPr>
          <w:t>73</w:t>
        </w:r>
      </w:ins>
      <w:ins w:id="199" w:author="Microsoft Office User" w:date="2026-04-03T12:43:00Z">
        <w:r w:rsidRPr="00864224">
          <w:rPr>
            <w:rFonts w:asciiTheme="minorBidi" w:hAnsiTheme="minorBidi" w:cstheme="minorBidi"/>
            <w:color w:val="000000" w:themeColor="text1"/>
            <w:sz w:val="20"/>
          </w:rPr>
          <w:t xml:space="preserve"> unique inserts), and </w:t>
        </w:r>
      </w:ins>
      <w:ins w:id="200" w:author="Microsoft Office User" w:date="2026-04-10T12:23:00Z">
        <w:r w:rsidR="00085BDB">
          <w:rPr>
            <w:rFonts w:asciiTheme="minorBidi" w:hAnsiTheme="minorBidi" w:cstheme="minorBidi"/>
            <w:color w:val="000000" w:themeColor="text1"/>
            <w:sz w:val="20"/>
          </w:rPr>
          <w:t>33</w:t>
        </w:r>
      </w:ins>
      <w:ins w:id="201" w:author="Microsoft Office User" w:date="2026-04-03T12:43:00Z">
        <w:r w:rsidRPr="00864224">
          <w:rPr>
            <w:rFonts w:asciiTheme="minorBidi" w:hAnsiTheme="minorBidi" w:cstheme="minorBidi"/>
            <w:color w:val="000000" w:themeColor="text1"/>
            <w:sz w:val="20"/>
          </w:rPr>
          <w:t>–</w:t>
        </w:r>
      </w:ins>
      <w:ins w:id="202" w:author="Microsoft Office User" w:date="2026-04-10T12:23:00Z">
        <w:r w:rsidR="00085BDB">
          <w:rPr>
            <w:rFonts w:asciiTheme="minorBidi" w:hAnsiTheme="minorBidi" w:cstheme="minorBidi"/>
            <w:color w:val="000000" w:themeColor="text1"/>
            <w:sz w:val="20"/>
          </w:rPr>
          <w:t>98</w:t>
        </w:r>
      </w:ins>
      <w:ins w:id="203" w:author="Microsoft Office User" w:date="2026-04-03T12:43:00Z">
        <w:r w:rsidRPr="00864224">
          <w:rPr>
            <w:rFonts w:asciiTheme="minorBidi" w:hAnsiTheme="minorBidi" w:cstheme="minorBidi"/>
            <w:color w:val="000000" w:themeColor="text1"/>
            <w:sz w:val="20"/>
          </w:rPr>
          <w:t xml:space="preserve"> inserts in the two additional cockroach species (</w:t>
        </w:r>
      </w:ins>
      <w:ins w:id="204" w:author="Microsoft Office User" w:date="2026-04-10T12:24:00Z">
        <w:r w:rsidR="00085BDB">
          <w:rPr>
            <w:rFonts w:asciiTheme="minorBidi" w:hAnsiTheme="minorBidi" w:cstheme="minorBidi"/>
            <w:color w:val="000000" w:themeColor="text1"/>
            <w:sz w:val="20"/>
          </w:rPr>
          <w:t>33</w:t>
        </w:r>
      </w:ins>
      <w:ins w:id="205" w:author="Microsoft Office User" w:date="2026-04-03T12:43:00Z">
        <w:r w:rsidRPr="00864224">
          <w:rPr>
            <w:rFonts w:asciiTheme="minorBidi" w:hAnsiTheme="minorBidi" w:cstheme="minorBidi"/>
            <w:color w:val="000000" w:themeColor="text1"/>
            <w:sz w:val="20"/>
          </w:rPr>
          <w:t>–</w:t>
        </w:r>
      </w:ins>
      <w:ins w:id="206" w:author="Microsoft Office User" w:date="2026-04-10T12:24:00Z">
        <w:r w:rsidR="00085BDB">
          <w:rPr>
            <w:rFonts w:asciiTheme="minorBidi" w:hAnsiTheme="minorBidi" w:cstheme="minorBidi"/>
            <w:color w:val="000000" w:themeColor="text1"/>
            <w:sz w:val="20"/>
          </w:rPr>
          <w:t>94</w:t>
        </w:r>
      </w:ins>
      <w:ins w:id="207" w:author="Microsoft Office User" w:date="2026-04-03T12:43:00Z">
        <w:r w:rsidRPr="00864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ins>
    </w:p>
    <w:p w14:paraId="250FF916" w14:textId="4E40CBAF" w:rsidR="00DE001B" w:rsidRPr="004F51D1" w:rsidDel="00864224" w:rsidRDefault="00DE001B" w:rsidP="006B2DE1">
      <w:pPr>
        <w:rPr>
          <w:del w:id="208" w:author="Microsoft Office User" w:date="2026-04-03T12:43:00Z"/>
          <w:rFonts w:asciiTheme="minorBidi" w:hAnsiTheme="minorBidi" w:cstheme="minorBidi"/>
          <w:color w:val="000000" w:themeColor="text1"/>
          <w:sz w:val="20"/>
        </w:rPr>
      </w:pPr>
    </w:p>
    <w:p w14:paraId="25A65D31" w14:textId="2831037C" w:rsidR="00E45B2B" w:rsidDel="004F51D1" w:rsidRDefault="00E45B2B" w:rsidP="00820484">
      <w:pPr>
        <w:pStyle w:val="SMSubheading"/>
        <w:rPr>
          <w:del w:id="209" w:author="Microsoft Office User" w:date="2026-04-03T12:24:00Z"/>
          <w:rFonts w:ascii="Arial" w:hAnsi="Arial" w:cs="Arial"/>
          <w:sz w:val="20"/>
          <w:u w:val="none"/>
        </w:rPr>
      </w:pPr>
    </w:p>
    <w:p w14:paraId="1DE1B73A" w14:textId="7B5F72B3" w:rsidR="00355362" w:rsidRPr="00DC623A" w:rsidRDefault="007402FC" w:rsidP="00820484">
      <w:pPr>
        <w:pStyle w:val="SMSubheading"/>
        <w:rPr>
          <w:rFonts w:ascii="Arial" w:hAnsi="Arial" w:cs="Arial"/>
          <w:sz w:val="20"/>
          <w:u w:val="none"/>
        </w:rPr>
      </w:pPr>
      <w:del w:id="210" w:author="Microsoft Office User" w:date="2026-04-03T12:24:00Z">
        <w:r w:rsidRPr="00DC623A" w:rsidDel="004F51D1">
          <w:rPr>
            <w:rFonts w:ascii="Arial" w:hAnsi="Arial" w:cs="Arial"/>
            <w:sz w:val="20"/>
            <w:u w:val="none"/>
          </w:rPr>
          <w:delText xml:space="preserve"> </w:delText>
        </w:r>
      </w:del>
    </w:p>
    <w:p w14:paraId="5076DA0A" w14:textId="77777777" w:rsidR="006B2DE1" w:rsidRDefault="006B2DE1" w:rsidP="001C0975">
      <w:pPr>
        <w:pStyle w:val="SMText"/>
        <w:ind w:firstLine="0"/>
        <w:rPr>
          <w:rFonts w:ascii="Arial" w:hAnsi="Arial" w:cs="Arial"/>
          <w:sz w:val="20"/>
        </w:rPr>
        <w:sectPr w:rsidR="006B2DE1" w:rsidSect="00F125EE">
          <w:headerReference w:type="default" r:id="rId11"/>
          <w:footerReference w:type="default" r:id="rId12"/>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15CFBAB3"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r w:rsidRPr="006B2DE1">
        <w:rPr>
          <w:rFonts w:ascii="Arial" w:hAnsi="Arial" w:cs="Arial"/>
          <w:b w:val="0"/>
          <w:sz w:val="20"/>
          <w:szCs w:val="20"/>
        </w:rPr>
        <w:t>Blattodea</w:t>
      </w:r>
      <w:ins w:id="211" w:author="Kyle Ewart" w:date="2026-04-16T10:36:00Z" w16du:dateUtc="2026-04-16T09:36:00Z">
        <w:r w:rsidR="00D27067">
          <w:rPr>
            <w:rFonts w:ascii="Arial" w:hAnsi="Arial" w:cs="Arial"/>
            <w:b w:val="0"/>
            <w:sz w:val="20"/>
            <w:szCs w:val="20"/>
          </w:rPr>
          <w:t>,</w:t>
        </w:r>
      </w:ins>
      <w:del w:id="212" w:author="Kyle Ewart" w:date="2026-04-16T10:36:00Z" w16du:dateUtc="2026-04-16T09:36:00Z">
        <w:r w:rsidRPr="006B2DE1" w:rsidDel="00D27067">
          <w:rPr>
            <w:rFonts w:ascii="Arial" w:hAnsi="Arial" w:cs="Arial"/>
            <w:b w:val="0"/>
            <w:sz w:val="20"/>
            <w:szCs w:val="20"/>
          </w:rPr>
          <w:delText xml:space="preserve"> and</w:delText>
        </w:r>
      </w:del>
      <w:r w:rsidRPr="006B2DE1">
        <w:rPr>
          <w:rFonts w:ascii="Arial" w:hAnsi="Arial" w:cs="Arial"/>
          <w:b w:val="0"/>
          <w:sz w:val="20"/>
          <w:szCs w:val="20"/>
        </w:rPr>
        <w:t xml:space="preserve"> </w:t>
      </w:r>
      <w:proofErr w:type="spellStart"/>
      <w:r w:rsidRPr="006B2DE1">
        <w:rPr>
          <w:rFonts w:ascii="Arial" w:hAnsi="Arial" w:cs="Arial"/>
          <w:b w:val="0"/>
          <w:i/>
          <w:iCs/>
          <w:sz w:val="20"/>
          <w:szCs w:val="20"/>
        </w:rPr>
        <w:t>Blattabacterium</w:t>
      </w:r>
      <w:proofErr w:type="spellEnd"/>
      <w:r w:rsidRPr="006B2DE1">
        <w:rPr>
          <w:rFonts w:ascii="Arial" w:hAnsi="Arial" w:cs="Arial"/>
          <w:b w:val="0"/>
          <w:i/>
          <w:iCs/>
          <w:sz w:val="20"/>
          <w:szCs w:val="20"/>
        </w:rPr>
        <w:t xml:space="preserve"> </w:t>
      </w:r>
      <w:proofErr w:type="spellStart"/>
      <w:r w:rsidRPr="006B2DE1">
        <w:rPr>
          <w:rFonts w:ascii="Arial" w:hAnsi="Arial" w:cs="Arial"/>
          <w:b w:val="0"/>
          <w:i/>
          <w:iCs/>
          <w:sz w:val="20"/>
          <w:szCs w:val="20"/>
        </w:rPr>
        <w:t>cuenoti</w:t>
      </w:r>
      <w:proofErr w:type="spellEnd"/>
      <w:ins w:id="213" w:author="Kyle Ewart" w:date="2026-04-16T10:36:00Z" w16du:dateUtc="2026-04-16T09:36:00Z">
        <w:r w:rsidR="00D27067">
          <w:rPr>
            <w:rFonts w:ascii="Arial" w:hAnsi="Arial" w:cs="Arial"/>
            <w:b w:val="0"/>
            <w:sz w:val="20"/>
            <w:szCs w:val="20"/>
          </w:rPr>
          <w:t>,</w:t>
        </w:r>
      </w:ins>
      <w:r w:rsidRPr="006B2DE1">
        <w:rPr>
          <w:rFonts w:ascii="Arial" w:hAnsi="Arial" w:cs="Arial"/>
          <w:b w:val="0"/>
          <w:sz w:val="20"/>
          <w:szCs w:val="20"/>
        </w:rPr>
        <w:t xml:space="preserve"> </w:t>
      </w:r>
      <w:proofErr w:type="spellStart"/>
      <w:ins w:id="214" w:author="Kyle Ewart" w:date="2026-04-16T10:36:00Z" w16du:dateUtc="2026-04-16T09:36:00Z">
        <w:r w:rsidR="00D27067" w:rsidRPr="00D27067">
          <w:rPr>
            <w:rFonts w:ascii="Arial" w:hAnsi="Arial" w:cs="Arial"/>
            <w:b w:val="0"/>
            <w:i/>
            <w:iCs/>
            <w:sz w:val="20"/>
            <w:szCs w:val="20"/>
            <w:rPrChange w:id="215" w:author="Kyle Ewart" w:date="2026-04-16T10:36:00Z" w16du:dateUtc="2026-04-16T09:36:00Z">
              <w:rPr>
                <w:rFonts w:ascii="Arial" w:hAnsi="Arial" w:cs="Arial"/>
                <w:b w:val="0"/>
                <w:sz w:val="20"/>
                <w:szCs w:val="20"/>
              </w:rPr>
            </w:rPrChange>
          </w:rPr>
          <w:t>Buchnera</w:t>
        </w:r>
        <w:proofErr w:type="spellEnd"/>
        <w:r w:rsidR="00D27067" w:rsidRPr="00D27067">
          <w:rPr>
            <w:rFonts w:ascii="Arial" w:hAnsi="Arial" w:cs="Arial"/>
            <w:b w:val="0"/>
            <w:i/>
            <w:iCs/>
            <w:sz w:val="20"/>
            <w:szCs w:val="20"/>
            <w:rPrChange w:id="216" w:author="Kyle Ewart" w:date="2026-04-16T10:36:00Z" w16du:dateUtc="2026-04-16T09:36:00Z">
              <w:rPr>
                <w:rFonts w:ascii="Arial" w:hAnsi="Arial" w:cs="Arial"/>
                <w:b w:val="0"/>
                <w:sz w:val="20"/>
                <w:szCs w:val="20"/>
              </w:rPr>
            </w:rPrChange>
          </w:rPr>
          <w:t xml:space="preserve"> </w:t>
        </w:r>
        <w:proofErr w:type="spellStart"/>
        <w:r w:rsidR="00D27067" w:rsidRPr="00D27067">
          <w:rPr>
            <w:rFonts w:ascii="Arial" w:hAnsi="Arial" w:cs="Arial"/>
            <w:b w:val="0"/>
            <w:i/>
            <w:iCs/>
            <w:sz w:val="20"/>
            <w:szCs w:val="20"/>
            <w:rPrChange w:id="217" w:author="Kyle Ewart" w:date="2026-04-16T10:36:00Z" w16du:dateUtc="2026-04-16T09:36:00Z">
              <w:rPr>
                <w:rFonts w:ascii="Arial" w:hAnsi="Arial" w:cs="Arial"/>
                <w:b w:val="0"/>
                <w:sz w:val="20"/>
                <w:szCs w:val="20"/>
              </w:rPr>
            </w:rPrChange>
          </w:rPr>
          <w:t>aphidicola</w:t>
        </w:r>
        <w:proofErr w:type="spellEnd"/>
        <w:r w:rsidR="00D27067">
          <w:rPr>
            <w:rFonts w:ascii="Arial" w:hAnsi="Arial" w:cs="Arial"/>
            <w:b w:val="0"/>
            <w:sz w:val="20"/>
            <w:szCs w:val="20"/>
          </w:rPr>
          <w:t>,</w:t>
        </w:r>
        <w:r w:rsidR="00D27067" w:rsidRPr="00D27067">
          <w:rPr>
            <w:rFonts w:ascii="Arial" w:hAnsi="Arial" w:cs="Arial"/>
            <w:b w:val="0"/>
            <w:sz w:val="20"/>
            <w:szCs w:val="20"/>
          </w:rPr>
          <w:t xml:space="preserve"> and </w:t>
        </w:r>
        <w:r w:rsidR="00D27067" w:rsidRPr="00D27067">
          <w:rPr>
            <w:rFonts w:ascii="Arial" w:hAnsi="Arial" w:cs="Arial"/>
            <w:b w:val="0"/>
            <w:i/>
            <w:iCs/>
            <w:sz w:val="20"/>
            <w:szCs w:val="20"/>
            <w:rPrChange w:id="218" w:author="Kyle Ewart" w:date="2026-04-16T10:36:00Z" w16du:dateUtc="2026-04-16T09:36:00Z">
              <w:rPr>
                <w:rFonts w:ascii="Arial" w:hAnsi="Arial" w:cs="Arial"/>
                <w:b w:val="0"/>
                <w:sz w:val="20"/>
                <w:szCs w:val="20"/>
              </w:rPr>
            </w:rPrChange>
          </w:rPr>
          <w:t>Wolbachia</w:t>
        </w:r>
        <w:r w:rsidR="00D27067">
          <w:rPr>
            <w:rFonts w:ascii="Arial" w:hAnsi="Arial" w:cs="Arial"/>
            <w:b w:val="0"/>
            <w:i/>
            <w:iCs/>
            <w:sz w:val="20"/>
            <w:szCs w:val="20"/>
          </w:rPr>
          <w:t xml:space="preserve"> </w:t>
        </w:r>
      </w:ins>
      <w:r w:rsidRPr="006B2DE1">
        <w:rPr>
          <w:rFonts w:ascii="Arial" w:hAnsi="Arial" w:cs="Arial"/>
          <w:b w:val="0"/>
          <w:sz w:val="20"/>
          <w:szCs w:val="20"/>
        </w:rPr>
        <w:t>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ins w:id="219" w:author="Microsoft Office User" w:date="2026-04-03T10:15:00Z"/>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4DDFDCFE" w14:textId="54FA3EAE" w:rsidR="00423C88" w:rsidRPr="00F832C8" w:rsidRDefault="00C529C0" w:rsidP="00B14FE9">
      <w:pPr>
        <w:pStyle w:val="SMHeading"/>
        <w:rPr>
          <w:ins w:id="220" w:author="Microsoft Office User" w:date="2026-04-03T11:01:00Z"/>
          <w:rFonts w:ascii="Arial" w:hAnsi="Arial" w:cs="Arial"/>
          <w:b w:val="0"/>
          <w:sz w:val="20"/>
          <w:szCs w:val="20"/>
          <w:lang w:val="en-AU"/>
          <w:rPrChange w:id="221" w:author="Microsoft Office User" w:date="2026-04-03T12:54:00Z">
            <w:rPr>
              <w:ins w:id="222" w:author="Microsoft Office User" w:date="2026-04-03T11:01:00Z"/>
              <w:rFonts w:ascii="Arial" w:hAnsi="Arial" w:cs="Arial"/>
              <w:b w:val="0"/>
              <w:sz w:val="20"/>
              <w:szCs w:val="20"/>
              <w:lang w:val="it-IT"/>
            </w:rPr>
          </w:rPrChange>
        </w:rPr>
      </w:pPr>
      <w:ins w:id="223" w:author="Microsoft Office User" w:date="2026-04-03T10:15:00Z">
        <w:r w:rsidRPr="00725612">
          <w:rPr>
            <w:rFonts w:ascii="Arial" w:hAnsi="Arial" w:cs="Arial"/>
            <w:sz w:val="20"/>
            <w:szCs w:val="20"/>
            <w:lang w:val="en-AU"/>
            <w:rPrChange w:id="224" w:author="Microsoft Office User" w:date="2026-04-06T15:33:00Z">
              <w:rPr>
                <w:rFonts w:ascii="Arial" w:hAnsi="Arial" w:cs="Arial"/>
                <w:sz w:val="20"/>
                <w:szCs w:val="20"/>
              </w:rPr>
            </w:rPrChange>
          </w:rPr>
          <w:t>Dataset</w:t>
        </w:r>
        <w:r w:rsidRPr="00725612">
          <w:rPr>
            <w:rFonts w:ascii="Arial" w:hAnsi="Arial" w:cs="Arial"/>
            <w:bCs w:val="0"/>
            <w:sz w:val="20"/>
            <w:szCs w:val="20"/>
            <w:lang w:val="en-AU"/>
            <w:rPrChange w:id="225" w:author="Microsoft Office User" w:date="2026-04-06T15:33:00Z">
              <w:rPr>
                <w:rFonts w:ascii="Arial" w:hAnsi="Arial" w:cs="Arial"/>
                <w:bCs w:val="0"/>
                <w:sz w:val="20"/>
                <w:szCs w:val="20"/>
              </w:rPr>
            </w:rPrChange>
          </w:rPr>
          <w:t xml:space="preserve"> S4 (separate file)</w:t>
        </w:r>
        <w:r w:rsidRPr="00725612">
          <w:rPr>
            <w:rFonts w:ascii="Arial" w:hAnsi="Arial" w:cs="Arial"/>
            <w:sz w:val="20"/>
            <w:szCs w:val="20"/>
            <w:lang w:val="en-AU"/>
            <w:rPrChange w:id="226" w:author="Microsoft Office User" w:date="2026-04-06T15:33:00Z">
              <w:rPr>
                <w:rFonts w:ascii="Arial" w:hAnsi="Arial" w:cs="Arial"/>
                <w:sz w:val="20"/>
                <w:szCs w:val="20"/>
              </w:rPr>
            </w:rPrChange>
          </w:rPr>
          <w:t xml:space="preserve">. </w:t>
        </w:r>
      </w:ins>
      <w:ins w:id="227" w:author="Microsoft Office User" w:date="2026-04-14T15:20:00Z">
        <w:r w:rsidR="005F1B64" w:rsidRPr="005F1B64">
          <w:rPr>
            <w:rFonts w:ascii="Arial" w:hAnsi="Arial" w:cs="Arial"/>
            <w:b w:val="0"/>
            <w:bCs w:val="0"/>
            <w:sz w:val="20"/>
            <w:szCs w:val="20"/>
            <w:lang w:val="en-AU"/>
            <w:rPrChange w:id="228" w:author="Microsoft Office User" w:date="2026-04-14T15:20:00Z">
              <w:rPr>
                <w:rFonts w:ascii="Arial" w:hAnsi="Arial" w:cs="Arial"/>
                <w:sz w:val="20"/>
                <w:szCs w:val="20"/>
                <w:lang w:val="en-AU"/>
              </w:rPr>
            </w:rPrChange>
          </w:rPr>
          <w:t>Results of the</w:t>
        </w:r>
        <w:r w:rsidR="005F1B64">
          <w:rPr>
            <w:rFonts w:ascii="Arial" w:hAnsi="Arial" w:cs="Arial"/>
            <w:sz w:val="20"/>
            <w:szCs w:val="20"/>
            <w:lang w:val="en-AU"/>
          </w:rPr>
          <w:t xml:space="preserve"> </w:t>
        </w:r>
      </w:ins>
      <w:ins w:id="229" w:author="Microsoft Office User" w:date="2026-04-03T10:15:00Z">
        <w:r w:rsidRPr="00F832C8">
          <w:rPr>
            <w:rFonts w:ascii="Arial" w:hAnsi="Arial" w:cs="Arial"/>
            <w:b w:val="0"/>
            <w:sz w:val="20"/>
            <w:szCs w:val="20"/>
            <w:lang w:val="en-AU"/>
            <w:rPrChange w:id="230" w:author="Microsoft Office User" w:date="2026-04-03T12:54:00Z">
              <w:rPr>
                <w:rFonts w:ascii="Arial" w:hAnsi="Arial" w:cs="Arial"/>
                <w:b w:val="0"/>
                <w:sz w:val="20"/>
                <w:szCs w:val="20"/>
              </w:rPr>
            </w:rPrChange>
          </w:rPr>
          <w:t xml:space="preserve">Chi-Square </w:t>
        </w:r>
      </w:ins>
      <w:ins w:id="231" w:author="Microsoft Office User" w:date="2026-04-14T15:20:00Z">
        <w:r w:rsidR="005F1B64">
          <w:rPr>
            <w:rFonts w:ascii="Arial" w:hAnsi="Arial" w:cs="Arial"/>
            <w:b w:val="0"/>
            <w:sz w:val="20"/>
            <w:szCs w:val="20"/>
            <w:lang w:val="en-AU"/>
          </w:rPr>
          <w:t>tes</w:t>
        </w:r>
      </w:ins>
      <w:ins w:id="232" w:author="Microsoft Office User" w:date="2026-04-14T15:21:00Z">
        <w:r w:rsidR="005F1B64">
          <w:rPr>
            <w:rFonts w:ascii="Arial" w:hAnsi="Arial" w:cs="Arial"/>
            <w:b w:val="0"/>
            <w:sz w:val="20"/>
            <w:szCs w:val="20"/>
            <w:lang w:val="en-AU"/>
          </w:rPr>
          <w:t xml:space="preserve">t </w:t>
        </w:r>
      </w:ins>
      <w:ins w:id="233" w:author="Microsoft Office User" w:date="2026-04-03T10:15:00Z">
        <w:r w:rsidRPr="00F832C8">
          <w:rPr>
            <w:rFonts w:ascii="Arial" w:hAnsi="Arial" w:cs="Arial"/>
            <w:b w:val="0"/>
            <w:sz w:val="20"/>
            <w:szCs w:val="20"/>
            <w:lang w:val="en-AU"/>
            <w:rPrChange w:id="234" w:author="Microsoft Office User" w:date="2026-04-03T12:54:00Z">
              <w:rPr>
                <w:rFonts w:ascii="Arial" w:hAnsi="Arial" w:cs="Arial"/>
                <w:b w:val="0"/>
                <w:sz w:val="20"/>
                <w:szCs w:val="20"/>
              </w:rPr>
            </w:rPrChange>
          </w:rPr>
          <w:t>analys</w:t>
        </w:r>
      </w:ins>
      <w:ins w:id="235" w:author="Microsoft Office User" w:date="2026-04-03T12:54:00Z">
        <w:r w:rsidR="00F832C8" w:rsidRPr="00F832C8">
          <w:rPr>
            <w:rFonts w:ascii="Arial" w:hAnsi="Arial" w:cs="Arial"/>
            <w:b w:val="0"/>
            <w:sz w:val="20"/>
            <w:szCs w:val="20"/>
            <w:lang w:val="en-AU"/>
            <w:rPrChange w:id="236" w:author="Microsoft Office User" w:date="2026-04-03T12:54:00Z">
              <w:rPr>
                <w:rFonts w:ascii="Arial" w:hAnsi="Arial" w:cs="Arial"/>
                <w:b w:val="0"/>
                <w:sz w:val="20"/>
                <w:szCs w:val="20"/>
                <w:lang w:val="it-IT"/>
              </w:rPr>
            </w:rPrChange>
          </w:rPr>
          <w:t xml:space="preserve">es </w:t>
        </w:r>
      </w:ins>
      <w:ins w:id="237" w:author="Microsoft Office User" w:date="2026-04-14T15:20:00Z">
        <w:r w:rsidR="005F1B64">
          <w:rPr>
            <w:rFonts w:ascii="Arial" w:hAnsi="Arial" w:cs="Arial"/>
            <w:b w:val="0"/>
            <w:sz w:val="20"/>
            <w:szCs w:val="20"/>
            <w:lang w:val="en-AU"/>
          </w:rPr>
          <w:t xml:space="preserve">(and </w:t>
        </w:r>
      </w:ins>
      <w:ins w:id="238" w:author="Microsoft Office User" w:date="2026-04-13T10:49:00Z">
        <w:r w:rsidR="00EB3024" w:rsidRPr="00EB3024">
          <w:rPr>
            <w:rFonts w:ascii="Arial" w:hAnsi="Arial" w:cs="Arial"/>
            <w:b w:val="0"/>
            <w:sz w:val="20"/>
            <w:szCs w:val="20"/>
            <w:lang w:val="en-AU"/>
          </w:rPr>
          <w:t>associated effect sizes</w:t>
        </w:r>
      </w:ins>
      <w:ins w:id="239" w:author="Microsoft Office User" w:date="2026-04-14T15:20:00Z">
        <w:r w:rsidR="005F1B64">
          <w:rPr>
            <w:rFonts w:ascii="Arial" w:hAnsi="Arial" w:cs="Arial"/>
            <w:b w:val="0"/>
            <w:sz w:val="20"/>
            <w:szCs w:val="20"/>
            <w:lang w:val="en-AU"/>
          </w:rPr>
          <w:t xml:space="preserve">) and </w:t>
        </w:r>
        <w:r w:rsidR="005F1B64" w:rsidRPr="005F1B64">
          <w:rPr>
            <w:rFonts w:ascii="Arial" w:hAnsi="Arial" w:cs="Arial"/>
            <w:b w:val="0"/>
            <w:sz w:val="20"/>
            <w:szCs w:val="20"/>
            <w:lang w:val="en-AU"/>
          </w:rPr>
          <w:t>Kolmogorov–Smirnov (KS) t</w:t>
        </w:r>
      </w:ins>
      <w:ins w:id="240" w:author="Microsoft Office User" w:date="2026-04-14T15:21:00Z">
        <w:r w:rsidR="005F1B64">
          <w:rPr>
            <w:rFonts w:ascii="Arial" w:hAnsi="Arial" w:cs="Arial"/>
            <w:b w:val="0"/>
            <w:sz w:val="20"/>
            <w:szCs w:val="20"/>
            <w:lang w:val="en-AU"/>
          </w:rPr>
          <w:t xml:space="preserve">est analyses for </w:t>
        </w:r>
      </w:ins>
      <w:ins w:id="241" w:author="Microsoft Office User" w:date="2026-04-14T15:22:00Z">
        <w:r w:rsidR="00423C88" w:rsidRPr="00423C88">
          <w:rPr>
            <w:rFonts w:ascii="Arial" w:hAnsi="Arial" w:cs="Arial"/>
            <w:b w:val="0"/>
            <w:sz w:val="20"/>
            <w:szCs w:val="20"/>
            <w:lang w:val="en-AU"/>
          </w:rPr>
          <w:t>assess</w:t>
        </w:r>
        <w:r w:rsidR="00B14FE9">
          <w:rPr>
            <w:rFonts w:ascii="Arial" w:hAnsi="Arial" w:cs="Arial"/>
            <w:b w:val="0"/>
            <w:sz w:val="20"/>
            <w:szCs w:val="20"/>
            <w:lang w:val="en-AU"/>
          </w:rPr>
          <w:t>ing</w:t>
        </w:r>
        <w:r w:rsidR="00423C88" w:rsidRPr="00423C88">
          <w:rPr>
            <w:rFonts w:ascii="Arial" w:hAnsi="Arial" w:cs="Arial"/>
            <w:b w:val="0"/>
            <w:sz w:val="20"/>
            <w:szCs w:val="20"/>
            <w:lang w:val="en-AU"/>
          </w:rPr>
          <w:t xml:space="preserve"> the distribution of inserts among and along the host genome contigs</w:t>
        </w:r>
        <w:r w:rsidR="00B14FE9">
          <w:rPr>
            <w:rFonts w:ascii="Arial" w:hAnsi="Arial" w:cs="Arial"/>
            <w:b w:val="0"/>
            <w:sz w:val="20"/>
            <w:szCs w:val="20"/>
            <w:lang w:val="en-AU"/>
          </w:rPr>
          <w:t>.</w:t>
        </w:r>
      </w:ins>
    </w:p>
    <w:p w14:paraId="4CE99BFD" w14:textId="63F4DE0F" w:rsidR="00195A2B" w:rsidRPr="00E45B2B" w:rsidRDefault="00195A2B" w:rsidP="00195A2B">
      <w:pPr>
        <w:pStyle w:val="SMHeading"/>
        <w:rPr>
          <w:ins w:id="242" w:author="Microsoft Office User" w:date="2026-04-03T11:01:00Z"/>
          <w:rFonts w:ascii="Arial" w:hAnsi="Arial" w:cs="Arial"/>
          <w:sz w:val="20"/>
          <w:szCs w:val="20"/>
          <w:lang w:val="en-AU"/>
          <w:rPrChange w:id="243" w:author="Microsoft Office User" w:date="2026-04-03T11:01:00Z">
            <w:rPr>
              <w:ins w:id="244" w:author="Microsoft Office User" w:date="2026-04-03T11:01:00Z"/>
              <w:rFonts w:ascii="Arial" w:hAnsi="Arial" w:cs="Arial"/>
              <w:sz w:val="20"/>
              <w:szCs w:val="20"/>
              <w:lang w:val="it-IT"/>
            </w:rPr>
          </w:rPrChange>
        </w:rPr>
      </w:pPr>
      <w:ins w:id="245" w:author="Microsoft Office User" w:date="2026-04-03T11:01:00Z">
        <w:r w:rsidRPr="00E45B2B">
          <w:rPr>
            <w:rFonts w:ascii="Arial" w:hAnsi="Arial" w:cs="Arial"/>
            <w:sz w:val="20"/>
            <w:szCs w:val="20"/>
            <w:lang w:val="en-AU"/>
            <w:rPrChange w:id="246" w:author="Microsoft Office User" w:date="2026-04-03T11:01:00Z">
              <w:rPr>
                <w:rFonts w:ascii="Arial" w:hAnsi="Arial" w:cs="Arial"/>
                <w:sz w:val="20"/>
                <w:szCs w:val="20"/>
                <w:lang w:val="it-IT"/>
              </w:rPr>
            </w:rPrChange>
          </w:rPr>
          <w:t>Dataset</w:t>
        </w:r>
        <w:r w:rsidRPr="00E45B2B">
          <w:rPr>
            <w:rFonts w:ascii="Arial" w:hAnsi="Arial" w:cs="Arial"/>
            <w:bCs w:val="0"/>
            <w:sz w:val="20"/>
            <w:szCs w:val="20"/>
            <w:lang w:val="en-AU"/>
            <w:rPrChange w:id="247" w:author="Microsoft Office User" w:date="2026-04-03T11:01:00Z">
              <w:rPr>
                <w:rFonts w:ascii="Arial" w:hAnsi="Arial" w:cs="Arial"/>
                <w:bCs w:val="0"/>
                <w:sz w:val="20"/>
                <w:szCs w:val="20"/>
                <w:lang w:val="it-IT"/>
              </w:rPr>
            </w:rPrChange>
          </w:rPr>
          <w:t xml:space="preserve"> S5 (separate file)</w:t>
        </w:r>
        <w:r w:rsidRPr="00E45B2B">
          <w:rPr>
            <w:rFonts w:ascii="Arial" w:hAnsi="Arial" w:cs="Arial"/>
            <w:sz w:val="20"/>
            <w:szCs w:val="20"/>
            <w:lang w:val="en-AU"/>
            <w:rPrChange w:id="248" w:author="Microsoft Office User" w:date="2026-04-03T11:01:00Z">
              <w:rPr>
                <w:rFonts w:ascii="Arial" w:hAnsi="Arial" w:cs="Arial"/>
                <w:sz w:val="20"/>
                <w:szCs w:val="20"/>
                <w:lang w:val="it-IT"/>
              </w:rPr>
            </w:rPrChange>
          </w:rPr>
          <w:t xml:space="preserve">. </w:t>
        </w:r>
        <w:r w:rsidRPr="00E45B2B">
          <w:rPr>
            <w:rFonts w:ascii="Arial" w:hAnsi="Arial" w:cs="Arial"/>
            <w:b w:val="0"/>
            <w:sz w:val="20"/>
            <w:szCs w:val="20"/>
            <w:lang w:val="en-AU"/>
            <w:rPrChange w:id="249" w:author="Microsoft Office User" w:date="2026-04-03T11:01:00Z">
              <w:rPr>
                <w:rFonts w:ascii="Arial" w:hAnsi="Arial" w:cs="Arial"/>
                <w:b w:val="0"/>
                <w:sz w:val="20"/>
                <w:szCs w:val="20"/>
                <w:lang w:val="it-IT"/>
              </w:rPr>
            </w:rPrChange>
          </w:rPr>
          <w:t>Gene names for inserts found in exon</w:t>
        </w:r>
      </w:ins>
      <w:ins w:id="250" w:author="Maxim Warwick Dus Adams" w:date="2026-04-16T17:03:00Z">
        <w:r w:rsidR="004C7556">
          <w:rPr>
            <w:rFonts w:ascii="Arial" w:hAnsi="Arial" w:cs="Arial"/>
            <w:b w:val="0"/>
            <w:sz w:val="20"/>
            <w:szCs w:val="20"/>
            <w:lang w:val="en-AU"/>
          </w:rPr>
          <w:t>s based on homology predictions in FGENESH++.</w:t>
        </w:r>
      </w:ins>
      <w:ins w:id="251" w:author="Microsoft Office User" w:date="2026-04-03T11:01:00Z">
        <w:del w:id="252" w:author="Maxim Warwick Dus Adams" w:date="2026-04-16T17:03:00Z">
          <w:r w:rsidRPr="00E45B2B" w:rsidDel="004C7556">
            <w:rPr>
              <w:rFonts w:ascii="Arial" w:hAnsi="Arial" w:cs="Arial"/>
              <w:b w:val="0"/>
              <w:sz w:val="20"/>
              <w:szCs w:val="20"/>
              <w:lang w:val="en-AU"/>
              <w:rPrChange w:id="253" w:author="Microsoft Office User" w:date="2026-04-03T11:01:00Z">
                <w:rPr>
                  <w:rFonts w:ascii="Arial" w:hAnsi="Arial" w:cs="Arial"/>
                  <w:b w:val="0"/>
                  <w:sz w:val="20"/>
                  <w:szCs w:val="20"/>
                  <w:lang w:val="it-IT"/>
                </w:rPr>
              </w:rPrChange>
            </w:rPr>
            <w:delText>s</w:delText>
          </w:r>
        </w:del>
      </w:ins>
      <w:ins w:id="254" w:author="Microsoft Office User" w:date="2026-04-03T12:54:00Z">
        <w:del w:id="255" w:author="Maxim Warwick Dus Adams" w:date="2026-04-16T17:03:00Z">
          <w:r w:rsidR="00F832C8" w:rsidDel="004C7556">
            <w:rPr>
              <w:rFonts w:ascii="Arial" w:hAnsi="Arial" w:cs="Arial"/>
              <w:b w:val="0"/>
              <w:sz w:val="20"/>
              <w:szCs w:val="20"/>
              <w:lang w:val="en-AU"/>
            </w:rPr>
            <w:delText>…</w:delText>
          </w:r>
        </w:del>
      </w:ins>
      <w:ins w:id="256" w:author="Microsoft Office User" w:date="2026-04-03T11:01:00Z">
        <w:del w:id="257" w:author="Maxim Warwick Dus Adams" w:date="2026-04-16T17:03:00Z">
          <w:r w:rsidRPr="00E45B2B" w:rsidDel="004C7556">
            <w:rPr>
              <w:rFonts w:ascii="Arial" w:hAnsi="Arial" w:cs="Arial"/>
              <w:b w:val="0"/>
              <w:sz w:val="20"/>
              <w:szCs w:val="20"/>
              <w:lang w:val="en-AU"/>
              <w:rPrChange w:id="258" w:author="Microsoft Office User" w:date="2026-04-03T11:01:00Z">
                <w:rPr>
                  <w:rFonts w:ascii="Arial" w:hAnsi="Arial" w:cs="Arial"/>
                  <w:b w:val="0"/>
                  <w:sz w:val="20"/>
                  <w:szCs w:val="20"/>
                  <w:lang w:val="it-IT"/>
                </w:rPr>
              </w:rPrChange>
            </w:rPr>
            <w:delText xml:space="preserve"> </w:delText>
          </w:r>
        </w:del>
      </w:ins>
      <w:ins w:id="259" w:author="Microsoft Office User" w:date="2026-04-06T20:02:00Z">
        <w:del w:id="260" w:author="Maxim Warwick Dus Adams" w:date="2026-04-16T17:03:00Z">
          <w:r w:rsidR="00AD5BA1" w:rsidDel="004C7556">
            <w:rPr>
              <w:rFonts w:ascii="Arial" w:hAnsi="Arial" w:cs="Arial"/>
              <w:b w:val="0"/>
              <w:sz w:val="20"/>
              <w:szCs w:val="20"/>
              <w:lang w:val="en-AU"/>
            </w:rPr>
            <w:delText>[for Maxim to complete]</w:delText>
          </w:r>
        </w:del>
      </w:ins>
    </w:p>
    <w:p w14:paraId="47FFB1CD" w14:textId="038DDA51" w:rsidR="006B2DE1" w:rsidRPr="00E45B2B" w:rsidRDefault="006B2DE1" w:rsidP="006B2DE1">
      <w:pPr>
        <w:pStyle w:val="SMHeading"/>
        <w:rPr>
          <w:rFonts w:ascii="Arial" w:hAnsi="Arial" w:cs="Arial"/>
          <w:sz w:val="20"/>
          <w:szCs w:val="20"/>
          <w:lang w:val="en-AU"/>
          <w:rPrChange w:id="261" w:author="Microsoft Office User" w:date="2026-04-03T11:01:00Z">
            <w:rPr>
              <w:rFonts w:ascii="Arial" w:hAnsi="Arial" w:cs="Arial"/>
              <w:sz w:val="20"/>
              <w:szCs w:val="20"/>
            </w:rPr>
          </w:rPrChange>
        </w:rPr>
      </w:pPr>
      <w:r w:rsidRPr="00E45B2B">
        <w:rPr>
          <w:rFonts w:ascii="Arial" w:hAnsi="Arial" w:cs="Arial"/>
          <w:b w:val="0"/>
          <w:sz w:val="20"/>
          <w:szCs w:val="20"/>
          <w:lang w:val="en-AU"/>
          <w:rPrChange w:id="262" w:author="Microsoft Office User" w:date="2026-04-03T11:01:00Z">
            <w:rPr>
              <w:rFonts w:ascii="Arial" w:hAnsi="Arial" w:cs="Arial"/>
              <w:b w:val="0"/>
              <w:sz w:val="20"/>
              <w:szCs w:val="20"/>
            </w:rPr>
          </w:rPrChange>
        </w:rPr>
        <w:t xml:space="preserve">  </w:t>
      </w:r>
    </w:p>
    <w:p w14:paraId="4F49C340" w14:textId="77777777" w:rsidR="006B2DE1" w:rsidRPr="00E45B2B" w:rsidRDefault="006B2DE1" w:rsidP="00B73A1C">
      <w:pPr>
        <w:pStyle w:val="SMHeading"/>
        <w:rPr>
          <w:rFonts w:ascii="Arial" w:hAnsi="Arial" w:cs="Arial"/>
          <w:sz w:val="20"/>
          <w:szCs w:val="20"/>
          <w:lang w:val="en-AU"/>
          <w:rPrChange w:id="263" w:author="Microsoft Office User" w:date="2026-04-03T11:01:00Z">
            <w:rPr>
              <w:rFonts w:ascii="Arial" w:hAnsi="Arial" w:cs="Arial"/>
              <w:sz w:val="20"/>
              <w:szCs w:val="20"/>
            </w:rPr>
          </w:rPrChange>
        </w:rPr>
        <w:sectPr w:rsidR="006B2DE1" w:rsidRPr="00E45B2B"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w:t>
      </w:r>
      <w:proofErr w:type="spellStart"/>
      <w:r w:rsidRPr="008F5282">
        <w:rPr>
          <w:rFonts w:asciiTheme="minorBidi" w:hAnsiTheme="minorBidi" w:cstheme="minorBidi"/>
          <w:color w:val="000000" w:themeColor="text1"/>
          <w:sz w:val="20"/>
        </w:rPr>
        <w:t>Danecek</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w:t>
      </w:r>
      <w:proofErr w:type="spellStart"/>
      <w:r w:rsidRPr="008F5282">
        <w:rPr>
          <w:rFonts w:asciiTheme="minorBidi" w:hAnsiTheme="minorBidi" w:cstheme="minorBidi"/>
          <w:color w:val="000000" w:themeColor="text1"/>
          <w:sz w:val="20"/>
        </w:rPr>
        <w:t>SAMtools</w:t>
      </w:r>
      <w:proofErr w:type="spellEnd"/>
      <w:r w:rsidRPr="008F5282">
        <w:rPr>
          <w:rFonts w:asciiTheme="minorBidi" w:hAnsiTheme="minorBidi" w:cstheme="minorBidi"/>
          <w:color w:val="000000" w:themeColor="text1"/>
          <w:sz w:val="20"/>
        </w:rPr>
        <w:t xml:space="preserve"> and </w:t>
      </w:r>
      <w:proofErr w:type="spellStart"/>
      <w:r w:rsidRPr="008F5282">
        <w:rPr>
          <w:rFonts w:asciiTheme="minorBidi" w:hAnsiTheme="minorBidi" w:cstheme="minorBidi"/>
          <w:color w:val="000000" w:themeColor="text1"/>
          <w:sz w:val="20"/>
        </w:rPr>
        <w:t>BCFtools</w:t>
      </w:r>
      <w:proofErr w:type="spellEnd"/>
      <w:r w:rsidRPr="008F5282">
        <w:rPr>
          <w:rFonts w:asciiTheme="minorBidi" w:hAnsiTheme="minorBidi" w:cstheme="minorBidi"/>
          <w:color w:val="000000" w:themeColor="text1"/>
          <w:sz w:val="20"/>
        </w:rPr>
        <w:t xml:space="preserve">. </w:t>
      </w:r>
      <w:proofErr w:type="spellStart"/>
      <w:r w:rsidRPr="008F5282">
        <w:rPr>
          <w:rFonts w:asciiTheme="minorBidi" w:hAnsiTheme="minorBidi" w:cstheme="minorBidi"/>
          <w:i/>
          <w:iCs/>
          <w:color w:val="000000" w:themeColor="text1"/>
          <w:sz w:val="20"/>
        </w:rPr>
        <w:t>Gigascience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Pevzner, Assembly of long, error-prone reads using repeat graphs.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Gurevich, V. Saveliev, N. </w:t>
      </w:r>
      <w:proofErr w:type="spellStart"/>
      <w:r w:rsidRPr="008F5282">
        <w:rPr>
          <w:rFonts w:asciiTheme="minorBidi" w:hAnsiTheme="minorBidi" w:cstheme="minorBidi"/>
          <w:color w:val="000000" w:themeColor="text1"/>
          <w:sz w:val="20"/>
        </w:rPr>
        <w:t>yahhi</w:t>
      </w:r>
      <w:proofErr w:type="spellEnd"/>
      <w:r w:rsidRPr="008F5282">
        <w:rPr>
          <w:rFonts w:asciiTheme="minorBidi" w:hAnsiTheme="minorBidi" w:cstheme="minorBidi"/>
          <w:color w:val="000000" w:themeColor="text1"/>
          <w:sz w:val="20"/>
        </w:rPr>
        <w:t xml:space="preserve">, G. Tesler, QUAST: quality assessment tool for genome assemblies. </w:t>
      </w:r>
      <w:proofErr w:type="spellStart"/>
      <w:r w:rsidRPr="008F5282">
        <w:rPr>
          <w:rFonts w:asciiTheme="minorBidi" w:hAnsiTheme="minorBidi" w:cstheme="minorBidi"/>
          <w:i/>
          <w:iCs/>
          <w:color w:val="000000" w:themeColor="text1"/>
          <w:sz w:val="20"/>
          <w:lang w:val="sv-SE"/>
        </w:rPr>
        <w:t>Bioinformatics</w:t>
      </w:r>
      <w:proofErr w:type="spellEnd"/>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Simão, R. M. Waterhouse, P. Ioannidis, E. V. </w:t>
      </w:r>
      <w:proofErr w:type="spellStart"/>
      <w:r w:rsidRPr="008F5282">
        <w:rPr>
          <w:rFonts w:asciiTheme="minorBidi" w:hAnsiTheme="minorBidi" w:cstheme="minorBidi"/>
          <w:color w:val="000000" w:themeColor="text1"/>
          <w:sz w:val="20"/>
        </w:rPr>
        <w:t>Kriventseva</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R. M. Waterhouse, M. </w:t>
      </w:r>
      <w:proofErr w:type="spellStart"/>
      <w:r w:rsidRPr="008F5282">
        <w:rPr>
          <w:rFonts w:asciiTheme="minorBidi" w:hAnsiTheme="minorBidi" w:cstheme="minorBidi"/>
          <w:color w:val="000000" w:themeColor="text1"/>
          <w:sz w:val="20"/>
        </w:rPr>
        <w:t>Seppey</w:t>
      </w:r>
      <w:proofErr w:type="spellEnd"/>
      <w:r w:rsidRPr="008F5282">
        <w:rPr>
          <w:rFonts w:asciiTheme="minorBidi" w:hAnsiTheme="minorBidi" w:cstheme="minorBidi"/>
          <w:color w:val="000000" w:themeColor="text1"/>
          <w:sz w:val="20"/>
        </w:rPr>
        <w:t xml:space="preserve">, F. A. Simão,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“Using BUSCO to assess insect genomic resources” in Insect genomics: methods in molecular biology (vol. 1858), S. Brown, M. </w:t>
      </w:r>
      <w:proofErr w:type="spellStart"/>
      <w:r w:rsidRPr="008F5282">
        <w:rPr>
          <w:rFonts w:asciiTheme="minorBidi" w:hAnsiTheme="minorBidi" w:cstheme="minorBidi"/>
          <w:color w:val="000000" w:themeColor="text1"/>
          <w:sz w:val="20"/>
        </w:rPr>
        <w:t>Pfrender</w:t>
      </w:r>
      <w:proofErr w:type="spellEnd"/>
      <w:r w:rsidRPr="008F5282">
        <w:rPr>
          <w:rFonts w:asciiTheme="minorBidi" w:hAnsiTheme="minorBidi" w:cstheme="minorBidi"/>
          <w:color w:val="000000" w:themeColor="text1"/>
          <w:sz w:val="20"/>
        </w:rPr>
        <w:t>,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Salamov, V. V. Solovyev,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Solovyev, P. Kosarev, I. </w:t>
      </w:r>
      <w:proofErr w:type="spellStart"/>
      <w:r w:rsidRPr="008F5282">
        <w:rPr>
          <w:rFonts w:asciiTheme="minorBidi" w:hAnsiTheme="minorBidi" w:cstheme="minorBidi"/>
          <w:color w:val="000000" w:themeColor="text1"/>
          <w:sz w:val="20"/>
        </w:rPr>
        <w:t>Seledsov</w:t>
      </w:r>
      <w:proofErr w:type="spellEnd"/>
      <w:r w:rsidRPr="008F5282">
        <w:rPr>
          <w:rFonts w:asciiTheme="minorBidi" w:hAnsiTheme="minorBidi" w:cstheme="minorBidi"/>
          <w:color w:val="000000" w:themeColor="text1"/>
          <w:sz w:val="20"/>
        </w:rPr>
        <w:t xml:space="preserve">, D. Vorobyev,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Hubley, P. Green, </w:t>
      </w:r>
      <w:proofErr w:type="spellStart"/>
      <w:r w:rsidRPr="008F5282">
        <w:rPr>
          <w:rFonts w:asciiTheme="minorBidi" w:hAnsiTheme="minorBidi" w:cstheme="minorBidi"/>
          <w:color w:val="000000" w:themeColor="text1"/>
          <w:sz w:val="20"/>
        </w:rPr>
        <w:t>RepeatMasker</w:t>
      </w:r>
      <w:proofErr w:type="spellEnd"/>
      <w:r w:rsidRPr="008F5282">
        <w:rPr>
          <w:rFonts w:asciiTheme="minorBidi" w:hAnsiTheme="minorBidi" w:cstheme="minorBidi"/>
          <w:color w:val="000000" w:themeColor="text1"/>
          <w:sz w:val="20"/>
        </w:rPr>
        <w:t xml:space="preserve"> Open-4.0 (2015). </w:t>
      </w:r>
      <w:hyperlink r:id="rId13"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proofErr w:type="spellStart"/>
      <w:r w:rsidRPr="008F5282">
        <w:rPr>
          <w:rFonts w:asciiTheme="minorBidi" w:hAnsiTheme="minorBidi" w:cstheme="minorBidi"/>
          <w:color w:val="000000" w:themeColor="text1"/>
          <w:sz w:val="20"/>
        </w:rPr>
        <w:t>InsectBase</w:t>
      </w:r>
      <w:proofErr w:type="spellEnd"/>
      <w:r w:rsidRPr="008F5282">
        <w:rPr>
          <w:rFonts w:asciiTheme="minorBidi" w:hAnsiTheme="minorBidi" w:cstheme="minorBidi"/>
          <w:color w:val="000000" w:themeColor="text1"/>
          <w:sz w:val="20"/>
        </w:rPr>
        <w:t xml:space="preserv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B. Bushnell, </w:t>
      </w:r>
      <w:proofErr w:type="spellStart"/>
      <w:r w:rsidRPr="008F5282">
        <w:rPr>
          <w:rFonts w:asciiTheme="minorBidi" w:hAnsiTheme="minorBidi" w:cstheme="minorBidi"/>
          <w:color w:val="000000" w:themeColor="text1"/>
          <w:sz w:val="20"/>
        </w:rPr>
        <w:t>BBMap</w:t>
      </w:r>
      <w:proofErr w:type="spellEnd"/>
      <w:r w:rsidRPr="008F5282">
        <w:rPr>
          <w:rFonts w:asciiTheme="minorBidi" w:hAnsiTheme="minorBidi" w:cstheme="minorBidi"/>
          <w:color w:val="000000" w:themeColor="text1"/>
          <w:sz w:val="20"/>
        </w:rPr>
        <w:t>: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Pertea, M. Pertea, Improved transcriptome assembly using a hybrid of long and short reads with </w:t>
      </w:r>
      <w:proofErr w:type="spellStart"/>
      <w:r w:rsidRPr="008F5282">
        <w:rPr>
          <w:rFonts w:asciiTheme="minorBidi" w:hAnsiTheme="minorBidi" w:cstheme="minorBidi"/>
          <w:color w:val="000000" w:themeColor="text1"/>
          <w:sz w:val="20"/>
        </w:rPr>
        <w:t>StringTie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 xml:space="preserve">B. J. Haas, </w:t>
      </w:r>
      <w:proofErr w:type="spellStart"/>
      <w:r w:rsidRPr="008F5282">
        <w:rPr>
          <w:rFonts w:ascii="Arial" w:hAnsi="Arial" w:cs="Arial"/>
          <w:sz w:val="20"/>
        </w:rPr>
        <w:t>TransDecoder</w:t>
      </w:r>
      <w:proofErr w:type="spellEnd"/>
      <w:r w:rsidRPr="008F5282">
        <w:rPr>
          <w:rFonts w:ascii="Arial" w:hAnsi="Arial" w:cs="Arial"/>
          <w:sz w:val="20"/>
        </w:rPr>
        <w:t xml:space="preserve">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w:t>
      </w:r>
      <w:proofErr w:type="spellStart"/>
      <w:r w:rsidRPr="008F5282">
        <w:rPr>
          <w:rFonts w:asciiTheme="minorBidi" w:hAnsiTheme="minorBidi" w:cstheme="minorBidi"/>
          <w:color w:val="000000" w:themeColor="text1"/>
          <w:sz w:val="20"/>
        </w:rPr>
        <w:t>BEDTools</w:t>
      </w:r>
      <w:proofErr w:type="spellEnd"/>
      <w:r w:rsidRPr="008F5282">
        <w:rPr>
          <w:rFonts w:asciiTheme="minorBidi" w:hAnsiTheme="minorBidi" w:cstheme="minorBidi"/>
          <w:color w:val="000000" w:themeColor="text1"/>
          <w:sz w:val="20"/>
        </w:rPr>
        <w:t xml:space="preserve">: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Morgulis</w:t>
      </w:r>
      <w:proofErr w:type="spellEnd"/>
      <w:r w:rsidRPr="008F5282">
        <w:rPr>
          <w:rFonts w:asciiTheme="minorBidi" w:hAnsiTheme="minorBidi" w:cstheme="minorBidi"/>
          <w:color w:val="000000" w:themeColor="text1"/>
          <w:sz w:val="20"/>
        </w:rPr>
        <w:t xml:space="preserve">, E. M. Gertz, A. A. Schäffer, R. Agarwala, A fast and symmetric DUST implementation to mask low-complexity DNA sequences. </w:t>
      </w:r>
      <w:r w:rsidRPr="008F5282">
        <w:rPr>
          <w:rFonts w:asciiTheme="minorBidi" w:hAnsiTheme="minorBidi" w:cstheme="minorBidi"/>
          <w:i/>
          <w:iCs/>
          <w:color w:val="000000" w:themeColor="text1"/>
          <w:sz w:val="20"/>
        </w:rPr>
        <w:t xml:space="preserve">J. </w:t>
      </w:r>
      <w:proofErr w:type="spellStart"/>
      <w:r w:rsidRPr="008F5282">
        <w:rPr>
          <w:rFonts w:asciiTheme="minorBidi" w:hAnsiTheme="minorBidi" w:cstheme="minorBidi"/>
          <w:i/>
          <w:iCs/>
          <w:color w:val="000000" w:themeColor="text1"/>
          <w:sz w:val="20"/>
        </w:rPr>
        <w:t>Comput</w:t>
      </w:r>
      <w:proofErr w:type="spellEnd"/>
      <w:r w:rsidRPr="008F5282">
        <w:rPr>
          <w:rFonts w:asciiTheme="minorBidi" w:hAnsiTheme="minorBidi" w:cstheme="minorBidi"/>
          <w:i/>
          <w:iCs/>
          <w:color w:val="000000" w:themeColor="text1"/>
          <w:sz w:val="20"/>
        </w:rPr>
        <w: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w:t>
      </w:r>
      <w:proofErr w:type="spellStart"/>
      <w:r w:rsidRPr="008F5282">
        <w:rPr>
          <w:rFonts w:asciiTheme="minorBidi" w:hAnsiTheme="minorBidi" w:cstheme="minorBidi"/>
          <w:color w:val="000000" w:themeColor="text1"/>
          <w:sz w:val="20"/>
        </w:rPr>
        <w:t>tidyverse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 xml:space="preserve">J. Open Source </w:t>
      </w:r>
      <w:proofErr w:type="spellStart"/>
      <w:r w:rsidRPr="008F5282">
        <w:rPr>
          <w:rFonts w:asciiTheme="minorBidi" w:hAnsiTheme="minorBidi" w:cstheme="minorBidi"/>
          <w:i/>
          <w:iCs/>
          <w:color w:val="000000" w:themeColor="text1"/>
          <w:sz w:val="20"/>
        </w:rPr>
        <w:t>Softw</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79541601" w:rsidR="006B2DE1" w:rsidRDefault="006B2DE1" w:rsidP="006B2DE1">
      <w:pPr>
        <w:pStyle w:val="ListParagraph"/>
        <w:numPr>
          <w:ilvl w:val="0"/>
          <w:numId w:val="15"/>
        </w:numPr>
        <w:contextualSpacing/>
        <w:jc w:val="both"/>
        <w:rPr>
          <w:ins w:id="264" w:author="Microsoft Office User" w:date="2026-04-13T10:30:00Z"/>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5CE9E0C9" w14:textId="29DFCB0A" w:rsidR="00120FE2" w:rsidRPr="00120FE2" w:rsidRDefault="00120FE2" w:rsidP="00120FE2">
      <w:pPr>
        <w:pStyle w:val="ListParagraph"/>
        <w:numPr>
          <w:ilvl w:val="0"/>
          <w:numId w:val="15"/>
        </w:numPr>
        <w:contextualSpacing/>
        <w:jc w:val="both"/>
        <w:rPr>
          <w:ins w:id="265" w:author="Microsoft Office User" w:date="2026-04-13T10:30:00Z"/>
          <w:rFonts w:asciiTheme="minorBidi" w:hAnsiTheme="minorBidi" w:cstheme="minorBidi"/>
          <w:color w:val="000000" w:themeColor="text1"/>
          <w:sz w:val="20"/>
          <w:rPrChange w:id="266" w:author="Microsoft Office User" w:date="2026-04-13T10:30:00Z">
            <w:rPr>
              <w:ins w:id="267" w:author="Microsoft Office User" w:date="2026-04-13T10:30:00Z"/>
            </w:rPr>
          </w:rPrChange>
        </w:rPr>
      </w:pPr>
      <w:ins w:id="268" w:author="Microsoft Office User" w:date="2026-04-13T10:30:00Z">
        <w:r w:rsidRPr="00120FE2">
          <w:rPr>
            <w:rFonts w:asciiTheme="minorBidi" w:hAnsiTheme="minorBidi" w:cstheme="minorBidi"/>
            <w:color w:val="000000" w:themeColor="text1"/>
            <w:sz w:val="20"/>
          </w:rPr>
          <w:t xml:space="preserve">A. C. A. </w:t>
        </w:r>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Hope</w:t>
        </w:r>
        <w:r>
          <w:rPr>
            <w:rFonts w:asciiTheme="minorBidi" w:hAnsiTheme="minorBidi" w:cstheme="minorBidi"/>
            <w:color w:val="000000" w:themeColor="text1"/>
            <w:sz w:val="20"/>
          </w:rPr>
          <w:t>,</w:t>
        </w:r>
        <w:r w:rsidRPr="00120FE2">
          <w:rPr>
            <w:rFonts w:asciiTheme="minorBidi" w:hAnsiTheme="minorBidi" w:cstheme="minorBidi"/>
            <w:color w:val="000000" w:themeColor="text1"/>
            <w:sz w:val="20"/>
          </w:rPr>
          <w:t xml:space="preserve"> A simplified Monte Carlo significance test procedure. </w:t>
        </w:r>
      </w:ins>
      <w:ins w:id="269" w:author="Microsoft Office User" w:date="2026-04-13T10:34:00Z">
        <w:r w:rsidRPr="005507E2">
          <w:rPr>
            <w:rFonts w:asciiTheme="minorBidi" w:hAnsiTheme="minorBidi" w:cstheme="minorBidi"/>
            <w:i/>
            <w:iCs/>
            <w:color w:val="000000" w:themeColor="text1"/>
            <w:sz w:val="20"/>
            <w:rPrChange w:id="270" w:author="Microsoft Office User" w:date="2026-04-13T10:34:00Z">
              <w:rPr>
                <w:rFonts w:asciiTheme="minorBidi" w:hAnsiTheme="minorBidi" w:cstheme="minorBidi"/>
                <w:color w:val="000000" w:themeColor="text1"/>
                <w:sz w:val="20"/>
              </w:rPr>
            </w:rPrChange>
          </w:rPr>
          <w:t>J. R. Stat. Soc. Ser. B</w:t>
        </w:r>
      </w:ins>
      <w:ins w:id="271" w:author="Microsoft Office User" w:date="2026-04-13T10:30:00Z">
        <w:r w:rsidRPr="00120FE2">
          <w:rPr>
            <w:rFonts w:asciiTheme="minorBidi" w:hAnsiTheme="minorBidi" w:cstheme="minorBidi"/>
            <w:color w:val="000000" w:themeColor="text1"/>
            <w:sz w:val="20"/>
          </w:rPr>
          <w:t xml:space="preserve"> </w:t>
        </w:r>
        <w:r w:rsidRPr="005507E2">
          <w:rPr>
            <w:rFonts w:asciiTheme="minorBidi" w:hAnsiTheme="minorBidi" w:cstheme="minorBidi"/>
            <w:b/>
            <w:bCs/>
            <w:color w:val="000000" w:themeColor="text1"/>
            <w:sz w:val="20"/>
            <w:rPrChange w:id="272" w:author="Microsoft Office User" w:date="2026-04-13T10:34:00Z">
              <w:rPr>
                <w:rFonts w:asciiTheme="minorBidi" w:hAnsiTheme="minorBidi" w:cstheme="minorBidi"/>
                <w:color w:val="000000" w:themeColor="text1"/>
                <w:sz w:val="20"/>
              </w:rPr>
            </w:rPrChange>
          </w:rPr>
          <w:t>30</w:t>
        </w:r>
        <w:r w:rsidRPr="00120FE2">
          <w:rPr>
            <w:rFonts w:asciiTheme="minorBidi" w:hAnsiTheme="minorBidi" w:cstheme="minorBidi"/>
            <w:color w:val="000000" w:themeColor="text1"/>
            <w:sz w:val="20"/>
          </w:rPr>
          <w:t>, 582</w:t>
        </w:r>
      </w:ins>
      <w:ins w:id="273" w:author="Microsoft Office User" w:date="2026-04-13T10:31:00Z">
        <w:r w:rsidRPr="008F5282">
          <w:rPr>
            <w:rFonts w:asciiTheme="minorBidi" w:hAnsiTheme="minorBidi" w:cstheme="minorBidi"/>
            <w:color w:val="000000" w:themeColor="text1"/>
            <w:sz w:val="20"/>
          </w:rPr>
          <w:t>–</w:t>
        </w:r>
      </w:ins>
      <w:ins w:id="274" w:author="Microsoft Office User" w:date="2026-04-13T10:30:00Z">
        <w:r w:rsidRPr="00120FE2">
          <w:rPr>
            <w:rFonts w:asciiTheme="minorBidi" w:hAnsiTheme="minorBidi" w:cstheme="minorBidi"/>
            <w:color w:val="000000" w:themeColor="text1"/>
            <w:sz w:val="20"/>
          </w:rPr>
          <w:t>598</w:t>
        </w:r>
      </w:ins>
      <w:ins w:id="275" w:author="Microsoft Office User" w:date="2026-04-13T10:31:00Z">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(1968)</w:t>
        </w:r>
        <w:r>
          <w:rPr>
            <w:rFonts w:asciiTheme="minorBidi" w:hAnsiTheme="minorBidi" w:cstheme="minorBidi"/>
            <w:color w:val="000000" w:themeColor="text1"/>
            <w:sz w:val="20"/>
          </w:rPr>
          <w:t>.</w:t>
        </w:r>
      </w:ins>
    </w:p>
    <w:p w14:paraId="29DD247E" w14:textId="3E70C7A4" w:rsidR="00120FE2" w:rsidRPr="008F5282" w:rsidRDefault="005507E2" w:rsidP="00120FE2">
      <w:pPr>
        <w:pStyle w:val="ListParagraph"/>
        <w:numPr>
          <w:ilvl w:val="0"/>
          <w:numId w:val="15"/>
        </w:numPr>
        <w:contextualSpacing/>
        <w:jc w:val="both"/>
        <w:rPr>
          <w:rFonts w:asciiTheme="minorBidi" w:hAnsiTheme="minorBidi" w:cstheme="minorBidi"/>
          <w:color w:val="000000" w:themeColor="text1"/>
          <w:sz w:val="20"/>
        </w:rPr>
      </w:pPr>
      <w:ins w:id="276" w:author="Microsoft Office User" w:date="2026-04-13T10:35:00Z">
        <w:r>
          <w:rPr>
            <w:rFonts w:asciiTheme="minorBidi" w:hAnsiTheme="minorBidi" w:cstheme="minorBidi"/>
            <w:color w:val="000000" w:themeColor="text1"/>
            <w:sz w:val="20"/>
          </w:rPr>
          <w:t xml:space="preserve">D. </w:t>
        </w:r>
      </w:ins>
      <w:ins w:id="277" w:author="Microsoft Office User" w:date="2026-04-13T10:30:00Z">
        <w:r w:rsidR="00120FE2" w:rsidRPr="00120FE2">
          <w:rPr>
            <w:rFonts w:asciiTheme="minorBidi" w:hAnsiTheme="minorBidi" w:cstheme="minorBidi"/>
            <w:color w:val="000000" w:themeColor="text1"/>
            <w:sz w:val="20"/>
          </w:rPr>
          <w:t>Navarro,</w:t>
        </w:r>
      </w:ins>
      <w:ins w:id="278" w:author="Microsoft Office User" w:date="2026-04-13T10:35:00Z">
        <w:r>
          <w:rPr>
            <w:rFonts w:asciiTheme="minorBidi" w:hAnsiTheme="minorBidi" w:cstheme="minorBidi"/>
            <w:color w:val="000000" w:themeColor="text1"/>
            <w:sz w:val="20"/>
          </w:rPr>
          <w:t xml:space="preserve"> </w:t>
        </w:r>
      </w:ins>
      <w:ins w:id="279" w:author="Microsoft Office User" w:date="2026-04-13T10:30:00Z">
        <w:r w:rsidR="00120FE2" w:rsidRPr="00120FE2">
          <w:rPr>
            <w:rFonts w:asciiTheme="minorBidi" w:hAnsiTheme="minorBidi" w:cstheme="minorBidi"/>
            <w:color w:val="000000" w:themeColor="text1"/>
            <w:sz w:val="20"/>
          </w:rPr>
          <w:t>Learning statistics with R: A tutorial for psychology students and other beginners</w:t>
        </w:r>
      </w:ins>
      <w:ins w:id="280" w:author="Microsoft Office User" w:date="2026-04-13T10:35:00Z">
        <w:r>
          <w:rPr>
            <w:rFonts w:asciiTheme="minorBidi" w:hAnsiTheme="minorBidi" w:cstheme="minorBidi"/>
            <w:color w:val="000000" w:themeColor="text1"/>
            <w:sz w:val="20"/>
          </w:rPr>
          <w:t xml:space="preserve"> </w:t>
        </w:r>
      </w:ins>
      <w:ins w:id="281" w:author="Microsoft Office User" w:date="2026-04-13T10:30:00Z">
        <w:r w:rsidR="00120FE2" w:rsidRPr="00120FE2">
          <w:rPr>
            <w:rFonts w:asciiTheme="minorBidi" w:hAnsiTheme="minorBidi" w:cstheme="minorBidi"/>
            <w:color w:val="000000" w:themeColor="text1"/>
            <w:sz w:val="20"/>
          </w:rPr>
          <w:t xml:space="preserve">(Version 0.5.2). University of Adelaide </w:t>
        </w:r>
      </w:ins>
      <w:ins w:id="282" w:author="Microsoft Office User" w:date="2026-04-13T10:35:00Z">
        <w:r w:rsidRPr="00120FE2">
          <w:rPr>
            <w:rFonts w:asciiTheme="minorBidi" w:hAnsiTheme="minorBidi" w:cstheme="minorBidi"/>
            <w:color w:val="000000" w:themeColor="text1"/>
            <w:sz w:val="20"/>
          </w:rPr>
          <w:t>(2015).</w:t>
        </w:r>
      </w:ins>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7EA22" w14:textId="77777777" w:rsidR="00A80B36" w:rsidRDefault="00A80B36">
      <w:r>
        <w:separator/>
      </w:r>
    </w:p>
  </w:endnote>
  <w:endnote w:type="continuationSeparator" w:id="0">
    <w:p w14:paraId="37195942" w14:textId="77777777" w:rsidR="00A80B36" w:rsidRDefault="00A80B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0C628" w14:textId="77777777" w:rsidR="00A80B36" w:rsidRDefault="00A80B36">
      <w:r>
        <w:separator/>
      </w:r>
    </w:p>
  </w:footnote>
  <w:footnote w:type="continuationSeparator" w:id="0">
    <w:p w14:paraId="3B88C222" w14:textId="77777777" w:rsidR="00A80B36" w:rsidRDefault="00A80B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2409683">
    <w:abstractNumId w:val="9"/>
  </w:num>
  <w:num w:numId="2" w16cid:durableId="2074347038">
    <w:abstractNumId w:val="7"/>
  </w:num>
  <w:num w:numId="3" w16cid:durableId="72245842">
    <w:abstractNumId w:val="6"/>
  </w:num>
  <w:num w:numId="4" w16cid:durableId="1138303551">
    <w:abstractNumId w:val="5"/>
  </w:num>
  <w:num w:numId="5" w16cid:durableId="1061900621">
    <w:abstractNumId w:val="4"/>
  </w:num>
  <w:num w:numId="6" w16cid:durableId="1160582801">
    <w:abstractNumId w:val="8"/>
  </w:num>
  <w:num w:numId="7" w16cid:durableId="49959018">
    <w:abstractNumId w:val="3"/>
  </w:num>
  <w:num w:numId="8" w16cid:durableId="1059018366">
    <w:abstractNumId w:val="2"/>
  </w:num>
  <w:num w:numId="9" w16cid:durableId="998729216">
    <w:abstractNumId w:val="1"/>
  </w:num>
  <w:num w:numId="10" w16cid:durableId="1979920020">
    <w:abstractNumId w:val="0"/>
  </w:num>
  <w:num w:numId="11" w16cid:durableId="1064839920">
    <w:abstractNumId w:val="10"/>
  </w:num>
  <w:num w:numId="12" w16cid:durableId="986206455">
    <w:abstractNumId w:val="12"/>
  </w:num>
  <w:num w:numId="13" w16cid:durableId="367532147">
    <w:abstractNumId w:val="14"/>
  </w:num>
  <w:num w:numId="14" w16cid:durableId="429201410">
    <w:abstractNumId w:val="11"/>
  </w:num>
  <w:num w:numId="15" w16cid:durableId="8403765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wart">
    <w15:presenceInfo w15:providerId="None" w15:userId="Kyle Ewart"/>
  </w15:person>
  <w15:person w15:author="Microsoft Office User">
    <w15:presenceInfo w15:providerId="None" w15:userId="Microsoft Office User"/>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43731"/>
    <w:rsid w:val="00051758"/>
    <w:rsid w:val="00056E39"/>
    <w:rsid w:val="00065EBD"/>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07152"/>
    <w:rsid w:val="00112C5B"/>
    <w:rsid w:val="00114193"/>
    <w:rsid w:val="00115A38"/>
    <w:rsid w:val="0011687B"/>
    <w:rsid w:val="00120FE2"/>
    <w:rsid w:val="00122766"/>
    <w:rsid w:val="00124F82"/>
    <w:rsid w:val="001464DF"/>
    <w:rsid w:val="001551DF"/>
    <w:rsid w:val="0016337A"/>
    <w:rsid w:val="00163C89"/>
    <w:rsid w:val="00164269"/>
    <w:rsid w:val="00165D9C"/>
    <w:rsid w:val="00176FCF"/>
    <w:rsid w:val="001824FA"/>
    <w:rsid w:val="0018498F"/>
    <w:rsid w:val="00190671"/>
    <w:rsid w:val="00195A2B"/>
    <w:rsid w:val="001968E9"/>
    <w:rsid w:val="001A00CD"/>
    <w:rsid w:val="001A1BDE"/>
    <w:rsid w:val="001C0520"/>
    <w:rsid w:val="001C0975"/>
    <w:rsid w:val="001C3F56"/>
    <w:rsid w:val="001D61C8"/>
    <w:rsid w:val="001E5D60"/>
    <w:rsid w:val="001E7E1E"/>
    <w:rsid w:val="001F0876"/>
    <w:rsid w:val="001F167C"/>
    <w:rsid w:val="001F1CD3"/>
    <w:rsid w:val="001F3E79"/>
    <w:rsid w:val="001F5E91"/>
    <w:rsid w:val="00200859"/>
    <w:rsid w:val="002077B9"/>
    <w:rsid w:val="00236D04"/>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030F"/>
    <w:rsid w:val="003810D1"/>
    <w:rsid w:val="00387114"/>
    <w:rsid w:val="00395E86"/>
    <w:rsid w:val="00396F77"/>
    <w:rsid w:val="00397983"/>
    <w:rsid w:val="003A0BAB"/>
    <w:rsid w:val="003A1051"/>
    <w:rsid w:val="003A2FD8"/>
    <w:rsid w:val="003B40E6"/>
    <w:rsid w:val="003D2F58"/>
    <w:rsid w:val="003F05DC"/>
    <w:rsid w:val="003F6E14"/>
    <w:rsid w:val="00405336"/>
    <w:rsid w:val="00423C88"/>
    <w:rsid w:val="00430792"/>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C7556"/>
    <w:rsid w:val="004D274A"/>
    <w:rsid w:val="004E42D8"/>
    <w:rsid w:val="004E7BA2"/>
    <w:rsid w:val="004F2384"/>
    <w:rsid w:val="004F51D1"/>
    <w:rsid w:val="004F7EDF"/>
    <w:rsid w:val="005001AC"/>
    <w:rsid w:val="00502910"/>
    <w:rsid w:val="00507EEC"/>
    <w:rsid w:val="00527D71"/>
    <w:rsid w:val="00540D95"/>
    <w:rsid w:val="005507E2"/>
    <w:rsid w:val="0055674A"/>
    <w:rsid w:val="005607DD"/>
    <w:rsid w:val="005609E9"/>
    <w:rsid w:val="00574AE7"/>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6F44CD"/>
    <w:rsid w:val="006F6FA0"/>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91A8E"/>
    <w:rsid w:val="009A1543"/>
    <w:rsid w:val="009A3BCA"/>
    <w:rsid w:val="009A5287"/>
    <w:rsid w:val="009A670E"/>
    <w:rsid w:val="009B2AC5"/>
    <w:rsid w:val="009B455D"/>
    <w:rsid w:val="009B7984"/>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22C"/>
    <w:rsid w:val="00A74DA2"/>
    <w:rsid w:val="00A80B36"/>
    <w:rsid w:val="00A845F6"/>
    <w:rsid w:val="00A93A56"/>
    <w:rsid w:val="00AC15B4"/>
    <w:rsid w:val="00AD39F9"/>
    <w:rsid w:val="00AD499C"/>
    <w:rsid w:val="00AD5BA1"/>
    <w:rsid w:val="00AD62AC"/>
    <w:rsid w:val="00AE3690"/>
    <w:rsid w:val="00AE5A70"/>
    <w:rsid w:val="00AF5978"/>
    <w:rsid w:val="00B003EE"/>
    <w:rsid w:val="00B038F4"/>
    <w:rsid w:val="00B14FE9"/>
    <w:rsid w:val="00B15008"/>
    <w:rsid w:val="00B16F99"/>
    <w:rsid w:val="00B36869"/>
    <w:rsid w:val="00B42F9C"/>
    <w:rsid w:val="00B43B31"/>
    <w:rsid w:val="00B47CFA"/>
    <w:rsid w:val="00B54A06"/>
    <w:rsid w:val="00B57D19"/>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27067"/>
    <w:rsid w:val="00D346C2"/>
    <w:rsid w:val="00D477DA"/>
    <w:rsid w:val="00D57DF6"/>
    <w:rsid w:val="00D657E6"/>
    <w:rsid w:val="00D800A8"/>
    <w:rsid w:val="00D84554"/>
    <w:rsid w:val="00D8485C"/>
    <w:rsid w:val="00DA22DA"/>
    <w:rsid w:val="00DA59EA"/>
    <w:rsid w:val="00DA7AB3"/>
    <w:rsid w:val="00DB0B1D"/>
    <w:rsid w:val="00DB2468"/>
    <w:rsid w:val="00DB586A"/>
    <w:rsid w:val="00DC623A"/>
    <w:rsid w:val="00DC6F15"/>
    <w:rsid w:val="00DC6F16"/>
    <w:rsid w:val="00DD421A"/>
    <w:rsid w:val="00DE001B"/>
    <w:rsid w:val="00DF35AF"/>
    <w:rsid w:val="00E257C8"/>
    <w:rsid w:val="00E37047"/>
    <w:rsid w:val="00E45B2B"/>
    <w:rsid w:val="00E51150"/>
    <w:rsid w:val="00E60D0F"/>
    <w:rsid w:val="00E65523"/>
    <w:rsid w:val="00E70052"/>
    <w:rsid w:val="00E9773B"/>
    <w:rsid w:val="00EA5381"/>
    <w:rsid w:val="00EA596B"/>
    <w:rsid w:val="00EB3024"/>
    <w:rsid w:val="00EB46E0"/>
    <w:rsid w:val="00EB7BBB"/>
    <w:rsid w:val="00EC13A3"/>
    <w:rsid w:val="00EC5DD3"/>
    <w:rsid w:val="00EC7C85"/>
    <w:rsid w:val="00ED58E9"/>
    <w:rsid w:val="00EE1430"/>
    <w:rsid w:val="00F0153E"/>
    <w:rsid w:val="00F04CD9"/>
    <w:rsid w:val="00F0520F"/>
    <w:rsid w:val="00F125EE"/>
    <w:rsid w:val="00F12E98"/>
    <w:rsid w:val="00F22029"/>
    <w:rsid w:val="00F25DEF"/>
    <w:rsid w:val="00F50FCD"/>
    <w:rsid w:val="00F514EC"/>
    <w:rsid w:val="00F5152E"/>
    <w:rsid w:val="00F60CD4"/>
    <w:rsid w:val="00F630EA"/>
    <w:rsid w:val="00F7007E"/>
    <w:rsid w:val="00F70200"/>
    <w:rsid w:val="00F73193"/>
    <w:rsid w:val="00F74F95"/>
    <w:rsid w:val="00F80705"/>
    <w:rsid w:val="00F832C8"/>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www.repeatmasker.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https://github.com/MEEP-projects/HGT_pipeline"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5D90F-6F87-B841-9779-262D667C3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9</Pages>
  <Words>4384</Words>
  <Characters>24990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29316</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Kyle Ewart</cp:lastModifiedBy>
  <cp:revision>168</cp:revision>
  <cp:lastPrinted>2018-02-26T17:19:00Z</cp:lastPrinted>
  <dcterms:created xsi:type="dcterms:W3CDTF">2025-08-15T16:35:00Z</dcterms:created>
  <dcterms:modified xsi:type="dcterms:W3CDTF">2026-04-16T10:22:00Z</dcterms:modified>
</cp:coreProperties>
</file>