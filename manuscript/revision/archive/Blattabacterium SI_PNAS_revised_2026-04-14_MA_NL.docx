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xml:space="preserve">, </w:t>
      </w:r>
      <w:proofErr w:type="spellStart"/>
      <w:r w:rsidRPr="00915B11">
        <w:rPr>
          <w:rFonts w:asciiTheme="minorBidi" w:hAnsiTheme="minorBidi"/>
          <w:bCs/>
          <w:sz w:val="20"/>
        </w:rPr>
        <w:t>Jil</w:t>
      </w:r>
      <w:proofErr w:type="spellEnd"/>
      <w:r w:rsidRPr="00915B11">
        <w:rPr>
          <w:rFonts w:asciiTheme="minorBidi" w:hAnsiTheme="minorBidi"/>
          <w:bCs/>
          <w:sz w:val="20"/>
        </w:rPr>
        <w:t xml:space="preserve">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proofErr w:type="spellStart"/>
      <w:r w:rsidRPr="00F46F77">
        <w:rPr>
          <w:rFonts w:asciiTheme="minorBidi" w:hAnsiTheme="minorBidi" w:cstheme="minorBidi"/>
          <w:bCs/>
          <w:iCs/>
          <w:sz w:val="20"/>
        </w:rPr>
        <w:t>Blattodea</w:t>
      </w:r>
      <w:proofErr w:type="spellEnd"/>
      <w:r w:rsidRPr="00F46F77">
        <w:rPr>
          <w:rFonts w:asciiTheme="minorBidi" w:hAnsiTheme="minorBidi" w:cstheme="minorBidi"/>
          <w:bCs/>
          <w:iCs/>
          <w:sz w:val="20"/>
        </w:rPr>
        <w:t xml:space="preserve">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74524160"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w:t>
      </w:r>
      <w:ins w:id="6" w:author="Nathan Lo" w:date="2026-04-16T18:34:00Z">
        <w:r w:rsidR="00EB7BBB">
          <w:rPr>
            <w:rFonts w:asciiTheme="minorBidi" w:hAnsiTheme="minorBidi" w:cstheme="minorBidi"/>
            <w:sz w:val="20"/>
          </w:rPr>
          <w:t>,</w:t>
        </w:r>
      </w:ins>
      <w:r w:rsidRPr="00F46F77">
        <w:rPr>
          <w:rFonts w:asciiTheme="minorBidi" w:hAnsiTheme="minorBidi" w:cstheme="minorBidi"/>
          <w:sz w:val="20"/>
        </w:rPr>
        <w:t xml:space="preserve">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 xml:space="preserve">C for less than a week if not sequenced immediately. The sequencing output was additionally increased by washing the flow cells (EXP-WSH004) after approximately 24 and 48 </w:t>
      </w:r>
      <w:proofErr w:type="gramStart"/>
      <w:r w:rsidRPr="00F46F77">
        <w:rPr>
          <w:rFonts w:asciiTheme="minorBidi" w:hAnsiTheme="minorBidi" w:cstheme="minorBidi"/>
          <w:sz w:val="20"/>
        </w:rPr>
        <w:t>h, and</w:t>
      </w:r>
      <w:proofErr w:type="gramEnd"/>
      <w:r w:rsidRPr="00F46F77">
        <w:rPr>
          <w:rFonts w:asciiTheme="minorBidi" w:hAnsiTheme="minorBidi" w:cstheme="minorBidi"/>
          <w:sz w:val="20"/>
        </w:rPr>
        <w:t xml:space="preserve">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 xml:space="preserve">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w:t>
      </w:r>
      <w:proofErr w:type="gramStart"/>
      <w:r w:rsidR="001E5D60" w:rsidRPr="001E5D60">
        <w:rPr>
          <w:rFonts w:ascii="Arial" w:hAnsi="Arial" w:cs="Arial"/>
          <w:sz w:val="20"/>
          <w:lang w:val="en-AU" w:eastAsia="en-GB"/>
        </w:rPr>
        <w:t>paired-end</w:t>
      </w:r>
      <w:proofErr w:type="gramEnd"/>
      <w:r w:rsidR="001E5D60" w:rsidRPr="001E5D60">
        <w:rPr>
          <w:rFonts w:ascii="Arial" w:hAnsi="Arial" w:cs="Arial"/>
          <w:sz w:val="20"/>
          <w:lang w:val="en-AU" w:eastAsia="en-GB"/>
        </w:rPr>
        <w:t xml:space="preserve">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w:t>
      </w:r>
      <w:proofErr w:type="spellStart"/>
      <w:r w:rsidRPr="00F46F77">
        <w:rPr>
          <w:rFonts w:asciiTheme="minorBidi" w:hAnsiTheme="minorBidi" w:cstheme="minorBidi"/>
          <w:color w:val="000000" w:themeColor="text1"/>
          <w:sz w:val="20"/>
        </w:rPr>
        <w:t>offsprings</w:t>
      </w:r>
      <w:proofErr w:type="spellEnd"/>
      <w:r w:rsidRPr="00F46F77">
        <w:rPr>
          <w:rFonts w:asciiTheme="minorBidi" w:hAnsiTheme="minorBidi" w:cstheme="minorBidi"/>
          <w:color w:val="000000" w:themeColor="text1"/>
          <w:sz w:val="20"/>
        </w:rPr>
        <w:t xml:space="preserve">)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w:t>
      </w:r>
      <w:proofErr w:type="spellStart"/>
      <w:r w:rsidRPr="00F46F77">
        <w:rPr>
          <w:rFonts w:asciiTheme="minorBidi" w:hAnsiTheme="minorBidi" w:cstheme="minorBidi"/>
          <w:color w:val="000000" w:themeColor="text1"/>
          <w:sz w:val="20"/>
        </w:rPr>
        <w:t>Flye</w:t>
      </w:r>
      <w:proofErr w:type="spellEnd"/>
      <w:r w:rsidRPr="00F46F77">
        <w:rPr>
          <w:rFonts w:asciiTheme="minorBidi" w:hAnsiTheme="minorBidi" w:cstheme="minorBidi"/>
          <w:color w:val="000000" w:themeColor="text1"/>
          <w:sz w:val="20"/>
        </w:rPr>
        <w:t xml:space="preserv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F46F77">
        <w:rPr>
          <w:rFonts w:asciiTheme="minorBidi" w:hAnsiTheme="minorBidi" w:cstheme="minorBidi"/>
          <w:color w:val="000000" w:themeColor="text1"/>
          <w:sz w:val="20"/>
        </w:rPr>
        <w:t>corr</w:t>
      </w:r>
      <w:proofErr w:type="spellEnd"/>
      <w:r w:rsidRPr="00F46F77">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w:t>
      </w:r>
      <w:proofErr w:type="spellStart"/>
      <w:r w:rsidRPr="00F46F77">
        <w:rPr>
          <w:rFonts w:asciiTheme="minorBidi" w:hAnsiTheme="minorBidi" w:cstheme="minorBidi"/>
          <w:color w:val="000000" w:themeColor="text1"/>
          <w:sz w:val="20"/>
        </w:rPr>
        <w:t>Pawsey</w:t>
      </w:r>
      <w:proofErr w:type="spellEnd"/>
      <w:r w:rsidRPr="00F46F77">
        <w:rPr>
          <w:rFonts w:asciiTheme="minorBidi" w:hAnsiTheme="minorBidi" w:cstheme="minorBidi"/>
          <w:color w:val="000000" w:themeColor="text1"/>
          <w:sz w:val="20"/>
        </w:rPr>
        <w:t xml:space="preserve">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 xml:space="preserve">Raw RNA reads underwent secondary quality assessment using </w:t>
      </w:r>
      <w:proofErr w:type="spellStart"/>
      <w:r>
        <w:rPr>
          <w:rFonts w:ascii="Arial" w:hAnsi="Arial" w:cs="Arial"/>
          <w:sz w:val="20"/>
          <w:u w:val="none"/>
        </w:rPr>
        <w:t>FastQC</w:t>
      </w:r>
      <w:proofErr w:type="spellEnd"/>
      <w:r>
        <w:rPr>
          <w:rFonts w:ascii="Arial" w:hAnsi="Arial" w:cs="Arial"/>
          <w:sz w:val="20"/>
          <w:u w:val="none"/>
        </w:rPr>
        <w:t xml:space="preserve">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CF173A7" w:rsidR="006B2DE1" w:rsidRDefault="00E70052" w:rsidP="00E70052">
      <w:pPr>
        <w:pStyle w:val="SMSubheading"/>
        <w:rPr>
          <w:ins w:id="7" w:author="Maxim Warwick Dus Adams" w:date="2026-04-16T17:11:00Z"/>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w:t>
      </w:r>
      <w:proofErr w:type="gramStart"/>
      <w:r w:rsidRPr="00E70052">
        <w:rPr>
          <w:rFonts w:ascii="Arial" w:hAnsi="Arial" w:cs="Arial"/>
          <w:sz w:val="20"/>
          <w:u w:val="none"/>
        </w:rPr>
        <w:t>i.e.</w:t>
      </w:r>
      <w:proofErr w:type="gramEnd"/>
      <w:r w:rsidRPr="00E70052">
        <w:rPr>
          <w:rFonts w:ascii="Arial" w:hAnsi="Arial" w:cs="Arial"/>
          <w:sz w:val="20"/>
          <w:u w:val="none"/>
        </w:rPr>
        <w:t xml:space="preserv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ins w:id="8" w:author="Maxim Warwick Dus Adams" w:date="2026-04-16T17:10:00Z">
        <w:r w:rsidR="00991A8E">
          <w:rPr>
            <w:rFonts w:ascii="Arial" w:hAnsi="Arial" w:cs="Arial"/>
            <w:sz w:val="20"/>
            <w:u w:val="none"/>
          </w:rPr>
          <w:t xml:space="preserve"> </w:t>
        </w:r>
      </w:ins>
      <w:ins w:id="9" w:author="Maxim Warwick Dus Adams" w:date="2026-04-16T17:11:00Z">
        <w:r w:rsidR="00991A8E">
          <w:rPr>
            <w:rFonts w:ascii="Arial" w:hAnsi="Arial" w:cs="Arial"/>
            <w:sz w:val="20"/>
            <w:u w:val="none"/>
          </w:rPr>
          <w:t xml:space="preserve">For inserts inferred to coincide with </w:t>
        </w:r>
        <w:proofErr w:type="spellStart"/>
        <w:r w:rsidR="00991A8E">
          <w:rPr>
            <w:rFonts w:ascii="Arial" w:hAnsi="Arial" w:cs="Arial"/>
            <w:sz w:val="20"/>
            <w:u w:val="none"/>
          </w:rPr>
          <w:t>exonic</w:t>
        </w:r>
        <w:proofErr w:type="spellEnd"/>
        <w:r w:rsidR="00991A8E">
          <w:rPr>
            <w:rFonts w:ascii="Arial" w:hAnsi="Arial" w:cs="Arial"/>
            <w:sz w:val="20"/>
            <w:u w:val="none"/>
          </w:rPr>
          <w:t xml:space="preserve"> regions, we investigated the potential function</w:t>
        </w:r>
      </w:ins>
      <w:ins w:id="10" w:author="Maxim Warwick Dus Adams" w:date="2026-04-16T17:12:00Z">
        <w:r w:rsidR="00991A8E">
          <w:rPr>
            <w:rFonts w:ascii="Arial" w:hAnsi="Arial" w:cs="Arial"/>
            <w:sz w:val="20"/>
            <w:u w:val="none"/>
          </w:rPr>
          <w:t>s</w:t>
        </w:r>
      </w:ins>
      <w:ins w:id="11" w:author="Maxim Warwick Dus Adams" w:date="2026-04-16T17:11:00Z">
        <w:r w:rsidR="00991A8E">
          <w:rPr>
            <w:rFonts w:ascii="Arial" w:hAnsi="Arial" w:cs="Arial"/>
            <w:sz w:val="20"/>
            <w:u w:val="none"/>
          </w:rPr>
          <w:t xml:space="preserve"> of the associated genes by </w:t>
        </w:r>
      </w:ins>
      <w:ins w:id="12" w:author="Maxim Warwick Dus Adams" w:date="2026-04-16T17:12:00Z">
        <w:r w:rsidR="00991A8E">
          <w:rPr>
            <w:rFonts w:ascii="Arial" w:hAnsi="Arial" w:cs="Arial"/>
            <w:sz w:val="20"/>
            <w:u w:val="none"/>
          </w:rPr>
          <w:t>examining the</w:t>
        </w:r>
      </w:ins>
      <w:ins w:id="13" w:author="Maxim Warwick Dus Adams" w:date="2026-04-16T17:13:00Z">
        <w:r w:rsidR="00991A8E">
          <w:rPr>
            <w:rFonts w:ascii="Arial" w:hAnsi="Arial" w:cs="Arial"/>
            <w:sz w:val="20"/>
            <w:u w:val="none"/>
          </w:rPr>
          <w:t>ir homology with previously annotated genes in FGENESH++ (Dataset S</w:t>
        </w:r>
        <w:r w:rsidR="00430792">
          <w:rPr>
            <w:rFonts w:ascii="Arial" w:hAnsi="Arial" w:cs="Arial"/>
            <w:sz w:val="20"/>
            <w:u w:val="none"/>
          </w:rPr>
          <w:t>5</w:t>
        </w:r>
        <w:r w:rsidR="00991A8E">
          <w:rPr>
            <w:rFonts w:ascii="Arial" w:hAnsi="Arial" w:cs="Arial"/>
            <w:sz w:val="20"/>
            <w:u w:val="none"/>
          </w:rPr>
          <w:t>).</w:t>
        </w:r>
      </w:ins>
      <w:del w:id="14" w:author="Maxim Warwick Dus Adams" w:date="2026-04-16T17:11:00Z">
        <w:r w:rsidDel="00991A8E">
          <w:rPr>
            <w:rFonts w:asciiTheme="minorBidi" w:hAnsiTheme="minorBidi" w:cstheme="minorBidi"/>
            <w:color w:val="000000" w:themeColor="text1"/>
            <w:sz w:val="20"/>
            <w:u w:val="none"/>
          </w:rPr>
          <w:br/>
        </w:r>
      </w:del>
    </w:p>
    <w:p w14:paraId="4D6E0631" w14:textId="77777777" w:rsidR="00991A8E" w:rsidRPr="00E70052" w:rsidRDefault="00991A8E" w:rsidP="00E70052">
      <w:pPr>
        <w:pStyle w:val="SMSubheading"/>
        <w:rPr>
          <w:rFonts w:ascii="Arial" w:hAnsi="Arial" w:cs="Arial"/>
          <w:sz w:val="20"/>
          <w:u w:val="none"/>
        </w:rPr>
      </w:pP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proofErr w:type="gramStart"/>
      <w:r w:rsidRPr="00F46F77">
        <w:rPr>
          <w:rFonts w:asciiTheme="minorBidi" w:hAnsiTheme="minorBidi" w:cstheme="minorBidi"/>
          <w:color w:val="000000" w:themeColor="text1"/>
          <w:sz w:val="20"/>
        </w:rPr>
        <w:t>and also</w:t>
      </w:r>
      <w:proofErr w:type="gramEnd"/>
      <w:r w:rsidRPr="00F46F77">
        <w:rPr>
          <w:rFonts w:asciiTheme="minorBidi" w:hAnsiTheme="minorBidi" w:cstheme="minorBidi"/>
          <w:color w:val="000000" w:themeColor="text1"/>
          <w:sz w:val="20"/>
        </w:rPr>
        <w:t xml:space="preserve">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w:t>
      </w:r>
      <w:proofErr w:type="gramStart"/>
      <w:r w:rsidRPr="00F46F77">
        <w:rPr>
          <w:rFonts w:asciiTheme="minorBidi" w:hAnsiTheme="minorBidi" w:cstheme="minorBidi"/>
          <w:color w:val="000000" w:themeColor="text1"/>
          <w:sz w:val="20"/>
        </w:rPr>
        <w:t>all of</w:t>
      </w:r>
      <w:proofErr w:type="gramEnd"/>
      <w:r w:rsidRPr="00F46F77">
        <w:rPr>
          <w:rFonts w:asciiTheme="minorBidi" w:hAnsiTheme="minorBidi" w:cstheme="minorBidi"/>
          <w:color w:val="000000" w:themeColor="text1"/>
          <w:sz w:val="20"/>
        </w:rPr>
        <w:t xml:space="preserve">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w:t>
      </w:r>
      <w:commentRangeStart w:id="15"/>
      <w:r w:rsidRPr="00F46F77">
        <w:rPr>
          <w:rFonts w:asciiTheme="minorBidi" w:hAnsiTheme="minorBidi" w:cstheme="minorBidi"/>
          <w:color w:val="000000" w:themeColor="text1"/>
          <w:sz w:val="20"/>
        </w:rPr>
        <w:t>.</w:t>
      </w:r>
      <w:commentRangeEnd w:id="15"/>
      <w:r w:rsidR="00DC6F16" w:rsidRPr="00F46F77">
        <w:rPr>
          <w:rStyle w:val="CommentReference"/>
          <w:rFonts w:asciiTheme="minorBidi" w:hAnsiTheme="minorBidi" w:cstheme="minorBidi"/>
          <w:color w:val="000000" w:themeColor="text1"/>
          <w:sz w:val="20"/>
          <w:szCs w:val="20"/>
        </w:rPr>
        <w:commentReference w:id="15"/>
      </w:r>
      <w:r w:rsidRPr="00F46F77">
        <w:rPr>
          <w:rFonts w:asciiTheme="minorBidi" w:hAnsiTheme="minorBidi" w:cstheme="minorBidi"/>
          <w:color w:val="000000" w:themeColor="text1"/>
          <w:sz w:val="20"/>
        </w:rPr>
        <w:t xml:space="preserve">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 xml:space="preserve">inserts that were more </w:t>
      </w:r>
      <w:proofErr w:type="gramStart"/>
      <w:r w:rsidRPr="00F46F77">
        <w:rPr>
          <w:rFonts w:asciiTheme="minorBidi" w:hAnsiTheme="minorBidi" w:cstheme="minorBidi"/>
          <w:color w:val="000000" w:themeColor="text1"/>
          <w:sz w:val="20"/>
        </w:rPr>
        <w:t>similar to</w:t>
      </w:r>
      <w:proofErr w:type="gramEnd"/>
      <w:r w:rsidRPr="00F46F77">
        <w:rPr>
          <w:rFonts w:asciiTheme="minorBidi" w:hAnsiTheme="minorBidi" w:cstheme="minorBidi"/>
          <w:color w:val="000000" w:themeColor="text1"/>
          <w:sz w:val="20"/>
        </w:rPr>
        <w:t xml:space="preserve">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w:t>
      </w:r>
      <w:proofErr w:type="gramStart"/>
      <w:r w:rsidRPr="00F46F77">
        <w:rPr>
          <w:rFonts w:asciiTheme="minorBidi" w:hAnsiTheme="minorBidi" w:cstheme="minorBidi"/>
          <w:color w:val="000000" w:themeColor="text1"/>
          <w:sz w:val="20"/>
        </w:rPr>
        <w:t>all of</w:t>
      </w:r>
      <w:proofErr w:type="gramEnd"/>
      <w:r w:rsidRPr="00F46F77">
        <w:rPr>
          <w:rFonts w:asciiTheme="minorBidi" w:hAnsiTheme="minorBidi" w:cstheme="minorBidi"/>
          <w:color w:val="000000" w:themeColor="text1"/>
          <w:sz w:val="20"/>
        </w:rPr>
        <w:t xml:space="preserve">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 xml:space="preserve">Z. </w:t>
      </w:r>
      <w:proofErr w:type="spellStart"/>
      <w:r w:rsidRPr="00EA5381">
        <w:rPr>
          <w:rFonts w:asciiTheme="minorBidi" w:hAnsiTheme="minorBidi" w:cstheme="minorBidi"/>
          <w:bCs/>
          <w:i/>
          <w:iCs/>
          <w:sz w:val="20"/>
        </w:rPr>
        <w:t>nevadensis</w:t>
      </w:r>
      <w:proofErr w:type="spellEnd"/>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xml:space="preserve">), only the genome version with the most inserts </w:t>
      </w:r>
      <w:proofErr w:type="gramStart"/>
      <w:r w:rsidRPr="00F46F77">
        <w:rPr>
          <w:rFonts w:asciiTheme="minorBidi" w:hAnsiTheme="minorBidi" w:cstheme="minorBidi"/>
          <w:color w:val="000000" w:themeColor="text1"/>
          <w:sz w:val="20"/>
        </w:rPr>
        <w:t>was</w:t>
      </w:r>
      <w:proofErr w:type="gramEnd"/>
      <w:r w:rsidRPr="00F46F77">
        <w:rPr>
          <w:rFonts w:asciiTheme="minorBidi" w:hAnsiTheme="minorBidi" w:cstheme="minorBidi"/>
          <w:color w:val="000000" w:themeColor="text1"/>
          <w:sz w:val="20"/>
        </w:rPr>
        <w:t xml:space="preserve">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w:t>
      </w:r>
      <w:proofErr w:type="gramStart"/>
      <w:r w:rsidRPr="00F46F77">
        <w:rPr>
          <w:rFonts w:asciiTheme="minorBidi" w:hAnsiTheme="minorBidi" w:cstheme="minorBidi"/>
          <w:color w:val="000000" w:themeColor="text1"/>
          <w:sz w:val="20"/>
        </w:rPr>
        <w:t>all of</w:t>
      </w:r>
      <w:proofErr w:type="gramEnd"/>
      <w:r w:rsidRPr="00F46F77">
        <w:rPr>
          <w:rFonts w:asciiTheme="minorBidi" w:hAnsiTheme="minorBidi" w:cstheme="minorBidi"/>
          <w:color w:val="000000" w:themeColor="text1"/>
          <w:sz w:val="20"/>
        </w:rPr>
        <w:t xml:space="preserve">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w:t>
      </w:r>
      <w:proofErr w:type="gramStart"/>
      <w:r w:rsidRPr="00F46F77">
        <w:rPr>
          <w:rFonts w:asciiTheme="minorBidi" w:hAnsiTheme="minorBidi" w:cstheme="minorBidi"/>
          <w:color w:val="000000" w:themeColor="text1"/>
          <w:sz w:val="20"/>
        </w:rPr>
        <w:t>subsequent to</w:t>
      </w:r>
      <w:proofErr w:type="gramEnd"/>
      <w:r w:rsidRPr="00F46F77">
        <w:rPr>
          <w:rFonts w:asciiTheme="minorBidi" w:hAnsiTheme="minorBidi" w:cstheme="minorBidi"/>
          <w:color w:val="000000" w:themeColor="text1"/>
          <w:sz w:val="20"/>
        </w:rPr>
        <w:t xml:space="preserve">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16"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w:t>
      </w:r>
      <w:proofErr w:type="gramStart"/>
      <w:r w:rsidRPr="00F46F77">
        <w:rPr>
          <w:rFonts w:asciiTheme="minorBidi" w:hAnsiTheme="minorBidi" w:cstheme="minorBidi"/>
          <w:color w:val="000000" w:themeColor="text1"/>
          <w:sz w:val="20"/>
        </w:rPr>
        <w:t>all of</w:t>
      </w:r>
      <w:proofErr w:type="gramEnd"/>
      <w:r w:rsidRPr="00F46F77">
        <w:rPr>
          <w:rFonts w:asciiTheme="minorBidi" w:hAnsiTheme="minorBidi" w:cstheme="minorBidi"/>
          <w:color w:val="000000" w:themeColor="text1"/>
          <w:sz w:val="20"/>
        </w:rPr>
        <w:t xml:space="preserve">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17" w:author="Microsoft Office User" w:date="2026-04-03T08:45:00Z"/>
          <w:rFonts w:asciiTheme="minorBidi" w:hAnsiTheme="minorBidi" w:cstheme="minorBidi"/>
          <w:color w:val="000000" w:themeColor="text1"/>
          <w:sz w:val="20"/>
        </w:rPr>
      </w:pPr>
    </w:p>
    <w:p w14:paraId="52CFD3BB" w14:textId="50631BC4" w:rsidR="00165D9C" w:rsidRDefault="00A470D4" w:rsidP="006F44CD">
      <w:pPr>
        <w:rPr>
          <w:ins w:id="18" w:author="Microsoft Office User" w:date="2026-04-14T09:07:00Z"/>
          <w:rFonts w:asciiTheme="minorBidi" w:hAnsiTheme="minorBidi" w:cstheme="minorBidi"/>
          <w:color w:val="000000" w:themeColor="text1"/>
          <w:sz w:val="20"/>
        </w:rPr>
      </w:pPr>
      <w:ins w:id="19" w:author="Microsoft Office User" w:date="2026-04-03T08:45:00Z">
        <w:r>
          <w:rPr>
            <w:rFonts w:asciiTheme="minorBidi" w:hAnsiTheme="minorBidi" w:cstheme="minorBidi"/>
            <w:color w:val="000000" w:themeColor="text1"/>
            <w:sz w:val="20"/>
          </w:rPr>
          <w:t xml:space="preserve">We also </w:t>
        </w:r>
      </w:ins>
      <w:ins w:id="20" w:author="Microsoft Office User" w:date="2026-04-14T15:22:00Z">
        <w:r w:rsidR="00423C88">
          <w:rPr>
            <w:rFonts w:asciiTheme="minorBidi" w:hAnsiTheme="minorBidi" w:cstheme="minorBidi"/>
            <w:color w:val="000000" w:themeColor="text1"/>
            <w:sz w:val="20"/>
          </w:rPr>
          <w:t>assessed</w:t>
        </w:r>
      </w:ins>
      <w:ins w:id="21" w:author="Microsoft Office User" w:date="2026-04-03T08:45:00Z">
        <w:r>
          <w:rPr>
            <w:rFonts w:asciiTheme="minorBidi" w:hAnsiTheme="minorBidi" w:cstheme="minorBidi"/>
            <w:color w:val="000000" w:themeColor="text1"/>
            <w:sz w:val="20"/>
          </w:rPr>
          <w:t xml:space="preserve"> the distribution of inserts </w:t>
        </w:r>
      </w:ins>
      <w:ins w:id="22" w:author="Microsoft Office User" w:date="2026-04-14T09:07:00Z">
        <w:r w:rsidR="0010042A">
          <w:rPr>
            <w:rFonts w:asciiTheme="minorBidi" w:hAnsiTheme="minorBidi" w:cstheme="minorBidi"/>
            <w:color w:val="000000" w:themeColor="text1"/>
            <w:sz w:val="20"/>
          </w:rPr>
          <w:t xml:space="preserve">among and </w:t>
        </w:r>
      </w:ins>
      <w:ins w:id="23" w:author="Microsoft Office User" w:date="2026-04-03T08:45:00Z">
        <w:r>
          <w:rPr>
            <w:rFonts w:asciiTheme="minorBidi" w:hAnsiTheme="minorBidi" w:cstheme="minorBidi"/>
            <w:color w:val="000000" w:themeColor="text1"/>
            <w:sz w:val="20"/>
          </w:rPr>
          <w:t xml:space="preserve">along the host </w:t>
        </w:r>
      </w:ins>
      <w:ins w:id="24" w:author="Microsoft Office User" w:date="2026-04-14T15:21:00Z">
        <w:r w:rsidR="00423C88">
          <w:rPr>
            <w:rFonts w:asciiTheme="minorBidi" w:hAnsiTheme="minorBidi" w:cstheme="minorBidi"/>
            <w:color w:val="000000" w:themeColor="text1"/>
            <w:sz w:val="20"/>
          </w:rPr>
          <w:t>genome contigs</w:t>
        </w:r>
      </w:ins>
      <w:ins w:id="25" w:author="Microsoft Office User" w:date="2026-04-03T08:45:00Z">
        <w:r>
          <w:rPr>
            <w:rFonts w:asciiTheme="minorBidi" w:hAnsiTheme="minorBidi" w:cstheme="minorBidi"/>
            <w:color w:val="000000" w:themeColor="text1"/>
            <w:sz w:val="20"/>
          </w:rPr>
          <w:t xml:space="preserve"> to investigate </w:t>
        </w:r>
      </w:ins>
      <w:ins w:id="26" w:author="Microsoft Office User" w:date="2026-04-03T08:47:00Z">
        <w:r>
          <w:rPr>
            <w:rFonts w:asciiTheme="minorBidi" w:hAnsiTheme="minorBidi" w:cstheme="minorBidi"/>
            <w:color w:val="000000" w:themeColor="text1"/>
            <w:sz w:val="20"/>
          </w:rPr>
          <w:t>whether inserts were found in relatively few</w:t>
        </w:r>
      </w:ins>
      <w:ins w:id="27" w:author="Microsoft Office User" w:date="2026-04-03T09:09:00Z">
        <w:r w:rsidR="007C500E">
          <w:rPr>
            <w:rFonts w:asciiTheme="minorBidi" w:hAnsiTheme="minorBidi" w:cstheme="minorBidi"/>
            <w:color w:val="000000" w:themeColor="text1"/>
            <w:sz w:val="20"/>
          </w:rPr>
          <w:t xml:space="preserve"> </w:t>
        </w:r>
      </w:ins>
      <w:ins w:id="28" w:author="Microsoft Office User" w:date="2026-04-03T08:47:00Z">
        <w:r>
          <w:rPr>
            <w:rFonts w:asciiTheme="minorBidi" w:hAnsiTheme="minorBidi" w:cstheme="minorBidi"/>
            <w:color w:val="000000" w:themeColor="text1"/>
            <w:sz w:val="20"/>
          </w:rPr>
          <w:t>clusters, suggesting few independent HGT ev</w:t>
        </w:r>
      </w:ins>
      <w:ins w:id="29" w:author="Microsoft Office User" w:date="2026-04-03T08:48:00Z">
        <w:r>
          <w:rPr>
            <w:rFonts w:asciiTheme="minorBidi" w:hAnsiTheme="minorBidi" w:cstheme="minorBidi"/>
            <w:color w:val="000000" w:themeColor="text1"/>
            <w:sz w:val="20"/>
          </w:rPr>
          <w:t>ents (</w:t>
        </w:r>
      </w:ins>
      <w:ins w:id="30" w:author="Microsoft Office User" w:date="2026-04-13T10:07:00Z">
        <w:r w:rsidR="0001730F" w:rsidRPr="0001730F">
          <w:rPr>
            <w:rFonts w:asciiTheme="minorBidi" w:hAnsiTheme="minorBidi" w:cstheme="minorBidi"/>
            <w:color w:val="000000" w:themeColor="text1"/>
            <w:sz w:val="20"/>
          </w:rPr>
          <w:t xml:space="preserve">which inserted large spans of </w:t>
        </w:r>
        <w:proofErr w:type="spellStart"/>
        <w:r w:rsidR="0001730F" w:rsidRPr="0010042A">
          <w:rPr>
            <w:rFonts w:asciiTheme="minorBidi" w:hAnsiTheme="minorBidi" w:cstheme="minorBidi"/>
            <w:i/>
            <w:iCs/>
            <w:color w:val="000000" w:themeColor="text1"/>
            <w:sz w:val="20"/>
            <w:rPrChange w:id="31" w:author="Microsoft Office User" w:date="2026-04-14T09:07:00Z">
              <w:rPr>
                <w:rFonts w:asciiTheme="minorBidi" w:hAnsiTheme="minorBidi" w:cstheme="minorBidi"/>
                <w:color w:val="000000" w:themeColor="text1"/>
                <w:sz w:val="20"/>
              </w:rPr>
            </w:rPrChange>
          </w:rPr>
          <w:t>Blatta</w:t>
        </w:r>
      </w:ins>
      <w:ins w:id="32" w:author="Microsoft Office User" w:date="2026-04-14T09:07:00Z">
        <w:r w:rsidR="0010042A" w:rsidRPr="0010042A">
          <w:rPr>
            <w:rFonts w:asciiTheme="minorBidi" w:hAnsiTheme="minorBidi" w:cstheme="minorBidi"/>
            <w:i/>
            <w:iCs/>
            <w:color w:val="000000" w:themeColor="text1"/>
            <w:sz w:val="20"/>
            <w:rPrChange w:id="33" w:author="Microsoft Office User" w:date="2026-04-14T09:07:00Z">
              <w:rPr>
                <w:rFonts w:asciiTheme="minorBidi" w:hAnsiTheme="minorBidi" w:cstheme="minorBidi"/>
                <w:color w:val="000000" w:themeColor="text1"/>
                <w:sz w:val="20"/>
              </w:rPr>
            </w:rPrChange>
          </w:rPr>
          <w:t>bacterium</w:t>
        </w:r>
      </w:ins>
      <w:proofErr w:type="spellEnd"/>
      <w:ins w:id="34" w:author="Microsoft Office User" w:date="2026-04-13T10:07:00Z">
        <w:r w:rsidR="0001730F" w:rsidRPr="0001730F">
          <w:rPr>
            <w:rFonts w:asciiTheme="minorBidi" w:hAnsiTheme="minorBidi" w:cstheme="minorBidi"/>
            <w:color w:val="000000" w:themeColor="text1"/>
            <w:sz w:val="20"/>
          </w:rPr>
          <w:t xml:space="preserve"> DNA subsequently broken apart by recombination</w:t>
        </w:r>
      </w:ins>
      <w:ins w:id="35" w:author="Microsoft Office User" w:date="2026-04-03T08:48:00Z">
        <w:r>
          <w:rPr>
            <w:rFonts w:asciiTheme="minorBidi" w:hAnsiTheme="minorBidi" w:cstheme="minorBidi"/>
            <w:color w:val="000000" w:themeColor="text1"/>
            <w:sz w:val="20"/>
          </w:rPr>
          <w:t>)</w:t>
        </w:r>
      </w:ins>
      <w:ins w:id="36" w:author="Microsoft Office User" w:date="2026-04-03T08:47:00Z">
        <w:r>
          <w:rPr>
            <w:rFonts w:asciiTheme="minorBidi" w:hAnsiTheme="minorBidi" w:cstheme="minorBidi"/>
            <w:color w:val="000000" w:themeColor="text1"/>
            <w:sz w:val="20"/>
          </w:rPr>
          <w:t xml:space="preserve">, or </w:t>
        </w:r>
      </w:ins>
      <w:ins w:id="37" w:author="Microsoft Office User" w:date="2026-04-03T08:48:00Z">
        <w:r>
          <w:rPr>
            <w:rFonts w:asciiTheme="minorBidi" w:hAnsiTheme="minorBidi" w:cstheme="minorBidi"/>
            <w:color w:val="000000" w:themeColor="text1"/>
            <w:sz w:val="20"/>
          </w:rPr>
          <w:t xml:space="preserve">whether they </w:t>
        </w:r>
      </w:ins>
      <w:ins w:id="38" w:author="Microsoft Office User" w:date="2026-04-03T08:47:00Z">
        <w:r>
          <w:rPr>
            <w:rFonts w:asciiTheme="minorBidi" w:hAnsiTheme="minorBidi" w:cstheme="minorBidi"/>
            <w:color w:val="000000" w:themeColor="text1"/>
            <w:sz w:val="20"/>
          </w:rPr>
          <w:t xml:space="preserve">have a wide distribution across the genomes, suggesting </w:t>
        </w:r>
      </w:ins>
      <w:ins w:id="39" w:author="Microsoft Office User" w:date="2026-04-03T08:48:00Z">
        <w:r>
          <w:rPr>
            <w:rFonts w:asciiTheme="minorBidi" w:hAnsiTheme="minorBidi" w:cstheme="minorBidi"/>
            <w:color w:val="000000" w:themeColor="text1"/>
            <w:sz w:val="20"/>
          </w:rPr>
          <w:t>many HGT events.</w:t>
        </w:r>
      </w:ins>
      <w:ins w:id="40" w:author="Microsoft Office User" w:date="2026-04-13T10:08:00Z">
        <w:r w:rsidR="0001730F">
          <w:rPr>
            <w:rFonts w:asciiTheme="minorBidi" w:hAnsiTheme="minorBidi" w:cstheme="minorBidi"/>
            <w:color w:val="000000" w:themeColor="text1"/>
            <w:sz w:val="20"/>
          </w:rPr>
          <w:t xml:space="preserve"> </w:t>
        </w:r>
        <w:r w:rsidR="0001730F" w:rsidRPr="0001730F">
          <w:rPr>
            <w:rFonts w:asciiTheme="minorBidi" w:hAnsiTheme="minorBidi" w:cstheme="minorBidi"/>
            <w:color w:val="000000" w:themeColor="text1"/>
            <w:sz w:val="20"/>
          </w:rPr>
          <w:t xml:space="preserve">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ins>
      <w:ins w:id="41" w:author="Microsoft Office User" w:date="2026-04-13T10:11:00Z">
        <w:r w:rsidR="005F1BA1" w:rsidRPr="005F1BA1">
          <w:rPr>
            <w:rFonts w:asciiTheme="minorBidi" w:hAnsiTheme="minorBidi" w:cstheme="minorBidi"/>
            <w:color w:val="000000" w:themeColor="text1"/>
            <w:sz w:val="20"/>
          </w:rPr>
          <w:t>≥</w:t>
        </w:r>
      </w:ins>
      <w:ins w:id="42" w:author="Microsoft Office User" w:date="2026-04-13T10:08:00Z">
        <w:r w:rsidR="0001730F" w:rsidRPr="0001730F">
          <w:rPr>
            <w:rFonts w:asciiTheme="minorBidi" w:hAnsiTheme="minorBidi" w:cstheme="minorBidi"/>
            <w:color w:val="000000" w:themeColor="text1"/>
            <w:sz w:val="20"/>
          </w:rPr>
          <w:t xml:space="preserve">2 inserts, and simulated </w:t>
        </w:r>
        <w:r w:rsidR="0001730F" w:rsidRPr="00EB3024">
          <w:rPr>
            <w:rFonts w:asciiTheme="minorBidi" w:hAnsiTheme="minorBidi" w:cstheme="minorBidi"/>
            <w:i/>
            <w:iCs/>
            <w:color w:val="000000" w:themeColor="text1"/>
            <w:sz w:val="20"/>
            <w:rPrChange w:id="43" w:author="Microsoft Office User" w:date="2026-04-13T10:49:00Z">
              <w:rPr>
                <w:rFonts w:asciiTheme="minorBidi" w:hAnsiTheme="minorBidi" w:cstheme="minorBidi"/>
                <w:color w:val="000000" w:themeColor="text1"/>
                <w:sz w:val="20"/>
              </w:rPr>
            </w:rPrChange>
          </w:rPr>
          <w:t>p</w:t>
        </w:r>
        <w:r w:rsidR="0001730F" w:rsidRPr="0001730F">
          <w:rPr>
            <w:rFonts w:asciiTheme="minorBidi" w:hAnsiTheme="minorBidi" w:cstheme="minorBidi"/>
            <w:color w:val="000000" w:themeColor="text1"/>
            <w:sz w:val="20"/>
          </w:rPr>
          <w:t xml:space="preserve">-values using a Monte Carlo test </w:t>
        </w:r>
      </w:ins>
      <w:ins w:id="44" w:author="Microsoft Office User" w:date="2026-04-13T10:30:00Z">
        <w:r w:rsidR="00120FE2">
          <w:rPr>
            <w:rFonts w:asciiTheme="minorBidi" w:hAnsiTheme="minorBidi" w:cstheme="minorBidi"/>
            <w:color w:val="000000" w:themeColor="text1"/>
            <w:sz w:val="20"/>
          </w:rPr>
          <w:t>[25]</w:t>
        </w:r>
      </w:ins>
      <w:ins w:id="45" w:author="Microsoft Office User" w:date="2026-04-13T10:08:00Z">
        <w:r w:rsidR="0001730F" w:rsidRPr="0001730F">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w:t>
        </w:r>
        <w:proofErr w:type="spellStart"/>
        <w:r w:rsidR="0001730F" w:rsidRPr="0001730F">
          <w:rPr>
            <w:rFonts w:asciiTheme="minorBidi" w:hAnsiTheme="minorBidi" w:cstheme="minorBidi"/>
            <w:color w:val="000000" w:themeColor="text1"/>
            <w:sz w:val="20"/>
          </w:rPr>
          <w:t>Cramér’s</w:t>
        </w:r>
        <w:proofErr w:type="spellEnd"/>
        <w:r w:rsidR="0001730F" w:rsidRPr="0001730F">
          <w:rPr>
            <w:rFonts w:asciiTheme="minorBidi" w:hAnsiTheme="minorBidi" w:cstheme="minorBidi"/>
            <w:color w:val="000000" w:themeColor="text1"/>
            <w:sz w:val="20"/>
          </w:rPr>
          <w:t xml:space="preserve"> V in the </w:t>
        </w:r>
      </w:ins>
      <w:ins w:id="46" w:author="Microsoft Office User" w:date="2026-04-13T10:27:00Z">
        <w:r w:rsidR="00120FE2">
          <w:rPr>
            <w:rFonts w:asciiTheme="minorBidi" w:hAnsiTheme="minorBidi" w:cstheme="minorBidi"/>
            <w:color w:val="000000" w:themeColor="text1"/>
            <w:sz w:val="20"/>
          </w:rPr>
          <w:t xml:space="preserve">R </w:t>
        </w:r>
      </w:ins>
      <w:ins w:id="47" w:author="Microsoft Office User" w:date="2026-04-13T10:08:00Z">
        <w:r w:rsidR="0001730F" w:rsidRPr="0001730F">
          <w:rPr>
            <w:rFonts w:asciiTheme="minorBidi" w:hAnsiTheme="minorBidi" w:cstheme="minorBidi"/>
            <w:color w:val="000000" w:themeColor="text1"/>
            <w:sz w:val="20"/>
          </w:rPr>
          <w:t xml:space="preserve">package </w:t>
        </w:r>
        <w:proofErr w:type="spellStart"/>
        <w:r w:rsidR="0001730F" w:rsidRPr="0001730F">
          <w:rPr>
            <w:rFonts w:asciiTheme="minorBidi" w:hAnsiTheme="minorBidi" w:cstheme="minorBidi"/>
            <w:color w:val="000000" w:themeColor="text1"/>
            <w:sz w:val="20"/>
          </w:rPr>
          <w:t>lsr</w:t>
        </w:r>
        <w:proofErr w:type="spellEnd"/>
        <w:r w:rsidR="0001730F" w:rsidRPr="0001730F">
          <w:rPr>
            <w:rFonts w:asciiTheme="minorBidi" w:hAnsiTheme="minorBidi" w:cstheme="minorBidi"/>
            <w:color w:val="000000" w:themeColor="text1"/>
            <w:sz w:val="20"/>
          </w:rPr>
          <w:t xml:space="preserve"> v.0.5.2 </w:t>
        </w:r>
      </w:ins>
      <w:ins w:id="48" w:author="Microsoft Office User" w:date="2026-04-13T10:29:00Z">
        <w:r w:rsidR="00120FE2">
          <w:rPr>
            <w:rFonts w:asciiTheme="minorBidi" w:hAnsiTheme="minorBidi" w:cstheme="minorBidi"/>
            <w:color w:val="000000" w:themeColor="text1"/>
            <w:sz w:val="20"/>
          </w:rPr>
          <w:t>[26].</w:t>
        </w:r>
      </w:ins>
      <w:ins w:id="49" w:author="Microsoft Office User" w:date="2026-04-13T10:48:00Z">
        <w:r w:rsidR="00BF5A87">
          <w:rPr>
            <w:rFonts w:asciiTheme="minorBidi" w:hAnsiTheme="minorBidi" w:cstheme="minorBidi"/>
            <w:color w:val="000000" w:themeColor="text1"/>
            <w:sz w:val="20"/>
          </w:rPr>
          <w:t xml:space="preserve"> </w:t>
        </w:r>
        <w:r w:rsidR="00BF5A87" w:rsidRPr="00BF5A87">
          <w:rPr>
            <w:rFonts w:asciiTheme="minorBidi" w:hAnsiTheme="minorBidi" w:cstheme="minorBidi"/>
            <w:color w:val="000000" w:themeColor="text1"/>
            <w:sz w:val="20"/>
          </w:rPr>
          <w:t>Most chi-squared tests showed significant deviation from neutral expectations (</w:t>
        </w:r>
        <w:r w:rsidR="00BF5A87" w:rsidRPr="00EB3024">
          <w:rPr>
            <w:rFonts w:asciiTheme="minorBidi" w:hAnsiTheme="minorBidi" w:cstheme="minorBidi"/>
            <w:i/>
            <w:iCs/>
            <w:color w:val="000000" w:themeColor="text1"/>
            <w:sz w:val="20"/>
            <w:rPrChange w:id="50" w:author="Microsoft Office User" w:date="2026-04-13T10:49:00Z">
              <w:rPr>
                <w:rFonts w:asciiTheme="minorBidi" w:hAnsiTheme="minorBidi" w:cstheme="minorBidi"/>
                <w:color w:val="000000" w:themeColor="text1"/>
                <w:sz w:val="20"/>
              </w:rPr>
            </w:rPrChange>
          </w:rPr>
          <w:t>p</w:t>
        </w:r>
        <w:r w:rsidR="00BF5A87" w:rsidRPr="00BF5A87">
          <w:rPr>
            <w:rFonts w:asciiTheme="minorBidi" w:hAnsiTheme="minorBidi" w:cstheme="minorBidi"/>
            <w:color w:val="000000" w:themeColor="text1"/>
            <w:sz w:val="20"/>
          </w:rPr>
          <w:t>&lt;0.0</w:t>
        </w:r>
      </w:ins>
      <w:ins w:id="51" w:author="Microsoft Office User" w:date="2026-04-14T15:15:00Z">
        <w:r w:rsidR="005F1B64">
          <w:rPr>
            <w:rFonts w:asciiTheme="minorBidi" w:hAnsiTheme="minorBidi" w:cstheme="minorBidi"/>
            <w:color w:val="000000" w:themeColor="text1"/>
            <w:sz w:val="20"/>
          </w:rPr>
          <w:t>5</w:t>
        </w:r>
      </w:ins>
      <w:proofErr w:type="gramStart"/>
      <w:ins w:id="52" w:author="Microsoft Office User" w:date="2026-04-13T10:48:00Z">
        <w:r w:rsidR="00BF5A87" w:rsidRPr="00BF5A87">
          <w:rPr>
            <w:rFonts w:asciiTheme="minorBidi" w:hAnsiTheme="minorBidi" w:cstheme="minorBidi"/>
            <w:color w:val="000000" w:themeColor="text1"/>
            <w:sz w:val="20"/>
          </w:rPr>
          <w:t>),</w:t>
        </w:r>
        <w:proofErr w:type="gramEnd"/>
        <w:r w:rsidR="00BF5A87" w:rsidRPr="00BF5A87">
          <w:rPr>
            <w:rFonts w:asciiTheme="minorBidi" w:hAnsiTheme="minorBidi" w:cstheme="minorBidi"/>
            <w:color w:val="000000" w:themeColor="text1"/>
            <w:sz w:val="20"/>
          </w:rPr>
          <w:t xml:space="preserve"> however </w:t>
        </w:r>
      </w:ins>
      <w:ins w:id="53" w:author="Maxim Warwick Dus Adams" w:date="2026-04-16T14:33:00Z">
        <w:r w:rsidR="0038030F">
          <w:rPr>
            <w:rFonts w:asciiTheme="minorBidi" w:hAnsiTheme="minorBidi" w:cstheme="minorBidi"/>
            <w:color w:val="000000" w:themeColor="text1"/>
            <w:sz w:val="20"/>
          </w:rPr>
          <w:t xml:space="preserve">this result is not surprising considering the statistical </w:t>
        </w:r>
      </w:ins>
      <w:ins w:id="54" w:author="Maxim Warwick Dus Adams" w:date="2026-04-16T14:34:00Z">
        <w:r w:rsidR="0038030F">
          <w:rPr>
            <w:rFonts w:asciiTheme="minorBidi" w:hAnsiTheme="minorBidi" w:cstheme="minorBidi"/>
            <w:color w:val="000000" w:themeColor="text1"/>
            <w:sz w:val="20"/>
          </w:rPr>
          <w:t xml:space="preserve">power (i.e. number of contigs) in our analyses, and the </w:t>
        </w:r>
      </w:ins>
      <w:ins w:id="55" w:author="Microsoft Office User" w:date="2026-04-13T10:48:00Z">
        <w:r w:rsidR="00BF5A87" w:rsidRPr="00BF5A87">
          <w:rPr>
            <w:rFonts w:asciiTheme="minorBidi" w:hAnsiTheme="minorBidi" w:cstheme="minorBidi"/>
            <w:color w:val="000000" w:themeColor="text1"/>
            <w:sz w:val="20"/>
          </w:rPr>
          <w:t>deviations were</w:t>
        </w:r>
      </w:ins>
      <w:ins w:id="56" w:author="Maxim Warwick Dus Adams" w:date="2026-04-16T14:34:00Z">
        <w:r w:rsidR="0038030F">
          <w:rPr>
            <w:rFonts w:asciiTheme="minorBidi" w:hAnsiTheme="minorBidi" w:cstheme="minorBidi"/>
            <w:color w:val="000000" w:themeColor="text1"/>
            <w:sz w:val="20"/>
          </w:rPr>
          <w:t xml:space="preserve"> found to be</w:t>
        </w:r>
      </w:ins>
      <w:ins w:id="57" w:author="Microsoft Office User" w:date="2026-04-13T10:48:00Z">
        <w:r w:rsidR="00BF5A87" w:rsidRPr="00BF5A87">
          <w:rPr>
            <w:rFonts w:asciiTheme="minorBidi" w:hAnsiTheme="minorBidi" w:cstheme="minorBidi"/>
            <w:color w:val="000000" w:themeColor="text1"/>
            <w:sz w:val="20"/>
          </w:rPr>
          <w:t xml:space="preserve"> minimal </w:t>
        </w:r>
      </w:ins>
      <w:ins w:id="58" w:author="Microsoft Office User" w:date="2026-04-13T16:06:00Z">
        <w:r w:rsidR="00DB2468">
          <w:rPr>
            <w:rFonts w:asciiTheme="minorBidi" w:hAnsiTheme="minorBidi" w:cstheme="minorBidi"/>
            <w:color w:val="000000" w:themeColor="text1"/>
            <w:sz w:val="20"/>
          </w:rPr>
          <w:t xml:space="preserve">based on effect sizes </w:t>
        </w:r>
      </w:ins>
      <w:ins w:id="59" w:author="Microsoft Office User" w:date="2026-04-13T10:48:00Z">
        <w:r w:rsidR="00BF5A87" w:rsidRPr="00BF5A87">
          <w:rPr>
            <w:rFonts w:asciiTheme="minorBidi" w:hAnsiTheme="minorBidi" w:cstheme="minorBidi"/>
            <w:color w:val="000000" w:themeColor="text1"/>
            <w:sz w:val="20"/>
          </w:rPr>
          <w:t>(Dataset S4)</w:t>
        </w:r>
        <w:commentRangeStart w:id="60"/>
        <w:commentRangeStart w:id="61"/>
        <w:r w:rsidR="00BF5A87" w:rsidRPr="00BF5A87">
          <w:rPr>
            <w:rFonts w:asciiTheme="minorBidi" w:hAnsiTheme="minorBidi" w:cstheme="minorBidi"/>
            <w:color w:val="000000" w:themeColor="text1"/>
            <w:sz w:val="20"/>
          </w:rPr>
          <w:t>.</w:t>
        </w:r>
        <w:commentRangeEnd w:id="60"/>
        <w:r w:rsidR="00BF5A87">
          <w:rPr>
            <w:rStyle w:val="CommentReference"/>
            <w:rFonts w:asciiTheme="minorBidi" w:hAnsiTheme="minorBidi" w:cstheme="minorBidi"/>
            <w:color w:val="000000" w:themeColor="text1"/>
            <w:sz w:val="20"/>
            <w:szCs w:val="20"/>
          </w:rPr>
          <w:commentReference w:id="60"/>
        </w:r>
      </w:ins>
      <w:commentRangeEnd w:id="61"/>
      <w:r w:rsidR="001551DF">
        <w:rPr>
          <w:rStyle w:val="CommentReference"/>
          <w:rFonts w:asciiTheme="minorBidi" w:hAnsiTheme="minorBidi" w:cstheme="minorBidi"/>
          <w:color w:val="000000" w:themeColor="text1"/>
          <w:sz w:val="20"/>
          <w:szCs w:val="20"/>
        </w:rPr>
        <w:commentReference w:id="61"/>
      </w:r>
    </w:p>
    <w:p w14:paraId="5F009DFE" w14:textId="393A9683" w:rsidR="0010042A" w:rsidRDefault="0010042A" w:rsidP="006F44CD">
      <w:pPr>
        <w:rPr>
          <w:ins w:id="62" w:author="Microsoft Office User" w:date="2026-04-14T09:07:00Z"/>
          <w:rFonts w:asciiTheme="minorBidi" w:hAnsiTheme="minorBidi" w:cstheme="minorBidi"/>
          <w:color w:val="000000" w:themeColor="text1"/>
          <w:sz w:val="20"/>
        </w:rPr>
      </w:pPr>
    </w:p>
    <w:p w14:paraId="3E1796A6" w14:textId="53656C55" w:rsidR="0010042A" w:rsidRDefault="0010042A" w:rsidP="0010042A">
      <w:pPr>
        <w:rPr>
          <w:ins w:id="63" w:author="Microsoft Office User" w:date="2026-04-13T10:08:00Z"/>
          <w:rFonts w:asciiTheme="minorBidi" w:hAnsiTheme="minorBidi" w:cstheme="minorBidi"/>
          <w:color w:val="000000" w:themeColor="text1"/>
          <w:sz w:val="20"/>
        </w:rPr>
      </w:pPr>
      <w:ins w:id="64" w:author="Microsoft Office User" w:date="2026-04-14T09:07:00Z">
        <w:r w:rsidRPr="0010042A">
          <w:rPr>
            <w:rFonts w:asciiTheme="minorBidi" w:hAnsiTheme="minorBidi" w:cstheme="minorBidi"/>
            <w:color w:val="000000" w:themeColor="text1"/>
            <w:sz w:val="20"/>
          </w:rPr>
          <w:t xml:space="preserve">Second, we used Kolmogorov–Smirnov (KS) tests to assess the randomness of the </w:t>
        </w:r>
        <w:r>
          <w:rPr>
            <w:rFonts w:asciiTheme="minorBidi" w:hAnsiTheme="minorBidi" w:cstheme="minorBidi"/>
            <w:color w:val="000000" w:themeColor="text1"/>
            <w:sz w:val="20"/>
          </w:rPr>
          <w:t xml:space="preserve">HGT </w:t>
        </w:r>
        <w:r w:rsidRPr="0010042A">
          <w:rPr>
            <w:rFonts w:asciiTheme="minorBidi" w:hAnsiTheme="minorBidi" w:cstheme="minorBidi"/>
            <w:color w:val="000000" w:themeColor="text1"/>
            <w:sz w:val="20"/>
          </w:rPr>
          <w:t xml:space="preserve">insertion distribution within contigs. The KS tests assumed that if insertion position is random, then the distribution of insert positions over each contig will appear as a uniform distribution from </w:t>
        </w:r>
      </w:ins>
      <w:ins w:id="65" w:author="Microsoft Office User" w:date="2026-04-14T09:08:00Z">
        <w:r>
          <w:rPr>
            <w:rFonts w:asciiTheme="minorBidi" w:hAnsiTheme="minorBidi" w:cstheme="minorBidi"/>
            <w:color w:val="000000" w:themeColor="text1"/>
            <w:sz w:val="20"/>
          </w:rPr>
          <w:t xml:space="preserve">position </w:t>
        </w:r>
      </w:ins>
      <w:ins w:id="66" w:author="Microsoft Office User" w:date="2026-04-14T09:07:00Z">
        <w:r w:rsidRPr="0010042A">
          <w:rPr>
            <w:rFonts w:asciiTheme="minorBidi" w:hAnsiTheme="minorBidi" w:cstheme="minorBidi"/>
            <w:color w:val="000000" w:themeColor="text1"/>
            <w:sz w:val="20"/>
          </w:rPr>
          <w:t xml:space="preserve">1 to the </w:t>
        </w:r>
      </w:ins>
      <w:ins w:id="67" w:author="Microsoft Office User" w:date="2026-04-14T09:08:00Z">
        <w:r>
          <w:rPr>
            <w:rFonts w:asciiTheme="minorBidi" w:hAnsiTheme="minorBidi" w:cstheme="minorBidi"/>
            <w:color w:val="000000" w:themeColor="text1"/>
            <w:sz w:val="20"/>
          </w:rPr>
          <w:t xml:space="preserve">end of the </w:t>
        </w:r>
      </w:ins>
      <w:ins w:id="68" w:author="Microsoft Office User" w:date="2026-04-14T09:07:00Z">
        <w:r w:rsidRPr="0010042A">
          <w:rPr>
            <w:rFonts w:asciiTheme="minorBidi" w:hAnsiTheme="minorBidi" w:cstheme="minorBidi"/>
            <w:color w:val="000000" w:themeColor="text1"/>
            <w:sz w:val="20"/>
          </w:rPr>
          <w:t xml:space="preserve">contig (minus 250 to account for </w:t>
        </w:r>
      </w:ins>
      <w:ins w:id="69" w:author="Microsoft Office User" w:date="2026-04-14T09:09:00Z">
        <w:r>
          <w:rPr>
            <w:rFonts w:asciiTheme="minorBidi" w:hAnsiTheme="minorBidi" w:cstheme="minorBidi"/>
            <w:color w:val="000000" w:themeColor="text1"/>
            <w:sz w:val="20"/>
          </w:rPr>
          <w:t>the i</w:t>
        </w:r>
      </w:ins>
      <w:ins w:id="70" w:author="Microsoft Office User" w:date="2026-04-14T09:07:00Z">
        <w:r w:rsidRPr="0010042A">
          <w:rPr>
            <w:rFonts w:asciiTheme="minorBidi" w:hAnsiTheme="minorBidi" w:cstheme="minorBidi"/>
            <w:color w:val="000000" w:themeColor="text1"/>
            <w:sz w:val="20"/>
          </w:rPr>
          <w:t xml:space="preserve">nsert </w:t>
        </w:r>
      </w:ins>
      <w:ins w:id="71" w:author="Microsoft Office User" w:date="2026-04-14T15:12:00Z">
        <w:r w:rsidR="00B54A06">
          <w:rPr>
            <w:rFonts w:asciiTheme="minorBidi" w:hAnsiTheme="minorBidi" w:cstheme="minorBidi"/>
            <w:color w:val="000000" w:themeColor="text1"/>
            <w:sz w:val="20"/>
          </w:rPr>
          <w:t>length</w:t>
        </w:r>
      </w:ins>
      <w:ins w:id="72" w:author="Microsoft Office User" w:date="2026-04-14T09:07:00Z">
        <w:r w:rsidRPr="0010042A">
          <w:rPr>
            <w:rFonts w:asciiTheme="minorBidi" w:hAnsiTheme="minorBidi" w:cstheme="minorBidi"/>
            <w:color w:val="000000" w:themeColor="text1"/>
            <w:sz w:val="20"/>
          </w:rPr>
          <w:t>).</w:t>
        </w:r>
      </w:ins>
      <w:ins w:id="73" w:author="Microsoft Office User" w:date="2026-04-14T09:09:00Z">
        <w:r>
          <w:rPr>
            <w:rFonts w:asciiTheme="minorBidi" w:hAnsiTheme="minorBidi" w:cstheme="minorBidi"/>
            <w:color w:val="000000" w:themeColor="text1"/>
            <w:sz w:val="20"/>
          </w:rPr>
          <w:t xml:space="preserve"> </w:t>
        </w:r>
      </w:ins>
      <w:ins w:id="74" w:author="Microsoft Office User" w:date="2026-04-14T15:12:00Z">
        <w:r w:rsidR="00B54A06">
          <w:rPr>
            <w:rFonts w:asciiTheme="minorBidi" w:hAnsiTheme="minorBidi" w:cstheme="minorBidi"/>
            <w:color w:val="000000" w:themeColor="text1"/>
            <w:sz w:val="20"/>
          </w:rPr>
          <w:t>Contigs with fewer than three inserts were e</w:t>
        </w:r>
      </w:ins>
      <w:ins w:id="75" w:author="Microsoft Office User" w:date="2026-04-14T15:13:00Z">
        <w:r w:rsidR="00B54A06">
          <w:rPr>
            <w:rFonts w:asciiTheme="minorBidi" w:hAnsiTheme="minorBidi" w:cstheme="minorBidi"/>
            <w:color w:val="000000" w:themeColor="text1"/>
            <w:sz w:val="20"/>
          </w:rPr>
          <w:t xml:space="preserve">xcluded. </w:t>
        </w:r>
      </w:ins>
      <w:ins w:id="76" w:author="Microsoft Office User" w:date="2026-04-14T09:09:00Z">
        <w:r>
          <w:rPr>
            <w:rFonts w:asciiTheme="minorBidi" w:hAnsiTheme="minorBidi" w:cstheme="minorBidi"/>
            <w:color w:val="000000" w:themeColor="text1"/>
            <w:sz w:val="20"/>
          </w:rPr>
          <w:t>The KS</w:t>
        </w:r>
      </w:ins>
      <w:ins w:id="77" w:author="Microsoft Office User" w:date="2026-04-14T09:11:00Z">
        <w:r>
          <w:rPr>
            <w:rFonts w:asciiTheme="minorBidi" w:hAnsiTheme="minorBidi" w:cstheme="minorBidi"/>
            <w:color w:val="000000" w:themeColor="text1"/>
            <w:sz w:val="20"/>
          </w:rPr>
          <w:t xml:space="preserve"> </w:t>
        </w:r>
        <w:r w:rsidRPr="0010042A">
          <w:rPr>
            <w:rFonts w:asciiTheme="minorBidi" w:hAnsiTheme="minorBidi" w:cstheme="minorBidi"/>
            <w:color w:val="000000" w:themeColor="text1"/>
            <w:sz w:val="20"/>
          </w:rPr>
          <w:t xml:space="preserve">tests supported a random distribution of inserts </w:t>
        </w:r>
      </w:ins>
      <w:ins w:id="78" w:author="Microsoft Office User" w:date="2026-04-14T09:17:00Z">
        <w:r w:rsidR="0080318C">
          <w:rPr>
            <w:rFonts w:asciiTheme="minorBidi" w:hAnsiTheme="minorBidi" w:cstheme="minorBidi"/>
            <w:color w:val="000000" w:themeColor="text1"/>
            <w:sz w:val="20"/>
          </w:rPr>
          <w:t>with</w:t>
        </w:r>
      </w:ins>
      <w:ins w:id="79" w:author="Microsoft Office User" w:date="2026-04-14T09:11:00Z">
        <w:r w:rsidRPr="0010042A">
          <w:rPr>
            <w:rFonts w:asciiTheme="minorBidi" w:hAnsiTheme="minorBidi" w:cstheme="minorBidi"/>
            <w:color w:val="000000" w:themeColor="text1"/>
            <w:sz w:val="20"/>
          </w:rPr>
          <w:t xml:space="preserve">in </w:t>
        </w:r>
        <w:r>
          <w:rPr>
            <w:rFonts w:asciiTheme="minorBidi" w:hAnsiTheme="minorBidi" w:cstheme="minorBidi"/>
            <w:color w:val="000000" w:themeColor="text1"/>
            <w:sz w:val="20"/>
          </w:rPr>
          <w:t>&gt;</w:t>
        </w:r>
        <w:r w:rsidRPr="0010042A">
          <w:rPr>
            <w:rFonts w:asciiTheme="minorBidi" w:hAnsiTheme="minorBidi" w:cstheme="minorBidi"/>
            <w:color w:val="000000" w:themeColor="text1"/>
            <w:sz w:val="20"/>
          </w:rPr>
          <w:t xml:space="preserve">85% of all contigs for every </w:t>
        </w:r>
        <w:r>
          <w:rPr>
            <w:rFonts w:asciiTheme="minorBidi" w:hAnsiTheme="minorBidi" w:cstheme="minorBidi"/>
            <w:color w:val="000000" w:themeColor="text1"/>
            <w:sz w:val="20"/>
          </w:rPr>
          <w:t>genome (Dataset S4)</w:t>
        </w:r>
        <w:r w:rsidRPr="0010042A">
          <w:rPr>
            <w:rFonts w:asciiTheme="minorBidi" w:hAnsiTheme="minorBidi" w:cstheme="minorBidi"/>
            <w:color w:val="000000" w:themeColor="text1"/>
            <w:sz w:val="20"/>
          </w:rPr>
          <w:t>. Th</w:t>
        </w:r>
        <w:r>
          <w:rPr>
            <w:rFonts w:asciiTheme="minorBidi" w:hAnsiTheme="minorBidi" w:cstheme="minorBidi"/>
            <w:color w:val="000000" w:themeColor="text1"/>
            <w:sz w:val="20"/>
          </w:rPr>
          <w:t>e</w:t>
        </w:r>
        <w:r w:rsidRPr="0010042A">
          <w:rPr>
            <w:rFonts w:asciiTheme="minorBidi" w:hAnsiTheme="minorBidi" w:cstheme="minorBidi"/>
            <w:color w:val="000000" w:themeColor="text1"/>
            <w:sz w:val="20"/>
          </w:rPr>
          <w:t xml:space="preserve"> distribution</w:t>
        </w:r>
        <w:r>
          <w:rPr>
            <w:rFonts w:asciiTheme="minorBidi" w:hAnsiTheme="minorBidi" w:cstheme="minorBidi"/>
            <w:color w:val="000000" w:themeColor="text1"/>
            <w:sz w:val="20"/>
          </w:rPr>
          <w:t xml:space="preserve">s </w:t>
        </w:r>
      </w:ins>
      <w:ins w:id="80" w:author="Microsoft Office User" w:date="2026-04-14T15:30:00Z">
        <w:r w:rsidR="00A93A56">
          <w:rPr>
            <w:rFonts w:asciiTheme="minorBidi" w:hAnsiTheme="minorBidi" w:cstheme="minorBidi"/>
            <w:color w:val="000000" w:themeColor="text1"/>
            <w:sz w:val="20"/>
          </w:rPr>
          <w:t xml:space="preserve">of inserts along the host contigs </w:t>
        </w:r>
      </w:ins>
      <w:ins w:id="81" w:author="Microsoft Office User" w:date="2026-04-14T09:11:00Z">
        <w:r>
          <w:rPr>
            <w:rFonts w:asciiTheme="minorBidi" w:hAnsiTheme="minorBidi" w:cstheme="minorBidi"/>
            <w:color w:val="000000" w:themeColor="text1"/>
            <w:sz w:val="20"/>
          </w:rPr>
          <w:t xml:space="preserve">are </w:t>
        </w:r>
        <w:r w:rsidRPr="0010042A">
          <w:rPr>
            <w:rFonts w:asciiTheme="minorBidi" w:hAnsiTheme="minorBidi" w:cstheme="minorBidi"/>
            <w:color w:val="000000" w:themeColor="text1"/>
            <w:sz w:val="20"/>
          </w:rPr>
          <w:t>depicted in Figure 1D.</w:t>
        </w:r>
      </w:ins>
    </w:p>
    <w:p w14:paraId="2D4F8B97" w14:textId="619A58F8" w:rsidR="00165D9C" w:rsidDel="00120FE2" w:rsidRDefault="00165D9C" w:rsidP="006B2DE1">
      <w:pPr>
        <w:rPr>
          <w:del w:id="82" w:author="Microsoft Office User" w:date="2026-04-13T10:29:00Z"/>
          <w:rFonts w:asciiTheme="minorBidi" w:hAnsiTheme="minorBidi" w:cstheme="minorBidi"/>
          <w:color w:val="000000" w:themeColor="text1"/>
          <w:sz w:val="20"/>
        </w:rPr>
      </w:pP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83"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ins w:id="84" w:author="Microsoft Office User" w:date="2026-04-03T09:19:00Z"/>
          <w:rFonts w:asciiTheme="minorBidi" w:hAnsiTheme="minorBidi" w:cstheme="minorBidi"/>
          <w:color w:val="000000" w:themeColor="text1"/>
          <w:sz w:val="20"/>
        </w:rPr>
      </w:pPr>
    </w:p>
    <w:p w14:paraId="574AB601" w14:textId="0FFE2FED" w:rsidR="005F1BA1" w:rsidRDefault="0029513D" w:rsidP="005F1BA1">
      <w:pPr>
        <w:rPr>
          <w:ins w:id="85" w:author="Microsoft Office User" w:date="2026-04-13T10:12:00Z"/>
          <w:rFonts w:asciiTheme="minorBidi" w:hAnsiTheme="minorBidi" w:cstheme="minorBidi"/>
          <w:color w:val="000000" w:themeColor="text1"/>
          <w:sz w:val="20"/>
        </w:rPr>
      </w:pPr>
      <w:ins w:id="86" w:author="Microsoft Office User" w:date="2026-04-03T10:06:00Z">
        <w:r w:rsidRPr="0029513D">
          <w:rPr>
            <w:rFonts w:asciiTheme="minorBidi" w:hAnsiTheme="minorBidi" w:cstheme="minorBidi"/>
            <w:color w:val="000000" w:themeColor="text1"/>
            <w:sz w:val="20"/>
          </w:rPr>
          <w:t xml:space="preserve">To investigate whether the number of </w:t>
        </w:r>
        <w:proofErr w:type="spellStart"/>
        <w:r w:rsidRPr="00A52AE2">
          <w:rPr>
            <w:rFonts w:asciiTheme="minorBidi" w:hAnsiTheme="minorBidi" w:cstheme="minorBidi"/>
            <w:i/>
            <w:iCs/>
            <w:color w:val="000000" w:themeColor="text1"/>
            <w:sz w:val="20"/>
          </w:rPr>
          <w:t>Blattabacterium</w:t>
        </w:r>
        <w:proofErr w:type="spellEnd"/>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A52AE2">
          <w:rPr>
            <w:rFonts w:asciiTheme="minorBidi" w:hAnsiTheme="minorBidi" w:cstheme="minorBidi"/>
            <w:i/>
            <w:iCs/>
            <w:color w:val="000000" w:themeColor="text1"/>
            <w:sz w:val="20"/>
          </w:rPr>
          <w:t>Buchnera</w:t>
        </w:r>
        <w:proofErr w:type="spellEnd"/>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w:t>
        </w:r>
        <w:proofErr w:type="spellStart"/>
        <w:r w:rsidRPr="0029513D">
          <w:rPr>
            <w:rFonts w:asciiTheme="minorBidi" w:hAnsiTheme="minorBidi" w:cstheme="minorBidi"/>
            <w:color w:val="000000" w:themeColor="text1"/>
            <w:sz w:val="20"/>
          </w:rPr>
          <w:t>Blattodea</w:t>
        </w:r>
        <w:proofErr w:type="spellEnd"/>
        <w:r w:rsidRPr="0029513D">
          <w:rPr>
            <w:rFonts w:asciiTheme="minorBidi" w:hAnsiTheme="minorBidi" w:cstheme="minorBidi"/>
            <w:color w:val="000000" w:themeColor="text1"/>
            <w:sz w:val="20"/>
          </w:rPr>
          <w:t xml:space="preserve"> species).</w:t>
        </w:r>
      </w:ins>
      <w:ins w:id="87" w:author="Microsoft Office User" w:date="2026-04-03T09:33:00Z">
        <w:r w:rsidR="00A845F6">
          <w:rPr>
            <w:rFonts w:asciiTheme="minorBidi" w:hAnsiTheme="minorBidi" w:cstheme="minorBidi"/>
            <w:color w:val="000000" w:themeColor="text1"/>
            <w:sz w:val="20"/>
          </w:rPr>
          <w:t xml:space="preserve"> </w:t>
        </w:r>
      </w:ins>
      <w:ins w:id="88" w:author="Microsoft Office User" w:date="2026-04-13T10:12:00Z">
        <w:r w:rsidR="005F1BA1">
          <w:rPr>
            <w:rFonts w:asciiTheme="minorBidi" w:hAnsiTheme="minorBidi" w:cstheme="minorBidi"/>
            <w:color w:val="000000" w:themeColor="text1"/>
            <w:sz w:val="20"/>
          </w:rPr>
          <w:t xml:space="preserve">The initial genome libraries used to </w:t>
        </w:r>
      </w:ins>
      <w:ins w:id="89" w:author="Microsoft Office User" w:date="2026-04-13T10:13:00Z">
        <w:r w:rsidR="005F1BA1">
          <w:rPr>
            <w:rFonts w:asciiTheme="minorBidi" w:hAnsiTheme="minorBidi" w:cstheme="minorBidi"/>
            <w:color w:val="000000" w:themeColor="text1"/>
            <w:sz w:val="20"/>
          </w:rPr>
          <w:lastRenderedPageBreak/>
          <w:t xml:space="preserve">characterize the HGT inserts comprised </w:t>
        </w:r>
      </w:ins>
      <w:ins w:id="90" w:author="Microsoft Office User" w:date="2026-04-13T10:23:00Z">
        <w:r w:rsidR="005F1BA1">
          <w:rPr>
            <w:rFonts w:asciiTheme="minorBidi" w:hAnsiTheme="minorBidi" w:cstheme="minorBidi"/>
            <w:color w:val="000000" w:themeColor="text1"/>
            <w:sz w:val="20"/>
          </w:rPr>
          <w:t>37</w:t>
        </w:r>
      </w:ins>
      <w:ins w:id="91" w:author="Microsoft Office User" w:date="2026-04-13T10:13:00Z">
        <w:r w:rsidR="005F1BA1">
          <w:rPr>
            <w:rFonts w:asciiTheme="minorBidi" w:hAnsiTheme="minorBidi" w:cstheme="minorBidi"/>
            <w:color w:val="000000" w:themeColor="text1"/>
            <w:sz w:val="20"/>
          </w:rPr>
          <w:t xml:space="preserve"> and #</w:t>
        </w:r>
        <w:commentRangeStart w:id="92"/>
        <w:r w:rsidR="005F1BA1">
          <w:rPr>
            <w:rFonts w:asciiTheme="minorBidi" w:hAnsiTheme="minorBidi" w:cstheme="minorBidi"/>
            <w:color w:val="000000" w:themeColor="text1"/>
            <w:sz w:val="20"/>
          </w:rPr>
          <w:t>#</w:t>
        </w:r>
      </w:ins>
      <w:commentRangeEnd w:id="92"/>
      <w:ins w:id="93" w:author="Microsoft Office User" w:date="2026-04-13T10:24:00Z">
        <w:r w:rsidR="005F1BA1">
          <w:rPr>
            <w:rStyle w:val="CommentReference"/>
            <w:rFonts w:asciiTheme="minorBidi" w:hAnsiTheme="minorBidi" w:cstheme="minorBidi"/>
            <w:color w:val="000000" w:themeColor="text1"/>
            <w:sz w:val="20"/>
            <w:szCs w:val="20"/>
          </w:rPr>
          <w:commentReference w:id="92"/>
        </w:r>
      </w:ins>
      <w:ins w:id="94" w:author="Microsoft Office User" w:date="2026-04-13T10:13:00Z">
        <w:r w:rsidR="005F1BA1">
          <w:rPr>
            <w:rFonts w:asciiTheme="minorBidi" w:hAnsiTheme="minorBidi" w:cstheme="minorBidi"/>
            <w:color w:val="000000" w:themeColor="text1"/>
            <w:sz w:val="20"/>
          </w:rPr>
          <w:t xml:space="preserve"> </w:t>
        </w:r>
        <w:proofErr w:type="spellStart"/>
        <w:r w:rsidR="005F1BA1" w:rsidRPr="00A52AE2">
          <w:rPr>
            <w:rFonts w:asciiTheme="minorBidi" w:hAnsiTheme="minorBidi" w:cstheme="minorBidi"/>
            <w:i/>
            <w:iCs/>
            <w:color w:val="000000" w:themeColor="text1"/>
            <w:sz w:val="20"/>
          </w:rPr>
          <w:t>Buchnera</w:t>
        </w:r>
        <w:proofErr w:type="spellEnd"/>
        <w:r w:rsidR="005F1BA1">
          <w:rPr>
            <w:rFonts w:asciiTheme="minorBidi" w:hAnsiTheme="minorBidi" w:cstheme="minorBidi"/>
            <w:color w:val="000000" w:themeColor="text1"/>
            <w:sz w:val="20"/>
          </w:rPr>
          <w:t xml:space="preserve"> and </w:t>
        </w:r>
        <w:r w:rsidR="005F1BA1" w:rsidRPr="00A52AE2">
          <w:rPr>
            <w:rFonts w:asciiTheme="minorBidi" w:hAnsiTheme="minorBidi" w:cstheme="minorBidi"/>
            <w:i/>
            <w:iCs/>
            <w:color w:val="000000" w:themeColor="text1"/>
            <w:sz w:val="20"/>
          </w:rPr>
          <w:t>Wolbachia</w:t>
        </w:r>
        <w:r w:rsidR="005F1BA1">
          <w:rPr>
            <w:rFonts w:asciiTheme="minorBidi" w:hAnsiTheme="minorBidi" w:cstheme="minorBidi"/>
            <w:i/>
            <w:iCs/>
            <w:color w:val="000000" w:themeColor="text1"/>
            <w:sz w:val="20"/>
          </w:rPr>
          <w:t xml:space="preserve"> </w:t>
        </w:r>
        <w:r w:rsidR="005F1BA1">
          <w:rPr>
            <w:rFonts w:asciiTheme="minorBidi" w:hAnsiTheme="minorBidi" w:cstheme="minorBidi"/>
            <w:color w:val="000000" w:themeColor="text1"/>
            <w:sz w:val="20"/>
          </w:rPr>
          <w:t>genomes, respectively</w:t>
        </w:r>
        <w:commentRangeStart w:id="95"/>
        <w:commentRangeStart w:id="96"/>
        <w:r w:rsidR="005F1BA1">
          <w:rPr>
            <w:rFonts w:asciiTheme="minorBidi" w:hAnsiTheme="minorBidi" w:cstheme="minorBidi"/>
            <w:color w:val="000000" w:themeColor="text1"/>
            <w:sz w:val="20"/>
          </w:rPr>
          <w:t>.</w:t>
        </w:r>
      </w:ins>
      <w:commentRangeEnd w:id="95"/>
      <w:ins w:id="97" w:author="Microsoft Office User" w:date="2026-04-13T10:24:00Z">
        <w:r w:rsidR="00F0153E">
          <w:rPr>
            <w:rStyle w:val="CommentReference"/>
            <w:rFonts w:asciiTheme="minorBidi" w:hAnsiTheme="minorBidi" w:cstheme="minorBidi"/>
            <w:color w:val="000000" w:themeColor="text1"/>
            <w:sz w:val="20"/>
            <w:szCs w:val="20"/>
          </w:rPr>
          <w:commentReference w:id="95"/>
        </w:r>
      </w:ins>
      <w:commentRangeEnd w:id="96"/>
      <w:r w:rsidR="0055674A">
        <w:rPr>
          <w:rStyle w:val="CommentReference"/>
        </w:rPr>
        <w:commentReference w:id="96"/>
      </w:r>
    </w:p>
    <w:p w14:paraId="498D1EC3" w14:textId="77777777" w:rsidR="00725612" w:rsidRDefault="00725612" w:rsidP="00725612">
      <w:pPr>
        <w:rPr>
          <w:ins w:id="98" w:author="Microsoft Office User" w:date="2026-04-06T15:34:00Z"/>
          <w:rFonts w:asciiTheme="minorBidi" w:hAnsiTheme="minorBidi" w:cstheme="minorBidi"/>
          <w:color w:val="000000" w:themeColor="text1"/>
          <w:sz w:val="20"/>
        </w:rPr>
      </w:pPr>
    </w:p>
    <w:p w14:paraId="1A1AFAC3" w14:textId="3D23ED11" w:rsidR="00DE001B" w:rsidRDefault="0029513D" w:rsidP="00725612">
      <w:pPr>
        <w:rPr>
          <w:ins w:id="99" w:author="Microsoft Office User" w:date="2026-04-03T09:08:00Z"/>
          <w:rFonts w:asciiTheme="minorBidi" w:hAnsiTheme="minorBidi" w:cstheme="minorBidi"/>
          <w:color w:val="000000" w:themeColor="text1"/>
          <w:sz w:val="20"/>
        </w:rPr>
      </w:pPr>
      <w:ins w:id="100" w:author="Microsoft Office User" w:date="2026-04-03T10:08:00Z">
        <w:r w:rsidRPr="0029513D">
          <w:rPr>
            <w:rFonts w:asciiTheme="minorBidi" w:hAnsiTheme="minorBidi" w:cstheme="minorBidi"/>
            <w:color w:val="000000" w:themeColor="text1"/>
            <w:sz w:val="20"/>
          </w:rPr>
          <w:t xml:space="preserve">We identified </w:t>
        </w:r>
      </w:ins>
      <w:ins w:id="101" w:author="Microsoft Office User" w:date="2026-04-06T15:32:00Z">
        <w:r w:rsidR="00725612">
          <w:rPr>
            <w:rFonts w:asciiTheme="minorBidi" w:hAnsiTheme="minorBidi" w:cstheme="minorBidi"/>
            <w:color w:val="000000" w:themeColor="text1"/>
            <w:sz w:val="20"/>
          </w:rPr>
          <w:t>0-</w:t>
        </w:r>
      </w:ins>
      <w:ins w:id="102" w:author="Microsoft Office User" w:date="2026-04-06T15:48:00Z">
        <w:r w:rsidR="00DC6F15">
          <w:rPr>
            <w:rFonts w:asciiTheme="minorBidi" w:hAnsiTheme="minorBidi" w:cstheme="minorBidi"/>
            <w:color w:val="000000" w:themeColor="text1"/>
            <w:sz w:val="20"/>
          </w:rPr>
          <w:t>21</w:t>
        </w:r>
      </w:ins>
      <w:ins w:id="103" w:author="Microsoft Office User" w:date="2026-04-03T10:08:00Z">
        <w:r w:rsidRPr="0029513D">
          <w:rPr>
            <w:rFonts w:asciiTheme="minorBidi" w:hAnsiTheme="minorBidi" w:cstheme="minorBidi"/>
            <w:color w:val="000000" w:themeColor="text1"/>
            <w:sz w:val="20"/>
          </w:rPr>
          <w:t xml:space="preserve"> </w:t>
        </w:r>
        <w:proofErr w:type="spellStart"/>
        <w:r w:rsidRPr="0029513D">
          <w:rPr>
            <w:rFonts w:asciiTheme="minorBidi" w:hAnsiTheme="minorBidi" w:cstheme="minorBidi"/>
            <w:i/>
            <w:iCs/>
            <w:color w:val="000000" w:themeColor="text1"/>
            <w:sz w:val="20"/>
            <w:rPrChange w:id="104"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-derived inserts </w:t>
        </w:r>
      </w:ins>
      <w:ins w:id="105" w:author="Microsoft Office User" w:date="2026-04-13T13:05:00Z">
        <w:r w:rsidR="001F3E79">
          <w:rPr>
            <w:rFonts w:asciiTheme="minorBidi" w:hAnsiTheme="minorBidi" w:cstheme="minorBidi"/>
            <w:color w:val="000000" w:themeColor="text1"/>
            <w:sz w:val="20"/>
          </w:rPr>
          <w:t xml:space="preserve">(average = 3.2) </w:t>
        </w:r>
      </w:ins>
      <w:ins w:id="106" w:author="Microsoft Office User" w:date="2026-04-03T10:08:00Z">
        <w:r w:rsidRPr="0029513D">
          <w:rPr>
            <w:rFonts w:asciiTheme="minorBidi" w:hAnsiTheme="minorBidi" w:cstheme="minorBidi"/>
            <w:color w:val="000000" w:themeColor="text1"/>
            <w:sz w:val="20"/>
          </w:rPr>
          <w:t xml:space="preserve">across the host genomes </w:t>
        </w:r>
      </w:ins>
      <w:ins w:id="107" w:author="Microsoft Office User" w:date="2026-04-06T15:33:00Z">
        <w:r w:rsidR="00725612">
          <w:rPr>
            <w:rFonts w:asciiTheme="minorBidi" w:hAnsiTheme="minorBidi" w:cstheme="minorBidi"/>
            <w:color w:val="000000" w:themeColor="text1"/>
            <w:sz w:val="20"/>
          </w:rPr>
          <w:t xml:space="preserve">following the HGT pipeline. </w:t>
        </w:r>
      </w:ins>
      <w:ins w:id="108"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109" w:author="Microsoft Office User" w:date="2026-04-06T19:46:00Z">
        <w:r w:rsidR="00704456">
          <w:rPr>
            <w:rFonts w:asciiTheme="minorBidi" w:hAnsiTheme="minorBidi" w:cstheme="minorBidi"/>
            <w:color w:val="000000" w:themeColor="text1"/>
            <w:sz w:val="20"/>
          </w:rPr>
          <w:t>more</w:t>
        </w:r>
      </w:ins>
      <w:ins w:id="110"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w:t>
        </w:r>
      </w:ins>
      <w:ins w:id="111" w:author="Microsoft Office User" w:date="2026-04-13T14:10:00Z">
        <w:r w:rsidR="00352DF1">
          <w:rPr>
            <w:rFonts w:asciiTheme="minorBidi" w:hAnsiTheme="minorBidi" w:cstheme="minorBidi"/>
            <w:color w:val="000000" w:themeColor="text1"/>
            <w:sz w:val="20"/>
          </w:rPr>
          <w:t xml:space="preserve"> (see details in HGT pipeline above); </w:t>
        </w:r>
      </w:ins>
      <w:proofErr w:type="gramStart"/>
      <w:ins w:id="112" w:author="Microsoft Office User" w:date="2026-04-06T15:42:00Z">
        <w:r w:rsidR="008028C6" w:rsidRPr="008028C6">
          <w:rPr>
            <w:rFonts w:asciiTheme="minorBidi" w:hAnsiTheme="minorBidi" w:cstheme="minorBidi"/>
            <w:color w:val="000000" w:themeColor="text1"/>
            <w:sz w:val="20"/>
          </w:rPr>
          <w:t>i.e.</w:t>
        </w:r>
        <w:proofErr w:type="gramEnd"/>
        <w:r w:rsidR="008028C6" w:rsidRPr="008028C6">
          <w:rPr>
            <w:rFonts w:asciiTheme="minorBidi" w:hAnsiTheme="minorBidi" w:cstheme="minorBidi"/>
            <w:color w:val="000000" w:themeColor="text1"/>
            <w:sz w:val="20"/>
          </w:rPr>
          <w:t xml:space="preserve"> </w:t>
        </w:r>
      </w:ins>
      <w:ins w:id="113" w:author="Microsoft Office User" w:date="2026-04-13T13:37:00Z">
        <w:del w:id="114" w:author="Nathan Lo" w:date="2026-04-16T18:38:00Z">
          <w:r w:rsidR="007B7DC2" w:rsidDel="00EB7BBB">
            <w:rPr>
              <w:rFonts w:asciiTheme="minorBidi" w:hAnsiTheme="minorBidi" w:cstheme="minorBidi"/>
              <w:color w:val="000000" w:themeColor="text1"/>
              <w:sz w:val="20"/>
            </w:rPr>
            <w:delText xml:space="preserve">at least </w:delText>
          </w:r>
        </w:del>
      </w:ins>
      <w:ins w:id="115" w:author="Microsoft Office User" w:date="2026-04-06T15:42:00Z">
        <w:del w:id="116" w:author="Nathan Lo" w:date="2026-04-16T18:38:00Z">
          <w:r w:rsidR="008028C6" w:rsidRPr="008028C6" w:rsidDel="00EB7BBB">
            <w:rPr>
              <w:rFonts w:asciiTheme="minorBidi" w:hAnsiTheme="minorBidi" w:cstheme="minorBidi"/>
              <w:color w:val="000000" w:themeColor="text1"/>
              <w:sz w:val="20"/>
            </w:rPr>
            <w:delText>some</w:delText>
          </w:r>
        </w:del>
      </w:ins>
      <w:ins w:id="117" w:author="Microsoft Office User" w:date="2026-04-13T14:10:00Z">
        <w:del w:id="118" w:author="Nathan Lo" w:date="2026-04-16T18:38:00Z">
          <w:r w:rsidR="00352DF1" w:rsidDel="00EB7BBB">
            <w:rPr>
              <w:rFonts w:asciiTheme="minorBidi" w:hAnsiTheme="minorBidi" w:cstheme="minorBidi"/>
              <w:color w:val="000000" w:themeColor="text1"/>
              <w:sz w:val="20"/>
            </w:rPr>
            <w:delText>, and possibly</w:delText>
          </w:r>
        </w:del>
      </w:ins>
      <w:ins w:id="119" w:author="Nathan Lo" w:date="2026-04-16T18:38:00Z">
        <w:r w:rsidR="00EB7BBB">
          <w:rPr>
            <w:rFonts w:asciiTheme="minorBidi" w:hAnsiTheme="minorBidi" w:cstheme="minorBidi"/>
            <w:color w:val="000000" w:themeColor="text1"/>
            <w:sz w:val="20"/>
          </w:rPr>
          <w:t>most likely</w:t>
        </w:r>
      </w:ins>
      <w:ins w:id="120" w:author="Microsoft Office User" w:date="2026-04-13T14:10:00Z">
        <w:r w:rsidR="00352DF1">
          <w:rPr>
            <w:rFonts w:asciiTheme="minorBidi" w:hAnsiTheme="minorBidi" w:cstheme="minorBidi"/>
            <w:color w:val="000000" w:themeColor="text1"/>
            <w:sz w:val="20"/>
          </w:rPr>
          <w:t xml:space="preserve"> all</w:t>
        </w:r>
        <w:del w:id="121" w:author="Nathan Lo" w:date="2026-04-16T18:38:00Z">
          <w:r w:rsidR="00352DF1" w:rsidDel="00EB7BBB">
            <w:rPr>
              <w:rFonts w:asciiTheme="minorBidi" w:hAnsiTheme="minorBidi" w:cstheme="minorBidi"/>
              <w:color w:val="000000" w:themeColor="text1"/>
              <w:sz w:val="20"/>
            </w:rPr>
            <w:delText>,</w:delText>
          </w:r>
        </w:del>
        <w:r w:rsidR="00352DF1">
          <w:rPr>
            <w:rFonts w:asciiTheme="minorBidi" w:hAnsiTheme="minorBidi" w:cstheme="minorBidi"/>
            <w:color w:val="000000" w:themeColor="text1"/>
            <w:sz w:val="20"/>
          </w:rPr>
          <w:t xml:space="preserve"> </w:t>
        </w:r>
      </w:ins>
      <w:ins w:id="122" w:author="Microsoft Office User" w:date="2026-04-06T15:42:00Z">
        <w:r w:rsidR="008028C6" w:rsidRPr="008028C6">
          <w:rPr>
            <w:rFonts w:asciiTheme="minorBidi" w:hAnsiTheme="minorBidi" w:cstheme="minorBidi"/>
            <w:color w:val="000000" w:themeColor="text1"/>
            <w:sz w:val="20"/>
          </w:rPr>
          <w:t xml:space="preserve">putative </w:t>
        </w:r>
        <w:proofErr w:type="spellStart"/>
        <w:r w:rsidR="008028C6" w:rsidRPr="008028C6">
          <w:rPr>
            <w:rFonts w:asciiTheme="minorBidi" w:hAnsiTheme="minorBidi" w:cstheme="minorBidi"/>
            <w:i/>
            <w:iCs/>
            <w:color w:val="000000" w:themeColor="text1"/>
            <w:sz w:val="20"/>
            <w:rPrChange w:id="123" w:author="Microsoft Office User" w:date="2026-04-06T15:43:00Z">
              <w:rPr>
                <w:rFonts w:asciiTheme="minorBidi" w:hAnsiTheme="minorBidi" w:cstheme="minorBidi"/>
                <w:color w:val="000000" w:themeColor="text1"/>
                <w:sz w:val="20"/>
              </w:rPr>
            </w:rPrChange>
          </w:rPr>
          <w:t>Buchnera</w:t>
        </w:r>
        <w:proofErr w:type="spellEnd"/>
        <w:r w:rsidR="008028C6" w:rsidRPr="008028C6">
          <w:rPr>
            <w:rFonts w:asciiTheme="minorBidi" w:hAnsiTheme="minorBidi" w:cstheme="minorBidi"/>
            <w:color w:val="000000" w:themeColor="text1"/>
            <w:sz w:val="20"/>
          </w:rPr>
          <w:t xml:space="preserve">-derived inserts </w:t>
        </w:r>
        <w:del w:id="124" w:author="Nathan Lo" w:date="2026-04-16T18:38:00Z">
          <w:r w:rsidR="008028C6" w:rsidRPr="008028C6" w:rsidDel="00EB7BBB">
            <w:rPr>
              <w:rFonts w:asciiTheme="minorBidi" w:hAnsiTheme="minorBidi" w:cstheme="minorBidi"/>
              <w:color w:val="000000" w:themeColor="text1"/>
              <w:sz w:val="20"/>
            </w:rPr>
            <w:delText xml:space="preserve">may </w:delText>
          </w:r>
        </w:del>
        <w:r w:rsidR="008028C6" w:rsidRPr="008028C6">
          <w:rPr>
            <w:rFonts w:asciiTheme="minorBidi" w:hAnsiTheme="minorBidi" w:cstheme="minorBidi"/>
            <w:color w:val="000000" w:themeColor="text1"/>
            <w:sz w:val="20"/>
          </w:rPr>
          <w:t xml:space="preserve">instead originate from </w:t>
        </w:r>
        <w:proofErr w:type="spellStart"/>
        <w:r w:rsidR="008028C6" w:rsidRPr="008028C6">
          <w:rPr>
            <w:rFonts w:asciiTheme="minorBidi" w:hAnsiTheme="minorBidi" w:cstheme="minorBidi"/>
            <w:i/>
            <w:iCs/>
            <w:color w:val="000000" w:themeColor="text1"/>
            <w:sz w:val="20"/>
            <w:rPrChange w:id="125" w:author="Microsoft Office User" w:date="2026-04-06T15:43:00Z">
              <w:rPr>
                <w:rFonts w:asciiTheme="minorBidi" w:hAnsiTheme="minorBidi" w:cstheme="minorBidi"/>
                <w:color w:val="000000" w:themeColor="text1"/>
                <w:sz w:val="20"/>
              </w:rPr>
            </w:rPrChange>
          </w:rPr>
          <w:t>Blattabacterium</w:t>
        </w:r>
        <w:proofErr w:type="spellEnd"/>
        <w:r w:rsidR="008028C6" w:rsidRPr="008028C6">
          <w:rPr>
            <w:rFonts w:asciiTheme="minorBidi" w:hAnsiTheme="minorBidi" w:cstheme="minorBidi"/>
            <w:i/>
            <w:iCs/>
            <w:color w:val="000000" w:themeColor="text1"/>
            <w:sz w:val="20"/>
            <w:rPrChange w:id="126" w:author="Microsoft Office User" w:date="2026-04-06T15:43:00Z">
              <w:rPr>
                <w:rFonts w:asciiTheme="minorBidi" w:hAnsiTheme="minorBidi" w:cstheme="minorBidi"/>
                <w:color w:val="000000" w:themeColor="text1"/>
                <w:sz w:val="20"/>
              </w:rPr>
            </w:rPrChange>
          </w:rPr>
          <w:t xml:space="preserve"> </w:t>
        </w:r>
        <w:r w:rsidR="008028C6" w:rsidRPr="008028C6">
          <w:rPr>
            <w:rFonts w:asciiTheme="minorBidi" w:hAnsiTheme="minorBidi" w:cstheme="minorBidi"/>
            <w:color w:val="000000" w:themeColor="text1"/>
            <w:sz w:val="20"/>
          </w:rPr>
          <w:t>or other bacterial species</w:t>
        </w:r>
      </w:ins>
      <w:ins w:id="127" w:author="Nathan Lo" w:date="2026-04-16T18:39:00Z">
        <w:r w:rsidR="0055674A">
          <w:rPr>
            <w:rFonts w:asciiTheme="minorBidi" w:hAnsiTheme="minorBidi" w:cstheme="minorBidi"/>
            <w:color w:val="000000" w:themeColor="text1"/>
            <w:sz w:val="20"/>
          </w:rPr>
          <w:t>.</w:t>
        </w:r>
      </w:ins>
      <w:ins w:id="128" w:author="Microsoft Office User" w:date="2026-04-06T15:42:00Z">
        <w:del w:id="129" w:author="Nathan Lo" w:date="2026-04-16T18:39:00Z">
          <w:r w:rsidR="008028C6" w:rsidRPr="008028C6" w:rsidDel="0055674A">
            <w:rPr>
              <w:rFonts w:asciiTheme="minorBidi" w:hAnsiTheme="minorBidi" w:cstheme="minorBidi"/>
              <w:color w:val="000000" w:themeColor="text1"/>
              <w:sz w:val="20"/>
            </w:rPr>
            <w:delText>.</w:delText>
          </w:r>
        </w:del>
      </w:ins>
      <w:ins w:id="130" w:author="Maxim Warwick Dus Adams" w:date="2026-04-16T14:35:00Z">
        <w:r w:rsidR="001551DF">
          <w:rPr>
            <w:rFonts w:asciiTheme="minorBidi" w:hAnsiTheme="minorBidi" w:cstheme="minorBidi"/>
            <w:color w:val="000000" w:themeColor="text1"/>
            <w:sz w:val="20"/>
          </w:rPr>
          <w:t xml:space="preserve"> Indeed,</w:t>
        </w:r>
        <w:r w:rsidR="001F1CD3">
          <w:rPr>
            <w:rFonts w:asciiTheme="minorBidi" w:hAnsiTheme="minorBidi" w:cstheme="minorBidi"/>
            <w:color w:val="000000" w:themeColor="text1"/>
            <w:sz w:val="20"/>
          </w:rPr>
          <w:t xml:space="preserve"> manual inspection sugge</w:t>
        </w:r>
      </w:ins>
      <w:ins w:id="131" w:author="Maxim Warwick Dus Adams" w:date="2026-04-16T14:36:00Z">
        <w:r w:rsidR="001F1CD3">
          <w:rPr>
            <w:rFonts w:asciiTheme="minorBidi" w:hAnsiTheme="minorBidi" w:cstheme="minorBidi"/>
            <w:color w:val="000000" w:themeColor="text1"/>
            <w:sz w:val="20"/>
          </w:rPr>
          <w:t>sts that</w:t>
        </w:r>
      </w:ins>
      <w:ins w:id="132" w:author="Maxim Warwick Dus Adams" w:date="2026-04-16T14:35:00Z">
        <w:r w:rsidR="001551DF">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Pr>
            <w:rFonts w:asciiTheme="minorBidi" w:hAnsiTheme="minorBidi" w:cstheme="minorBidi"/>
            <w:i/>
            <w:iCs/>
            <w:color w:val="000000" w:themeColor="text1"/>
            <w:sz w:val="20"/>
          </w:rPr>
          <w:t>16S</w:t>
        </w:r>
        <w:r w:rsidR="001551DF">
          <w:rPr>
            <w:rFonts w:asciiTheme="minorBidi" w:hAnsiTheme="minorBidi" w:cstheme="minorBidi"/>
            <w:color w:val="000000" w:themeColor="text1"/>
            <w:sz w:val="20"/>
          </w:rPr>
          <w:t>.</w:t>
        </w:r>
      </w:ins>
      <w:ins w:id="133" w:author="Microsoft Office User" w:date="2026-04-06T15:34:00Z">
        <w:r w:rsidR="00725612">
          <w:rPr>
            <w:rFonts w:asciiTheme="minorBidi" w:hAnsiTheme="minorBidi" w:cstheme="minorBidi"/>
            <w:color w:val="000000" w:themeColor="text1"/>
            <w:sz w:val="20"/>
          </w:rPr>
          <w:t xml:space="preserve"> </w:t>
        </w:r>
      </w:ins>
      <w:ins w:id="134" w:author="Microsoft Office User" w:date="2026-04-03T10:08:00Z">
        <w:r w:rsidRPr="0029513D">
          <w:rPr>
            <w:rFonts w:asciiTheme="minorBidi" w:hAnsiTheme="minorBidi" w:cstheme="minorBidi"/>
            <w:color w:val="000000" w:themeColor="text1"/>
            <w:sz w:val="20"/>
          </w:rPr>
          <w:t xml:space="preserve">This is consistent with the lack of co-occurrence between </w:t>
        </w:r>
        <w:proofErr w:type="spellStart"/>
        <w:r w:rsidRPr="0029513D">
          <w:rPr>
            <w:rFonts w:asciiTheme="minorBidi" w:hAnsiTheme="minorBidi" w:cstheme="minorBidi"/>
            <w:i/>
            <w:iCs/>
            <w:color w:val="000000" w:themeColor="text1"/>
            <w:sz w:val="20"/>
            <w:rPrChange w:id="135"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and these hosts.</w:t>
        </w:r>
      </w:ins>
      <w:ins w:id="136" w:author="Microsoft Office User" w:date="2026-04-03T10:09:00Z">
        <w:r>
          <w:rPr>
            <w:rFonts w:asciiTheme="minorBidi" w:hAnsiTheme="minorBidi" w:cstheme="minorBidi"/>
            <w:color w:val="000000" w:themeColor="text1"/>
            <w:sz w:val="20"/>
          </w:rPr>
          <w:t xml:space="preserve"> </w:t>
        </w:r>
      </w:ins>
      <w:ins w:id="137" w:author="Microsoft Office User" w:date="2026-04-03T10:08:00Z">
        <w:r w:rsidRPr="0029513D">
          <w:rPr>
            <w:rFonts w:asciiTheme="minorBidi" w:hAnsiTheme="minorBidi" w:cstheme="minorBidi"/>
            <w:color w:val="000000" w:themeColor="text1"/>
            <w:sz w:val="20"/>
          </w:rPr>
          <w:t xml:space="preserve">We identified </w:t>
        </w:r>
      </w:ins>
      <w:ins w:id="138" w:author="Microsoft Office User" w:date="2026-04-13T12:57:00Z">
        <w:r w:rsidR="001E7E1E">
          <w:rPr>
            <w:rFonts w:asciiTheme="minorBidi" w:hAnsiTheme="minorBidi" w:cstheme="minorBidi"/>
            <w:color w:val="000000" w:themeColor="text1"/>
            <w:sz w:val="20"/>
          </w:rPr>
          <w:t>1</w:t>
        </w:r>
      </w:ins>
      <w:ins w:id="139" w:author="Microsoft Office User" w:date="2026-04-03T10:08:00Z">
        <w:r w:rsidRPr="0029513D">
          <w:rPr>
            <w:rFonts w:asciiTheme="minorBidi" w:hAnsiTheme="minorBidi" w:cstheme="minorBidi"/>
            <w:color w:val="000000" w:themeColor="text1"/>
            <w:sz w:val="20"/>
          </w:rPr>
          <w:t>–</w:t>
        </w:r>
      </w:ins>
      <w:ins w:id="140" w:author="Microsoft Office User" w:date="2026-04-13T12:57:00Z">
        <w:r w:rsidR="001E7E1E">
          <w:rPr>
            <w:rFonts w:asciiTheme="minorBidi" w:hAnsiTheme="minorBidi" w:cstheme="minorBidi"/>
            <w:color w:val="000000" w:themeColor="text1"/>
            <w:sz w:val="20"/>
          </w:rPr>
          <w:t>35</w:t>
        </w:r>
      </w:ins>
      <w:ins w:id="141"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142"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143" w:author="Microsoft Office User" w:date="2026-04-06T15:36:00Z">
        <w:r w:rsidR="00725612">
          <w:rPr>
            <w:rFonts w:asciiTheme="minorBidi" w:hAnsiTheme="minorBidi" w:cstheme="minorBidi"/>
            <w:color w:val="000000" w:themeColor="text1"/>
            <w:sz w:val="20"/>
          </w:rPr>
          <w:t xml:space="preserve"> </w:t>
        </w:r>
      </w:ins>
      <w:ins w:id="144" w:author="Microsoft Office User" w:date="2026-04-13T12:57:00Z">
        <w:r w:rsidR="001E7E1E">
          <w:rPr>
            <w:rFonts w:asciiTheme="minorBidi" w:hAnsiTheme="minorBidi" w:cstheme="minorBidi"/>
            <w:color w:val="000000" w:themeColor="text1"/>
            <w:sz w:val="20"/>
          </w:rPr>
          <w:t>(average = 9.</w:t>
        </w:r>
        <w:r w:rsidR="001F3E79">
          <w:rPr>
            <w:rFonts w:asciiTheme="minorBidi" w:hAnsiTheme="minorBidi" w:cstheme="minorBidi"/>
            <w:color w:val="000000" w:themeColor="text1"/>
            <w:sz w:val="20"/>
          </w:rPr>
          <w:t>5</w:t>
        </w:r>
        <w:r w:rsidR="001E7E1E">
          <w:rPr>
            <w:rFonts w:asciiTheme="minorBidi" w:hAnsiTheme="minorBidi" w:cstheme="minorBidi"/>
            <w:color w:val="000000" w:themeColor="text1"/>
            <w:sz w:val="20"/>
          </w:rPr>
          <w:t>)</w:t>
        </w:r>
        <w:r w:rsidR="001F3E79">
          <w:rPr>
            <w:rFonts w:asciiTheme="minorBidi" w:hAnsiTheme="minorBidi" w:cstheme="minorBidi"/>
            <w:color w:val="000000" w:themeColor="text1"/>
            <w:sz w:val="20"/>
          </w:rPr>
          <w:t xml:space="preserve"> </w:t>
        </w:r>
      </w:ins>
      <w:ins w:id="145" w:author="Microsoft Office User" w:date="2026-04-13T13:06:00Z">
        <w:r w:rsidR="001F3E79">
          <w:rPr>
            <w:rFonts w:asciiTheme="minorBidi" w:hAnsiTheme="minorBidi" w:cstheme="minorBidi"/>
            <w:color w:val="000000" w:themeColor="text1"/>
            <w:sz w:val="20"/>
          </w:rPr>
          <w:t>per genome</w:t>
        </w:r>
      </w:ins>
      <w:ins w:id="146" w:author="Microsoft Office User" w:date="2026-04-03T10:08:00Z">
        <w:r w:rsidRPr="0029513D">
          <w:rPr>
            <w:rFonts w:asciiTheme="minorBidi" w:hAnsiTheme="minorBidi" w:cstheme="minorBidi"/>
            <w:color w:val="000000" w:themeColor="text1"/>
            <w:sz w:val="20"/>
          </w:rPr>
          <w:t xml:space="preserve">. The higher number relative to </w:t>
        </w:r>
        <w:proofErr w:type="spellStart"/>
        <w:r w:rsidRPr="0029513D">
          <w:rPr>
            <w:rFonts w:asciiTheme="minorBidi" w:hAnsiTheme="minorBidi" w:cstheme="minorBidi"/>
            <w:i/>
            <w:iCs/>
            <w:color w:val="000000" w:themeColor="text1"/>
            <w:sz w:val="20"/>
            <w:rPrChange w:id="147"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148"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149" w:author="Microsoft Office User" w:date="2026-04-03T10:09:00Z">
        <w:r>
          <w:rPr>
            <w:rFonts w:asciiTheme="minorBidi" w:hAnsiTheme="minorBidi" w:cstheme="minorBidi"/>
            <w:color w:val="000000" w:themeColor="text1"/>
            <w:sz w:val="20"/>
          </w:rPr>
          <w:t>do</w:t>
        </w:r>
      </w:ins>
      <w:ins w:id="150"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proofErr w:type="spellStart"/>
        <w:r w:rsidRPr="0029513D">
          <w:rPr>
            <w:rFonts w:asciiTheme="minorBidi" w:hAnsiTheme="minorBidi" w:cstheme="minorBidi"/>
            <w:i/>
            <w:iCs/>
            <w:color w:val="000000" w:themeColor="text1"/>
            <w:sz w:val="20"/>
            <w:rPrChange w:id="151" w:author="Microsoft Office User" w:date="2026-04-03T10:09:00Z">
              <w:rPr>
                <w:rFonts w:asciiTheme="minorBidi" w:hAnsiTheme="minorBidi" w:cstheme="minorBidi"/>
                <w:color w:val="000000" w:themeColor="text1"/>
                <w:sz w:val="20"/>
              </w:rPr>
            </w:rPrChange>
          </w:rPr>
          <w:t>Blattabacterium</w:t>
        </w:r>
      </w:ins>
      <w:proofErr w:type="spellEnd"/>
      <w:ins w:id="152"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153"/>
        <w:commentRangeStart w:id="154"/>
        <w:commentRangeStart w:id="155"/>
        <w:r w:rsidRPr="0029513D">
          <w:rPr>
            <w:rFonts w:asciiTheme="minorBidi" w:hAnsiTheme="minorBidi" w:cstheme="minorBidi"/>
            <w:color w:val="000000" w:themeColor="text1"/>
            <w:sz w:val="20"/>
          </w:rPr>
          <w:t>.</w:t>
        </w:r>
      </w:ins>
      <w:commentRangeEnd w:id="153"/>
      <w:ins w:id="156" w:author="Microsoft Office User" w:date="2026-04-13T10:25:00Z">
        <w:r w:rsidR="00A1330D">
          <w:rPr>
            <w:rStyle w:val="CommentReference"/>
            <w:rFonts w:asciiTheme="minorBidi" w:hAnsiTheme="minorBidi" w:cstheme="minorBidi"/>
            <w:color w:val="000000" w:themeColor="text1"/>
            <w:sz w:val="20"/>
            <w:szCs w:val="20"/>
          </w:rPr>
          <w:commentReference w:id="153"/>
        </w:r>
      </w:ins>
      <w:commentRangeEnd w:id="154"/>
      <w:r w:rsidR="00107152">
        <w:rPr>
          <w:rStyle w:val="CommentReference"/>
          <w:rFonts w:asciiTheme="minorBidi" w:hAnsiTheme="minorBidi" w:cstheme="minorBidi"/>
          <w:color w:val="000000" w:themeColor="text1"/>
          <w:sz w:val="20"/>
          <w:szCs w:val="20"/>
        </w:rPr>
        <w:commentReference w:id="154"/>
      </w:r>
      <w:commentRangeEnd w:id="155"/>
      <w:r w:rsidR="0055674A">
        <w:rPr>
          <w:rStyle w:val="CommentReference"/>
        </w:rPr>
        <w:commentReference w:id="155"/>
      </w:r>
    </w:p>
    <w:p w14:paraId="3255DF6E" w14:textId="77777777" w:rsidR="0029513D" w:rsidRDefault="0029513D" w:rsidP="006B2DE1">
      <w:pPr>
        <w:rPr>
          <w:ins w:id="157"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158" w:author="Microsoft Office User" w:date="2026-04-03T12:43:00Z"/>
          <w:rFonts w:asciiTheme="minorBidi" w:hAnsiTheme="minorBidi" w:cstheme="minorBidi"/>
          <w:color w:val="000000" w:themeColor="text1"/>
          <w:sz w:val="20"/>
        </w:rPr>
      </w:pPr>
      <w:ins w:id="159" w:author="Microsoft Office User" w:date="2026-04-03T12:39:00Z">
        <w:r w:rsidRPr="00864224">
          <w:rPr>
            <w:rFonts w:asciiTheme="minorBidi" w:hAnsiTheme="minorBidi" w:cstheme="minorBidi"/>
            <w:color w:val="000000" w:themeColor="text1"/>
            <w:sz w:val="20"/>
          </w:rPr>
          <w:t xml:space="preserve">Since completing the analyses and manuscript preparation, additional </w:t>
        </w:r>
        <w:proofErr w:type="spellStart"/>
        <w:r w:rsidRPr="00864224">
          <w:rPr>
            <w:rFonts w:asciiTheme="minorBidi" w:hAnsiTheme="minorBidi" w:cstheme="minorBidi"/>
            <w:color w:val="000000" w:themeColor="text1"/>
            <w:sz w:val="20"/>
          </w:rPr>
          <w:t>Blattodea</w:t>
        </w:r>
        <w:proofErr w:type="spellEnd"/>
        <w:r w:rsidRPr="00864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864224">
          <w:rPr>
            <w:rFonts w:asciiTheme="minorBidi" w:hAnsiTheme="minorBidi" w:cstheme="minorBidi"/>
            <w:i/>
            <w:iCs/>
            <w:color w:val="000000" w:themeColor="text1"/>
            <w:sz w:val="20"/>
            <w:rPrChange w:id="160" w:author="Microsoft Office User" w:date="2026-04-03T12:39:00Z">
              <w:rPr>
                <w:rFonts w:asciiTheme="minorBidi" w:hAnsiTheme="minorBidi" w:cstheme="minorBidi"/>
                <w:color w:val="000000" w:themeColor="text1"/>
                <w:sz w:val="20"/>
              </w:rPr>
            </w:rPrChange>
          </w:rPr>
          <w:t>Mastotermes</w:t>
        </w:r>
        <w:proofErr w:type="spellEnd"/>
        <w:r w:rsidRPr="00864224">
          <w:rPr>
            <w:rFonts w:asciiTheme="minorBidi" w:hAnsiTheme="minorBidi" w:cstheme="minorBidi"/>
            <w:i/>
            <w:iCs/>
            <w:color w:val="000000" w:themeColor="text1"/>
            <w:sz w:val="20"/>
            <w:rPrChange w:id="161" w:author="Microsoft Office User" w:date="2026-04-03T12:39: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162" w:author="Microsoft Office User" w:date="2026-04-03T12:39: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GCA_053541125.1), which is the only termite species known to </w:t>
        </w:r>
        <w:proofErr w:type="spellStart"/>
        <w:r w:rsidRPr="00864224">
          <w:rPr>
            <w:rFonts w:asciiTheme="minorBidi" w:hAnsiTheme="minorBidi" w:cstheme="minorBidi"/>
            <w:color w:val="000000" w:themeColor="text1"/>
            <w:sz w:val="20"/>
          </w:rPr>
          <w:t>harbour</w:t>
        </w:r>
        <w:proofErr w:type="spellEnd"/>
        <w:r w:rsidRPr="00864224">
          <w:rPr>
            <w:rFonts w:asciiTheme="minorBidi" w:hAnsiTheme="minorBidi" w:cstheme="minorBidi"/>
            <w:color w:val="000000" w:themeColor="text1"/>
            <w:sz w:val="20"/>
          </w:rPr>
          <w:t xml:space="preserve"> </w:t>
        </w:r>
        <w:proofErr w:type="spellStart"/>
        <w:r w:rsidRPr="00864224">
          <w:rPr>
            <w:rFonts w:asciiTheme="minorBidi" w:hAnsiTheme="minorBidi" w:cstheme="minorBidi"/>
            <w:i/>
            <w:iCs/>
            <w:color w:val="000000" w:themeColor="text1"/>
            <w:sz w:val="20"/>
            <w:rPrChange w:id="163" w:author="Microsoft Office User" w:date="2026-04-03T12:40:00Z">
              <w:rPr>
                <w:rFonts w:asciiTheme="minorBidi" w:hAnsiTheme="minorBidi" w:cstheme="minorBidi"/>
                <w:color w:val="000000" w:themeColor="text1"/>
                <w:sz w:val="20"/>
              </w:rPr>
            </w:rPrChange>
          </w:rPr>
          <w:t>Blattabacterium</w:t>
        </w:r>
        <w:proofErr w:type="spellEnd"/>
        <w:r w:rsidRPr="00864224">
          <w:rPr>
            <w:rFonts w:asciiTheme="minorBidi" w:hAnsiTheme="minorBidi" w:cstheme="minorBidi"/>
            <w:color w:val="000000" w:themeColor="text1"/>
            <w:sz w:val="20"/>
          </w:rPr>
          <w:t xml:space="preserve">; two </w:t>
        </w:r>
        <w:proofErr w:type="spellStart"/>
        <w:r w:rsidRPr="00864224">
          <w:rPr>
            <w:rFonts w:asciiTheme="minorBidi" w:hAnsiTheme="minorBidi" w:cstheme="minorBidi"/>
            <w:i/>
            <w:iCs/>
            <w:color w:val="000000" w:themeColor="text1"/>
            <w:sz w:val="20"/>
            <w:rPrChange w:id="164" w:author="Microsoft Office User" w:date="2026-04-03T12:40: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165"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166" w:author="Microsoft Office User" w:date="2026-04-03T12:40:00Z">
              <w:rPr>
                <w:rFonts w:asciiTheme="minorBidi" w:hAnsiTheme="minorBidi" w:cstheme="minorBidi"/>
                <w:color w:val="000000" w:themeColor="text1"/>
                <w:sz w:val="20"/>
              </w:rPr>
            </w:rPrChange>
          </w:rPr>
          <w:t>punctulatus</w:t>
        </w:r>
        <w:proofErr w:type="spellEnd"/>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167"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168" w:author="Microsoft Office User" w:date="2026-04-03T12:40:00Z">
              <w:rPr>
                <w:rFonts w:asciiTheme="minorBidi" w:hAnsiTheme="minorBidi" w:cstheme="minorBidi"/>
                <w:color w:val="000000" w:themeColor="text1"/>
                <w:sz w:val="20"/>
              </w:rPr>
            </w:rPrChange>
          </w:rPr>
          <w:t>shennongjianesis</w:t>
        </w:r>
        <w:proofErr w:type="spellEnd"/>
        <w:r w:rsidRPr="00864224">
          <w:rPr>
            <w:rFonts w:asciiTheme="minorBidi" w:hAnsiTheme="minorBidi" w:cstheme="minorBidi"/>
            <w:color w:val="000000" w:themeColor="text1"/>
            <w:sz w:val="20"/>
          </w:rPr>
          <w:t>; GCA_054369535.1), which are a sister group to termites; and two additional cockroach species (</w:t>
        </w:r>
        <w:proofErr w:type="spellStart"/>
        <w:r w:rsidRPr="00864224">
          <w:rPr>
            <w:rFonts w:asciiTheme="minorBidi" w:hAnsiTheme="minorBidi" w:cstheme="minorBidi"/>
            <w:i/>
            <w:iCs/>
            <w:color w:val="000000" w:themeColor="text1"/>
            <w:sz w:val="20"/>
            <w:rPrChange w:id="169" w:author="Microsoft Office User" w:date="2026-04-03T12:40:00Z">
              <w:rPr>
                <w:rFonts w:asciiTheme="minorBidi" w:hAnsiTheme="minorBidi" w:cstheme="minorBidi"/>
                <w:color w:val="000000" w:themeColor="text1"/>
                <w:sz w:val="20"/>
              </w:rPr>
            </w:rPrChange>
          </w:rPr>
          <w:t>Ectobius</w:t>
        </w:r>
        <w:proofErr w:type="spellEnd"/>
        <w:r w:rsidRPr="00864224">
          <w:rPr>
            <w:rFonts w:asciiTheme="minorBidi" w:hAnsiTheme="minorBidi" w:cstheme="minorBidi"/>
            <w:i/>
            <w:iCs/>
            <w:color w:val="000000" w:themeColor="text1"/>
            <w:sz w:val="20"/>
            <w:rPrChange w:id="170" w:author="Microsoft Office User" w:date="2026-04-03T12:40:00Z">
              <w:rPr>
                <w:rFonts w:asciiTheme="minorBidi" w:hAnsiTheme="minorBidi" w:cstheme="minorBidi"/>
                <w:color w:val="000000" w:themeColor="text1"/>
                <w:sz w:val="20"/>
              </w:rPr>
            </w:rPrChange>
          </w:rPr>
          <w:t xml:space="preserve"> pallidus</w:t>
        </w:r>
        <w:r w:rsidRPr="00864224">
          <w:rPr>
            <w:rFonts w:asciiTheme="minorBidi" w:hAnsiTheme="minorBidi" w:cstheme="minorBidi"/>
            <w:color w:val="000000" w:themeColor="text1"/>
            <w:sz w:val="20"/>
          </w:rPr>
          <w:t xml:space="preserve">; GCA_964059185.1 and </w:t>
        </w:r>
        <w:proofErr w:type="spellStart"/>
        <w:r w:rsidRPr="00864224">
          <w:rPr>
            <w:rFonts w:asciiTheme="minorBidi" w:hAnsiTheme="minorBidi" w:cstheme="minorBidi"/>
            <w:i/>
            <w:iCs/>
            <w:color w:val="000000" w:themeColor="text1"/>
            <w:sz w:val="20"/>
            <w:rPrChange w:id="171" w:author="Microsoft Office User" w:date="2026-04-03T12:40:00Z">
              <w:rPr>
                <w:rFonts w:asciiTheme="minorBidi" w:hAnsiTheme="minorBidi" w:cstheme="minorBidi"/>
                <w:color w:val="000000" w:themeColor="text1"/>
                <w:sz w:val="20"/>
              </w:rPr>
            </w:rPrChange>
          </w:rPr>
          <w:t>Loboptera</w:t>
        </w:r>
        <w:proofErr w:type="spellEnd"/>
        <w:r w:rsidRPr="00864224">
          <w:rPr>
            <w:rFonts w:asciiTheme="minorBidi" w:hAnsiTheme="minorBidi" w:cstheme="minorBidi"/>
            <w:i/>
            <w:iCs/>
            <w:color w:val="000000" w:themeColor="text1"/>
            <w:sz w:val="20"/>
            <w:rPrChange w:id="172" w:author="Microsoft Office User" w:date="2026-04-03T12:40: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173" w:author="Microsoft Office User" w:date="2026-04-03T12:40:00Z">
              <w:rPr>
                <w:rFonts w:asciiTheme="minorBidi" w:hAnsiTheme="minorBidi" w:cstheme="minorBidi"/>
                <w:color w:val="000000" w:themeColor="text1"/>
                <w:sz w:val="20"/>
              </w:rPr>
            </w:rPrChange>
          </w:rPr>
          <w:t>decipiens</w:t>
        </w:r>
        <w:proofErr w:type="spellEnd"/>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174" w:author="Microsoft Office User" w:date="2026-04-03T12:43:00Z"/>
          <w:rFonts w:asciiTheme="minorBidi" w:hAnsiTheme="minorBidi" w:cstheme="minorBidi"/>
          <w:color w:val="000000" w:themeColor="text1"/>
          <w:sz w:val="20"/>
        </w:rPr>
      </w:pPr>
    </w:p>
    <w:p w14:paraId="5EB3B25D" w14:textId="66CCEC12" w:rsidR="00864224" w:rsidRDefault="00864224" w:rsidP="006B2DE1">
      <w:pPr>
        <w:rPr>
          <w:ins w:id="175" w:author="Microsoft Office User" w:date="2026-04-03T12:39:00Z"/>
          <w:rFonts w:asciiTheme="minorBidi" w:hAnsiTheme="minorBidi" w:cstheme="minorBidi"/>
          <w:color w:val="000000" w:themeColor="text1"/>
          <w:sz w:val="20"/>
        </w:rPr>
      </w:pPr>
      <w:ins w:id="176"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177" w:author="Microsoft Office User" w:date="2026-04-10T12:23:00Z">
        <w:r w:rsidR="00085BDB">
          <w:rPr>
            <w:rFonts w:asciiTheme="minorBidi" w:hAnsiTheme="minorBidi" w:cstheme="minorBidi"/>
            <w:color w:val="000000" w:themeColor="text1"/>
            <w:sz w:val="20"/>
          </w:rPr>
          <w:t>48</w:t>
        </w:r>
      </w:ins>
      <w:ins w:id="178"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179" w:author="Microsoft Office User" w:date="2026-04-03T12:44:00Z">
              <w:rPr>
                <w:rFonts w:asciiTheme="minorBidi" w:hAnsiTheme="minorBidi" w:cstheme="minorBidi"/>
                <w:color w:val="000000" w:themeColor="text1"/>
                <w:sz w:val="20"/>
              </w:rPr>
            </w:rPrChange>
          </w:rPr>
          <w:t xml:space="preserve">M. </w:t>
        </w:r>
        <w:proofErr w:type="spellStart"/>
        <w:r w:rsidRPr="00864224">
          <w:rPr>
            <w:rFonts w:asciiTheme="minorBidi" w:hAnsiTheme="minorBidi" w:cstheme="minorBidi"/>
            <w:i/>
            <w:iCs/>
            <w:color w:val="000000" w:themeColor="text1"/>
            <w:sz w:val="20"/>
            <w:rPrChange w:id="180" w:author="Microsoft Office User" w:date="2026-04-03T12:44: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w:t>
        </w:r>
      </w:ins>
      <w:ins w:id="181" w:author="Microsoft Office User" w:date="2026-04-10T12:23:00Z">
        <w:r w:rsidR="00085BDB">
          <w:rPr>
            <w:rFonts w:asciiTheme="minorBidi" w:hAnsiTheme="minorBidi" w:cstheme="minorBidi"/>
            <w:color w:val="000000" w:themeColor="text1"/>
            <w:sz w:val="20"/>
          </w:rPr>
          <w:t>48</w:t>
        </w:r>
      </w:ins>
      <w:ins w:id="182" w:author="Microsoft Office User" w:date="2026-04-03T12:43:00Z">
        <w:r w:rsidRPr="00864224">
          <w:rPr>
            <w:rFonts w:asciiTheme="minorBidi" w:hAnsiTheme="minorBidi" w:cstheme="minorBidi"/>
            <w:color w:val="000000" w:themeColor="text1"/>
            <w:sz w:val="20"/>
          </w:rPr>
          <w:t xml:space="preserve"> unique inserts; no duplicates removed), </w:t>
        </w:r>
      </w:ins>
      <w:ins w:id="183" w:author="Microsoft Office User" w:date="2026-04-10T12:23:00Z">
        <w:r w:rsidR="00085BDB">
          <w:rPr>
            <w:rFonts w:asciiTheme="minorBidi" w:hAnsiTheme="minorBidi" w:cstheme="minorBidi"/>
            <w:color w:val="000000" w:themeColor="text1"/>
            <w:sz w:val="20"/>
          </w:rPr>
          <w:t>69</w:t>
        </w:r>
      </w:ins>
      <w:ins w:id="184" w:author="Microsoft Office User" w:date="2026-04-03T12:43:00Z">
        <w:r w:rsidRPr="00864224">
          <w:rPr>
            <w:rFonts w:asciiTheme="minorBidi" w:hAnsiTheme="minorBidi" w:cstheme="minorBidi"/>
            <w:color w:val="000000" w:themeColor="text1"/>
            <w:sz w:val="20"/>
          </w:rPr>
          <w:t>–1</w:t>
        </w:r>
      </w:ins>
      <w:ins w:id="185" w:author="Microsoft Office User" w:date="2026-04-10T12:23:00Z">
        <w:r w:rsidR="00085BDB">
          <w:rPr>
            <w:rFonts w:asciiTheme="minorBidi" w:hAnsiTheme="minorBidi" w:cstheme="minorBidi"/>
            <w:color w:val="000000" w:themeColor="text1"/>
            <w:sz w:val="20"/>
          </w:rPr>
          <w:t>73</w:t>
        </w:r>
      </w:ins>
      <w:ins w:id="186" w:author="Microsoft Office User" w:date="2026-04-03T12:43:00Z">
        <w:r w:rsidRPr="00864224">
          <w:rPr>
            <w:rFonts w:asciiTheme="minorBidi" w:hAnsiTheme="minorBidi" w:cstheme="minorBidi"/>
            <w:color w:val="000000" w:themeColor="text1"/>
            <w:sz w:val="20"/>
          </w:rPr>
          <w:t xml:space="preserve"> inserts across the </w:t>
        </w:r>
        <w:proofErr w:type="spellStart"/>
        <w:r w:rsidRPr="00864224">
          <w:rPr>
            <w:rFonts w:asciiTheme="minorBidi" w:hAnsiTheme="minorBidi" w:cstheme="minorBidi"/>
            <w:i/>
            <w:iCs/>
            <w:color w:val="000000" w:themeColor="text1"/>
            <w:sz w:val="20"/>
            <w:rPrChange w:id="187" w:author="Microsoft Office User" w:date="2026-04-03T12:44: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ins>
      <w:ins w:id="188" w:author="Microsoft Office User" w:date="2026-04-10T12:23:00Z">
        <w:r w:rsidR="00085BDB">
          <w:rPr>
            <w:rFonts w:asciiTheme="minorBidi" w:hAnsiTheme="minorBidi" w:cstheme="minorBidi"/>
            <w:color w:val="000000" w:themeColor="text1"/>
            <w:sz w:val="20"/>
          </w:rPr>
          <w:t>68</w:t>
        </w:r>
      </w:ins>
      <w:ins w:id="189" w:author="Microsoft Office User" w:date="2026-04-03T12:43:00Z">
        <w:r w:rsidRPr="00864224">
          <w:rPr>
            <w:rFonts w:asciiTheme="minorBidi" w:hAnsiTheme="minorBidi" w:cstheme="minorBidi"/>
            <w:color w:val="000000" w:themeColor="text1"/>
            <w:sz w:val="20"/>
          </w:rPr>
          <w:t>–1</w:t>
        </w:r>
      </w:ins>
      <w:ins w:id="190" w:author="Microsoft Office User" w:date="2026-04-10T12:23:00Z">
        <w:r w:rsidR="00085BDB">
          <w:rPr>
            <w:rFonts w:asciiTheme="minorBidi" w:hAnsiTheme="minorBidi" w:cstheme="minorBidi"/>
            <w:color w:val="000000" w:themeColor="text1"/>
            <w:sz w:val="20"/>
          </w:rPr>
          <w:t>73</w:t>
        </w:r>
      </w:ins>
      <w:ins w:id="191" w:author="Microsoft Office User" w:date="2026-04-03T12:43:00Z">
        <w:r w:rsidRPr="00864224">
          <w:rPr>
            <w:rFonts w:asciiTheme="minorBidi" w:hAnsiTheme="minorBidi" w:cstheme="minorBidi"/>
            <w:color w:val="000000" w:themeColor="text1"/>
            <w:sz w:val="20"/>
          </w:rPr>
          <w:t xml:space="preserve"> unique inserts), and </w:t>
        </w:r>
      </w:ins>
      <w:ins w:id="192" w:author="Microsoft Office User" w:date="2026-04-10T12:23:00Z">
        <w:r w:rsidR="00085BDB">
          <w:rPr>
            <w:rFonts w:asciiTheme="minorBidi" w:hAnsiTheme="minorBidi" w:cstheme="minorBidi"/>
            <w:color w:val="000000" w:themeColor="text1"/>
            <w:sz w:val="20"/>
          </w:rPr>
          <w:t>33</w:t>
        </w:r>
      </w:ins>
      <w:ins w:id="193" w:author="Microsoft Office User" w:date="2026-04-03T12:43:00Z">
        <w:r w:rsidRPr="00864224">
          <w:rPr>
            <w:rFonts w:asciiTheme="minorBidi" w:hAnsiTheme="minorBidi" w:cstheme="minorBidi"/>
            <w:color w:val="000000" w:themeColor="text1"/>
            <w:sz w:val="20"/>
          </w:rPr>
          <w:t>–</w:t>
        </w:r>
      </w:ins>
      <w:ins w:id="194" w:author="Microsoft Office User" w:date="2026-04-10T12:23:00Z">
        <w:r w:rsidR="00085BDB">
          <w:rPr>
            <w:rFonts w:asciiTheme="minorBidi" w:hAnsiTheme="minorBidi" w:cstheme="minorBidi"/>
            <w:color w:val="000000" w:themeColor="text1"/>
            <w:sz w:val="20"/>
          </w:rPr>
          <w:t>98</w:t>
        </w:r>
      </w:ins>
      <w:ins w:id="195" w:author="Microsoft Office User" w:date="2026-04-03T12:43:00Z">
        <w:r w:rsidRPr="00864224">
          <w:rPr>
            <w:rFonts w:asciiTheme="minorBidi" w:hAnsiTheme="minorBidi" w:cstheme="minorBidi"/>
            <w:color w:val="000000" w:themeColor="text1"/>
            <w:sz w:val="20"/>
          </w:rPr>
          <w:t xml:space="preserve"> inserts in the two additional cockroach species (</w:t>
        </w:r>
      </w:ins>
      <w:ins w:id="196" w:author="Microsoft Office User" w:date="2026-04-10T12:24:00Z">
        <w:r w:rsidR="00085BDB">
          <w:rPr>
            <w:rFonts w:asciiTheme="minorBidi" w:hAnsiTheme="minorBidi" w:cstheme="minorBidi"/>
            <w:color w:val="000000" w:themeColor="text1"/>
            <w:sz w:val="20"/>
          </w:rPr>
          <w:t>33</w:t>
        </w:r>
      </w:ins>
      <w:ins w:id="197" w:author="Microsoft Office User" w:date="2026-04-03T12:43:00Z">
        <w:r w:rsidRPr="00864224">
          <w:rPr>
            <w:rFonts w:asciiTheme="minorBidi" w:hAnsiTheme="minorBidi" w:cstheme="minorBidi"/>
            <w:color w:val="000000" w:themeColor="text1"/>
            <w:sz w:val="20"/>
          </w:rPr>
          <w:t>–</w:t>
        </w:r>
      </w:ins>
      <w:ins w:id="198" w:author="Microsoft Office User" w:date="2026-04-10T12:24:00Z">
        <w:r w:rsidR="00085BDB">
          <w:rPr>
            <w:rFonts w:asciiTheme="minorBidi" w:hAnsiTheme="minorBidi" w:cstheme="minorBidi"/>
            <w:color w:val="000000" w:themeColor="text1"/>
            <w:sz w:val="20"/>
          </w:rPr>
          <w:t>94</w:t>
        </w:r>
      </w:ins>
      <w:ins w:id="199"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200"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201"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202"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5"/>
          <w:footerReference w:type="default" r:id="rId16"/>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proofErr w:type="spellStart"/>
      <w:r w:rsidRPr="006B2DE1">
        <w:rPr>
          <w:rFonts w:ascii="Arial" w:hAnsi="Arial" w:cs="Arial"/>
          <w:b w:val="0"/>
          <w:sz w:val="20"/>
          <w:szCs w:val="20"/>
        </w:rPr>
        <w:t>Blattodea</w:t>
      </w:r>
      <w:proofErr w:type="spellEnd"/>
      <w:r w:rsidRPr="006B2DE1">
        <w:rPr>
          <w:rFonts w:ascii="Arial" w:hAnsi="Arial" w:cs="Arial"/>
          <w:b w:val="0"/>
          <w:sz w:val="20"/>
          <w:szCs w:val="20"/>
        </w:rPr>
        <w:t xml:space="preserve"> and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203"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F832C8" w:rsidRDefault="00C529C0" w:rsidP="00B14FE9">
      <w:pPr>
        <w:pStyle w:val="SMHeading"/>
        <w:rPr>
          <w:ins w:id="204" w:author="Microsoft Office User" w:date="2026-04-03T11:01:00Z"/>
          <w:rFonts w:ascii="Arial" w:hAnsi="Arial" w:cs="Arial"/>
          <w:b w:val="0"/>
          <w:sz w:val="20"/>
          <w:szCs w:val="20"/>
          <w:lang w:val="en-AU"/>
          <w:rPrChange w:id="205" w:author="Microsoft Office User" w:date="2026-04-03T12:54:00Z">
            <w:rPr>
              <w:ins w:id="206" w:author="Microsoft Office User" w:date="2026-04-03T11:01:00Z"/>
              <w:rFonts w:ascii="Arial" w:hAnsi="Arial" w:cs="Arial"/>
              <w:b w:val="0"/>
              <w:sz w:val="20"/>
              <w:szCs w:val="20"/>
              <w:lang w:val="it-IT"/>
            </w:rPr>
          </w:rPrChange>
        </w:rPr>
      </w:pPr>
      <w:ins w:id="207" w:author="Microsoft Office User" w:date="2026-04-03T10:15:00Z">
        <w:r w:rsidRPr="00725612">
          <w:rPr>
            <w:rFonts w:ascii="Arial" w:hAnsi="Arial" w:cs="Arial"/>
            <w:sz w:val="20"/>
            <w:szCs w:val="20"/>
            <w:lang w:val="en-AU"/>
            <w:rPrChange w:id="208"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209"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210" w:author="Microsoft Office User" w:date="2026-04-06T15:33:00Z">
              <w:rPr>
                <w:rFonts w:ascii="Arial" w:hAnsi="Arial" w:cs="Arial"/>
                <w:sz w:val="20"/>
                <w:szCs w:val="20"/>
              </w:rPr>
            </w:rPrChange>
          </w:rPr>
          <w:t xml:space="preserve">. </w:t>
        </w:r>
      </w:ins>
      <w:ins w:id="211" w:author="Microsoft Office User" w:date="2026-04-14T15:20:00Z">
        <w:r w:rsidR="005F1B64" w:rsidRPr="005F1B64">
          <w:rPr>
            <w:rFonts w:ascii="Arial" w:hAnsi="Arial" w:cs="Arial"/>
            <w:b w:val="0"/>
            <w:bCs w:val="0"/>
            <w:sz w:val="20"/>
            <w:szCs w:val="20"/>
            <w:lang w:val="en-AU"/>
            <w:rPrChange w:id="212" w:author="Microsoft Office User" w:date="2026-04-14T15:20:00Z">
              <w:rPr>
                <w:rFonts w:ascii="Arial" w:hAnsi="Arial" w:cs="Arial"/>
                <w:sz w:val="20"/>
                <w:szCs w:val="20"/>
                <w:lang w:val="en-AU"/>
              </w:rPr>
            </w:rPrChange>
          </w:rPr>
          <w:t>Results of the</w:t>
        </w:r>
        <w:r w:rsidR="005F1B64">
          <w:rPr>
            <w:rFonts w:ascii="Arial" w:hAnsi="Arial" w:cs="Arial"/>
            <w:sz w:val="20"/>
            <w:szCs w:val="20"/>
            <w:lang w:val="en-AU"/>
          </w:rPr>
          <w:t xml:space="preserve"> </w:t>
        </w:r>
      </w:ins>
      <w:ins w:id="213" w:author="Microsoft Office User" w:date="2026-04-03T10:15:00Z">
        <w:r w:rsidRPr="00F832C8">
          <w:rPr>
            <w:rFonts w:ascii="Arial" w:hAnsi="Arial" w:cs="Arial"/>
            <w:b w:val="0"/>
            <w:sz w:val="20"/>
            <w:szCs w:val="20"/>
            <w:lang w:val="en-AU"/>
            <w:rPrChange w:id="214" w:author="Microsoft Office User" w:date="2026-04-03T12:54:00Z">
              <w:rPr>
                <w:rFonts w:ascii="Arial" w:hAnsi="Arial" w:cs="Arial"/>
                <w:b w:val="0"/>
                <w:sz w:val="20"/>
                <w:szCs w:val="20"/>
              </w:rPr>
            </w:rPrChange>
          </w:rPr>
          <w:t xml:space="preserve">Chi-Square </w:t>
        </w:r>
      </w:ins>
      <w:ins w:id="215" w:author="Microsoft Office User" w:date="2026-04-14T15:20:00Z">
        <w:r w:rsidR="005F1B64">
          <w:rPr>
            <w:rFonts w:ascii="Arial" w:hAnsi="Arial" w:cs="Arial"/>
            <w:b w:val="0"/>
            <w:sz w:val="20"/>
            <w:szCs w:val="20"/>
            <w:lang w:val="en-AU"/>
          </w:rPr>
          <w:t>tes</w:t>
        </w:r>
      </w:ins>
      <w:ins w:id="216" w:author="Microsoft Office User" w:date="2026-04-14T15:21:00Z">
        <w:r w:rsidR="005F1B64">
          <w:rPr>
            <w:rFonts w:ascii="Arial" w:hAnsi="Arial" w:cs="Arial"/>
            <w:b w:val="0"/>
            <w:sz w:val="20"/>
            <w:szCs w:val="20"/>
            <w:lang w:val="en-AU"/>
          </w:rPr>
          <w:t xml:space="preserve">t </w:t>
        </w:r>
      </w:ins>
      <w:ins w:id="217" w:author="Microsoft Office User" w:date="2026-04-03T10:15:00Z">
        <w:r w:rsidRPr="00F832C8">
          <w:rPr>
            <w:rFonts w:ascii="Arial" w:hAnsi="Arial" w:cs="Arial"/>
            <w:b w:val="0"/>
            <w:sz w:val="20"/>
            <w:szCs w:val="20"/>
            <w:lang w:val="en-AU"/>
            <w:rPrChange w:id="218" w:author="Microsoft Office User" w:date="2026-04-03T12:54:00Z">
              <w:rPr>
                <w:rFonts w:ascii="Arial" w:hAnsi="Arial" w:cs="Arial"/>
                <w:b w:val="0"/>
                <w:sz w:val="20"/>
                <w:szCs w:val="20"/>
              </w:rPr>
            </w:rPrChange>
          </w:rPr>
          <w:t>analys</w:t>
        </w:r>
      </w:ins>
      <w:ins w:id="219" w:author="Microsoft Office User" w:date="2026-04-03T12:54:00Z">
        <w:r w:rsidR="00F832C8" w:rsidRPr="00F832C8">
          <w:rPr>
            <w:rFonts w:ascii="Arial" w:hAnsi="Arial" w:cs="Arial"/>
            <w:b w:val="0"/>
            <w:sz w:val="20"/>
            <w:szCs w:val="20"/>
            <w:lang w:val="en-AU"/>
            <w:rPrChange w:id="220" w:author="Microsoft Office User" w:date="2026-04-03T12:54:00Z">
              <w:rPr>
                <w:rFonts w:ascii="Arial" w:hAnsi="Arial" w:cs="Arial"/>
                <w:b w:val="0"/>
                <w:sz w:val="20"/>
                <w:szCs w:val="20"/>
                <w:lang w:val="it-IT"/>
              </w:rPr>
            </w:rPrChange>
          </w:rPr>
          <w:t xml:space="preserve">es </w:t>
        </w:r>
      </w:ins>
      <w:ins w:id="221" w:author="Microsoft Office User" w:date="2026-04-14T15:20:00Z">
        <w:r w:rsidR="005F1B64">
          <w:rPr>
            <w:rFonts w:ascii="Arial" w:hAnsi="Arial" w:cs="Arial"/>
            <w:b w:val="0"/>
            <w:sz w:val="20"/>
            <w:szCs w:val="20"/>
            <w:lang w:val="en-AU"/>
          </w:rPr>
          <w:t xml:space="preserve">(and </w:t>
        </w:r>
      </w:ins>
      <w:ins w:id="222" w:author="Microsoft Office User" w:date="2026-04-13T10:49:00Z">
        <w:r w:rsidR="00EB3024" w:rsidRPr="00EB3024">
          <w:rPr>
            <w:rFonts w:ascii="Arial" w:hAnsi="Arial" w:cs="Arial"/>
            <w:b w:val="0"/>
            <w:sz w:val="20"/>
            <w:szCs w:val="20"/>
            <w:lang w:val="en-AU"/>
          </w:rPr>
          <w:t>associated effect sizes</w:t>
        </w:r>
      </w:ins>
      <w:commentRangeStart w:id="223"/>
      <w:ins w:id="224" w:author="Microsoft Office User" w:date="2026-04-14T15:20:00Z">
        <w:r w:rsidR="005F1B64">
          <w:rPr>
            <w:rFonts w:ascii="Arial" w:hAnsi="Arial" w:cs="Arial"/>
            <w:b w:val="0"/>
            <w:sz w:val="20"/>
            <w:szCs w:val="20"/>
            <w:lang w:val="en-AU"/>
          </w:rPr>
          <w:t>)</w:t>
        </w:r>
      </w:ins>
      <w:commentRangeEnd w:id="223"/>
      <w:ins w:id="225" w:author="Microsoft Office User" w:date="2026-04-14T15:22:00Z">
        <w:r w:rsidR="00423C88">
          <w:rPr>
            <w:rStyle w:val="CommentReference"/>
            <w:rFonts w:ascii="Arial" w:hAnsi="Arial" w:cs="Arial"/>
            <w:b w:val="0"/>
            <w:sz w:val="20"/>
            <w:szCs w:val="20"/>
            <w:lang w:val="en-AU"/>
          </w:rPr>
          <w:commentReference w:id="223"/>
        </w:r>
      </w:ins>
      <w:ins w:id="226" w:author="Microsoft Office User" w:date="2026-04-14T15:20:00Z">
        <w:r w:rsidR="005F1B64">
          <w:rPr>
            <w:rFonts w:ascii="Arial" w:hAnsi="Arial" w:cs="Arial"/>
            <w:b w:val="0"/>
            <w:sz w:val="20"/>
            <w:szCs w:val="20"/>
            <w:lang w:val="en-AU"/>
          </w:rPr>
          <w:t xml:space="preserve"> and </w:t>
        </w:r>
        <w:r w:rsidR="005F1B64" w:rsidRPr="005F1B64">
          <w:rPr>
            <w:rFonts w:ascii="Arial" w:hAnsi="Arial" w:cs="Arial"/>
            <w:b w:val="0"/>
            <w:sz w:val="20"/>
            <w:szCs w:val="20"/>
            <w:lang w:val="en-AU"/>
          </w:rPr>
          <w:t>Kolmogorov–Smirnov (KS) t</w:t>
        </w:r>
      </w:ins>
      <w:ins w:id="227" w:author="Microsoft Office User" w:date="2026-04-14T15:21:00Z">
        <w:r w:rsidR="005F1B64">
          <w:rPr>
            <w:rFonts w:ascii="Arial" w:hAnsi="Arial" w:cs="Arial"/>
            <w:b w:val="0"/>
            <w:sz w:val="20"/>
            <w:szCs w:val="20"/>
            <w:lang w:val="en-AU"/>
          </w:rPr>
          <w:t xml:space="preserve">est analyses for </w:t>
        </w:r>
      </w:ins>
      <w:ins w:id="228" w:author="Microsoft Office User" w:date="2026-04-14T15:22:00Z">
        <w:r w:rsidR="00423C88" w:rsidRPr="00423C88">
          <w:rPr>
            <w:rFonts w:ascii="Arial" w:hAnsi="Arial" w:cs="Arial"/>
            <w:b w:val="0"/>
            <w:sz w:val="20"/>
            <w:szCs w:val="20"/>
            <w:lang w:val="en-AU"/>
          </w:rPr>
          <w:t>assess</w:t>
        </w:r>
        <w:r w:rsidR="00B14FE9">
          <w:rPr>
            <w:rFonts w:ascii="Arial" w:hAnsi="Arial" w:cs="Arial"/>
            <w:b w:val="0"/>
            <w:sz w:val="20"/>
            <w:szCs w:val="20"/>
            <w:lang w:val="en-AU"/>
          </w:rPr>
          <w:t>ing</w:t>
        </w:r>
        <w:r w:rsidR="00423C88" w:rsidRPr="00423C88">
          <w:rPr>
            <w:rFonts w:ascii="Arial" w:hAnsi="Arial" w:cs="Arial"/>
            <w:b w:val="0"/>
            <w:sz w:val="20"/>
            <w:szCs w:val="20"/>
            <w:lang w:val="en-AU"/>
          </w:rPr>
          <w:t xml:space="preserve"> the distribution of inserts among and along the host genome contigs</w:t>
        </w:r>
        <w:r w:rsidR="00B14FE9">
          <w:rPr>
            <w:rFonts w:ascii="Arial" w:hAnsi="Arial" w:cs="Arial"/>
            <w:b w:val="0"/>
            <w:sz w:val="20"/>
            <w:szCs w:val="20"/>
            <w:lang w:val="en-AU"/>
          </w:rPr>
          <w:t>.</w:t>
        </w:r>
      </w:ins>
    </w:p>
    <w:p w14:paraId="4CE99BFD" w14:textId="63F4DE0F" w:rsidR="00195A2B" w:rsidRPr="00E45B2B" w:rsidRDefault="00195A2B" w:rsidP="00195A2B">
      <w:pPr>
        <w:pStyle w:val="SMHeading"/>
        <w:rPr>
          <w:ins w:id="229" w:author="Microsoft Office User" w:date="2026-04-03T11:01:00Z"/>
          <w:rFonts w:ascii="Arial" w:hAnsi="Arial" w:cs="Arial"/>
          <w:sz w:val="20"/>
          <w:szCs w:val="20"/>
          <w:lang w:val="en-AU"/>
          <w:rPrChange w:id="230" w:author="Microsoft Office User" w:date="2026-04-03T11:01:00Z">
            <w:rPr>
              <w:ins w:id="231" w:author="Microsoft Office User" w:date="2026-04-03T11:01:00Z"/>
              <w:rFonts w:ascii="Arial" w:hAnsi="Arial" w:cs="Arial"/>
              <w:sz w:val="20"/>
              <w:szCs w:val="20"/>
              <w:lang w:val="it-IT"/>
            </w:rPr>
          </w:rPrChange>
        </w:rPr>
      </w:pPr>
      <w:ins w:id="232" w:author="Microsoft Office User" w:date="2026-04-03T11:01:00Z">
        <w:r w:rsidRPr="00E45B2B">
          <w:rPr>
            <w:rFonts w:ascii="Arial" w:hAnsi="Arial" w:cs="Arial"/>
            <w:sz w:val="20"/>
            <w:szCs w:val="20"/>
            <w:lang w:val="en-AU"/>
            <w:rPrChange w:id="233"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234"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235"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236" w:author="Microsoft Office User" w:date="2026-04-03T11:01:00Z">
              <w:rPr>
                <w:rFonts w:ascii="Arial" w:hAnsi="Arial" w:cs="Arial"/>
                <w:b w:val="0"/>
                <w:sz w:val="20"/>
                <w:szCs w:val="20"/>
                <w:lang w:val="it-IT"/>
              </w:rPr>
            </w:rPrChange>
          </w:rPr>
          <w:t>Gene names for inserts found in exon</w:t>
        </w:r>
      </w:ins>
      <w:ins w:id="237" w:author="Maxim Warwick Dus Adams" w:date="2026-04-16T17:03:00Z">
        <w:r w:rsidR="004C7556">
          <w:rPr>
            <w:rFonts w:ascii="Arial" w:hAnsi="Arial" w:cs="Arial"/>
            <w:b w:val="0"/>
            <w:sz w:val="20"/>
            <w:szCs w:val="20"/>
            <w:lang w:val="en-AU"/>
          </w:rPr>
          <w:t>s based on homology predictions in FGENESH++.</w:t>
        </w:r>
      </w:ins>
      <w:ins w:id="238" w:author="Microsoft Office User" w:date="2026-04-03T11:01:00Z">
        <w:del w:id="239" w:author="Maxim Warwick Dus Adams" w:date="2026-04-16T17:03:00Z">
          <w:r w:rsidRPr="00E45B2B" w:rsidDel="004C7556">
            <w:rPr>
              <w:rFonts w:ascii="Arial" w:hAnsi="Arial" w:cs="Arial"/>
              <w:b w:val="0"/>
              <w:sz w:val="20"/>
              <w:szCs w:val="20"/>
              <w:lang w:val="en-AU"/>
              <w:rPrChange w:id="240" w:author="Microsoft Office User" w:date="2026-04-03T11:01:00Z">
                <w:rPr>
                  <w:rFonts w:ascii="Arial" w:hAnsi="Arial" w:cs="Arial"/>
                  <w:b w:val="0"/>
                  <w:sz w:val="20"/>
                  <w:szCs w:val="20"/>
                  <w:lang w:val="it-IT"/>
                </w:rPr>
              </w:rPrChange>
            </w:rPr>
            <w:delText>s</w:delText>
          </w:r>
        </w:del>
      </w:ins>
      <w:ins w:id="241" w:author="Microsoft Office User" w:date="2026-04-03T12:54:00Z">
        <w:del w:id="242" w:author="Maxim Warwick Dus Adams" w:date="2026-04-16T17:03:00Z">
          <w:r w:rsidR="00F832C8" w:rsidDel="004C7556">
            <w:rPr>
              <w:rFonts w:ascii="Arial" w:hAnsi="Arial" w:cs="Arial"/>
              <w:b w:val="0"/>
              <w:sz w:val="20"/>
              <w:szCs w:val="20"/>
              <w:lang w:val="en-AU"/>
            </w:rPr>
            <w:delText>…</w:delText>
          </w:r>
        </w:del>
      </w:ins>
      <w:ins w:id="243" w:author="Microsoft Office User" w:date="2026-04-03T11:01:00Z">
        <w:del w:id="244" w:author="Maxim Warwick Dus Adams" w:date="2026-04-16T17:03:00Z">
          <w:r w:rsidRPr="00E45B2B" w:rsidDel="004C7556">
            <w:rPr>
              <w:rFonts w:ascii="Arial" w:hAnsi="Arial" w:cs="Arial"/>
              <w:b w:val="0"/>
              <w:sz w:val="20"/>
              <w:szCs w:val="20"/>
              <w:lang w:val="en-AU"/>
              <w:rPrChange w:id="245" w:author="Microsoft Office User" w:date="2026-04-03T11:01:00Z">
                <w:rPr>
                  <w:rFonts w:ascii="Arial" w:hAnsi="Arial" w:cs="Arial"/>
                  <w:b w:val="0"/>
                  <w:sz w:val="20"/>
                  <w:szCs w:val="20"/>
                  <w:lang w:val="it-IT"/>
                </w:rPr>
              </w:rPrChange>
            </w:rPr>
            <w:delText xml:space="preserve"> </w:delText>
          </w:r>
        </w:del>
      </w:ins>
      <w:ins w:id="246" w:author="Microsoft Office User" w:date="2026-04-06T20:02:00Z">
        <w:del w:id="247" w:author="Maxim Warwick Dus Adams" w:date="2026-04-16T17:03:00Z">
          <w:r w:rsidR="00AD5BA1" w:rsidDel="004C7556">
            <w:rPr>
              <w:rFonts w:ascii="Arial" w:hAnsi="Arial" w:cs="Arial"/>
              <w:b w:val="0"/>
              <w:sz w:val="20"/>
              <w:szCs w:val="20"/>
              <w:lang w:val="en-AU"/>
            </w:rPr>
            <w:delText>[for Maxim to complete]</w:delText>
          </w:r>
        </w:del>
      </w:ins>
    </w:p>
    <w:p w14:paraId="47FFB1CD" w14:textId="038DDA51" w:rsidR="006B2DE1" w:rsidRPr="00E45B2B" w:rsidRDefault="006B2DE1" w:rsidP="006B2DE1">
      <w:pPr>
        <w:pStyle w:val="SMHeading"/>
        <w:rPr>
          <w:rFonts w:ascii="Arial" w:hAnsi="Arial" w:cs="Arial"/>
          <w:sz w:val="20"/>
          <w:szCs w:val="20"/>
          <w:lang w:val="en-AU"/>
          <w:rPrChange w:id="248" w:author="Microsoft Office User" w:date="2026-04-03T11:01:00Z">
            <w:rPr>
              <w:rFonts w:ascii="Arial" w:hAnsi="Arial" w:cs="Arial"/>
              <w:sz w:val="20"/>
              <w:szCs w:val="20"/>
            </w:rPr>
          </w:rPrChange>
        </w:rPr>
      </w:pPr>
      <w:r w:rsidRPr="00E45B2B">
        <w:rPr>
          <w:rFonts w:ascii="Arial" w:hAnsi="Arial" w:cs="Arial"/>
          <w:b w:val="0"/>
          <w:sz w:val="20"/>
          <w:szCs w:val="20"/>
          <w:lang w:val="en-AU"/>
          <w:rPrChange w:id="249"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250"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w:t>
      </w:r>
      <w:proofErr w:type="spellStart"/>
      <w:r w:rsidRPr="008F5282">
        <w:rPr>
          <w:rFonts w:asciiTheme="minorBidi" w:hAnsiTheme="minorBidi" w:cstheme="minorBidi"/>
          <w:color w:val="000000" w:themeColor="text1"/>
          <w:sz w:val="20"/>
        </w:rPr>
        <w:t>Pevzner</w:t>
      </w:r>
      <w:proofErr w:type="spellEnd"/>
      <w:r w:rsidRPr="008F5282">
        <w:rPr>
          <w:rFonts w:asciiTheme="minorBidi" w:hAnsiTheme="minorBidi" w:cstheme="minorBidi"/>
          <w:color w:val="000000" w:themeColor="text1"/>
          <w:sz w:val="20"/>
        </w:rPr>
        <w:t xml:space="preserve">,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Gurevich</w:t>
      </w:r>
      <w:proofErr w:type="spellEnd"/>
      <w:r w:rsidRPr="008F5282">
        <w:rPr>
          <w:rFonts w:asciiTheme="minorBidi" w:hAnsiTheme="minorBidi" w:cstheme="minorBidi"/>
          <w:color w:val="000000" w:themeColor="text1"/>
          <w:sz w:val="20"/>
        </w:rPr>
        <w:t xml:space="preserve">, V. </w:t>
      </w:r>
      <w:proofErr w:type="spellStart"/>
      <w:r w:rsidRPr="008F5282">
        <w:rPr>
          <w:rFonts w:asciiTheme="minorBidi" w:hAnsiTheme="minorBidi" w:cstheme="minorBidi"/>
          <w:color w:val="000000" w:themeColor="text1"/>
          <w:sz w:val="20"/>
        </w:rPr>
        <w:t>Saveliev</w:t>
      </w:r>
      <w:proofErr w:type="spellEnd"/>
      <w:r w:rsidRPr="008F5282">
        <w:rPr>
          <w:rFonts w:asciiTheme="minorBidi" w:hAnsiTheme="minorBidi" w:cstheme="minorBidi"/>
          <w:color w:val="000000" w:themeColor="text1"/>
          <w:sz w:val="20"/>
        </w:rPr>
        <w:t xml:space="preserve">,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w:t>
      </w:r>
      <w:proofErr w:type="spellStart"/>
      <w:r w:rsidRPr="008F5282">
        <w:rPr>
          <w:rFonts w:asciiTheme="minorBidi" w:hAnsiTheme="minorBidi" w:cstheme="minorBidi"/>
          <w:color w:val="000000" w:themeColor="text1"/>
          <w:sz w:val="20"/>
        </w:rPr>
        <w:t>Tesler</w:t>
      </w:r>
      <w:proofErr w:type="spellEnd"/>
      <w:r w:rsidRPr="008F5282">
        <w:rPr>
          <w:rFonts w:asciiTheme="minorBidi" w:hAnsiTheme="minorBidi" w:cstheme="minorBidi"/>
          <w:color w:val="000000" w:themeColor="text1"/>
          <w:sz w:val="20"/>
        </w:rPr>
        <w:t xml:space="preserve">,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w:t>
      </w:r>
      <w:proofErr w:type="gramStart"/>
      <w:r w:rsidRPr="008F5282">
        <w:rPr>
          <w:rFonts w:asciiTheme="minorBidi" w:hAnsiTheme="minorBidi" w:cstheme="minorBidi"/>
          <w:color w:val="000000" w:themeColor="text1"/>
          <w:sz w:val="20"/>
        </w:rPr>
        <w:t>single-copy</w:t>
      </w:r>
      <w:proofErr w:type="gramEnd"/>
      <w:r w:rsidRPr="008F5282">
        <w:rPr>
          <w:rFonts w:asciiTheme="minorBidi" w:hAnsiTheme="minorBidi" w:cstheme="minorBidi"/>
          <w:color w:val="000000" w:themeColor="text1"/>
          <w:sz w:val="20"/>
        </w:rPr>
        <w:t xml:space="preserve">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w:t>
      </w:r>
      <w:proofErr w:type="spellStart"/>
      <w:r w:rsidRPr="008F5282">
        <w:rPr>
          <w:rFonts w:asciiTheme="minorBidi" w:hAnsiTheme="minorBidi" w:cstheme="minorBidi"/>
          <w:color w:val="000000" w:themeColor="text1"/>
          <w:sz w:val="20"/>
        </w:rPr>
        <w:t>Salamov</w:t>
      </w:r>
      <w:proofErr w:type="spellEnd"/>
      <w:r w:rsidRPr="008F5282">
        <w:rPr>
          <w:rFonts w:asciiTheme="minorBidi" w:hAnsiTheme="minorBidi" w:cstheme="minorBidi"/>
          <w:color w:val="000000" w:themeColor="text1"/>
          <w:sz w:val="20"/>
        </w:rPr>
        <w:t xml:space="preserve">, V. 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P. </w:t>
      </w:r>
      <w:proofErr w:type="spellStart"/>
      <w:r w:rsidRPr="008F5282">
        <w:rPr>
          <w:rFonts w:asciiTheme="minorBidi" w:hAnsiTheme="minorBidi" w:cstheme="minorBidi"/>
          <w:color w:val="000000" w:themeColor="text1"/>
          <w:sz w:val="20"/>
        </w:rPr>
        <w:t>Kosarev</w:t>
      </w:r>
      <w:proofErr w:type="spellEnd"/>
      <w:r w:rsidRPr="008F5282">
        <w:rPr>
          <w:rFonts w:asciiTheme="minorBidi" w:hAnsiTheme="minorBidi" w:cstheme="minorBidi"/>
          <w:color w:val="000000" w:themeColor="text1"/>
          <w:sz w:val="20"/>
        </w:rPr>
        <w:t xml:space="preserve">,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w:t>
      </w:r>
      <w:proofErr w:type="spellStart"/>
      <w:r w:rsidRPr="008F5282">
        <w:rPr>
          <w:rFonts w:asciiTheme="minorBidi" w:hAnsiTheme="minorBidi" w:cstheme="minorBidi"/>
          <w:color w:val="000000" w:themeColor="text1"/>
          <w:sz w:val="20"/>
        </w:rPr>
        <w:t>Vorobyev</w:t>
      </w:r>
      <w:proofErr w:type="spellEnd"/>
      <w:r w:rsidRPr="008F5282">
        <w:rPr>
          <w:rFonts w:asciiTheme="minorBidi" w:hAnsiTheme="minorBidi" w:cstheme="minorBidi"/>
          <w:color w:val="000000" w:themeColor="text1"/>
          <w:sz w:val="20"/>
        </w:rPr>
        <w:t xml:space="preserve">, Automatic annotation of eukaryotic genes, </w:t>
      </w:r>
      <w:proofErr w:type="gramStart"/>
      <w:r w:rsidRPr="008F5282">
        <w:rPr>
          <w:rFonts w:asciiTheme="minorBidi" w:hAnsiTheme="minorBidi" w:cstheme="minorBidi"/>
          <w:color w:val="000000" w:themeColor="text1"/>
          <w:sz w:val="20"/>
        </w:rPr>
        <w:t>pseudogenes</w:t>
      </w:r>
      <w:proofErr w:type="gramEnd"/>
      <w:r w:rsidRPr="008F5282">
        <w:rPr>
          <w:rFonts w:asciiTheme="minorBidi" w:hAnsiTheme="minorBidi" w:cstheme="minorBidi"/>
          <w:color w:val="000000" w:themeColor="text1"/>
          <w:sz w:val="20"/>
        </w:rPr>
        <w:t xml:space="preserve">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w:t>
      </w:r>
      <w:proofErr w:type="spellStart"/>
      <w:r w:rsidRPr="008F5282">
        <w:rPr>
          <w:rFonts w:asciiTheme="minorBidi" w:hAnsiTheme="minorBidi" w:cstheme="minorBidi"/>
          <w:color w:val="000000" w:themeColor="text1"/>
          <w:sz w:val="20"/>
        </w:rPr>
        <w:t>Hubley</w:t>
      </w:r>
      <w:proofErr w:type="spellEnd"/>
      <w:r w:rsidRPr="008F5282">
        <w:rPr>
          <w:rFonts w:asciiTheme="minorBidi" w:hAnsiTheme="minorBidi" w:cstheme="minorBidi"/>
          <w:color w:val="000000" w:themeColor="text1"/>
          <w:sz w:val="20"/>
        </w:rPr>
        <w:t xml:space="preserve">,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7"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S. Andrews, </w:t>
      </w:r>
      <w:proofErr w:type="spellStart"/>
      <w:r w:rsidRPr="008F5282">
        <w:rPr>
          <w:rFonts w:asciiTheme="minorBidi" w:hAnsiTheme="minorBidi" w:cstheme="minorBidi"/>
          <w:color w:val="000000" w:themeColor="text1"/>
          <w:sz w:val="20"/>
        </w:rPr>
        <w:t>FastQC</w:t>
      </w:r>
      <w:proofErr w:type="spellEnd"/>
      <w:r w:rsidRPr="008F5282">
        <w:rPr>
          <w:rFonts w:asciiTheme="minorBidi" w:hAnsiTheme="minorBidi" w:cstheme="minorBidi"/>
          <w:color w:val="000000" w:themeColor="text1"/>
          <w:sz w:val="20"/>
        </w:rPr>
        <w:t>: A Quality Control Tool for High Throughput Sequence Data (</w:t>
      </w:r>
      <w:proofErr w:type="spellStart"/>
      <w:r w:rsidRPr="008F5282">
        <w:rPr>
          <w:rFonts w:asciiTheme="minorBidi" w:hAnsiTheme="minorBidi" w:cstheme="minorBidi"/>
          <w:color w:val="000000" w:themeColor="text1"/>
          <w:sz w:val="20"/>
        </w:rPr>
        <w:t>Babraham</w:t>
      </w:r>
      <w:proofErr w:type="spellEnd"/>
      <w:r w:rsidRPr="008F5282">
        <w:rPr>
          <w:rFonts w:asciiTheme="minorBidi" w:hAnsiTheme="minorBidi" w:cstheme="minorBidi"/>
          <w:color w:val="000000" w:themeColor="text1"/>
          <w:sz w:val="20"/>
        </w:rPr>
        <w:t xml:space="preserve">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w:t>
      </w:r>
      <w:proofErr w:type="spellStart"/>
      <w:r w:rsidRPr="008F5282">
        <w:rPr>
          <w:rFonts w:asciiTheme="minorBidi" w:hAnsiTheme="minorBidi" w:cstheme="minorBidi"/>
          <w:color w:val="000000" w:themeColor="text1"/>
          <w:sz w:val="20"/>
        </w:rPr>
        <w:t>Paggi</w:t>
      </w:r>
      <w:proofErr w:type="spellEnd"/>
      <w:r w:rsidRPr="008F5282">
        <w:rPr>
          <w:rFonts w:asciiTheme="minorBidi" w:hAnsiTheme="minorBidi" w:cstheme="minorBidi"/>
          <w:color w:val="000000" w:themeColor="text1"/>
          <w:sz w:val="20"/>
        </w:rPr>
        <w:t xml:space="preserve">, C. Park, C. Bennett, S. L. </w:t>
      </w:r>
      <w:proofErr w:type="spellStart"/>
      <w:r w:rsidRPr="008F5282">
        <w:rPr>
          <w:rFonts w:asciiTheme="minorBidi" w:hAnsiTheme="minorBidi" w:cstheme="minorBidi"/>
          <w:color w:val="000000" w:themeColor="text1"/>
          <w:sz w:val="20"/>
        </w:rPr>
        <w:t>Salzberg</w:t>
      </w:r>
      <w:proofErr w:type="spellEnd"/>
      <w:r w:rsidRPr="008F5282">
        <w:rPr>
          <w:rFonts w:asciiTheme="minorBidi" w:hAnsiTheme="minorBidi" w:cstheme="minorBidi"/>
          <w:color w:val="000000" w:themeColor="text1"/>
          <w:sz w:val="20"/>
        </w:rPr>
        <w:t xml:space="preserve">,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M.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w:t>
      </w:r>
      <w:proofErr w:type="spellStart"/>
      <w:r w:rsidRPr="008F5282">
        <w:rPr>
          <w:rFonts w:asciiTheme="minorBidi" w:hAnsiTheme="minorBidi" w:cstheme="minorBidi"/>
          <w:color w:val="000000" w:themeColor="text1"/>
          <w:sz w:val="20"/>
        </w:rPr>
        <w:t>Schäffer</w:t>
      </w:r>
      <w:proofErr w:type="spellEnd"/>
      <w:r w:rsidRPr="008F5282">
        <w:rPr>
          <w:rFonts w:asciiTheme="minorBidi" w:hAnsiTheme="minorBidi" w:cstheme="minorBidi"/>
          <w:color w:val="000000" w:themeColor="text1"/>
          <w:sz w:val="20"/>
        </w:rPr>
        <w:t xml:space="preserve">, R. </w:t>
      </w:r>
      <w:proofErr w:type="spellStart"/>
      <w:r w:rsidRPr="008F5282">
        <w:rPr>
          <w:rFonts w:asciiTheme="minorBidi" w:hAnsiTheme="minorBidi" w:cstheme="minorBidi"/>
          <w:color w:val="000000" w:themeColor="text1"/>
          <w:sz w:val="20"/>
        </w:rPr>
        <w:t>Agarwala</w:t>
      </w:r>
      <w:proofErr w:type="spellEnd"/>
      <w:r w:rsidRPr="008F5282">
        <w:rPr>
          <w:rFonts w:asciiTheme="minorBidi" w:hAnsiTheme="minorBidi" w:cstheme="minorBidi"/>
          <w:color w:val="000000" w:themeColor="text1"/>
          <w:sz w:val="20"/>
        </w:rPr>
        <w:t xml:space="preserve">,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ListParagraph"/>
        <w:numPr>
          <w:ilvl w:val="0"/>
          <w:numId w:val="15"/>
        </w:numPr>
        <w:contextualSpacing/>
        <w:jc w:val="both"/>
        <w:rPr>
          <w:ins w:id="251" w:author="Microsoft Office User" w:date="2026-04-13T10:30:00Z"/>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120FE2" w:rsidRDefault="00120FE2" w:rsidP="00120FE2">
      <w:pPr>
        <w:pStyle w:val="ListParagraph"/>
        <w:numPr>
          <w:ilvl w:val="0"/>
          <w:numId w:val="15"/>
        </w:numPr>
        <w:contextualSpacing/>
        <w:jc w:val="both"/>
        <w:rPr>
          <w:ins w:id="252" w:author="Microsoft Office User" w:date="2026-04-13T10:30:00Z"/>
          <w:rFonts w:asciiTheme="minorBidi" w:hAnsiTheme="minorBidi" w:cstheme="minorBidi"/>
          <w:color w:val="000000" w:themeColor="text1"/>
          <w:sz w:val="20"/>
          <w:rPrChange w:id="253" w:author="Microsoft Office User" w:date="2026-04-13T10:30:00Z">
            <w:rPr>
              <w:ins w:id="254" w:author="Microsoft Office User" w:date="2026-04-13T10:30:00Z"/>
            </w:rPr>
          </w:rPrChange>
        </w:rPr>
      </w:pPr>
      <w:ins w:id="255" w:author="Microsoft Office User" w:date="2026-04-13T10:30:00Z">
        <w:r w:rsidRPr="00120FE2">
          <w:rPr>
            <w:rFonts w:asciiTheme="minorBidi" w:hAnsiTheme="minorBidi" w:cstheme="minorBidi"/>
            <w:color w:val="000000" w:themeColor="text1"/>
            <w:sz w:val="20"/>
          </w:rPr>
          <w:t xml:space="preserve">A. C. A. </w:t>
        </w:r>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Hope</w:t>
        </w:r>
        <w:r>
          <w:rPr>
            <w:rFonts w:asciiTheme="minorBidi" w:hAnsiTheme="minorBidi" w:cstheme="minorBidi"/>
            <w:color w:val="000000" w:themeColor="text1"/>
            <w:sz w:val="20"/>
          </w:rPr>
          <w:t>,</w:t>
        </w:r>
        <w:r w:rsidRPr="00120FE2">
          <w:rPr>
            <w:rFonts w:asciiTheme="minorBidi" w:hAnsiTheme="minorBidi" w:cstheme="minorBidi"/>
            <w:color w:val="000000" w:themeColor="text1"/>
            <w:sz w:val="20"/>
          </w:rPr>
          <w:t xml:space="preserve"> A simplified Monte Carlo significance test procedure. </w:t>
        </w:r>
      </w:ins>
      <w:ins w:id="256" w:author="Microsoft Office User" w:date="2026-04-13T10:34:00Z">
        <w:r w:rsidRPr="005507E2">
          <w:rPr>
            <w:rFonts w:asciiTheme="minorBidi" w:hAnsiTheme="minorBidi" w:cstheme="minorBidi"/>
            <w:i/>
            <w:iCs/>
            <w:color w:val="000000" w:themeColor="text1"/>
            <w:sz w:val="20"/>
            <w:rPrChange w:id="257" w:author="Microsoft Office User" w:date="2026-04-13T10:34:00Z">
              <w:rPr>
                <w:rFonts w:asciiTheme="minorBidi" w:hAnsiTheme="minorBidi" w:cstheme="minorBidi"/>
                <w:color w:val="000000" w:themeColor="text1"/>
                <w:sz w:val="20"/>
              </w:rPr>
            </w:rPrChange>
          </w:rPr>
          <w:t>J. R. Stat. Soc. Ser. B</w:t>
        </w:r>
      </w:ins>
      <w:ins w:id="258" w:author="Microsoft Office User" w:date="2026-04-13T10:30:00Z">
        <w:r w:rsidRPr="00120FE2">
          <w:rPr>
            <w:rFonts w:asciiTheme="minorBidi" w:hAnsiTheme="minorBidi" w:cstheme="minorBidi"/>
            <w:color w:val="000000" w:themeColor="text1"/>
            <w:sz w:val="20"/>
          </w:rPr>
          <w:t xml:space="preserve"> </w:t>
        </w:r>
        <w:r w:rsidRPr="005507E2">
          <w:rPr>
            <w:rFonts w:asciiTheme="minorBidi" w:hAnsiTheme="minorBidi" w:cstheme="minorBidi"/>
            <w:b/>
            <w:bCs/>
            <w:color w:val="000000" w:themeColor="text1"/>
            <w:sz w:val="20"/>
            <w:rPrChange w:id="259" w:author="Microsoft Office User" w:date="2026-04-13T10:34:00Z">
              <w:rPr>
                <w:rFonts w:asciiTheme="minorBidi" w:hAnsiTheme="minorBidi" w:cstheme="minorBidi"/>
                <w:color w:val="000000" w:themeColor="text1"/>
                <w:sz w:val="20"/>
              </w:rPr>
            </w:rPrChange>
          </w:rPr>
          <w:t>30</w:t>
        </w:r>
        <w:r w:rsidRPr="00120FE2">
          <w:rPr>
            <w:rFonts w:asciiTheme="minorBidi" w:hAnsiTheme="minorBidi" w:cstheme="minorBidi"/>
            <w:color w:val="000000" w:themeColor="text1"/>
            <w:sz w:val="20"/>
          </w:rPr>
          <w:t>, 582</w:t>
        </w:r>
      </w:ins>
      <w:ins w:id="260" w:author="Microsoft Office User" w:date="2026-04-13T10:31:00Z">
        <w:r w:rsidRPr="008F5282">
          <w:rPr>
            <w:rFonts w:asciiTheme="minorBidi" w:hAnsiTheme="minorBidi" w:cstheme="minorBidi"/>
            <w:color w:val="000000" w:themeColor="text1"/>
            <w:sz w:val="20"/>
          </w:rPr>
          <w:t>–</w:t>
        </w:r>
      </w:ins>
      <w:ins w:id="261" w:author="Microsoft Office User" w:date="2026-04-13T10:30:00Z">
        <w:r w:rsidRPr="00120FE2">
          <w:rPr>
            <w:rFonts w:asciiTheme="minorBidi" w:hAnsiTheme="minorBidi" w:cstheme="minorBidi"/>
            <w:color w:val="000000" w:themeColor="text1"/>
            <w:sz w:val="20"/>
          </w:rPr>
          <w:t>598</w:t>
        </w:r>
      </w:ins>
      <w:ins w:id="262" w:author="Microsoft Office User" w:date="2026-04-13T10:31:00Z">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(1968)</w:t>
        </w:r>
        <w:r>
          <w:rPr>
            <w:rFonts w:asciiTheme="minorBidi" w:hAnsiTheme="minorBidi" w:cstheme="minorBidi"/>
            <w:color w:val="000000" w:themeColor="text1"/>
            <w:sz w:val="20"/>
          </w:rPr>
          <w:t>.</w:t>
        </w:r>
      </w:ins>
    </w:p>
    <w:p w14:paraId="29DD247E" w14:textId="3E70C7A4" w:rsidR="00120FE2" w:rsidRPr="008F5282" w:rsidRDefault="005507E2" w:rsidP="00120FE2">
      <w:pPr>
        <w:pStyle w:val="ListParagraph"/>
        <w:numPr>
          <w:ilvl w:val="0"/>
          <w:numId w:val="15"/>
        </w:numPr>
        <w:contextualSpacing/>
        <w:jc w:val="both"/>
        <w:rPr>
          <w:rFonts w:asciiTheme="minorBidi" w:hAnsiTheme="minorBidi" w:cstheme="minorBidi"/>
          <w:color w:val="000000" w:themeColor="text1"/>
          <w:sz w:val="20"/>
        </w:rPr>
      </w:pPr>
      <w:ins w:id="263" w:author="Microsoft Office User" w:date="2026-04-13T10:35:00Z">
        <w:r>
          <w:rPr>
            <w:rFonts w:asciiTheme="minorBidi" w:hAnsiTheme="minorBidi" w:cstheme="minorBidi"/>
            <w:color w:val="000000" w:themeColor="text1"/>
            <w:sz w:val="20"/>
          </w:rPr>
          <w:t xml:space="preserve">D. </w:t>
        </w:r>
      </w:ins>
      <w:ins w:id="264" w:author="Microsoft Office User" w:date="2026-04-13T10:30:00Z">
        <w:r w:rsidR="00120FE2" w:rsidRPr="00120FE2">
          <w:rPr>
            <w:rFonts w:asciiTheme="minorBidi" w:hAnsiTheme="minorBidi" w:cstheme="minorBidi"/>
            <w:color w:val="000000" w:themeColor="text1"/>
            <w:sz w:val="20"/>
          </w:rPr>
          <w:t>Navarro,</w:t>
        </w:r>
      </w:ins>
      <w:ins w:id="265" w:author="Microsoft Office User" w:date="2026-04-13T10:35:00Z">
        <w:r>
          <w:rPr>
            <w:rFonts w:asciiTheme="minorBidi" w:hAnsiTheme="minorBidi" w:cstheme="minorBidi"/>
            <w:color w:val="000000" w:themeColor="text1"/>
            <w:sz w:val="20"/>
          </w:rPr>
          <w:t xml:space="preserve"> </w:t>
        </w:r>
      </w:ins>
      <w:ins w:id="266" w:author="Microsoft Office User" w:date="2026-04-13T10:30:00Z">
        <w:r w:rsidR="00120FE2" w:rsidRPr="00120FE2">
          <w:rPr>
            <w:rFonts w:asciiTheme="minorBidi" w:hAnsiTheme="minorBidi" w:cstheme="minorBidi"/>
            <w:color w:val="000000" w:themeColor="text1"/>
            <w:sz w:val="20"/>
          </w:rPr>
          <w:t>Learning statistics with R: A tutorial for psychology students and other beginners</w:t>
        </w:r>
      </w:ins>
      <w:ins w:id="267" w:author="Microsoft Office User" w:date="2026-04-13T10:35:00Z">
        <w:r>
          <w:rPr>
            <w:rFonts w:asciiTheme="minorBidi" w:hAnsiTheme="minorBidi" w:cstheme="minorBidi"/>
            <w:color w:val="000000" w:themeColor="text1"/>
            <w:sz w:val="20"/>
          </w:rPr>
          <w:t xml:space="preserve"> </w:t>
        </w:r>
      </w:ins>
      <w:ins w:id="268" w:author="Microsoft Office User" w:date="2026-04-13T10:30:00Z">
        <w:r w:rsidR="00120FE2" w:rsidRPr="00120FE2">
          <w:rPr>
            <w:rFonts w:asciiTheme="minorBidi" w:hAnsiTheme="minorBidi" w:cstheme="minorBidi"/>
            <w:color w:val="000000" w:themeColor="text1"/>
            <w:sz w:val="20"/>
          </w:rPr>
          <w:t xml:space="preserve">(Version 0.5.2). University of Adelaide </w:t>
        </w:r>
      </w:ins>
      <w:ins w:id="269" w:author="Microsoft Office User" w:date="2026-04-13T10:35:00Z">
        <w:r w:rsidRPr="00120FE2">
          <w:rPr>
            <w:rFonts w:asciiTheme="minorBidi" w:hAnsiTheme="minorBidi" w:cstheme="minorBidi"/>
            <w:color w:val="000000" w:themeColor="text1"/>
            <w:sz w:val="20"/>
          </w:rPr>
          <w:t>(2015).</w:t>
        </w:r>
      </w:ins>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Microsoft Office User" w:date="2026-04-13T16:54:00Z" w:initials="MOU">
    <w:p w14:paraId="0F8BE4AF" w14:textId="53C2B219" w:rsidR="00DC6F16" w:rsidRDefault="00DC6F16">
      <w:pPr>
        <w:pStyle w:val="CommentText"/>
      </w:pPr>
      <w:r>
        <w:rPr>
          <w:rStyle w:val="CommentReference"/>
        </w:rPr>
        <w:annotationRef/>
      </w:r>
      <w:r>
        <w:t xml:space="preserve"> Zhuzhi/Maxim – please update these entropy scripts on GitHub if appropriate.</w:t>
      </w:r>
    </w:p>
  </w:comment>
  <w:comment w:id="60" w:author="Microsoft Office User" w:date="2026-04-13T10:48:00Z" w:initials="MOU">
    <w:p w14:paraId="5699F313" w14:textId="0273AE3B" w:rsidR="00BF5A87" w:rsidRDefault="00BF5A87">
      <w:pPr>
        <w:pStyle w:val="CommentText"/>
      </w:pPr>
      <w:r>
        <w:rPr>
          <w:rStyle w:val="CommentReference"/>
        </w:rPr>
        <w:annotationRef/>
      </w:r>
      <w:r>
        <w:t>Maxim to confirm the wording of these results (and possibly expand).</w:t>
      </w:r>
    </w:p>
  </w:comment>
  <w:comment w:id="61" w:author="Maxim Warwick Dus Adams" w:date="2026-04-16T14:34:00Z" w:initials="MA">
    <w:p w14:paraId="635ED230" w14:textId="77777777" w:rsidR="001551DF" w:rsidRDefault="001551DF" w:rsidP="001551DF">
      <w:r>
        <w:rPr>
          <w:rStyle w:val="CommentReference"/>
        </w:rPr>
        <w:annotationRef/>
      </w:r>
      <w:r>
        <w:rPr>
          <w:sz w:val="20"/>
        </w:rPr>
        <w:t>Looks good!</w:t>
      </w:r>
    </w:p>
  </w:comment>
  <w:comment w:id="92" w:author="Microsoft Office User" w:date="2026-04-13T10:24:00Z" w:initials="MOU">
    <w:p w14:paraId="25814794" w14:textId="6B733189" w:rsidR="005F1BA1" w:rsidRDefault="005F1BA1">
      <w:pPr>
        <w:pStyle w:val="CommentText"/>
      </w:pPr>
      <w:r>
        <w:rPr>
          <w:rStyle w:val="CommentReference"/>
        </w:rPr>
        <w:annotationRef/>
      </w:r>
      <w:r>
        <w:t xml:space="preserve">Zhuzhi – can you please add </w:t>
      </w:r>
      <w:r w:rsidR="00F0153E">
        <w:t>the number of Wolbachia genomes you used for this.</w:t>
      </w:r>
    </w:p>
  </w:comment>
  <w:comment w:id="95" w:author="Microsoft Office User" w:date="2026-04-13T10:24:00Z" w:initials="MOU">
    <w:p w14:paraId="3D4056C5" w14:textId="4F84E2BB" w:rsidR="00F0153E" w:rsidRDefault="00F0153E">
      <w:pPr>
        <w:pStyle w:val="CommentText"/>
      </w:pPr>
      <w:r>
        <w:rPr>
          <w:rStyle w:val="CommentReference"/>
        </w:rPr>
        <w:annotationRef/>
      </w:r>
      <w:r>
        <w:t xml:space="preserve">Do you think </w:t>
      </w:r>
      <w:r w:rsidR="00236D04">
        <w:t>we</w:t>
      </w:r>
      <w:r>
        <w:t xml:space="preserve"> should add the genome accession numbers as an additional supplementary dataset</w:t>
      </w:r>
      <w:r w:rsidR="00236D04">
        <w:t>?</w:t>
      </w:r>
    </w:p>
  </w:comment>
  <w:comment w:id="96" w:author="Nathan Lo" w:date="2026-04-16T18:40:00Z" w:initials="NL">
    <w:p w14:paraId="73D7BB0A" w14:textId="7955ED71" w:rsidR="0055674A" w:rsidRDefault="0055674A" w:rsidP="0055674A">
      <w:pPr>
        <w:pStyle w:val="CommentText"/>
      </w:pPr>
      <w:r>
        <w:rPr>
          <w:rStyle w:val="CommentReference"/>
        </w:rPr>
        <w:annotationRef/>
      </w:r>
      <w:r>
        <w:t>Probably no need.</w:t>
      </w:r>
    </w:p>
  </w:comment>
  <w:comment w:id="153" w:author="Microsoft Office User" w:date="2026-04-13T10:25:00Z" w:initials="MOU">
    <w:p w14:paraId="6B6F6EE5" w14:textId="7618747F" w:rsidR="00A1330D" w:rsidRDefault="00A1330D">
      <w:pPr>
        <w:pStyle w:val="CommentText"/>
      </w:pPr>
      <w:r>
        <w:rPr>
          <w:rStyle w:val="CommentReference"/>
        </w:rPr>
        <w:annotationRef/>
      </w:r>
      <w:r w:rsidRPr="00A1330D">
        <w:t>Possibly report results as an excel table – though perhaps this paragraph is enough</w:t>
      </w:r>
      <w:r>
        <w:t>?</w:t>
      </w:r>
    </w:p>
  </w:comment>
  <w:comment w:id="154" w:author="Maxim Warwick Dus Adams" w:date="2026-04-16T14:36:00Z" w:initials="MA">
    <w:p w14:paraId="01F82CF7" w14:textId="77777777" w:rsidR="00107152" w:rsidRDefault="00107152" w:rsidP="00107152">
      <w:r>
        <w:rPr>
          <w:rStyle w:val="CommentReference"/>
        </w:rPr>
        <w:annotationRef/>
      </w:r>
      <w:r>
        <w:rPr>
          <w:sz w:val="20"/>
        </w:rPr>
        <w:t>I think this is a-ok, and I added my observation – feel free to remove if too speculative</w:t>
      </w:r>
    </w:p>
  </w:comment>
  <w:comment w:id="155" w:author="Nathan Lo" w:date="2026-04-16T18:40:00Z" w:initials="NL">
    <w:p w14:paraId="13424AC4" w14:textId="0C715BB4" w:rsidR="0055674A" w:rsidRDefault="0055674A" w:rsidP="0055674A">
      <w:pPr>
        <w:pStyle w:val="CommentText"/>
      </w:pPr>
      <w:r>
        <w:rPr>
          <w:rStyle w:val="CommentReference"/>
        </w:rPr>
        <w:annotationRef/>
      </w:r>
      <w:r>
        <w:t>I think its fine as is. Brilliant work guys! I’ll be very pleased we are able to report these results.</w:t>
      </w:r>
    </w:p>
  </w:comment>
  <w:comment w:id="223" w:author="Microsoft Office User" w:date="2026-04-14T15:22:00Z" w:initials="MOU">
    <w:p w14:paraId="61EF3D34" w14:textId="2851A5F6" w:rsidR="00423C88" w:rsidRDefault="00423C88" w:rsidP="00423C88">
      <w:pPr>
        <w:pStyle w:val="CommentText"/>
      </w:pPr>
      <w:r>
        <w:rPr>
          <w:rStyle w:val="CommentReference"/>
        </w:rPr>
        <w:annotationRef/>
      </w:r>
      <w:r>
        <w:t>Maxim to check wording for this file and amend if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8BE4AF" w15:done="0"/>
  <w15:commentEx w15:paraId="5699F313" w15:done="0"/>
  <w15:commentEx w15:paraId="635ED230" w15:paraIdParent="5699F313" w15:done="0"/>
  <w15:commentEx w15:paraId="25814794" w15:done="0"/>
  <w15:commentEx w15:paraId="3D4056C5" w15:done="0"/>
  <w15:commentEx w15:paraId="73D7BB0A" w15:paraIdParent="3D4056C5" w15:done="0"/>
  <w15:commentEx w15:paraId="6B6F6EE5" w15:done="0"/>
  <w15:commentEx w15:paraId="01F82CF7" w15:paraIdParent="6B6F6EE5" w15:done="0"/>
  <w15:commentEx w15:paraId="13424AC4" w15:paraIdParent="6B6F6EE5" w15:done="0"/>
  <w15:commentEx w15:paraId="61EF3D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C314B34" w16cex:dateUtc="2026-04-16T04:34:00Z"/>
  <w16cex:commentExtensible w16cex:durableId="2D8BABB5" w16cex:dateUtc="2026-04-16T08:40:00Z"/>
  <w16cex:commentExtensible w16cex:durableId="3FB9F5ED" w16cex:dateUtc="2026-04-16T04:36:00Z"/>
  <w16cex:commentExtensible w16cex:durableId="2D8BABA5" w16cex:dateUtc="2026-04-16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8BE4AF" w16cid:durableId="2D879E3F"/>
  <w16cid:commentId w16cid:paraId="5699F313" w16cid:durableId="2D87487C"/>
  <w16cid:commentId w16cid:paraId="635ED230" w16cid:durableId="5C314B34"/>
  <w16cid:commentId w16cid:paraId="25814794" w16cid:durableId="2D8742C4"/>
  <w16cid:commentId w16cid:paraId="3D4056C5" w16cid:durableId="2D8742E5"/>
  <w16cid:commentId w16cid:paraId="73D7BB0A" w16cid:durableId="2D8BABB5"/>
  <w16cid:commentId w16cid:paraId="6B6F6EE5" w16cid:durableId="2D87432A"/>
  <w16cid:commentId w16cid:paraId="01F82CF7" w16cid:durableId="3FB9F5ED"/>
  <w16cid:commentId w16cid:paraId="13424AC4" w16cid:durableId="2D8BABA5"/>
  <w16cid:commentId w16cid:paraId="61EF3D34" w16cid:durableId="2D88D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D8DAD" w14:textId="77777777" w:rsidR="006F6FA0" w:rsidRDefault="006F6FA0">
      <w:r>
        <w:separator/>
      </w:r>
    </w:p>
  </w:endnote>
  <w:endnote w:type="continuationSeparator" w:id="0">
    <w:p w14:paraId="6C4C745A" w14:textId="77777777" w:rsidR="006F6FA0" w:rsidRDefault="006F6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C7955" w14:textId="77777777" w:rsidR="006F6FA0" w:rsidRDefault="006F6FA0">
      <w:r>
        <w:separator/>
      </w:r>
    </w:p>
  </w:footnote>
  <w:footnote w:type="continuationSeparator" w:id="0">
    <w:p w14:paraId="4E1F28F2" w14:textId="77777777" w:rsidR="006F6FA0" w:rsidRDefault="006F6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4F82"/>
    <w:rsid w:val="001464DF"/>
    <w:rsid w:val="001551DF"/>
    <w:rsid w:val="0016337A"/>
    <w:rsid w:val="00163C89"/>
    <w:rsid w:val="00164269"/>
    <w:rsid w:val="00165D9C"/>
    <w:rsid w:val="00176FCF"/>
    <w:rsid w:val="0018498F"/>
    <w:rsid w:val="00190671"/>
    <w:rsid w:val="00195A2B"/>
    <w:rsid w:val="001A00CD"/>
    <w:rsid w:val="001A1BDE"/>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079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42D8"/>
    <w:rsid w:val="004E7BA2"/>
    <w:rsid w:val="004F2384"/>
    <w:rsid w:val="004F51D1"/>
    <w:rsid w:val="004F7EDF"/>
    <w:rsid w:val="005001AC"/>
    <w:rsid w:val="00502910"/>
    <w:rsid w:val="00507EEC"/>
    <w:rsid w:val="00527D71"/>
    <w:rsid w:val="00540D95"/>
    <w:rsid w:val="005507E2"/>
    <w:rsid w:val="0055674A"/>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DA2"/>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www.repeatmasker.org"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EEP-projects/HGT_pipelin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9</Pages>
  <Words>4374</Words>
  <Characters>24935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29251</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Nathan Lo</cp:lastModifiedBy>
  <cp:revision>165</cp:revision>
  <cp:lastPrinted>2018-02-26T17:19:00Z</cp:lastPrinted>
  <dcterms:created xsi:type="dcterms:W3CDTF">2025-08-15T16:35:00Z</dcterms:created>
  <dcterms:modified xsi:type="dcterms:W3CDTF">2026-04-16T08:41:00Z</dcterms:modified>
</cp:coreProperties>
</file>