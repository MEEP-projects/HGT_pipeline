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135AEE58" w14:textId="4BB8534B" w:rsidR="00B16F99" w:rsidRPr="00DC623A" w:rsidRDefault="006B2DE1" w:rsidP="00B16F99">
      <w:pPr>
        <w:rPr>
          <w:rFonts w:ascii="Arial" w:hAnsi="Arial" w:cs="Arial"/>
          <w:szCs w:val="24"/>
        </w:rPr>
      </w:pPr>
      <w:r w:rsidRPr="006B2DE1">
        <w:rPr>
          <w:rFonts w:ascii="Arial" w:hAnsi="Arial" w:cs="Arial"/>
          <w:sz w:val="28"/>
          <w:szCs w:val="28"/>
        </w:rPr>
        <w:t>Uncovering thousands of endosymbiont DNA transfer events within single cockroach genomes</w:t>
      </w:r>
    </w:p>
    <w:p w14:paraId="773A15B7" w14:textId="77777777" w:rsidR="00015F74" w:rsidRPr="00DC623A" w:rsidRDefault="00015F74" w:rsidP="007B5946">
      <w:pPr>
        <w:rPr>
          <w:rFonts w:ascii="Arial" w:hAnsi="Arial" w:cs="Arial"/>
          <w:sz w:val="20"/>
        </w:rPr>
      </w:pPr>
    </w:p>
    <w:p w14:paraId="6985025A" w14:textId="77777777" w:rsidR="00B16F99" w:rsidRPr="00DC623A" w:rsidRDefault="00B16F99" w:rsidP="007B5946">
      <w:pPr>
        <w:rPr>
          <w:rFonts w:ascii="Arial" w:hAnsi="Arial" w:cs="Arial"/>
          <w:sz w:val="20"/>
        </w:rPr>
      </w:pPr>
    </w:p>
    <w:p w14:paraId="0A5FF81B" w14:textId="0F9D1B05" w:rsidR="002C030F" w:rsidRPr="00DC623A" w:rsidRDefault="006B2DE1" w:rsidP="007B5946">
      <w:pPr>
        <w:rPr>
          <w:rFonts w:ascii="Arial" w:hAnsi="Arial" w:cs="Arial"/>
          <w:sz w:val="20"/>
        </w:rPr>
      </w:pPr>
      <w:r w:rsidRPr="00915B11">
        <w:rPr>
          <w:rFonts w:asciiTheme="minorBidi" w:hAnsiTheme="minorBidi"/>
          <w:bCs/>
          <w:sz w:val="20"/>
        </w:rPr>
        <w:t>Kyle M. Ewart</w:t>
      </w:r>
      <w:r w:rsidRPr="00915B11">
        <w:rPr>
          <w:rFonts w:asciiTheme="minorBidi" w:hAnsiTheme="minorBidi"/>
          <w:bCs/>
          <w:sz w:val="20"/>
          <w:vertAlign w:val="superscript"/>
        </w:rPr>
        <w:t>1,2</w:t>
      </w:r>
      <w:r w:rsidRPr="00915B11">
        <w:rPr>
          <w:rFonts w:asciiTheme="minorBidi" w:hAnsiTheme="minorBidi"/>
          <w:bCs/>
          <w:sz w:val="20"/>
        </w:rPr>
        <w:t>*</w:t>
      </w:r>
      <w:r w:rsidR="002E2D1E" w:rsidRPr="002E2D1E">
        <w:rPr>
          <w:rFonts w:asciiTheme="minorBidi" w:hAnsiTheme="minorBidi"/>
          <w:bCs/>
          <w:sz w:val="20"/>
          <w:vertAlign w:val="superscript"/>
        </w:rPr>
        <w:t>†</w:t>
      </w:r>
      <w:r w:rsidRPr="00915B11">
        <w:rPr>
          <w:rFonts w:asciiTheme="minorBidi" w:hAnsiTheme="minorBidi"/>
          <w:bCs/>
          <w:sz w:val="20"/>
        </w:rPr>
        <w:t>, Maxim W. D. Adams</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xml:space="preserve">, </w:t>
      </w:r>
      <w:proofErr w:type="spellStart"/>
      <w:r w:rsidRPr="00915B11">
        <w:rPr>
          <w:rFonts w:asciiTheme="minorBidi" w:hAnsiTheme="minorBidi"/>
          <w:bCs/>
          <w:sz w:val="20"/>
        </w:rPr>
        <w:t>Zhuzhi</w:t>
      </w:r>
      <w:proofErr w:type="spellEnd"/>
      <w:r w:rsidRPr="00915B11">
        <w:rPr>
          <w:rFonts w:asciiTheme="minorBidi" w:hAnsiTheme="minorBidi"/>
          <w:bCs/>
          <w:sz w:val="20"/>
        </w:rPr>
        <w:t xml:space="preserve"> Zhang</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Louise Baker</w:t>
      </w:r>
      <w:r w:rsidRPr="00915B11">
        <w:rPr>
          <w:rFonts w:asciiTheme="minorBidi" w:hAnsiTheme="minorBidi"/>
          <w:bCs/>
          <w:sz w:val="20"/>
          <w:vertAlign w:val="superscript"/>
        </w:rPr>
        <w:t>3</w:t>
      </w:r>
      <w:r w:rsidRPr="00915B11">
        <w:rPr>
          <w:rFonts w:asciiTheme="minorBidi" w:hAnsiTheme="minorBidi"/>
          <w:bCs/>
          <w:sz w:val="20"/>
        </w:rPr>
        <w:t xml:space="preserve">, </w:t>
      </w:r>
      <w:proofErr w:type="spellStart"/>
      <w:r w:rsidRPr="00915B11">
        <w:rPr>
          <w:rFonts w:asciiTheme="minorBidi" w:hAnsiTheme="minorBidi"/>
          <w:bCs/>
          <w:sz w:val="20"/>
        </w:rPr>
        <w:t>Kokuto</w:t>
      </w:r>
      <w:proofErr w:type="spellEnd"/>
      <w:r w:rsidRPr="00915B11">
        <w:rPr>
          <w:rFonts w:asciiTheme="minorBidi" w:hAnsiTheme="minorBidi"/>
          <w:bCs/>
          <w:sz w:val="20"/>
        </w:rPr>
        <w:t xml:space="preserve"> Fujiwara</w:t>
      </w:r>
      <w:r w:rsidRPr="00915B11">
        <w:rPr>
          <w:rFonts w:asciiTheme="minorBidi" w:hAnsiTheme="minorBidi"/>
          <w:bCs/>
          <w:sz w:val="20"/>
          <w:vertAlign w:val="superscript"/>
        </w:rPr>
        <w:t>4</w:t>
      </w:r>
      <w:r w:rsidRPr="00915B11">
        <w:rPr>
          <w:rFonts w:asciiTheme="minorBidi" w:hAnsiTheme="minorBidi"/>
          <w:bCs/>
          <w:sz w:val="20"/>
        </w:rPr>
        <w:t>, Yoshinobu Hayashi</w:t>
      </w:r>
      <w:r w:rsidRPr="00915B11">
        <w:rPr>
          <w:rFonts w:asciiTheme="minorBidi" w:hAnsiTheme="minorBidi"/>
          <w:bCs/>
          <w:sz w:val="20"/>
          <w:vertAlign w:val="superscript"/>
        </w:rPr>
        <w:t>5</w:t>
      </w:r>
      <w:r w:rsidRPr="00915B11">
        <w:rPr>
          <w:rFonts w:asciiTheme="minorBidi" w:hAnsiTheme="minorBidi"/>
          <w:bCs/>
          <w:sz w:val="20"/>
        </w:rPr>
        <w:t>, Leo A. Featherstone</w:t>
      </w:r>
      <w:r w:rsidRPr="00915B11">
        <w:rPr>
          <w:rFonts w:asciiTheme="minorBidi" w:hAnsiTheme="minorBidi"/>
          <w:bCs/>
          <w:sz w:val="20"/>
          <w:vertAlign w:val="superscript"/>
        </w:rPr>
        <w:t>6</w:t>
      </w:r>
      <w:r w:rsidRPr="00915B11">
        <w:rPr>
          <w:rFonts w:asciiTheme="minorBidi" w:hAnsiTheme="minorBidi"/>
          <w:bCs/>
          <w:sz w:val="20"/>
        </w:rPr>
        <w:t>, Oscar Lo Lu</w:t>
      </w:r>
      <w:r w:rsidRPr="00915B11">
        <w:rPr>
          <w:rFonts w:asciiTheme="minorBidi" w:hAnsiTheme="minorBidi"/>
          <w:bCs/>
          <w:sz w:val="20"/>
          <w:vertAlign w:val="superscript"/>
        </w:rPr>
        <w:t>1</w:t>
      </w:r>
      <w:r w:rsidRPr="00915B11">
        <w:rPr>
          <w:rFonts w:asciiTheme="minorBidi" w:hAnsiTheme="minorBidi"/>
          <w:bCs/>
          <w:sz w:val="20"/>
        </w:rPr>
        <w:t xml:space="preserve">, </w:t>
      </w:r>
      <w:proofErr w:type="spellStart"/>
      <w:r w:rsidRPr="00915B11">
        <w:rPr>
          <w:rFonts w:asciiTheme="minorBidi" w:hAnsiTheme="minorBidi"/>
          <w:bCs/>
          <w:sz w:val="20"/>
        </w:rPr>
        <w:t>Jil</w:t>
      </w:r>
      <w:proofErr w:type="spellEnd"/>
      <w:r w:rsidRPr="00915B11">
        <w:rPr>
          <w:rFonts w:asciiTheme="minorBidi" w:hAnsiTheme="minorBidi"/>
          <w:bCs/>
          <w:sz w:val="20"/>
        </w:rPr>
        <w:t xml:space="preserve"> Helbling</w:t>
      </w:r>
      <w:r w:rsidRPr="00915B11">
        <w:rPr>
          <w:rFonts w:asciiTheme="minorBidi" w:hAnsiTheme="minorBidi"/>
          <w:bCs/>
          <w:sz w:val="20"/>
          <w:vertAlign w:val="superscript"/>
        </w:rPr>
        <w:t>1</w:t>
      </w:r>
      <w:r w:rsidRPr="00915B11">
        <w:rPr>
          <w:rFonts w:asciiTheme="minorBidi" w:hAnsiTheme="minorBidi"/>
          <w:bCs/>
          <w:sz w:val="20"/>
        </w:rPr>
        <w:t>, Maya Moral</w:t>
      </w:r>
      <w:r w:rsidRPr="00915B11">
        <w:rPr>
          <w:rFonts w:asciiTheme="minorBidi" w:hAnsiTheme="minorBidi"/>
          <w:bCs/>
          <w:sz w:val="20"/>
          <w:vertAlign w:val="superscript"/>
        </w:rPr>
        <w:t>1</w:t>
      </w:r>
      <w:r w:rsidRPr="00915B11">
        <w:rPr>
          <w:rFonts w:asciiTheme="minorBidi" w:hAnsiTheme="minorBidi"/>
          <w:bCs/>
          <w:sz w:val="20"/>
        </w:rPr>
        <w:t>, Kiyoto Maekawa</w:t>
      </w:r>
      <w:r w:rsidRPr="00915B11">
        <w:rPr>
          <w:rFonts w:asciiTheme="minorBidi" w:hAnsiTheme="minorBidi"/>
          <w:bCs/>
          <w:sz w:val="20"/>
          <w:vertAlign w:val="superscript"/>
        </w:rPr>
        <w:t>7</w:t>
      </w:r>
      <w:r w:rsidRPr="00915B11">
        <w:rPr>
          <w:rFonts w:asciiTheme="minorBidi" w:hAnsiTheme="minorBidi"/>
          <w:bCs/>
          <w:sz w:val="20"/>
        </w:rPr>
        <w:t>, Harley Rose</w:t>
      </w:r>
      <w:r w:rsidRPr="00915B11">
        <w:rPr>
          <w:rFonts w:asciiTheme="minorBidi" w:hAnsiTheme="minorBidi"/>
          <w:bCs/>
          <w:sz w:val="20"/>
          <w:vertAlign w:val="superscript"/>
        </w:rPr>
        <w:t>1</w:t>
      </w:r>
      <w:r w:rsidRPr="00915B11">
        <w:rPr>
          <w:rFonts w:asciiTheme="minorBidi" w:hAnsiTheme="minorBidi"/>
          <w:bCs/>
          <w:sz w:val="20"/>
        </w:rPr>
        <w:t>, Aaron Jex</w:t>
      </w:r>
      <w:r w:rsidRPr="00915B11">
        <w:rPr>
          <w:rFonts w:asciiTheme="minorBidi" w:hAnsiTheme="minorBidi"/>
          <w:bCs/>
          <w:sz w:val="20"/>
          <w:vertAlign w:val="superscript"/>
        </w:rPr>
        <w:t>3,8</w:t>
      </w:r>
      <w:r w:rsidRPr="00915B11">
        <w:rPr>
          <w:rFonts w:asciiTheme="minorBidi" w:hAnsiTheme="minorBidi"/>
          <w:bCs/>
          <w:sz w:val="20"/>
        </w:rPr>
        <w:t>, Simon Y. W. Ho</w:t>
      </w:r>
      <w:r w:rsidRPr="00915B11">
        <w:rPr>
          <w:rFonts w:asciiTheme="minorBidi" w:hAnsiTheme="minorBidi"/>
          <w:bCs/>
          <w:sz w:val="20"/>
          <w:vertAlign w:val="superscript"/>
        </w:rPr>
        <w:t>1</w:t>
      </w:r>
      <w:r w:rsidRPr="00915B11">
        <w:rPr>
          <w:rFonts w:asciiTheme="minorBidi" w:hAnsiTheme="minorBidi"/>
          <w:bCs/>
          <w:sz w:val="20"/>
        </w:rPr>
        <w:t>, Nathan Lo</w:t>
      </w:r>
      <w:r w:rsidRPr="00915B11">
        <w:rPr>
          <w:rFonts w:asciiTheme="minorBidi" w:hAnsiTheme="minorBidi"/>
          <w:bCs/>
          <w:sz w:val="20"/>
          <w:vertAlign w:val="superscript"/>
        </w:rPr>
        <w:t>1</w:t>
      </w:r>
    </w:p>
    <w:p w14:paraId="1EBDE992" w14:textId="77777777" w:rsidR="000F0DCE" w:rsidRPr="00DC623A" w:rsidRDefault="000F0DCE" w:rsidP="007B5946">
      <w:pPr>
        <w:rPr>
          <w:rFonts w:ascii="Arial" w:hAnsi="Arial" w:cs="Arial"/>
          <w:sz w:val="20"/>
        </w:rPr>
      </w:pPr>
    </w:p>
    <w:p w14:paraId="76B63DA2" w14:textId="4B7A90FF" w:rsidR="00943C3C" w:rsidRPr="00DC623A" w:rsidRDefault="006B2DE1" w:rsidP="007B5946">
      <w:pPr>
        <w:rPr>
          <w:rFonts w:ascii="Arial" w:hAnsi="Arial" w:cs="Arial"/>
          <w:sz w:val="20"/>
        </w:rPr>
      </w:pPr>
      <w:r w:rsidRPr="008B661B">
        <w:rPr>
          <w:rFonts w:ascii="Arial" w:hAnsi="Arial" w:cs="Arial"/>
          <w:sz w:val="20"/>
        </w:rPr>
        <w:t xml:space="preserve">* </w:t>
      </w:r>
      <w:r>
        <w:rPr>
          <w:rFonts w:ascii="Arial" w:hAnsi="Arial" w:cs="Arial"/>
          <w:sz w:val="20"/>
        </w:rPr>
        <w:t xml:space="preserve">Corresponding author: </w:t>
      </w:r>
      <w:r w:rsidRPr="003F5081">
        <w:rPr>
          <w:rFonts w:ascii="Arial" w:hAnsi="Arial" w:cs="Arial"/>
          <w:sz w:val="20"/>
        </w:rPr>
        <w:t>Kyle M. Ewart</w:t>
      </w:r>
    </w:p>
    <w:p w14:paraId="48676783" w14:textId="4DF56F8F" w:rsidR="004779CB" w:rsidRPr="009A1543" w:rsidRDefault="00943C3C" w:rsidP="007B5946">
      <w:pPr>
        <w:rPr>
          <w:rFonts w:ascii="Arial" w:hAnsi="Arial" w:cs="Arial"/>
          <w:sz w:val="20"/>
          <w:lang w:val="en-AU"/>
        </w:rPr>
      </w:pPr>
      <w:r w:rsidRPr="009A1543">
        <w:rPr>
          <w:rFonts w:ascii="Arial" w:hAnsi="Arial" w:cs="Arial"/>
          <w:sz w:val="20"/>
          <w:lang w:val="en-AU"/>
        </w:rPr>
        <w:t>Email:</w:t>
      </w:r>
      <w:r w:rsidR="006B2DE1" w:rsidRPr="009A1543">
        <w:rPr>
          <w:rFonts w:ascii="Arial" w:hAnsi="Arial" w:cs="Arial"/>
          <w:sz w:val="20"/>
          <w:lang w:val="en-AU"/>
        </w:rPr>
        <w:t xml:space="preserve"> kyle.ewart@sydney.edu.au</w:t>
      </w:r>
    </w:p>
    <w:p w14:paraId="41FAE993" w14:textId="430A2972" w:rsidR="002C030F" w:rsidRDefault="002C030F">
      <w:pPr>
        <w:rPr>
          <w:rFonts w:ascii="Arial" w:hAnsi="Arial" w:cs="Arial"/>
          <w:sz w:val="20"/>
          <w:lang w:val="en-AU"/>
        </w:rPr>
      </w:pPr>
    </w:p>
    <w:p w14:paraId="1E84CC3F" w14:textId="77777777" w:rsidR="002E2D1E" w:rsidRPr="00521C49" w:rsidRDefault="002E2D1E" w:rsidP="002E2D1E">
      <w:pPr>
        <w:rPr>
          <w:rFonts w:ascii="Arial" w:hAnsi="Arial" w:cs="Arial"/>
          <w:sz w:val="20"/>
        </w:rPr>
      </w:pPr>
      <w:r w:rsidRPr="00521C49">
        <w:rPr>
          <w:rFonts w:asciiTheme="minorBidi" w:hAnsiTheme="minorBidi"/>
          <w:bCs/>
          <w:sz w:val="20"/>
          <w:vertAlign w:val="superscript"/>
        </w:rPr>
        <w:t>†</w:t>
      </w:r>
      <w:r>
        <w:rPr>
          <w:rFonts w:asciiTheme="minorBidi" w:hAnsiTheme="minorBidi"/>
          <w:bCs/>
          <w:sz w:val="20"/>
          <w:vertAlign w:val="superscript"/>
        </w:rPr>
        <w:t xml:space="preserve"> </w:t>
      </w:r>
      <w:r w:rsidRPr="00521C49">
        <w:rPr>
          <w:rFonts w:asciiTheme="minorBidi" w:hAnsiTheme="minorBidi"/>
          <w:bCs/>
          <w:sz w:val="20"/>
        </w:rPr>
        <w:t>These authors contributed equally to this work.</w:t>
      </w:r>
    </w:p>
    <w:p w14:paraId="77E4C5CA" w14:textId="77777777" w:rsidR="002E2D1E" w:rsidRPr="009A1543" w:rsidRDefault="002E2D1E">
      <w:pPr>
        <w:rPr>
          <w:rFonts w:ascii="Arial" w:hAnsi="Arial" w:cs="Arial"/>
          <w:sz w:val="20"/>
        </w:rPr>
      </w:pPr>
    </w:p>
    <w:p w14:paraId="51DF9633" w14:textId="77777777" w:rsidR="00015F74" w:rsidRPr="009A1543" w:rsidRDefault="00015F74">
      <w:pPr>
        <w:rPr>
          <w:rFonts w:ascii="Arial" w:hAnsi="Arial" w:cs="Arial"/>
          <w:b/>
          <w:sz w:val="20"/>
          <w:lang w:val="en-AU"/>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00A71636" w:rsidR="00F74F95" w:rsidRPr="00DC623A" w:rsidRDefault="00CF16C9" w:rsidP="00262D72">
      <w:pPr>
        <w:ind w:left="720"/>
        <w:rPr>
          <w:rFonts w:ascii="Arial" w:hAnsi="Arial" w:cs="Arial"/>
          <w:sz w:val="20"/>
        </w:rPr>
      </w:pPr>
      <w:r w:rsidRPr="00DC623A">
        <w:rPr>
          <w:rFonts w:ascii="Arial" w:hAnsi="Arial" w:cs="Arial"/>
          <w:sz w:val="20"/>
        </w:rPr>
        <w:t xml:space="preserve">Legends </w:t>
      </w:r>
      <w:r w:rsidR="00F74F95" w:rsidRPr="00DC623A">
        <w:rPr>
          <w:rFonts w:ascii="Arial" w:hAnsi="Arial" w:cs="Arial"/>
          <w:sz w:val="20"/>
        </w:rPr>
        <w:t xml:space="preserve">for </w:t>
      </w:r>
      <w:r w:rsidRPr="00DC623A">
        <w:rPr>
          <w:rFonts w:ascii="Arial" w:hAnsi="Arial" w:cs="Arial"/>
          <w:sz w:val="20"/>
        </w:rPr>
        <w:t xml:space="preserve">Datasets </w:t>
      </w:r>
      <w:r w:rsidR="00F74F95" w:rsidRPr="00DC623A">
        <w:rPr>
          <w:rFonts w:ascii="Arial" w:hAnsi="Arial" w:cs="Arial"/>
          <w:sz w:val="20"/>
        </w:rPr>
        <w:t>S1 to S</w:t>
      </w:r>
      <w:ins w:id="0" w:author="Microsoft Office User" w:date="2026-04-03T12:55:00Z">
        <w:r w:rsidR="00DA7AB3">
          <w:rPr>
            <w:rFonts w:ascii="Arial" w:hAnsi="Arial" w:cs="Arial"/>
            <w:sz w:val="20"/>
          </w:rPr>
          <w:t>#</w:t>
        </w:r>
      </w:ins>
      <w:del w:id="1" w:author="Microsoft Office User" w:date="2026-04-03T12:55:00Z">
        <w:r w:rsidR="006B2DE1" w:rsidDel="00DA7AB3">
          <w:rPr>
            <w:rFonts w:ascii="Arial" w:hAnsi="Arial" w:cs="Arial"/>
            <w:sz w:val="20"/>
          </w:rPr>
          <w:delText>3</w:delText>
        </w:r>
      </w:del>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p>
    <w:p w14:paraId="7702D235" w14:textId="77777777" w:rsidR="002C030F" w:rsidRPr="00DC623A" w:rsidRDefault="002C030F">
      <w:pPr>
        <w:rPr>
          <w:rFonts w:ascii="Arial" w:hAnsi="Arial" w:cs="Arial"/>
          <w:sz w:val="20"/>
        </w:rPr>
      </w:pPr>
    </w:p>
    <w:p w14:paraId="424742A6" w14:textId="457AAB3B" w:rsidR="00065EBD" w:rsidRPr="00DC623A" w:rsidRDefault="002C030F" w:rsidP="00015F74">
      <w:pPr>
        <w:rPr>
          <w:rFonts w:ascii="Arial" w:hAnsi="Arial" w:cs="Arial"/>
          <w:sz w:val="20"/>
        </w:rPr>
      </w:pPr>
      <w:r w:rsidRPr="00DC623A">
        <w:rPr>
          <w:rFonts w:ascii="Arial" w:hAnsi="Arial" w:cs="Arial"/>
          <w:b/>
          <w:sz w:val="20"/>
        </w:rPr>
        <w:t xml:space="preserve">Other </w:t>
      </w:r>
      <w:r w:rsidR="004B2F21" w:rsidRPr="00DC623A">
        <w:rPr>
          <w:rFonts w:ascii="Arial" w:hAnsi="Arial" w:cs="Arial"/>
          <w:b/>
          <w:sz w:val="20"/>
        </w:rPr>
        <w:t>supp</w:t>
      </w:r>
      <w:r w:rsidR="00B73A1C">
        <w:rPr>
          <w:rFonts w:ascii="Arial" w:hAnsi="Arial" w:cs="Arial"/>
          <w:b/>
          <w:sz w:val="20"/>
        </w:rPr>
        <w:t>orting</w:t>
      </w:r>
      <w:r w:rsidR="004B2F21" w:rsidRPr="00DC623A">
        <w:rPr>
          <w:rFonts w:ascii="Arial" w:hAnsi="Arial" w:cs="Arial"/>
          <w:b/>
          <w:sz w:val="20"/>
        </w:rPr>
        <w:t xml:space="preserve"> materials</w:t>
      </w:r>
      <w:r w:rsidRPr="00DC623A">
        <w:rPr>
          <w:rFonts w:ascii="Arial" w:hAnsi="Arial" w:cs="Arial"/>
          <w:b/>
          <w:sz w:val="20"/>
        </w:rPr>
        <w:t xml:space="preserve"> </w:t>
      </w:r>
      <w:r w:rsidR="009743A9" w:rsidRPr="00DC623A">
        <w:rPr>
          <w:rFonts w:ascii="Arial" w:hAnsi="Arial" w:cs="Arial"/>
          <w:b/>
          <w:sz w:val="20"/>
        </w:rPr>
        <w:t xml:space="preserve">for this manuscript </w:t>
      </w:r>
      <w:r w:rsidRPr="00DC623A">
        <w:rPr>
          <w:rFonts w:ascii="Arial" w:hAnsi="Arial" w:cs="Arial"/>
          <w:b/>
          <w:sz w:val="20"/>
        </w:rPr>
        <w:t>include</w:t>
      </w:r>
      <w:r w:rsidR="00D346C2" w:rsidRPr="00DC623A">
        <w:rPr>
          <w:rFonts w:ascii="Arial" w:hAnsi="Arial" w:cs="Arial"/>
          <w:b/>
          <w:sz w:val="20"/>
        </w:rPr>
        <w:t xml:space="preserve"> </w:t>
      </w:r>
      <w:r w:rsidRPr="00DC623A">
        <w:rPr>
          <w:rFonts w:ascii="Arial" w:hAnsi="Arial" w:cs="Arial"/>
          <w:b/>
          <w:sz w:val="20"/>
        </w:rPr>
        <w:t>the following</w:t>
      </w:r>
      <w:r w:rsidR="00B57F00" w:rsidRPr="00DC623A">
        <w:rPr>
          <w:rFonts w:ascii="Arial" w:hAnsi="Arial" w:cs="Arial"/>
          <w:b/>
          <w:sz w:val="20"/>
        </w:rPr>
        <w:t xml:space="preserve">: </w:t>
      </w:r>
    </w:p>
    <w:p w14:paraId="42D4BCD6" w14:textId="77777777" w:rsidR="002C030F" w:rsidRPr="00DC623A" w:rsidRDefault="002C030F">
      <w:pPr>
        <w:rPr>
          <w:rFonts w:ascii="Arial" w:hAnsi="Arial" w:cs="Arial"/>
          <w:sz w:val="20"/>
        </w:rPr>
      </w:pPr>
    </w:p>
    <w:p w14:paraId="70584A3D" w14:textId="0B01F9C3" w:rsidR="002C030F" w:rsidRPr="00DC623A" w:rsidRDefault="007B5946" w:rsidP="00262D72">
      <w:pPr>
        <w:ind w:left="720"/>
        <w:rPr>
          <w:rFonts w:ascii="Arial" w:hAnsi="Arial" w:cs="Arial"/>
          <w:sz w:val="20"/>
        </w:rPr>
      </w:pPr>
      <w:r w:rsidRPr="00DC623A">
        <w:rPr>
          <w:rFonts w:ascii="Arial" w:hAnsi="Arial" w:cs="Arial"/>
          <w:sz w:val="20"/>
        </w:rPr>
        <w:t xml:space="preserve">Datasets S1 to </w:t>
      </w:r>
      <w:del w:id="2" w:author="Microsoft Office User" w:date="2026-04-03T12:55:00Z">
        <w:r w:rsidRPr="00DC623A" w:rsidDel="009F4E46">
          <w:rPr>
            <w:rFonts w:ascii="Arial" w:hAnsi="Arial" w:cs="Arial"/>
            <w:sz w:val="20"/>
          </w:rPr>
          <w:delText>S</w:delText>
        </w:r>
        <w:r w:rsidR="006B2DE1" w:rsidDel="009F4E46">
          <w:rPr>
            <w:rFonts w:ascii="Arial" w:hAnsi="Arial" w:cs="Arial"/>
            <w:sz w:val="20"/>
          </w:rPr>
          <w:delText>3</w:delText>
        </w:r>
      </w:del>
      <w:ins w:id="3" w:author="Microsoft Office User" w:date="2026-04-03T12:55:00Z">
        <w:r w:rsidR="009F4E46" w:rsidRPr="00DC623A">
          <w:rPr>
            <w:rFonts w:ascii="Arial" w:hAnsi="Arial" w:cs="Arial"/>
            <w:sz w:val="20"/>
          </w:rPr>
          <w:t>S</w:t>
        </w:r>
        <w:r w:rsidR="009F4E46">
          <w:rPr>
            <w:rFonts w:ascii="Arial" w:hAnsi="Arial" w:cs="Arial"/>
            <w:sz w:val="20"/>
          </w:rPr>
          <w:t>#</w:t>
        </w:r>
      </w:ins>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4" w:name="Tables"/>
      <w:bookmarkStart w:id="5" w:name="MaterialsMethods"/>
      <w:bookmarkEnd w:id="4"/>
      <w:bookmarkEnd w:id="5"/>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5EB922A6" w14:textId="77777777" w:rsidR="006B2DE1" w:rsidRDefault="006B2DE1" w:rsidP="00820484">
      <w:pPr>
        <w:pStyle w:val="SMSubheading"/>
        <w:rPr>
          <w:rFonts w:ascii="Arial" w:hAnsi="Arial" w:cs="Arial"/>
          <w:b/>
          <w:sz w:val="20"/>
          <w:u w:val="none"/>
        </w:rPr>
      </w:pPr>
    </w:p>
    <w:p w14:paraId="3E029552" w14:textId="0A40ADBA" w:rsidR="00CD0E25" w:rsidRDefault="006B2DE1" w:rsidP="006B2DE1">
      <w:pPr>
        <w:pStyle w:val="SMSubheading"/>
        <w:rPr>
          <w:rFonts w:ascii="Arial" w:hAnsi="Arial" w:cs="Arial"/>
          <w:b/>
          <w:sz w:val="20"/>
          <w:u w:val="none"/>
        </w:rPr>
      </w:pPr>
      <w:r w:rsidRPr="006B2DE1">
        <w:rPr>
          <w:rFonts w:ascii="Arial" w:hAnsi="Arial" w:cs="Arial"/>
          <w:b/>
          <w:sz w:val="20"/>
          <w:u w:val="none"/>
        </w:rPr>
        <w:t xml:space="preserve">DNA </w:t>
      </w:r>
      <w:r w:rsidR="00600ACF">
        <w:rPr>
          <w:rFonts w:ascii="Arial" w:hAnsi="Arial" w:cs="Arial"/>
          <w:b/>
          <w:sz w:val="20"/>
          <w:u w:val="none"/>
        </w:rPr>
        <w:t xml:space="preserve">and RNA </w:t>
      </w:r>
      <w:r w:rsidRPr="006B2DE1">
        <w:rPr>
          <w:rFonts w:ascii="Arial" w:hAnsi="Arial" w:cs="Arial"/>
          <w:b/>
          <w:sz w:val="20"/>
          <w:u w:val="none"/>
        </w:rPr>
        <w:t xml:space="preserve">extraction, library </w:t>
      </w:r>
      <w:r w:rsidR="00706D5D">
        <w:rPr>
          <w:rFonts w:ascii="Arial" w:hAnsi="Arial" w:cs="Arial"/>
          <w:b/>
          <w:sz w:val="20"/>
          <w:u w:val="none"/>
        </w:rPr>
        <w:t xml:space="preserve">preparation, </w:t>
      </w:r>
      <w:r w:rsidRPr="006B2DE1">
        <w:rPr>
          <w:rFonts w:ascii="Arial" w:hAnsi="Arial" w:cs="Arial"/>
          <w:b/>
          <w:sz w:val="20"/>
          <w:u w:val="none"/>
        </w:rPr>
        <w:t>and sequencing</w:t>
      </w:r>
    </w:p>
    <w:p w14:paraId="35C7660C" w14:textId="066348A9" w:rsidR="006B2DE1" w:rsidRPr="00F46F77" w:rsidRDefault="006B2DE1" w:rsidP="006B2DE1">
      <w:pPr>
        <w:rPr>
          <w:rFonts w:asciiTheme="minorBidi" w:hAnsiTheme="minorBidi" w:cstheme="minorBidi"/>
          <w:sz w:val="20"/>
        </w:rPr>
      </w:pPr>
      <w:r w:rsidRPr="00F46F77">
        <w:rPr>
          <w:rFonts w:asciiTheme="minorBidi" w:hAnsiTheme="minorBidi" w:cstheme="minorBidi"/>
          <w:bCs/>
          <w:iCs/>
          <w:sz w:val="20"/>
        </w:rPr>
        <w:t>This study involve</w:t>
      </w:r>
      <w:r w:rsidR="00252FAA">
        <w:rPr>
          <w:rFonts w:asciiTheme="minorBidi" w:hAnsiTheme="minorBidi" w:cstheme="minorBidi"/>
          <w:bCs/>
          <w:iCs/>
          <w:sz w:val="20"/>
        </w:rPr>
        <w:t>d</w:t>
      </w:r>
      <w:r w:rsidRPr="00F46F77">
        <w:rPr>
          <w:rFonts w:asciiTheme="minorBidi" w:hAnsiTheme="minorBidi" w:cstheme="minorBidi"/>
          <w:bCs/>
          <w:iCs/>
          <w:sz w:val="20"/>
        </w:rPr>
        <w:t xml:space="preserve"> sequencing and assembling genomes from 8 </w:t>
      </w:r>
      <w:proofErr w:type="spellStart"/>
      <w:r w:rsidRPr="00F46F77">
        <w:rPr>
          <w:rFonts w:asciiTheme="minorBidi" w:hAnsiTheme="minorBidi" w:cstheme="minorBidi"/>
          <w:bCs/>
          <w:iCs/>
          <w:sz w:val="20"/>
        </w:rPr>
        <w:t>Blaberidae</w:t>
      </w:r>
      <w:proofErr w:type="spellEnd"/>
      <w:r w:rsidRPr="00F46F77">
        <w:rPr>
          <w:rFonts w:asciiTheme="minorBidi" w:hAnsiTheme="minorBidi" w:cstheme="minorBidi"/>
          <w:bCs/>
          <w:iCs/>
          <w:sz w:val="20"/>
        </w:rPr>
        <w:t xml:space="preserve"> species (Dataset S1), </w:t>
      </w:r>
      <w:proofErr w:type="spellStart"/>
      <w:r w:rsidRPr="00F46F77">
        <w:rPr>
          <w:rFonts w:asciiTheme="minorBidi" w:hAnsiTheme="minorBidi" w:cstheme="minorBidi"/>
          <w:bCs/>
          <w:iCs/>
          <w:sz w:val="20"/>
        </w:rPr>
        <w:t>analysed</w:t>
      </w:r>
      <w:proofErr w:type="spellEnd"/>
      <w:r w:rsidRPr="00F46F77">
        <w:rPr>
          <w:rFonts w:asciiTheme="minorBidi" w:hAnsiTheme="minorBidi" w:cstheme="minorBidi"/>
          <w:bCs/>
          <w:iCs/>
          <w:sz w:val="20"/>
        </w:rPr>
        <w:t xml:space="preserve"> with previously generated </w:t>
      </w:r>
      <w:r w:rsidR="00EE1430">
        <w:rPr>
          <w:rFonts w:asciiTheme="minorBidi" w:hAnsiTheme="minorBidi" w:cstheme="minorBidi"/>
          <w:bCs/>
          <w:iCs/>
          <w:sz w:val="20"/>
        </w:rPr>
        <w:t xml:space="preserve">genomes from 15 </w:t>
      </w:r>
      <w:proofErr w:type="spellStart"/>
      <w:r w:rsidRPr="00F46F77">
        <w:rPr>
          <w:rFonts w:asciiTheme="minorBidi" w:hAnsiTheme="minorBidi" w:cstheme="minorBidi"/>
          <w:bCs/>
          <w:iCs/>
          <w:sz w:val="20"/>
        </w:rPr>
        <w:t>Blattodea</w:t>
      </w:r>
      <w:proofErr w:type="spellEnd"/>
      <w:r w:rsidRPr="00F46F77">
        <w:rPr>
          <w:rFonts w:asciiTheme="minorBidi" w:hAnsiTheme="minorBidi" w:cstheme="minorBidi"/>
          <w:bCs/>
          <w:iCs/>
          <w:sz w:val="20"/>
        </w:rPr>
        <w:t xml:space="preserve"> and </w:t>
      </w:r>
      <w:r w:rsidRPr="00F46F77">
        <w:rPr>
          <w:rFonts w:asciiTheme="minorBidi" w:hAnsiTheme="minorBidi" w:cstheme="minorBidi"/>
          <w:color w:val="000000" w:themeColor="text1"/>
          <w:sz w:val="20"/>
        </w:rPr>
        <w:t xml:space="preserve">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bCs/>
          <w:iCs/>
          <w:sz w:val="20"/>
        </w:rPr>
        <w:t xml:space="preserve">(Dataset S2). Specimens of </w:t>
      </w:r>
      <w:proofErr w:type="spellStart"/>
      <w:r w:rsidRPr="00F46F77">
        <w:rPr>
          <w:rFonts w:asciiTheme="minorBidi" w:hAnsiTheme="minorBidi" w:cstheme="minorBidi"/>
          <w:bCs/>
          <w:i/>
          <w:sz w:val="20"/>
        </w:rPr>
        <w:t>Macropanesthia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lithgowae</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Neogeoscapheus</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dahmsi</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lata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sloanei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tegminifera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Eungella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Kroombit</w:t>
      </w:r>
      <w:proofErr w:type="spellEnd"/>
      <w:r w:rsidRPr="00F46F77">
        <w:rPr>
          <w:rFonts w:asciiTheme="minorBidi" w:hAnsiTheme="minorBidi" w:cstheme="minorBidi"/>
          <w:bCs/>
          <w:iCs/>
          <w:sz w:val="20"/>
        </w:rPr>
        <w:t xml:space="preserve"> Tops) and </w:t>
      </w:r>
      <w:proofErr w:type="spellStart"/>
      <w:r w:rsidRPr="00F46F77">
        <w:rPr>
          <w:rFonts w:asciiTheme="minorBidi" w:hAnsiTheme="minorBidi" w:cstheme="minorBidi"/>
          <w:bCs/>
          <w:i/>
          <w:sz w:val="20"/>
        </w:rPr>
        <w:t>Parapanesthia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gigantea</w:t>
      </w:r>
      <w:proofErr w:type="spellEnd"/>
      <w:r w:rsidRPr="00F46F77">
        <w:rPr>
          <w:rFonts w:asciiTheme="minorBidi" w:hAnsiTheme="minorBidi" w:cstheme="minorBidi"/>
          <w:bCs/>
          <w:iCs/>
          <w:sz w:val="20"/>
        </w:rPr>
        <w:t xml:space="preserve"> were collected throughout Australia.</w:t>
      </w:r>
      <w:r w:rsidRPr="00F46F77">
        <w:rPr>
          <w:rFonts w:asciiTheme="minorBidi" w:hAnsiTheme="minorBidi" w:cstheme="minorBidi"/>
          <w:b/>
          <w:i/>
          <w:sz w:val="20"/>
        </w:rPr>
        <w:t xml:space="preserve"> </w:t>
      </w:r>
      <w:r w:rsidRPr="00F46F77">
        <w:rPr>
          <w:rFonts w:asciiTheme="minorBidi" w:hAnsiTheme="minorBidi" w:cstheme="minorBidi"/>
          <w:sz w:val="20"/>
        </w:rPr>
        <w:t>Genomic DNA was prepared from</w:t>
      </w:r>
      <w:r w:rsidRPr="00F46F77">
        <w:rPr>
          <w:rFonts w:asciiTheme="minorBidi" w:hAnsiTheme="minorBidi" w:cstheme="minorBidi"/>
          <w:color w:val="000000"/>
          <w:sz w:val="20"/>
        </w:rPr>
        <w:t xml:space="preserve"> the leg muscle tissue of </w:t>
      </w:r>
      <w:r w:rsidRPr="00F46F77">
        <w:rPr>
          <w:rFonts w:asciiTheme="minorBidi" w:hAnsiTheme="minorBidi" w:cstheme="minorBidi"/>
          <w:i/>
          <w:iCs/>
          <w:sz w:val="20"/>
        </w:rPr>
        <w:t xml:space="preserve">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w:t>
      </w:r>
      <w:proofErr w:type="spellStart"/>
      <w:r w:rsidRPr="00F46F77">
        <w:rPr>
          <w:rFonts w:asciiTheme="minorBidi" w:hAnsiTheme="minorBidi" w:cstheme="minorBidi"/>
          <w:sz w:val="20"/>
        </w:rPr>
        <w:t>Kroombit</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sz w:val="20"/>
        </w:rPr>
        <w:t>, and</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sz w:val="20"/>
        </w:rPr>
        <w:t xml:space="preserve">, while the DNA of </w:t>
      </w:r>
      <w:r w:rsidRPr="00F46F77">
        <w:rPr>
          <w:rFonts w:asciiTheme="minorBidi" w:hAnsiTheme="minorBidi" w:cstheme="minorBidi"/>
          <w:i/>
          <w:iCs/>
          <w:color w:val="000000"/>
          <w:sz w:val="20"/>
        </w:rPr>
        <w:t xml:space="preserve">Par. </w:t>
      </w:r>
      <w:proofErr w:type="spellStart"/>
      <w:r w:rsidRPr="00F46F77">
        <w:rPr>
          <w:rFonts w:asciiTheme="minorBidi" w:hAnsiTheme="minorBidi" w:cstheme="minorBidi"/>
          <w:i/>
          <w:iCs/>
          <w:color w:val="000000"/>
          <w:sz w:val="20"/>
        </w:rPr>
        <w:t>gigantea</w:t>
      </w:r>
      <w:proofErr w:type="spellEnd"/>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tegminifera</w:t>
      </w:r>
      <w:proofErr w:type="spellEnd"/>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color w:val="000000"/>
          <w:sz w:val="20"/>
        </w:rPr>
        <w:t> (</w:t>
      </w:r>
      <w:proofErr w:type="spellStart"/>
      <w:r w:rsidRPr="00F46F77">
        <w:rPr>
          <w:rFonts w:asciiTheme="minorBidi" w:hAnsiTheme="minorBidi" w:cstheme="minorBidi"/>
          <w:color w:val="000000"/>
          <w:sz w:val="20"/>
        </w:rPr>
        <w:t>Eungella</w:t>
      </w:r>
      <w:proofErr w:type="spellEnd"/>
      <w:r w:rsidRPr="00F46F77">
        <w:rPr>
          <w:rFonts w:asciiTheme="minorBidi" w:hAnsiTheme="minorBidi" w:cstheme="minorBidi"/>
          <w:color w:val="000000"/>
          <w:sz w:val="20"/>
        </w:rPr>
        <w:t xml:space="preserve">) and </w:t>
      </w:r>
      <w:r w:rsidRPr="00F46F77">
        <w:rPr>
          <w:rFonts w:asciiTheme="minorBidi" w:hAnsiTheme="minorBidi" w:cstheme="minorBidi"/>
          <w:i/>
          <w:iCs/>
          <w:color w:val="000000"/>
          <w:sz w:val="20"/>
        </w:rPr>
        <w:t xml:space="preserve">N. </w:t>
      </w:r>
      <w:proofErr w:type="spellStart"/>
      <w:r w:rsidRPr="00F46F77">
        <w:rPr>
          <w:rFonts w:asciiTheme="minorBidi" w:hAnsiTheme="minorBidi" w:cstheme="minorBidi"/>
          <w:i/>
          <w:iCs/>
          <w:color w:val="000000"/>
          <w:sz w:val="20"/>
        </w:rPr>
        <w:t>dahmsi</w:t>
      </w:r>
      <w:proofErr w:type="spellEnd"/>
      <w:r w:rsidRPr="00F46F77">
        <w:rPr>
          <w:rFonts w:asciiTheme="minorBidi" w:hAnsiTheme="minorBidi" w:cstheme="minorBidi"/>
          <w:color w:val="000000"/>
          <w:sz w:val="20"/>
        </w:rPr>
        <w:t xml:space="preserve"> </w:t>
      </w:r>
      <w:r w:rsidRPr="00F46F77">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Pr>
          <w:rFonts w:asciiTheme="minorBidi" w:hAnsiTheme="minorBidi" w:cstheme="minorBidi"/>
          <w:sz w:val="20"/>
        </w:rPr>
        <w:t>L</w:t>
      </w:r>
      <w:r w:rsidRPr="00F46F77">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F46F77" w:rsidRDefault="006B2DE1" w:rsidP="006B2DE1">
      <w:pPr>
        <w:rPr>
          <w:rFonts w:asciiTheme="minorBidi" w:hAnsiTheme="minorBidi" w:cstheme="minorBidi"/>
          <w:sz w:val="20"/>
        </w:rPr>
      </w:pPr>
    </w:p>
    <w:p w14:paraId="23B7536B" w14:textId="0CB8CD77" w:rsidR="006B2DE1" w:rsidRPr="00F46F77" w:rsidRDefault="006B2DE1" w:rsidP="006B2DE1">
      <w:pPr>
        <w:rPr>
          <w:rFonts w:asciiTheme="minorBidi" w:hAnsiTheme="minorBidi" w:cstheme="minorBidi"/>
          <w:b/>
          <w:i/>
          <w:sz w:val="20"/>
        </w:rPr>
      </w:pPr>
      <w:r w:rsidRPr="00F46F77">
        <w:rPr>
          <w:rFonts w:asciiTheme="minorBidi" w:hAnsiTheme="minorBidi" w:cstheme="minorBidi"/>
          <w:sz w:val="20"/>
        </w:rPr>
        <w:t>DNA extractions were performed using the phenol</w:t>
      </w:r>
      <w:r w:rsidR="00436210">
        <w:rPr>
          <w:rFonts w:asciiTheme="minorBidi" w:hAnsiTheme="minorBidi" w:cstheme="minorBidi"/>
          <w:sz w:val="20"/>
        </w:rPr>
        <w:t>-</w:t>
      </w:r>
      <w:r w:rsidRPr="00F46F77">
        <w:rPr>
          <w:rFonts w:asciiTheme="minorBidi" w:hAnsiTheme="minorBidi" w:cstheme="minorBidi"/>
          <w:sz w:val="20"/>
        </w:rPr>
        <w:t>chloroform method or using the NEB Monarch HMW DNA Extraction Kit (NEB #T3060). The phenol</w:t>
      </w:r>
      <w:r w:rsidR="00436210">
        <w:rPr>
          <w:rFonts w:asciiTheme="minorBidi" w:hAnsiTheme="minorBidi" w:cstheme="minorBidi"/>
          <w:sz w:val="20"/>
        </w:rPr>
        <w:t>-</w:t>
      </w:r>
      <w:r w:rsidRPr="00F46F77">
        <w:rPr>
          <w:rFonts w:asciiTheme="minorBidi" w:hAnsiTheme="minorBidi" w:cstheme="minorBidi"/>
          <w:sz w:val="20"/>
        </w:rPr>
        <w:t xml:space="preserve">chloroform method involved two extractions with an equal volume of </w:t>
      </w:r>
      <w:proofErr w:type="spellStart"/>
      <w:proofErr w:type="gramStart"/>
      <w:r w:rsidRPr="00F46F77">
        <w:rPr>
          <w:rFonts w:asciiTheme="minorBidi" w:hAnsiTheme="minorBidi" w:cstheme="minorBidi"/>
          <w:sz w:val="20"/>
        </w:rPr>
        <w:t>phenol:chloroform</w:t>
      </w:r>
      <w:proofErr w:type="gramEnd"/>
      <w:r w:rsidRPr="00F46F77">
        <w:rPr>
          <w:rFonts w:asciiTheme="minorBidi" w:hAnsiTheme="minorBidi" w:cstheme="minorBidi"/>
          <w:sz w:val="20"/>
        </w:rPr>
        <w:t>:isoamyl</w:t>
      </w:r>
      <w:proofErr w:type="spellEnd"/>
      <w:r w:rsidRPr="00F46F77">
        <w:rPr>
          <w:rFonts w:asciiTheme="minorBidi" w:hAnsiTheme="minorBidi" w:cstheme="minorBidi"/>
          <w:sz w:val="20"/>
        </w:rPr>
        <w:t xml:space="preserve"> alcohol </w:t>
      </w:r>
      <w:r w:rsidR="00436210">
        <w:rPr>
          <w:rFonts w:asciiTheme="minorBidi" w:hAnsiTheme="minorBidi" w:cstheme="minorBidi"/>
          <w:sz w:val="20"/>
        </w:rPr>
        <w:t>(</w:t>
      </w:r>
      <w:r w:rsidRPr="00F46F77">
        <w:rPr>
          <w:rFonts w:asciiTheme="minorBidi" w:hAnsiTheme="minorBidi" w:cstheme="minorBidi"/>
          <w:sz w:val="20"/>
        </w:rPr>
        <w:t>25:24:1), isopropanol precipitation with sodium acetate (3 M, pH 5.5). The pellet was washed twice with 70% ethanol air-dried, and the DNA pellet resuspended in 40 µ</w:t>
      </w:r>
      <w:r w:rsidR="00574AE7">
        <w:rPr>
          <w:rFonts w:asciiTheme="minorBidi" w:hAnsiTheme="minorBidi" w:cstheme="minorBidi"/>
          <w:sz w:val="20"/>
        </w:rPr>
        <w:t>L</w:t>
      </w:r>
      <w:r w:rsidRPr="00F46F77">
        <w:rPr>
          <w:rFonts w:asciiTheme="minorBidi" w:hAnsiTheme="minorBidi" w:cstheme="minorBidi"/>
          <w:sz w:val="20"/>
        </w:rPr>
        <w:t xml:space="preserve"> of 10 </w:t>
      </w:r>
      <w:proofErr w:type="spellStart"/>
      <w:r w:rsidRPr="00F46F77">
        <w:rPr>
          <w:rFonts w:asciiTheme="minorBidi" w:hAnsiTheme="minorBidi" w:cstheme="minorBidi"/>
          <w:sz w:val="20"/>
        </w:rPr>
        <w:t>mM</w:t>
      </w:r>
      <w:proofErr w:type="spellEnd"/>
      <w:r w:rsidRPr="00F46F77">
        <w:rPr>
          <w:rFonts w:asciiTheme="minorBidi" w:hAnsiTheme="minorBidi" w:cstheme="minorBidi"/>
          <w:sz w:val="20"/>
        </w:rPr>
        <w:t xml:space="preserve">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kit Wash Buffer, dried briefly</w:t>
      </w:r>
      <w:r w:rsidR="00CC0422">
        <w:rPr>
          <w:rFonts w:asciiTheme="minorBidi" w:hAnsiTheme="minorBidi" w:cstheme="minorBidi"/>
          <w:sz w:val="20"/>
        </w:rPr>
        <w:t>,</w:t>
      </w:r>
      <w:r w:rsidRPr="00F46F77">
        <w:rPr>
          <w:rFonts w:asciiTheme="minorBidi" w:hAnsiTheme="minorBidi" w:cstheme="minorBidi"/>
          <w:sz w:val="20"/>
        </w:rPr>
        <w:t xml:space="preserve"> then resuspended in 20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Elution Buffer II. The quality and integrity of the gDNA was assessed by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using Genomic DNA </w:t>
      </w:r>
      <w:proofErr w:type="spellStart"/>
      <w:r w:rsidRPr="00F46F77">
        <w:rPr>
          <w:rFonts w:asciiTheme="minorBidi" w:hAnsiTheme="minorBidi" w:cstheme="minorBidi"/>
          <w:sz w:val="20"/>
        </w:rPr>
        <w:t>ScreenTape</w:t>
      </w:r>
      <w:proofErr w:type="spellEnd"/>
      <w:r w:rsidRPr="00F46F77">
        <w:rPr>
          <w:rFonts w:asciiTheme="minorBidi" w:hAnsiTheme="minorBidi" w:cstheme="minorBidi"/>
          <w:sz w:val="20"/>
        </w:rPr>
        <w:t xml:space="preserve"> (Cat No. 5067-5365) and reagents (Cat No. 5067-5366). The absorbance ratios were assessed by Nanodrop Spectrophotometer (</w:t>
      </w:r>
      <w:proofErr w:type="spellStart"/>
      <w:r w:rsidRPr="00F46F77">
        <w:rPr>
          <w:rFonts w:asciiTheme="minorBidi" w:hAnsiTheme="minorBidi" w:cstheme="minorBidi"/>
          <w:sz w:val="20"/>
        </w:rPr>
        <w:t>DeNovix</w:t>
      </w:r>
      <w:proofErr w:type="spellEnd"/>
      <w:r w:rsidRPr="00F46F77">
        <w:rPr>
          <w:rFonts w:asciiTheme="minorBidi" w:hAnsiTheme="minorBidi" w:cstheme="minorBidi"/>
          <w:sz w:val="20"/>
        </w:rPr>
        <w:t xml:space="preserve"> DS-11). Concentration was determined using a Qubit 2.0 Fluorometer (Invitrogen by Life Technologies) using a dsDNA BR assay kit (Cat No. Q32850).</w:t>
      </w:r>
    </w:p>
    <w:p w14:paraId="4B08073D" w14:textId="77777777" w:rsidR="006B2DE1" w:rsidRPr="00F46F77" w:rsidRDefault="006B2DE1" w:rsidP="006B2DE1">
      <w:pPr>
        <w:rPr>
          <w:rFonts w:asciiTheme="minorBidi" w:hAnsiTheme="minorBidi" w:cstheme="minorBidi"/>
          <w:sz w:val="20"/>
        </w:rPr>
      </w:pPr>
    </w:p>
    <w:p w14:paraId="0E0A810F" w14:textId="21110D12" w:rsidR="006B2DE1" w:rsidRPr="00F46F77" w:rsidRDefault="006B2DE1" w:rsidP="006B2DE1">
      <w:pPr>
        <w:rPr>
          <w:rFonts w:asciiTheme="minorBidi" w:hAnsiTheme="minorBidi" w:cstheme="minorBidi"/>
          <w:sz w:val="20"/>
        </w:rPr>
      </w:pPr>
      <w:r w:rsidRPr="00F46F77">
        <w:rPr>
          <w:rFonts w:asciiTheme="minorBidi" w:hAnsiTheme="minorBidi" w:cstheme="minorBidi"/>
          <w:sz w:val="20"/>
        </w:rPr>
        <w:t>Long-read sequencing was performed using gDNA from</w:t>
      </w:r>
      <w:r w:rsidRPr="00F46F77">
        <w:rPr>
          <w:rFonts w:asciiTheme="minorBidi" w:hAnsiTheme="minorBidi" w:cstheme="minorBidi"/>
          <w:i/>
          <w:iCs/>
          <w:sz w:val="20"/>
        </w:rPr>
        <w:t xml:space="preserve"> 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i/>
          <w:iCs/>
          <w:sz w:val="20"/>
        </w:rPr>
        <w:t xml:space="preserve">, N. </w:t>
      </w:r>
      <w:proofErr w:type="spellStart"/>
      <w:r w:rsidRPr="00F46F77">
        <w:rPr>
          <w:rFonts w:asciiTheme="minorBidi" w:hAnsiTheme="minorBidi" w:cstheme="minorBidi"/>
          <w:i/>
          <w:iCs/>
          <w:sz w:val="20"/>
        </w:rPr>
        <w:t>dahmsi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(two localities, from different clades)</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tegminifera</w:t>
      </w:r>
      <w:proofErr w:type="spellEnd"/>
      <w:r w:rsidRPr="00F46F77">
        <w:rPr>
          <w:rFonts w:asciiTheme="minorBidi" w:hAnsiTheme="minorBidi" w:cstheme="minorBidi"/>
          <w:i/>
          <w:iCs/>
          <w:sz w:val="20"/>
        </w:rPr>
        <w:t xml:space="preserve"> and Par. Gigantean </w:t>
      </w:r>
      <w:r w:rsidRPr="00F46F77">
        <w:rPr>
          <w:rFonts w:asciiTheme="minorBidi" w:hAnsiTheme="minorBidi" w:cstheme="minorBidi"/>
          <w:sz w:val="20"/>
        </w:rPr>
        <w:t>(Dataset S1)</w:t>
      </w:r>
      <w:r w:rsidRPr="00F46F77">
        <w:rPr>
          <w:rFonts w:asciiTheme="minorBidi" w:hAnsiTheme="minorBidi" w:cstheme="minorBidi"/>
          <w:i/>
          <w:iCs/>
          <w:sz w:val="20"/>
        </w:rPr>
        <w:t>.</w:t>
      </w:r>
      <w:r w:rsidRPr="00F46F77">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Pr>
          <w:rFonts w:asciiTheme="minorBidi" w:hAnsiTheme="minorBidi" w:cstheme="minorBidi"/>
          <w:sz w:val="20"/>
        </w:rPr>
        <w:t>–</w:t>
      </w:r>
      <w:r w:rsidRPr="00F46F77">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9A1543">
        <w:rPr>
          <w:rFonts w:ascii="Arial" w:hAnsi="Arial" w:cs="Arial"/>
          <w:sz w:val="20"/>
        </w:rPr>
        <w:t>º</w:t>
      </w:r>
      <w:r w:rsidRPr="00F46F77">
        <w:rPr>
          <w:rFonts w:asciiTheme="minorBidi" w:hAnsiTheme="minorBidi" w:cstheme="minorBidi"/>
          <w:sz w:val="20"/>
        </w:rPr>
        <w:t xml:space="preserve">C to improve the recovery of long fragments. The integrity and concentration of final libraries were assessed using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and Qubit 2.0 Fluorometer (Invitrogen by Life Technologies) as previously described.</w:t>
      </w:r>
    </w:p>
    <w:p w14:paraId="4405E461" w14:textId="77777777" w:rsidR="006B2DE1" w:rsidRPr="00F46F77" w:rsidRDefault="006B2DE1" w:rsidP="006B2DE1">
      <w:pPr>
        <w:rPr>
          <w:rFonts w:asciiTheme="minorBidi" w:hAnsiTheme="minorBidi" w:cstheme="minorBidi"/>
          <w:sz w:val="20"/>
        </w:rPr>
      </w:pPr>
    </w:p>
    <w:p w14:paraId="31174577" w14:textId="77485B40" w:rsidR="006B2DE1" w:rsidRDefault="006B2DE1" w:rsidP="006B2DE1">
      <w:pPr>
        <w:rPr>
          <w:rFonts w:asciiTheme="minorBidi" w:hAnsiTheme="minorBidi" w:cstheme="minorBidi"/>
          <w:sz w:val="20"/>
        </w:rPr>
      </w:pPr>
      <w:r w:rsidRPr="00F46F77">
        <w:rPr>
          <w:rFonts w:asciiTheme="minorBidi" w:hAnsiTheme="minorBidi" w:cstheme="minorBidi"/>
          <w:sz w:val="20"/>
        </w:rPr>
        <w:t xml:space="preserve">Libraries were sequenced on a </w:t>
      </w:r>
      <w:proofErr w:type="spellStart"/>
      <w:r w:rsidRPr="00F46F77">
        <w:rPr>
          <w:rFonts w:asciiTheme="minorBidi" w:hAnsiTheme="minorBidi" w:cstheme="minorBidi"/>
          <w:sz w:val="20"/>
        </w:rPr>
        <w:t>PromethION</w:t>
      </w:r>
      <w:proofErr w:type="spellEnd"/>
      <w:r w:rsidRPr="00F46F77">
        <w:rPr>
          <w:rFonts w:asciiTheme="minorBidi" w:hAnsiTheme="minorBidi" w:cstheme="minorBidi"/>
          <w:sz w:val="20"/>
        </w:rPr>
        <w:t xml:space="preserve"> 24 sequencer (Oxford Nanopore Technologies) using R10.4.1 flow cells (FLO-PRO114M), following the manufacturer’s instructions. Libraries were stored at 4</w:t>
      </w:r>
      <w:r w:rsidR="007355B5" w:rsidRPr="007C2E7E">
        <w:rPr>
          <w:rFonts w:ascii="Arial" w:hAnsi="Arial" w:cs="Arial"/>
          <w:sz w:val="20"/>
        </w:rPr>
        <w:t>º</w:t>
      </w:r>
      <w:r w:rsidRPr="00F46F77">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Default="00600ACF" w:rsidP="006B2DE1">
      <w:pPr>
        <w:rPr>
          <w:rFonts w:asciiTheme="minorBidi" w:hAnsiTheme="minorBidi" w:cstheme="minorBidi"/>
          <w:sz w:val="20"/>
        </w:rPr>
      </w:pPr>
    </w:p>
    <w:p w14:paraId="52860392" w14:textId="3EA1203F" w:rsidR="001E5D60" w:rsidRDefault="00600ACF" w:rsidP="001E5D60">
      <w:pPr>
        <w:rPr>
          <w:rFonts w:ascii="Arial" w:hAnsi="Arial" w:cs="Arial"/>
          <w:sz w:val="20"/>
          <w:lang w:val="en-AU" w:eastAsia="en-GB"/>
        </w:rPr>
      </w:pPr>
      <w:r>
        <w:rPr>
          <w:rFonts w:asciiTheme="minorBidi" w:hAnsiTheme="minorBidi" w:cstheme="minorBidi"/>
          <w:sz w:val="20"/>
        </w:rPr>
        <w:t xml:space="preserve">RNA was extracted from </w:t>
      </w:r>
      <w:r w:rsidR="001E5D60">
        <w:rPr>
          <w:rFonts w:asciiTheme="minorBidi" w:hAnsiTheme="minorBidi" w:cstheme="minorBidi"/>
          <w:sz w:val="20"/>
        </w:rPr>
        <w:t xml:space="preserve">leg and fat body tissue samples </w:t>
      </w:r>
      <w:r w:rsidR="009A1543">
        <w:rPr>
          <w:rFonts w:asciiTheme="minorBidi" w:hAnsiTheme="minorBidi" w:cstheme="minorBidi"/>
          <w:sz w:val="20"/>
        </w:rPr>
        <w:t xml:space="preserve">from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tryoni</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tegminifera</w:t>
      </w:r>
      <w:proofErr w:type="spellEnd"/>
      <w:r w:rsidR="009A1543" w:rsidRPr="009A1543">
        <w:rPr>
          <w:rFonts w:asciiTheme="minorBidi" w:hAnsiTheme="minorBidi" w:cstheme="minorBidi"/>
          <w:sz w:val="20"/>
        </w:rPr>
        <w:t xml:space="preserve"> (Z011), </w:t>
      </w:r>
      <w:proofErr w:type="spellStart"/>
      <w:r w:rsidR="009A1543" w:rsidRPr="009A1543">
        <w:rPr>
          <w:rFonts w:asciiTheme="minorBidi" w:hAnsiTheme="minorBidi" w:cstheme="minorBidi"/>
          <w:i/>
          <w:iCs/>
          <w:sz w:val="20"/>
        </w:rPr>
        <w:t>Macropanesthia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lithgowae</w:t>
      </w:r>
      <w:proofErr w:type="spellEnd"/>
      <w:r w:rsidR="009A1543" w:rsidRPr="009A1543">
        <w:rPr>
          <w:rFonts w:asciiTheme="minorBidi" w:hAnsiTheme="minorBidi" w:cstheme="minorBidi"/>
          <w:sz w:val="20"/>
        </w:rPr>
        <w:t xml:space="preserve"> (Z009) and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sloanei</w:t>
      </w:r>
      <w:proofErr w:type="spellEnd"/>
      <w:r w:rsidR="009A1543" w:rsidRPr="009A1543">
        <w:rPr>
          <w:rFonts w:asciiTheme="minorBidi" w:hAnsiTheme="minorBidi" w:cstheme="minorBidi"/>
          <w:sz w:val="20"/>
        </w:rPr>
        <w:t xml:space="preserve"> (Z001)</w:t>
      </w:r>
      <w:r w:rsidR="009A1543">
        <w:rPr>
          <w:rFonts w:asciiTheme="minorBidi" w:hAnsiTheme="minorBidi" w:cstheme="minorBidi"/>
          <w:sz w:val="20"/>
        </w:rPr>
        <w:t xml:space="preserve"> </w:t>
      </w:r>
      <w:r w:rsidR="001E5D60">
        <w:rPr>
          <w:rFonts w:asciiTheme="minorBidi" w:hAnsiTheme="minorBidi" w:cstheme="minorBidi"/>
          <w:sz w:val="20"/>
        </w:rPr>
        <w:t xml:space="preserve">using </w:t>
      </w:r>
      <w:proofErr w:type="spellStart"/>
      <w:r w:rsidR="001E5D60">
        <w:rPr>
          <w:rFonts w:asciiTheme="minorBidi" w:hAnsiTheme="minorBidi" w:cstheme="minorBidi"/>
          <w:sz w:val="20"/>
        </w:rPr>
        <w:t>Trizol</w:t>
      </w:r>
      <w:proofErr w:type="spellEnd"/>
      <w:r w:rsidR="001E5D60">
        <w:rPr>
          <w:rFonts w:asciiTheme="minorBidi" w:hAnsiTheme="minorBidi" w:cstheme="minorBidi"/>
          <w:sz w:val="20"/>
        </w:rPr>
        <w:t>, following the manufacturer’s recommendations.</w:t>
      </w:r>
      <w:r w:rsidR="001E5D60">
        <w:rPr>
          <w:rFonts w:ascii="Arial" w:hAnsi="Arial" w:cs="Arial"/>
          <w:sz w:val="20"/>
          <w:lang w:val="en-AU" w:eastAsia="en-GB"/>
        </w:rPr>
        <w:t xml:space="preserve"> </w:t>
      </w:r>
      <w:r w:rsidR="001E5D60" w:rsidRPr="001E5D60">
        <w:rPr>
          <w:rFonts w:ascii="Arial" w:hAnsi="Arial" w:cs="Arial"/>
          <w:sz w:val="20"/>
          <w:lang w:val="en-AU" w:eastAsia="en-GB"/>
        </w:rPr>
        <w:t xml:space="preserve">RNA samples were submitted to the Australian Genome Research Facility (AGRF) for library preparation and sequencing. RNA quantity and integrity were assessed by AGRF prior to library construction. Sequencing libraries were prepared using an </w:t>
      </w:r>
      <w:r w:rsidR="001E5D60" w:rsidRPr="001E5D60">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Default="001E5D60" w:rsidP="001E5D60">
      <w:pPr>
        <w:rPr>
          <w:rFonts w:ascii="Arial" w:hAnsi="Arial" w:cs="Arial"/>
          <w:sz w:val="20"/>
          <w:lang w:val="en-AU" w:eastAsia="en-GB"/>
        </w:rPr>
      </w:pPr>
    </w:p>
    <w:p w14:paraId="6ED39F37" w14:textId="71EA3CEC" w:rsidR="006B2DE1" w:rsidRDefault="006B2DE1" w:rsidP="006B2DE1">
      <w:pPr>
        <w:pStyle w:val="SMSubheading"/>
        <w:rPr>
          <w:rFonts w:ascii="Arial" w:hAnsi="Arial" w:cs="Arial"/>
          <w:b/>
          <w:sz w:val="20"/>
          <w:u w:val="none"/>
        </w:rPr>
      </w:pPr>
      <w:r w:rsidRPr="006B2DE1">
        <w:rPr>
          <w:rFonts w:ascii="Arial" w:hAnsi="Arial" w:cs="Arial"/>
          <w:b/>
          <w:sz w:val="20"/>
          <w:u w:val="none"/>
        </w:rPr>
        <w:t>Genome assembly and annotation</w:t>
      </w:r>
    </w:p>
    <w:p w14:paraId="24042EB8" w14:textId="471C7D39"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For the ONT sequencing that incorporated duplex base calling (Dataset S1), redundant simplex reads (i.e.</w:t>
      </w:r>
      <w:r w:rsidR="00DB586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simplex reads which have duplex </w:t>
      </w:r>
      <w:proofErr w:type="spellStart"/>
      <w:r w:rsidRPr="00F46F77">
        <w:rPr>
          <w:rFonts w:asciiTheme="minorBidi" w:hAnsiTheme="minorBidi" w:cstheme="minorBidi"/>
          <w:color w:val="000000" w:themeColor="text1"/>
          <w:sz w:val="20"/>
        </w:rPr>
        <w:t>offsprings</w:t>
      </w:r>
      <w:proofErr w:type="spellEnd"/>
      <w:r w:rsidRPr="00F46F77">
        <w:rPr>
          <w:rFonts w:asciiTheme="minorBidi" w:hAnsiTheme="minorBidi" w:cstheme="minorBidi"/>
          <w:color w:val="000000" w:themeColor="text1"/>
          <w:sz w:val="20"/>
        </w:rPr>
        <w:t xml:space="preserve">) were removed using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v1.2 </w:t>
      </w:r>
      <w:r w:rsidR="00A524E5">
        <w:rPr>
          <w:rFonts w:asciiTheme="minorBidi" w:hAnsiTheme="minorBidi" w:cstheme="minorBidi"/>
          <w:color w:val="000000" w:themeColor="text1"/>
          <w:sz w:val="20"/>
        </w:rPr>
        <w:t>[1]</w:t>
      </w:r>
      <w:r w:rsidRPr="00F46F77">
        <w:rPr>
          <w:rFonts w:asciiTheme="minorBidi" w:hAnsiTheme="minorBidi" w:cstheme="minorBidi"/>
          <w:color w:val="000000" w:themeColor="text1"/>
          <w:sz w:val="20"/>
        </w:rPr>
        <w:t>.</w:t>
      </w:r>
      <w:r w:rsidR="00D84554">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Adapters were trimmed for all ONT sequence data (with and without duplex calling) and converted into </w:t>
      </w:r>
      <w:proofErr w:type="spellStart"/>
      <w:r w:rsidRPr="00F46F77">
        <w:rPr>
          <w:rFonts w:asciiTheme="minorBidi" w:hAnsiTheme="minorBidi" w:cstheme="minorBidi"/>
          <w:color w:val="000000" w:themeColor="text1"/>
          <w:sz w:val="20"/>
        </w:rPr>
        <w:t>fastq</w:t>
      </w:r>
      <w:proofErr w:type="spellEnd"/>
      <w:r w:rsidRPr="00F46F77">
        <w:rPr>
          <w:rFonts w:asciiTheme="minorBidi" w:hAnsiTheme="minorBidi" w:cstheme="minorBidi"/>
          <w:color w:val="000000" w:themeColor="text1"/>
          <w:sz w:val="20"/>
        </w:rPr>
        <w:t xml:space="preserve"> files using dorado v0.6 (</w:t>
      </w:r>
      <w:hyperlink r:id="rId9" w:history="1">
        <w:r w:rsidRPr="00F46F77">
          <w:rPr>
            <w:rStyle w:val="Hyperlink"/>
            <w:rFonts w:asciiTheme="minorBidi" w:hAnsiTheme="minorBidi" w:cstheme="minorBidi"/>
            <w:sz w:val="20"/>
          </w:rPr>
          <w:t>https://github.com/nanoporetech/dorado</w:t>
        </w:r>
      </w:hyperlink>
      <w:r w:rsidRPr="00F46F77">
        <w:rPr>
          <w:rFonts w:asciiTheme="minorBidi" w:hAnsiTheme="minorBidi" w:cstheme="minorBidi"/>
          <w:color w:val="000000" w:themeColor="text1"/>
          <w:sz w:val="20"/>
        </w:rPr>
        <w:t>).</w:t>
      </w:r>
    </w:p>
    <w:p w14:paraId="4F80FD98" w14:textId="77777777" w:rsidR="006B2DE1" w:rsidRPr="00F46F77" w:rsidRDefault="006B2DE1" w:rsidP="006B2DE1">
      <w:pPr>
        <w:rPr>
          <w:rFonts w:asciiTheme="minorBidi" w:hAnsiTheme="minorBidi" w:cstheme="minorBidi"/>
          <w:color w:val="000000" w:themeColor="text1"/>
          <w:sz w:val="20"/>
        </w:rPr>
      </w:pPr>
    </w:p>
    <w:p w14:paraId="228D8544" w14:textId="47E0D535"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i/>
          <w:color w:val="000000" w:themeColor="text1"/>
          <w:sz w:val="20"/>
        </w:rPr>
        <w:t>De novo</w:t>
      </w:r>
      <w:r w:rsidRPr="00F46F77">
        <w:rPr>
          <w:rFonts w:asciiTheme="minorBidi" w:hAnsiTheme="minorBidi" w:cstheme="minorBidi"/>
          <w:color w:val="000000" w:themeColor="text1"/>
          <w:sz w:val="20"/>
        </w:rPr>
        <w:t xml:space="preserve"> assembly was carried out using the trimmed ONT data using </w:t>
      </w:r>
      <w:proofErr w:type="spellStart"/>
      <w:r w:rsidRPr="00F46F77">
        <w:rPr>
          <w:rFonts w:asciiTheme="minorBidi" w:hAnsiTheme="minorBidi" w:cstheme="minorBidi"/>
          <w:color w:val="000000" w:themeColor="text1"/>
          <w:sz w:val="20"/>
        </w:rPr>
        <w:t>Flye</w:t>
      </w:r>
      <w:proofErr w:type="spellEnd"/>
      <w:r w:rsidRPr="00F46F77">
        <w:rPr>
          <w:rFonts w:asciiTheme="minorBidi" w:hAnsiTheme="minorBidi" w:cstheme="minorBidi"/>
          <w:color w:val="000000" w:themeColor="text1"/>
          <w:sz w:val="20"/>
        </w:rPr>
        <w:t xml:space="preserve"> v</w:t>
      </w:r>
      <w:r w:rsidRPr="00F46F77">
        <w:rPr>
          <w:rFonts w:asciiTheme="minorBidi" w:hAnsiTheme="minorBidi" w:cstheme="minorBidi"/>
          <w:sz w:val="20"/>
        </w:rPr>
        <w:t xml:space="preserve"> </w:t>
      </w:r>
      <w:r w:rsidRPr="00F46F77">
        <w:rPr>
          <w:rFonts w:asciiTheme="minorBidi" w:hAnsiTheme="minorBidi" w:cstheme="minorBidi"/>
          <w:color w:val="000000" w:themeColor="text1"/>
          <w:sz w:val="20"/>
        </w:rPr>
        <w:t xml:space="preserve">2.9.3 </w:t>
      </w:r>
      <w:r w:rsidR="00C05AD4">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After some initial optimi</w:t>
      </w:r>
      <w:r w:rsidR="00CE368B">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ation experiments, the ONT sequencing data with duplex calling was assembled using the ‘ONT corrected’ mode (--</w:t>
      </w:r>
      <w:proofErr w:type="spellStart"/>
      <w:r w:rsidRPr="00F46F77">
        <w:rPr>
          <w:rFonts w:asciiTheme="minorBidi" w:hAnsiTheme="minorBidi" w:cstheme="minorBidi"/>
          <w:color w:val="000000" w:themeColor="text1"/>
          <w:sz w:val="20"/>
        </w:rPr>
        <w:t>nano-corr</w:t>
      </w:r>
      <w:proofErr w:type="spellEnd"/>
      <w:r w:rsidRPr="00F46F77">
        <w:rPr>
          <w:rFonts w:asciiTheme="minorBidi" w:hAnsiTheme="minorBidi" w:cstheme="minorBidi"/>
          <w:color w:val="000000" w:themeColor="text1"/>
          <w:sz w:val="20"/>
        </w:rPr>
        <w:t>) and a minimum overlap of 10,000 (--min-overlap 10000), while the other ONT sequencing data was assembled using the ‘ONT raw’ mode (--</w:t>
      </w:r>
      <w:proofErr w:type="spellStart"/>
      <w:r w:rsidRPr="00F46F77">
        <w:rPr>
          <w:rFonts w:asciiTheme="minorBidi" w:hAnsiTheme="minorBidi" w:cstheme="minorBidi"/>
          <w:color w:val="000000" w:themeColor="text1"/>
          <w:sz w:val="20"/>
        </w:rPr>
        <w:t>nano</w:t>
      </w:r>
      <w:proofErr w:type="spellEnd"/>
      <w:r w:rsidRPr="00F46F77">
        <w:rPr>
          <w:rFonts w:asciiTheme="minorBidi" w:hAnsiTheme="minorBidi" w:cstheme="minorBidi"/>
          <w:color w:val="000000" w:themeColor="text1"/>
          <w:sz w:val="20"/>
        </w:rPr>
        <w:t xml:space="preserve">-raw) and default settings. An additional two iterations of polishing were carried out after the assemblies. The </w:t>
      </w:r>
      <w:proofErr w:type="spellStart"/>
      <w:r w:rsidRPr="00F46F77">
        <w:rPr>
          <w:rFonts w:asciiTheme="minorBidi" w:hAnsiTheme="minorBidi" w:cstheme="minorBidi"/>
          <w:color w:val="000000" w:themeColor="text1"/>
          <w:sz w:val="20"/>
        </w:rPr>
        <w:t>purge_dups</w:t>
      </w:r>
      <w:proofErr w:type="spellEnd"/>
      <w:r w:rsidRPr="00F46F77">
        <w:rPr>
          <w:rFonts w:asciiTheme="minorBidi" w:hAnsiTheme="minorBidi" w:cstheme="minorBidi"/>
          <w:color w:val="000000" w:themeColor="text1"/>
          <w:sz w:val="20"/>
        </w:rPr>
        <w:t xml:space="preserve"> v1.2</w:t>
      </w:r>
      <w:r w:rsidRPr="008F5282">
        <w:rPr>
          <w:rFonts w:asciiTheme="minorBidi" w:hAnsiTheme="minorBidi" w:cstheme="minorBidi"/>
          <w:color w:val="000000" w:themeColor="text1"/>
          <w:sz w:val="20"/>
        </w:rPr>
        <w:t xml:space="preserve">.5 </w:t>
      </w:r>
      <w:r w:rsidR="008F5282" w:rsidRPr="008F5282">
        <w:rPr>
          <w:rFonts w:asciiTheme="minorBidi" w:hAnsiTheme="minorBidi" w:cstheme="minorBidi"/>
          <w:color w:val="000000" w:themeColor="text1"/>
          <w:sz w:val="20"/>
        </w:rPr>
        <w:t>[3]</w:t>
      </w:r>
      <w:r w:rsidRPr="008F5282">
        <w:rPr>
          <w:rFonts w:asciiTheme="minorBidi" w:hAnsiTheme="minorBidi" w:cstheme="minorBidi"/>
          <w:color w:val="000000" w:themeColor="text1"/>
          <w:sz w:val="20"/>
        </w:rPr>
        <w:t xml:space="preserve"> pipeline</w:t>
      </w:r>
      <w:r w:rsidRPr="00F46F77">
        <w:rPr>
          <w:rFonts w:asciiTheme="minorBidi" w:hAnsiTheme="minorBidi" w:cstheme="minorBidi"/>
          <w:color w:val="000000" w:themeColor="text1"/>
          <w:sz w:val="20"/>
        </w:rPr>
        <w:t xml:space="preserve"> was used to remove putative haplotypic duplications and heterozygous overlaps from the genomes. Raw ONT reads were mapped to the draft assembly using minimap2 v2.18 </w:t>
      </w:r>
      <w:r w:rsidR="008F5282">
        <w:rPr>
          <w:rFonts w:asciiTheme="minorBidi" w:hAnsiTheme="minorBidi" w:cstheme="minorBidi"/>
          <w:color w:val="000000" w:themeColor="text1"/>
          <w:sz w:val="20"/>
        </w:rPr>
        <w:t>[4,5]</w:t>
      </w:r>
      <w:r w:rsidRPr="00F46F77">
        <w:rPr>
          <w:rFonts w:asciiTheme="minorBidi" w:hAnsiTheme="minorBidi" w:cstheme="minorBidi"/>
          <w:color w:val="000000" w:themeColor="text1"/>
          <w:sz w:val="20"/>
        </w:rPr>
        <w:t xml:space="preserve"> for this purging step. QUAST v5.3.0 </w:t>
      </w:r>
      <w:r w:rsidR="008F5282">
        <w:rPr>
          <w:rFonts w:asciiTheme="minorBidi" w:hAnsiTheme="minorBidi" w:cstheme="minorBidi"/>
          <w:color w:val="000000" w:themeColor="text1"/>
          <w:sz w:val="20"/>
        </w:rPr>
        <w:t>[6]</w:t>
      </w:r>
      <w:r w:rsidRPr="00F46F77">
        <w:rPr>
          <w:rFonts w:asciiTheme="minorBidi" w:hAnsiTheme="minorBidi" w:cstheme="minorBidi"/>
          <w:color w:val="000000" w:themeColor="text1"/>
          <w:sz w:val="20"/>
        </w:rPr>
        <w:t xml:space="preserve"> was used to assess the assembly continuity, and BUSCO v5.8.1 was used to assess assembly completeness (utilizing the </w:t>
      </w:r>
      <w:proofErr w:type="spellStart"/>
      <w:r w:rsidRPr="00F46F77">
        <w:rPr>
          <w:rFonts w:asciiTheme="minorBidi" w:hAnsiTheme="minorBidi" w:cstheme="minorBidi"/>
          <w:color w:val="000000" w:themeColor="text1"/>
          <w:sz w:val="20"/>
        </w:rPr>
        <w:t>Insecta</w:t>
      </w:r>
      <w:proofErr w:type="spellEnd"/>
      <w:r w:rsidRPr="00F46F77">
        <w:rPr>
          <w:rFonts w:asciiTheme="minorBidi" w:hAnsiTheme="minorBidi" w:cstheme="minorBidi"/>
          <w:color w:val="000000" w:themeColor="text1"/>
          <w:sz w:val="20"/>
        </w:rPr>
        <w:t xml:space="preserve"> lineage data set;</w:t>
      </w:r>
      <w:r w:rsidR="008F5282">
        <w:rPr>
          <w:rFonts w:asciiTheme="minorBidi" w:hAnsiTheme="minorBidi" w:cstheme="minorBidi"/>
          <w:color w:val="000000" w:themeColor="text1"/>
          <w:sz w:val="20"/>
        </w:rPr>
        <w:t xml:space="preserve"> [7,8]</w:t>
      </w:r>
      <w:r w:rsidRPr="00F46F77">
        <w:rPr>
          <w:rFonts w:asciiTheme="minorBidi" w:hAnsiTheme="minorBidi" w:cstheme="minorBidi"/>
          <w:color w:val="000000" w:themeColor="text1"/>
          <w:sz w:val="20"/>
        </w:rPr>
        <w:t>).</w:t>
      </w:r>
    </w:p>
    <w:p w14:paraId="2A3E3B66" w14:textId="77777777" w:rsidR="006B2DE1" w:rsidRPr="00F46F77" w:rsidRDefault="006B2DE1" w:rsidP="006B2DE1">
      <w:pPr>
        <w:rPr>
          <w:rFonts w:asciiTheme="minorBidi" w:hAnsiTheme="minorBidi" w:cstheme="minorBidi"/>
          <w:color w:val="000000" w:themeColor="text1"/>
          <w:sz w:val="20"/>
        </w:rPr>
      </w:pPr>
    </w:p>
    <w:p w14:paraId="30798CA6" w14:textId="6593C6D4"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genome assemblies were annotated using FGENESH++ v7.2.2 </w:t>
      </w:r>
      <w:r w:rsidR="008F5282">
        <w:rPr>
          <w:rFonts w:asciiTheme="minorBidi" w:hAnsiTheme="minorBidi" w:cstheme="minorBidi"/>
          <w:color w:val="000000" w:themeColor="text1"/>
          <w:sz w:val="20"/>
        </w:rPr>
        <w:t>[9,10]</w:t>
      </w:r>
      <w:r w:rsidRPr="00F46F77">
        <w:rPr>
          <w:rFonts w:asciiTheme="minorBidi" w:hAnsiTheme="minorBidi" w:cstheme="minorBidi"/>
          <w:color w:val="000000" w:themeColor="text1"/>
          <w:sz w:val="20"/>
        </w:rPr>
        <w:t xml:space="preserve">, performed on the Nimbus cloud service provided by the </w:t>
      </w:r>
      <w:proofErr w:type="spellStart"/>
      <w:r w:rsidRPr="00F46F77">
        <w:rPr>
          <w:rFonts w:asciiTheme="minorBidi" w:hAnsiTheme="minorBidi" w:cstheme="minorBidi"/>
          <w:color w:val="000000" w:themeColor="text1"/>
          <w:sz w:val="20"/>
        </w:rPr>
        <w:t>Pawsey</w:t>
      </w:r>
      <w:proofErr w:type="spellEnd"/>
      <w:r w:rsidRPr="00F46F77">
        <w:rPr>
          <w:rFonts w:asciiTheme="minorBidi" w:hAnsiTheme="minorBidi" w:cstheme="minorBidi"/>
          <w:color w:val="000000" w:themeColor="text1"/>
          <w:sz w:val="20"/>
        </w:rPr>
        <w:t xml:space="preserve"> Supercomputing Centre. Prior to annotation, we generated a repeat library with </w:t>
      </w:r>
      <w:proofErr w:type="spellStart"/>
      <w:r w:rsidRPr="00F46F77">
        <w:rPr>
          <w:rFonts w:asciiTheme="minorBidi" w:hAnsiTheme="minorBidi" w:cstheme="minorBidi"/>
          <w:color w:val="000000" w:themeColor="text1"/>
          <w:sz w:val="20"/>
        </w:rPr>
        <w:t>RepeatModeler</w:t>
      </w:r>
      <w:proofErr w:type="spellEnd"/>
      <w:r w:rsidRPr="00F46F77">
        <w:rPr>
          <w:rFonts w:asciiTheme="minorBidi" w:hAnsiTheme="minorBidi" w:cstheme="minorBidi"/>
          <w:color w:val="000000" w:themeColor="text1"/>
          <w:sz w:val="20"/>
        </w:rPr>
        <w:t xml:space="preserve"> v2.0.1 </w:t>
      </w:r>
      <w:r w:rsidR="008F5282">
        <w:rPr>
          <w:rFonts w:asciiTheme="minorBidi" w:hAnsiTheme="minorBidi" w:cstheme="minorBidi"/>
          <w:color w:val="000000" w:themeColor="text1"/>
          <w:sz w:val="20"/>
        </w:rPr>
        <w:t>[11]</w:t>
      </w:r>
      <w:r w:rsidRPr="00F46F77">
        <w:rPr>
          <w:rFonts w:asciiTheme="minorBidi" w:hAnsiTheme="minorBidi" w:cstheme="minorBidi"/>
          <w:color w:val="000000" w:themeColor="text1"/>
          <w:sz w:val="20"/>
        </w:rPr>
        <w:t xml:space="preserve"> and masked repetitive elements in the assemblies using </w:t>
      </w:r>
      <w:proofErr w:type="spellStart"/>
      <w:r w:rsidRPr="00F46F77">
        <w:rPr>
          <w:rFonts w:asciiTheme="minorBidi" w:hAnsiTheme="minorBidi" w:cstheme="minorBidi"/>
          <w:color w:val="000000" w:themeColor="text1"/>
          <w:sz w:val="20"/>
        </w:rPr>
        <w:t>RepeatMasker</w:t>
      </w:r>
      <w:proofErr w:type="spellEnd"/>
      <w:r w:rsidRPr="00F46F77">
        <w:rPr>
          <w:rFonts w:asciiTheme="minorBidi" w:hAnsiTheme="minorBidi" w:cstheme="minorBidi"/>
          <w:color w:val="000000" w:themeColor="text1"/>
          <w:sz w:val="20"/>
        </w:rPr>
        <w:t xml:space="preserve"> v4.0.6 </w:t>
      </w:r>
      <w:r w:rsidR="008F5282">
        <w:rPr>
          <w:rFonts w:asciiTheme="minorBidi" w:hAnsiTheme="minorBidi" w:cstheme="minorBidi"/>
          <w:color w:val="000000" w:themeColor="text1"/>
          <w:sz w:val="20"/>
        </w:rPr>
        <w:t>[12]</w:t>
      </w:r>
      <w:r w:rsidRPr="00F46F77">
        <w:rPr>
          <w:rFonts w:asciiTheme="minorBidi" w:hAnsiTheme="minorBidi" w:cstheme="minorBidi"/>
          <w:color w:val="000000" w:themeColor="text1"/>
          <w:sz w:val="20"/>
        </w:rPr>
        <w:t>, applying the ‘-</w:t>
      </w:r>
      <w:proofErr w:type="spellStart"/>
      <w:r w:rsidRPr="00F46F77">
        <w:rPr>
          <w:rFonts w:asciiTheme="minorBidi" w:hAnsiTheme="minorBidi" w:cstheme="minorBidi"/>
          <w:color w:val="000000" w:themeColor="text1"/>
          <w:sz w:val="20"/>
        </w:rPr>
        <w:t>nolow</w:t>
      </w:r>
      <w:proofErr w:type="spellEnd"/>
      <w:r w:rsidRPr="00F46F77">
        <w:rPr>
          <w:rFonts w:asciiTheme="minorBidi" w:hAnsiTheme="minorBidi" w:cstheme="minorBidi"/>
          <w:color w:val="000000" w:themeColor="text1"/>
          <w:sz w:val="20"/>
        </w:rPr>
        <w:t xml:space="preserve">’ option to exclude low-complexity or simple repeats from masking. The masked and unmasked assemblies were used as input for FGENESH++. Following </w:t>
      </w:r>
      <w:r w:rsidRPr="008F5282">
        <w:rPr>
          <w:rFonts w:asciiTheme="minorBidi" w:hAnsiTheme="minorBidi" w:cstheme="minorBidi"/>
          <w:color w:val="000000" w:themeColor="text1"/>
          <w:sz w:val="20"/>
        </w:rPr>
        <w:t xml:space="preserve">Ewart et al. </w:t>
      </w:r>
      <w:r w:rsidR="008F5282" w:rsidRPr="008F5282">
        <w:rPr>
          <w:rFonts w:asciiTheme="minorBidi" w:hAnsiTheme="minorBidi" w:cstheme="minorBidi"/>
          <w:color w:val="000000" w:themeColor="text1"/>
          <w:sz w:val="20"/>
        </w:rPr>
        <w:t>[13]</w:t>
      </w:r>
      <w:r w:rsidRPr="008F5282">
        <w:rPr>
          <w:rFonts w:asciiTheme="minorBidi" w:hAnsiTheme="minorBidi" w:cstheme="minorBidi"/>
          <w:color w:val="000000" w:themeColor="text1"/>
          <w:sz w:val="20"/>
        </w:rPr>
        <w:t>, FGENESH</w:t>
      </w:r>
      <w:r w:rsidRPr="00F46F77">
        <w:rPr>
          <w:rFonts w:asciiTheme="minorBidi" w:hAnsiTheme="minorBidi" w:cstheme="minorBidi"/>
          <w:color w:val="000000" w:themeColor="text1"/>
          <w:sz w:val="20"/>
        </w:rPr>
        <w:t>++ was run with the non-mammalian general pipeline settings, employing optimized gene-finding parameters trained on the pea aphid (</w:t>
      </w:r>
      <w:proofErr w:type="spellStart"/>
      <w:r w:rsidRPr="00F46F77">
        <w:rPr>
          <w:rFonts w:asciiTheme="minorBidi" w:hAnsiTheme="minorBidi" w:cstheme="minorBidi"/>
          <w:i/>
          <w:iCs/>
          <w:color w:val="000000" w:themeColor="text1"/>
          <w:sz w:val="20"/>
        </w:rPr>
        <w:t>Acyrthosiphon</w:t>
      </w:r>
      <w:proofErr w:type="spellEnd"/>
      <w:r w:rsidRPr="00F46F77">
        <w:rPr>
          <w:rFonts w:asciiTheme="minorBidi" w:hAnsiTheme="minorBidi" w:cstheme="minorBidi"/>
          <w:i/>
          <w:iCs/>
          <w:color w:val="000000" w:themeColor="text1"/>
          <w:sz w:val="20"/>
        </w:rPr>
        <w:t xml:space="preserve"> </w:t>
      </w:r>
      <w:proofErr w:type="spellStart"/>
      <w:r w:rsidRPr="00F46F77">
        <w:rPr>
          <w:rFonts w:asciiTheme="minorBidi" w:hAnsiTheme="minorBidi" w:cstheme="minorBidi"/>
          <w:i/>
          <w:iCs/>
          <w:color w:val="000000" w:themeColor="text1"/>
          <w:sz w:val="20"/>
        </w:rPr>
        <w:t>pisum</w:t>
      </w:r>
      <w:proofErr w:type="spellEnd"/>
      <w:r w:rsidRPr="00F46F77">
        <w:rPr>
          <w:rFonts w:asciiTheme="minorBidi" w:hAnsiTheme="minorBidi" w:cstheme="minorBidi"/>
          <w:color w:val="000000" w:themeColor="text1"/>
          <w:sz w:val="20"/>
        </w:rPr>
        <w:t xml:space="preserve">) genome, and a curated insect protein database (provided by </w:t>
      </w:r>
      <w:proofErr w:type="spellStart"/>
      <w:r w:rsidRPr="00F46F77">
        <w:rPr>
          <w:rFonts w:asciiTheme="minorBidi" w:hAnsiTheme="minorBidi" w:cstheme="minorBidi"/>
          <w:color w:val="000000" w:themeColor="text1"/>
          <w:sz w:val="20"/>
        </w:rPr>
        <w:t>Softberry</w:t>
      </w:r>
      <w:proofErr w:type="spellEnd"/>
      <w:r w:rsidRPr="00F46F77">
        <w:rPr>
          <w:rFonts w:asciiTheme="minorBidi" w:hAnsiTheme="minorBidi" w:cstheme="minorBidi"/>
          <w:color w:val="000000" w:themeColor="text1"/>
          <w:sz w:val="20"/>
        </w:rPr>
        <w:t>; 2020 release) for “</w:t>
      </w:r>
      <w:proofErr w:type="spellStart"/>
      <w:r w:rsidRPr="00F46F77">
        <w:rPr>
          <w:rFonts w:asciiTheme="minorBidi" w:hAnsiTheme="minorBidi" w:cstheme="minorBidi"/>
          <w:color w:val="000000" w:themeColor="text1"/>
          <w:sz w:val="20"/>
        </w:rPr>
        <w:t>prot_map</w:t>
      </w:r>
      <w:proofErr w:type="spellEnd"/>
      <w:r w:rsidRPr="00F46F77">
        <w:rPr>
          <w:rFonts w:asciiTheme="minorBidi" w:hAnsiTheme="minorBidi" w:cstheme="minorBidi"/>
          <w:color w:val="000000" w:themeColor="text1"/>
          <w:sz w:val="20"/>
        </w:rPr>
        <w:t xml:space="preserve">” homology-based predictions. </w:t>
      </w:r>
      <w:r w:rsidRPr="00F46F77">
        <w:rPr>
          <w:rFonts w:asciiTheme="minorBidi" w:hAnsiTheme="minorBidi" w:cstheme="minorBidi"/>
          <w:i/>
          <w:iCs/>
          <w:color w:val="000000" w:themeColor="text1"/>
          <w:sz w:val="20"/>
        </w:rPr>
        <w:t xml:space="preserve">Ab initio </w:t>
      </w:r>
      <w:r w:rsidRPr="00F46F77">
        <w:rPr>
          <w:rFonts w:asciiTheme="minorBidi" w:hAnsiTheme="minorBidi" w:cstheme="minorBidi"/>
          <w:color w:val="000000" w:themeColor="text1"/>
          <w:sz w:val="20"/>
        </w:rPr>
        <w:t>predictions lacking BLAST support were excluded.</w:t>
      </w:r>
    </w:p>
    <w:p w14:paraId="421598EB" w14:textId="77777777" w:rsidR="006B2DE1" w:rsidRPr="00F46F77" w:rsidRDefault="006B2DE1" w:rsidP="006B2DE1">
      <w:pPr>
        <w:rPr>
          <w:rFonts w:asciiTheme="minorBidi" w:hAnsiTheme="minorBidi" w:cstheme="minorBidi"/>
          <w:color w:val="000000" w:themeColor="text1"/>
          <w:sz w:val="20"/>
        </w:rPr>
      </w:pPr>
    </w:p>
    <w:p w14:paraId="51983654" w14:textId="09916FFF"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These newly assembled genomes were combined with other cockroach and termite genomes from </w:t>
      </w:r>
      <w:proofErr w:type="spellStart"/>
      <w:r w:rsidRPr="00F46F77">
        <w:rPr>
          <w:rFonts w:asciiTheme="minorBidi" w:hAnsiTheme="minorBidi" w:cstheme="minorBidi"/>
          <w:color w:val="000000" w:themeColor="text1"/>
          <w:sz w:val="20"/>
        </w:rPr>
        <w:t>InsectBase</w:t>
      </w:r>
      <w:proofErr w:type="spellEnd"/>
      <w:r w:rsidRPr="00F46F77">
        <w:rPr>
          <w:rFonts w:asciiTheme="minorBidi" w:hAnsiTheme="minorBidi" w:cstheme="minorBidi"/>
          <w:color w:val="000000" w:themeColor="text1"/>
          <w:sz w:val="20"/>
        </w:rPr>
        <w:t xml:space="preserve"> 2.0 </w:t>
      </w:r>
      <w:r w:rsidR="008F5282">
        <w:rPr>
          <w:rFonts w:asciiTheme="minorBidi" w:hAnsiTheme="minorBidi" w:cstheme="minorBidi"/>
          <w:color w:val="000000" w:themeColor="text1"/>
          <w:sz w:val="20"/>
        </w:rPr>
        <w:t>[14]</w:t>
      </w:r>
      <w:r w:rsidRPr="00F46F77">
        <w:rPr>
          <w:rFonts w:asciiTheme="minorBidi" w:hAnsiTheme="minorBidi" w:cstheme="minorBidi"/>
          <w:color w:val="000000" w:themeColor="text1"/>
          <w:sz w:val="20"/>
        </w:rPr>
        <w:t xml:space="preserve">, NCBI and </w:t>
      </w:r>
      <w:r w:rsidR="008F5282" w:rsidRPr="008F5282">
        <w:rPr>
          <w:rFonts w:asciiTheme="minorBidi" w:hAnsiTheme="minorBidi" w:cstheme="minorBidi"/>
          <w:color w:val="000000" w:themeColor="text1"/>
          <w:sz w:val="20"/>
        </w:rPr>
        <w:t>Ewart et al. [13]</w:t>
      </w:r>
      <w:r w:rsidRPr="00F46F77">
        <w:rPr>
          <w:rFonts w:asciiTheme="minorBidi" w:hAnsiTheme="minorBidi" w:cstheme="minorBidi"/>
          <w:color w:val="000000" w:themeColor="text1"/>
          <w:sz w:val="20"/>
        </w:rPr>
        <w:t xml:space="preserve"> for subsequent analyses (see Dataset S2 for species/genome details).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americana</w:t>
      </w:r>
      <w:proofErr w:type="spellEnd"/>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Blattella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germanica</w:t>
      </w:r>
      <w:proofErr w:type="spellEnd"/>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nevadensis</w:t>
      </w:r>
      <w:proofErr w:type="spellEnd"/>
      <w:r w:rsidRPr="00F46F77">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Pr>
          <w:rFonts w:asciiTheme="minorBidi" w:hAnsiTheme="minorBidi" w:cstheme="minorBidi"/>
          <w:color w:val="000000" w:themeColor="text1"/>
          <w:sz w:val="20"/>
        </w:rPr>
        <w:t>of</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subsequent analyses.</w:t>
      </w:r>
    </w:p>
    <w:p w14:paraId="1F3117F0" w14:textId="397027D5" w:rsidR="00D800A8" w:rsidRDefault="00D800A8" w:rsidP="006B2DE1">
      <w:pPr>
        <w:rPr>
          <w:rFonts w:asciiTheme="minorBidi" w:hAnsiTheme="minorBidi" w:cstheme="minorBidi"/>
          <w:color w:val="000000" w:themeColor="text1"/>
          <w:sz w:val="20"/>
        </w:rPr>
      </w:pPr>
    </w:p>
    <w:p w14:paraId="1C3A1F7F" w14:textId="77777777" w:rsidR="00D800A8" w:rsidRDefault="00D800A8" w:rsidP="00D800A8">
      <w:pPr>
        <w:pStyle w:val="SMSubheading"/>
        <w:rPr>
          <w:rFonts w:ascii="Arial" w:hAnsi="Arial" w:cs="Arial"/>
          <w:b/>
          <w:bCs/>
          <w:sz w:val="20"/>
          <w:u w:val="none"/>
        </w:rPr>
      </w:pPr>
      <w:r>
        <w:rPr>
          <w:rFonts w:ascii="Arial" w:hAnsi="Arial" w:cs="Arial"/>
          <w:b/>
          <w:bCs/>
          <w:sz w:val="20"/>
          <w:u w:val="none"/>
        </w:rPr>
        <w:t>RNA assembly and mapping</w:t>
      </w:r>
    </w:p>
    <w:p w14:paraId="5FCFF4BF" w14:textId="0183AAB4" w:rsidR="00D800A8" w:rsidRPr="00E70052" w:rsidRDefault="00D800A8" w:rsidP="00D800A8">
      <w:pPr>
        <w:pStyle w:val="SMSubheading"/>
        <w:rPr>
          <w:rFonts w:ascii="Arial" w:hAnsi="Arial" w:cs="Arial"/>
          <w:sz w:val="20"/>
          <w:highlight w:val="yellow"/>
          <w:u w:val="none"/>
        </w:rPr>
      </w:pPr>
      <w:r>
        <w:rPr>
          <w:rFonts w:ascii="Arial" w:hAnsi="Arial" w:cs="Arial"/>
          <w:sz w:val="20"/>
          <w:u w:val="none"/>
        </w:rPr>
        <w:t xml:space="preserve">Raw RNA reads underwent secondary quality assessment using </w:t>
      </w:r>
      <w:proofErr w:type="spellStart"/>
      <w:r>
        <w:rPr>
          <w:rFonts w:ascii="Arial" w:hAnsi="Arial" w:cs="Arial"/>
          <w:sz w:val="20"/>
          <w:u w:val="none"/>
        </w:rPr>
        <w:t>FastQC</w:t>
      </w:r>
      <w:proofErr w:type="spellEnd"/>
      <w:r>
        <w:rPr>
          <w:rFonts w:ascii="Arial" w:hAnsi="Arial" w:cs="Arial"/>
          <w:sz w:val="20"/>
          <w:u w:val="none"/>
        </w:rPr>
        <w:t xml:space="preserve"> v.</w:t>
      </w:r>
      <w:r w:rsidRPr="00A46C0D">
        <w:rPr>
          <w:rFonts w:ascii="Arial" w:hAnsi="Arial" w:cs="Arial"/>
          <w:sz w:val="20"/>
          <w:u w:val="none"/>
        </w:rPr>
        <w:t>0.12.0</w:t>
      </w:r>
      <w:r w:rsidRPr="00DC623A">
        <w:rPr>
          <w:rFonts w:ascii="Arial" w:hAnsi="Arial" w:cs="Arial"/>
          <w:sz w:val="20"/>
          <w:u w:val="none"/>
        </w:rPr>
        <w:t xml:space="preserve"> </w:t>
      </w:r>
      <w:r w:rsidR="008F5282">
        <w:rPr>
          <w:rFonts w:ascii="Arial" w:hAnsi="Arial" w:cs="Arial"/>
          <w:sz w:val="20"/>
          <w:u w:val="none"/>
        </w:rPr>
        <w:t>[15]</w:t>
      </w:r>
      <w:r>
        <w:rPr>
          <w:rFonts w:ascii="Arial" w:hAnsi="Arial" w:cs="Arial"/>
          <w:sz w:val="20"/>
          <w:u w:val="none"/>
        </w:rPr>
        <w:t xml:space="preserve">, followed by adaptor trimming and removal of reads with length &lt;20 </w:t>
      </w:r>
      <w:proofErr w:type="spellStart"/>
      <w:r>
        <w:rPr>
          <w:rFonts w:ascii="Arial" w:hAnsi="Arial" w:cs="Arial"/>
          <w:sz w:val="20"/>
          <w:u w:val="none"/>
        </w:rPr>
        <w:t>bp</w:t>
      </w:r>
      <w:proofErr w:type="spellEnd"/>
      <w:r>
        <w:rPr>
          <w:rFonts w:ascii="Arial" w:hAnsi="Arial" w:cs="Arial"/>
          <w:sz w:val="20"/>
          <w:u w:val="none"/>
        </w:rPr>
        <w:t xml:space="preserve"> and Q</w:t>
      </w:r>
      <w:r w:rsidR="009A1543">
        <w:rPr>
          <w:rFonts w:ascii="Arial" w:hAnsi="Arial" w:cs="Arial"/>
          <w:sz w:val="20"/>
          <w:u w:val="none"/>
        </w:rPr>
        <w:t>-</w:t>
      </w:r>
      <w:r>
        <w:rPr>
          <w:rFonts w:ascii="Arial" w:hAnsi="Arial" w:cs="Arial"/>
          <w:sz w:val="20"/>
          <w:u w:val="none"/>
        </w:rPr>
        <w:t xml:space="preserve">scores &lt;20 using the </w:t>
      </w:r>
      <w:proofErr w:type="spellStart"/>
      <w:r>
        <w:rPr>
          <w:rFonts w:ascii="Arial" w:hAnsi="Arial" w:cs="Arial"/>
          <w:sz w:val="20"/>
          <w:u w:val="none"/>
        </w:rPr>
        <w:t>BBDuk</w:t>
      </w:r>
      <w:proofErr w:type="spellEnd"/>
      <w:r>
        <w:rPr>
          <w:rFonts w:ascii="Arial" w:hAnsi="Arial" w:cs="Arial"/>
          <w:sz w:val="20"/>
          <w:u w:val="none"/>
        </w:rPr>
        <w:t xml:space="preserve"> function in </w:t>
      </w:r>
      <w:proofErr w:type="spellStart"/>
      <w:r>
        <w:rPr>
          <w:rFonts w:ascii="Arial" w:hAnsi="Arial" w:cs="Arial"/>
          <w:i/>
          <w:iCs/>
          <w:sz w:val="20"/>
          <w:u w:val="none"/>
        </w:rPr>
        <w:t>BBTools</w:t>
      </w:r>
      <w:proofErr w:type="spellEnd"/>
      <w:r>
        <w:rPr>
          <w:rFonts w:ascii="Arial" w:hAnsi="Arial" w:cs="Arial"/>
          <w:sz w:val="20"/>
          <w:u w:val="none"/>
        </w:rPr>
        <w:t xml:space="preserve"> v.39.62 </w:t>
      </w:r>
      <w:r w:rsidR="008F5282">
        <w:rPr>
          <w:rFonts w:ascii="Arial" w:hAnsi="Arial" w:cs="Arial"/>
          <w:sz w:val="20"/>
          <w:u w:val="none"/>
        </w:rPr>
        <w:t>[16]</w:t>
      </w:r>
      <w:r>
        <w:rPr>
          <w:rFonts w:ascii="Arial" w:hAnsi="Arial" w:cs="Arial"/>
          <w:sz w:val="20"/>
          <w:u w:val="none"/>
        </w:rPr>
        <w:t xml:space="preserve">. We then mapped the RNA to their corresponding genomes using </w:t>
      </w:r>
      <w:r w:rsidRPr="009A1543">
        <w:rPr>
          <w:rFonts w:ascii="Arial" w:hAnsi="Arial" w:cs="Arial"/>
          <w:i/>
          <w:iCs/>
          <w:sz w:val="20"/>
          <w:u w:val="none"/>
        </w:rPr>
        <w:t>HISAT</w:t>
      </w:r>
      <w:r>
        <w:rPr>
          <w:rFonts w:ascii="Arial" w:hAnsi="Arial" w:cs="Arial"/>
          <w:sz w:val="20"/>
          <w:u w:val="none"/>
        </w:rPr>
        <w:t xml:space="preserve"> v.2.2.1 </w:t>
      </w:r>
      <w:r w:rsidR="008F5282">
        <w:rPr>
          <w:rFonts w:ascii="Arial" w:hAnsi="Arial" w:cs="Arial"/>
          <w:sz w:val="20"/>
          <w:u w:val="none"/>
        </w:rPr>
        <w:t>[17]</w:t>
      </w:r>
      <w:r>
        <w:rPr>
          <w:rFonts w:ascii="Arial" w:hAnsi="Arial" w:cs="Arial"/>
          <w:sz w:val="20"/>
          <w:u w:val="none"/>
        </w:rPr>
        <w:t xml:space="preserve"> with default alignment scores and mapping stringency, before assembling the mapped reads into contigs using </w:t>
      </w:r>
      <w:proofErr w:type="spellStart"/>
      <w:r w:rsidRPr="009A1543">
        <w:rPr>
          <w:rFonts w:ascii="Arial" w:hAnsi="Arial" w:cs="Arial"/>
          <w:i/>
          <w:iCs/>
          <w:sz w:val="20"/>
          <w:u w:val="none"/>
        </w:rPr>
        <w:t>StringTie</w:t>
      </w:r>
      <w:proofErr w:type="spellEnd"/>
      <w:r>
        <w:rPr>
          <w:rFonts w:ascii="Arial" w:hAnsi="Arial" w:cs="Arial"/>
          <w:sz w:val="20"/>
          <w:u w:val="none"/>
        </w:rPr>
        <w:t xml:space="preserve"> v.3.0.2 </w:t>
      </w:r>
      <w:r w:rsidR="008F5282">
        <w:rPr>
          <w:rFonts w:ascii="Arial" w:hAnsi="Arial" w:cs="Arial"/>
          <w:sz w:val="20"/>
          <w:u w:val="none"/>
        </w:rPr>
        <w:t>[18]</w:t>
      </w:r>
      <w:r>
        <w:rPr>
          <w:rFonts w:ascii="Arial" w:hAnsi="Arial" w:cs="Arial"/>
          <w:sz w:val="20"/>
          <w:u w:val="none"/>
        </w:rPr>
        <w:t xml:space="preserve">. Candidate coding regions were identified with </w:t>
      </w:r>
      <w:proofErr w:type="spellStart"/>
      <w:r>
        <w:rPr>
          <w:rFonts w:ascii="Arial" w:hAnsi="Arial" w:cs="Arial"/>
          <w:i/>
          <w:iCs/>
          <w:sz w:val="20"/>
          <w:u w:val="none"/>
        </w:rPr>
        <w:t>TransDecoder</w:t>
      </w:r>
      <w:proofErr w:type="spellEnd"/>
      <w:r>
        <w:rPr>
          <w:rFonts w:ascii="Arial" w:hAnsi="Arial" w:cs="Arial"/>
          <w:sz w:val="20"/>
          <w:u w:val="none"/>
        </w:rPr>
        <w:t xml:space="preserve"> v.5.7.1 </w:t>
      </w:r>
      <w:r w:rsidR="008F5282">
        <w:rPr>
          <w:rFonts w:ascii="Arial" w:hAnsi="Arial" w:cs="Arial"/>
          <w:sz w:val="20"/>
          <w:u w:val="none"/>
        </w:rPr>
        <w:t>[19]</w:t>
      </w:r>
      <w:r>
        <w:rPr>
          <w:rFonts w:ascii="Arial" w:hAnsi="Arial" w:cs="Arial"/>
          <w:sz w:val="20"/>
          <w:u w:val="none"/>
        </w:rPr>
        <w:t xml:space="preserve">. We used a custom </w:t>
      </w:r>
      <w:proofErr w:type="spellStart"/>
      <w:r>
        <w:rPr>
          <w:rFonts w:ascii="Arial" w:hAnsi="Arial" w:cs="Arial"/>
          <w:sz w:val="20"/>
          <w:u w:val="none"/>
        </w:rPr>
        <w:t>awk</w:t>
      </w:r>
      <w:proofErr w:type="spellEnd"/>
      <w:r>
        <w:rPr>
          <w:rFonts w:ascii="Arial" w:hAnsi="Arial" w:cs="Arial"/>
          <w:sz w:val="20"/>
          <w:u w:val="none"/>
        </w:rPr>
        <w:t xml:space="preserve"> script to remove duplicated and incomplete transcripts, retaining only the longest, complete transcript per gene</w:t>
      </w:r>
      <w:r w:rsidR="008C7162">
        <w:rPr>
          <w:rFonts w:ascii="Arial" w:hAnsi="Arial" w:cs="Arial"/>
          <w:sz w:val="20"/>
          <w:u w:val="none"/>
        </w:rPr>
        <w:t xml:space="preserve"> (see relevant scripts on GitHub: </w:t>
      </w:r>
      <w:r w:rsidR="008C7162" w:rsidRPr="008C7162">
        <w:rPr>
          <w:rFonts w:asciiTheme="minorBidi" w:hAnsiTheme="minorBidi" w:cstheme="minorBidi"/>
          <w:color w:val="000000" w:themeColor="text1"/>
          <w:sz w:val="20"/>
          <w:u w:val="none"/>
        </w:rPr>
        <w:t>https://github.com/MEEP-projects/HGT_pipeline)</w:t>
      </w:r>
      <w:r w:rsidR="008C7162">
        <w:rPr>
          <w:rFonts w:asciiTheme="minorBidi" w:hAnsiTheme="minorBidi" w:cstheme="minorBidi"/>
          <w:color w:val="000000" w:themeColor="text1"/>
          <w:sz w:val="20"/>
          <w:u w:val="none"/>
        </w:rPr>
        <w:t>.</w:t>
      </w:r>
      <w:r w:rsidR="00E70052">
        <w:rPr>
          <w:rFonts w:asciiTheme="minorBidi" w:hAnsiTheme="minorBidi" w:cstheme="minorBidi"/>
          <w:color w:val="000000" w:themeColor="text1"/>
          <w:sz w:val="20"/>
          <w:u w:val="none"/>
        </w:rPr>
        <w:br/>
      </w:r>
    </w:p>
    <w:p w14:paraId="74DD74B8" w14:textId="1EF6B6D1" w:rsidR="006B2DE1" w:rsidRPr="00E70052" w:rsidRDefault="00E70052" w:rsidP="00E70052">
      <w:pPr>
        <w:pStyle w:val="SMSubheading"/>
        <w:rPr>
          <w:rFonts w:ascii="Arial" w:hAnsi="Arial" w:cs="Arial"/>
          <w:sz w:val="20"/>
          <w:u w:val="none"/>
        </w:rPr>
      </w:pPr>
      <w:r w:rsidRPr="00E70052">
        <w:rPr>
          <w:rFonts w:ascii="Arial" w:hAnsi="Arial" w:cs="Arial"/>
          <w:sz w:val="20"/>
          <w:u w:val="none"/>
        </w:rPr>
        <w:t xml:space="preserve">To determine whether HGT sequences were transcribed, we used </w:t>
      </w:r>
      <w:proofErr w:type="spellStart"/>
      <w:r w:rsidRPr="00E70052">
        <w:rPr>
          <w:rFonts w:ascii="Arial" w:hAnsi="Arial" w:cs="Arial"/>
          <w:sz w:val="20"/>
          <w:u w:val="none"/>
        </w:rPr>
        <w:t>blastn</w:t>
      </w:r>
      <w:proofErr w:type="spellEnd"/>
      <w:r w:rsidRPr="00E70052">
        <w:rPr>
          <w:rFonts w:ascii="Arial" w:hAnsi="Arial" w:cs="Arial"/>
          <w:sz w:val="20"/>
          <w:u w:val="none"/>
        </w:rPr>
        <w:t xml:space="preserve"> v2.2.3 to align the </w:t>
      </w:r>
      <w:proofErr w:type="spellStart"/>
      <w:r w:rsidRPr="00E70052">
        <w:rPr>
          <w:rFonts w:ascii="Arial" w:hAnsi="Arial" w:cs="Arial"/>
          <w:sz w:val="20"/>
          <w:u w:val="none"/>
        </w:rPr>
        <w:t>fasta</w:t>
      </w:r>
      <w:proofErr w:type="spellEnd"/>
      <w:r w:rsidRPr="00E70052">
        <w:rPr>
          <w:rFonts w:ascii="Arial" w:hAnsi="Arial" w:cs="Arial"/>
          <w:sz w:val="20"/>
          <w:u w:val="none"/>
        </w:rPr>
        <w:t xml:space="preserve">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w:t>
      </w:r>
      <w:proofErr w:type="spellStart"/>
      <w:r w:rsidRPr="00E70052">
        <w:rPr>
          <w:rFonts w:ascii="Arial" w:hAnsi="Arial" w:cs="Arial"/>
          <w:sz w:val="20"/>
          <w:u w:val="none"/>
        </w:rPr>
        <w:t>exonic</w:t>
      </w:r>
      <w:proofErr w:type="spellEnd"/>
      <w:r w:rsidRPr="00E70052">
        <w:rPr>
          <w:rFonts w:ascii="Arial" w:hAnsi="Arial" w:cs="Arial"/>
          <w:sz w:val="20"/>
          <w:u w:val="none"/>
        </w:rPr>
        <w:t xml:space="preserve"> or intronic </w:t>
      </w:r>
      <w:r w:rsidRPr="00E70052">
        <w:rPr>
          <w:rFonts w:ascii="Arial" w:hAnsi="Arial" w:cs="Arial"/>
          <w:sz w:val="20"/>
          <w:u w:val="none"/>
        </w:rPr>
        <w:lastRenderedPageBreak/>
        <w:t>regions.</w:t>
      </w:r>
      <w:r>
        <w:rPr>
          <w:rFonts w:asciiTheme="minorBidi" w:hAnsiTheme="minorBidi" w:cstheme="minorBidi"/>
          <w:color w:val="000000" w:themeColor="text1"/>
          <w:sz w:val="20"/>
          <w:u w:val="none"/>
        </w:rPr>
        <w:br/>
      </w:r>
    </w:p>
    <w:p w14:paraId="47CEE798" w14:textId="24AF7C9F" w:rsidR="006B2DE1" w:rsidRDefault="006B2DE1" w:rsidP="006B2DE1">
      <w:pPr>
        <w:rPr>
          <w:rFonts w:asciiTheme="minorBidi" w:hAnsiTheme="minorBidi" w:cstheme="minorBidi"/>
          <w:color w:val="FF0000"/>
          <w:sz w:val="20"/>
        </w:rPr>
      </w:pPr>
      <w:r w:rsidRPr="006B2DE1">
        <w:rPr>
          <w:rFonts w:ascii="Arial" w:hAnsi="Arial" w:cs="Arial"/>
          <w:b/>
          <w:sz w:val="20"/>
        </w:rPr>
        <w:t>Characteri</w:t>
      </w:r>
      <w:r w:rsidR="001C3F56">
        <w:rPr>
          <w:rFonts w:ascii="Arial" w:hAnsi="Arial" w:cs="Arial"/>
          <w:b/>
          <w:sz w:val="20"/>
        </w:rPr>
        <w:t>z</w:t>
      </w:r>
      <w:r w:rsidRPr="006B2DE1">
        <w:rPr>
          <w:rFonts w:ascii="Arial" w:hAnsi="Arial" w:cs="Arial"/>
          <w:b/>
          <w:sz w:val="20"/>
        </w:rPr>
        <w:t>ing HGT inserts</w:t>
      </w:r>
    </w:p>
    <w:p w14:paraId="31002AB0" w14:textId="2A493740"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following steps were carried out to identify, filter, and </w:t>
      </w:r>
      <w:r w:rsidR="001C3F56">
        <w:rPr>
          <w:rFonts w:asciiTheme="minorBidi" w:hAnsiTheme="minorBidi" w:cstheme="minorBidi"/>
          <w:color w:val="000000" w:themeColor="text1"/>
          <w:sz w:val="20"/>
        </w:rPr>
        <w:t>date the inserts from</w:t>
      </w:r>
      <w:r w:rsidR="001C3F56"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i/>
          <w:color w:val="000000" w:themeColor="text1"/>
          <w:sz w:val="20"/>
        </w:rPr>
        <w:t xml:space="preserve"> </w:t>
      </w:r>
      <w:r w:rsidRPr="00F46F77">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DD0E50">
          <w:rPr>
            <w:rStyle w:val="Hyperlink"/>
            <w:rFonts w:asciiTheme="minorBidi" w:hAnsiTheme="minorBidi" w:cstheme="minorBidi"/>
            <w:sz w:val="20"/>
          </w:rPr>
          <w:t>https://github.com/MEEP-projects/HGT_pipeline</w:t>
        </w:r>
      </w:hyperlink>
      <w:r w:rsidRPr="00F46F77">
        <w:rPr>
          <w:rFonts w:asciiTheme="minorBidi" w:hAnsiTheme="minorBidi" w:cstheme="minorBidi"/>
          <w:color w:val="000000" w:themeColor="text1"/>
          <w:sz w:val="20"/>
        </w:rPr>
        <w:t>)</w:t>
      </w:r>
      <w:r w:rsidR="00FF1B5C">
        <w:rPr>
          <w:rFonts w:asciiTheme="minorBidi" w:hAnsiTheme="minorBidi" w:cstheme="minorBidi"/>
          <w:color w:val="000000" w:themeColor="text1"/>
          <w:sz w:val="20"/>
        </w:rPr>
        <w:t>. A</w:t>
      </w:r>
      <w:r w:rsidRPr="00F46F77">
        <w:rPr>
          <w:rFonts w:asciiTheme="minorBidi" w:hAnsiTheme="minorBidi" w:cstheme="minorBidi"/>
          <w:color w:val="000000" w:themeColor="text1"/>
          <w:sz w:val="20"/>
        </w:rPr>
        <w:t xml:space="preserve">lternative thresholds were applied for the </w:t>
      </w:r>
      <w:r w:rsidR="00FF1B5C">
        <w:rPr>
          <w:rFonts w:asciiTheme="minorBidi" w:hAnsiTheme="minorBidi" w:cstheme="minorBidi"/>
          <w:color w:val="000000" w:themeColor="text1"/>
          <w:sz w:val="20"/>
        </w:rPr>
        <w:t>several filtering steps</w:t>
      </w:r>
      <w:r w:rsidRPr="00F46F77">
        <w:rPr>
          <w:rFonts w:asciiTheme="minorBidi" w:hAnsiTheme="minorBidi" w:cstheme="minorBidi"/>
          <w:color w:val="000000" w:themeColor="text1"/>
          <w:sz w:val="20"/>
        </w:rPr>
        <w:t xml:space="preserve">, </w:t>
      </w:r>
      <w:r w:rsidR="00FF1B5C">
        <w:rPr>
          <w:rFonts w:asciiTheme="minorBidi" w:hAnsiTheme="minorBidi" w:cstheme="minorBidi"/>
          <w:color w:val="000000" w:themeColor="text1"/>
          <w:sz w:val="20"/>
        </w:rPr>
        <w:t xml:space="preserve">specified in </w:t>
      </w:r>
      <w:r w:rsidRPr="00F46F77">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Pr>
          <w:rFonts w:asciiTheme="minorBidi" w:hAnsiTheme="minorBidi" w:cstheme="minorBidi"/>
          <w:color w:val="000000" w:themeColor="text1"/>
          <w:sz w:val="20"/>
        </w:rPr>
        <w:t xml:space="preserve"> (also </w:t>
      </w:r>
      <w:r w:rsidR="00FF1B5C" w:rsidRPr="00F46F77">
        <w:rPr>
          <w:rFonts w:asciiTheme="minorBidi" w:hAnsiTheme="minorBidi" w:cstheme="minorBidi"/>
          <w:color w:val="000000" w:themeColor="text1"/>
          <w:sz w:val="20"/>
        </w:rPr>
        <w:t>see the ‘HGT insert QC’ section)</w:t>
      </w:r>
      <w:r w:rsidRPr="00F46F77">
        <w:rPr>
          <w:rFonts w:asciiTheme="minorBidi" w:hAnsiTheme="minorBidi" w:cstheme="minorBidi"/>
          <w:color w:val="000000" w:themeColor="text1"/>
          <w:sz w:val="20"/>
        </w:rPr>
        <w:t>.</w:t>
      </w:r>
    </w:p>
    <w:p w14:paraId="6E726A64" w14:textId="77777777" w:rsidR="006B2DE1" w:rsidRPr="00F46F77" w:rsidRDefault="006B2DE1" w:rsidP="00FF1B5C">
      <w:pPr>
        <w:rPr>
          <w:rFonts w:asciiTheme="minorBidi" w:hAnsiTheme="minorBidi" w:cstheme="minorBidi"/>
          <w:color w:val="000000" w:themeColor="text1"/>
          <w:sz w:val="20"/>
        </w:rPr>
      </w:pPr>
    </w:p>
    <w:p w14:paraId="366870F8" w14:textId="1B2E969E"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first created a library comprising 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genomes (see Dataset S2 for genome details), each of which </w:t>
      </w:r>
      <w:r w:rsidR="005D154B">
        <w:rPr>
          <w:rFonts w:asciiTheme="minorBidi" w:hAnsiTheme="minorBidi" w:cstheme="minorBidi"/>
          <w:color w:val="000000" w:themeColor="text1"/>
          <w:sz w:val="20"/>
        </w:rPr>
        <w:t>was</w:t>
      </w:r>
      <w:r w:rsidRPr="00F46F77">
        <w:rPr>
          <w:rFonts w:asciiTheme="minorBidi" w:hAnsiTheme="minorBidi" w:cstheme="minorBidi"/>
          <w:color w:val="000000" w:themeColor="text1"/>
          <w:sz w:val="20"/>
        </w:rPr>
        <w:t xml:space="preserve"> broken into 150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fragments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100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using a custom AWK script. These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were aligned to the reference host genome using bwa mem v0.7.17 </w:t>
      </w:r>
      <w:r w:rsidR="008F5282">
        <w:rPr>
          <w:rFonts w:asciiTheme="minorBidi" w:hAnsiTheme="minorBidi" w:cstheme="minorBidi"/>
          <w:color w:val="000000" w:themeColor="text1"/>
          <w:sz w:val="20"/>
        </w:rPr>
        <w:t>[20]</w:t>
      </w:r>
      <w:r w:rsidRPr="00F46F77">
        <w:rPr>
          <w:rFonts w:asciiTheme="minorBidi" w:hAnsiTheme="minorBidi" w:cstheme="minorBidi"/>
          <w:color w:val="000000" w:themeColor="text1"/>
          <w:sz w:val="20"/>
        </w:rPr>
        <w:t xml:space="preserve">, implementing default parameters. The resultant alignment was converted into a bam file with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then into a bed file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v2.3 </w:t>
      </w:r>
      <w:r w:rsidR="008F5282">
        <w:rPr>
          <w:rFonts w:asciiTheme="minorBidi" w:hAnsiTheme="minorBidi" w:cstheme="minorBidi"/>
          <w:color w:val="000000" w:themeColor="text1"/>
          <w:sz w:val="20"/>
        </w:rPr>
        <w:t>[21]</w:t>
      </w:r>
      <w:r w:rsidRPr="00F46F77">
        <w:rPr>
          <w:rFonts w:asciiTheme="minorBidi" w:hAnsiTheme="minorBidi" w:cstheme="minorBidi"/>
          <w:color w:val="000000" w:themeColor="text1"/>
          <w:sz w:val="20"/>
        </w:rPr>
        <w:t xml:space="preserve">. Regions of the cockroach genome against which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fragments aligned were identified as potential horizontal inserts. In the case that aligned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overlapped on a host contig, or aligned fragments were found within 150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of each other on a host contig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we merged the host region aligning to these sequences as a single putative HGT insert. Putative inserts shorter than 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30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were removed using AWK. Note that inserts were detected in genomes of species for which only leg muscle tissue was included during DNA extraction (thus excluding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also species for which fat body was included (thus including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cells and potentially genomic contigs).</w:t>
      </w:r>
    </w:p>
    <w:p w14:paraId="5FC2B0A2" w14:textId="77777777" w:rsidR="006B2DE1" w:rsidRPr="00F46F77" w:rsidRDefault="006B2DE1" w:rsidP="006B2DE1">
      <w:pPr>
        <w:rPr>
          <w:rFonts w:asciiTheme="minorBidi" w:hAnsiTheme="minorBidi" w:cstheme="minorBidi"/>
          <w:color w:val="000000" w:themeColor="text1"/>
          <w:sz w:val="20"/>
        </w:rPr>
      </w:pPr>
    </w:p>
    <w:p w14:paraId="4AFF2F30" w14:textId="129C415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Several filtering steps were carried out to remove potential art</w:t>
      </w:r>
      <w:r w:rsidR="002E2E1B">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factual HGT inserts. First, we conservatively removed any contigs in which genuine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w:t>
      </w:r>
      <w:r w:rsidRPr="00EA5381">
        <w:rPr>
          <w:rFonts w:asciiTheme="minorBidi" w:hAnsiTheme="minorBidi" w:cstheme="minorBidi"/>
          <w:color w:val="000000" w:themeColor="text1"/>
          <w:sz w:val="20"/>
        </w:rPr>
        <w:t xml:space="preserve">). </w:t>
      </w:r>
      <w:r w:rsidR="00721404" w:rsidRPr="00EA5381">
        <w:rPr>
          <w:rFonts w:asciiTheme="minorBidi" w:hAnsiTheme="minorBidi" w:cstheme="minorBidi"/>
          <w:color w:val="000000" w:themeColor="text1"/>
          <w:sz w:val="20"/>
        </w:rPr>
        <w:t>We removed a</w:t>
      </w:r>
      <w:r w:rsidRPr="00EA5381">
        <w:rPr>
          <w:rFonts w:asciiTheme="minorBidi" w:hAnsiTheme="minorBidi" w:cstheme="minorBidi"/>
          <w:color w:val="000000" w:themeColor="text1"/>
          <w:sz w:val="20"/>
        </w:rPr>
        <w:t xml:space="preserve">ny contigs </w:t>
      </w:r>
      <w:r w:rsidRPr="00F46F77">
        <w:rPr>
          <w:rFonts w:asciiTheme="minorBidi" w:hAnsiTheme="minorBidi" w:cstheme="minorBidi"/>
          <w:color w:val="000000" w:themeColor="text1"/>
          <w:sz w:val="20"/>
        </w:rPr>
        <w:t xml:space="preserve">for which the total length of putative bacterial sequences (identified using the method above) was ≥20% of the total contig length. In addition, we conservatively removed any contigs with one or more contiguous putative HGT inserts above 10,000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of flanking sequence (to either side)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then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other inserts (with flanks) within the same genome using </w:t>
      </w:r>
      <w:proofErr w:type="spellStart"/>
      <w:r w:rsidRPr="00F46F77">
        <w:rPr>
          <w:rFonts w:asciiTheme="minorBidi" w:hAnsiTheme="minorBidi" w:cstheme="minorBidi"/>
          <w:color w:val="000000" w:themeColor="text1"/>
          <w:sz w:val="20"/>
        </w:rPr>
        <w:t>blastn</w:t>
      </w:r>
      <w:proofErr w:type="spellEnd"/>
      <w:r w:rsidRPr="00F46F77">
        <w:rPr>
          <w:rFonts w:asciiTheme="minorBidi" w:hAnsiTheme="minorBidi" w:cstheme="minorBidi"/>
          <w:color w:val="000000" w:themeColor="text1"/>
          <w:sz w:val="20"/>
        </w:rPr>
        <w:t xml:space="preserve">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Pr>
          <w:rFonts w:asciiTheme="minorBidi" w:hAnsiTheme="minorBidi" w:cstheme="minorBidi"/>
          <w:color w:val="000000" w:themeColor="text1"/>
          <w:sz w:val="20"/>
        </w:rPr>
        <w:t>[22]</w:t>
      </w:r>
      <w:r w:rsidRPr="00F46F77">
        <w:rPr>
          <w:rFonts w:asciiTheme="minorBidi" w:hAnsiTheme="minorBidi" w:cstheme="minorBidi"/>
          <w:color w:val="000000" w:themeColor="text1"/>
          <w:sz w:val="20"/>
        </w:rPr>
        <w:t xml:space="preserve"> implemented in minimap2, and any inserts with contiguous, low-entropy regions representing ≥50% of the total insert length were removed</w:t>
      </w:r>
      <w:commentRangeStart w:id="6"/>
      <w:r w:rsidRPr="00F46F77">
        <w:rPr>
          <w:rFonts w:asciiTheme="minorBidi" w:hAnsiTheme="minorBidi" w:cstheme="minorBidi"/>
          <w:color w:val="000000" w:themeColor="text1"/>
          <w:sz w:val="20"/>
        </w:rPr>
        <w:t>.</w:t>
      </w:r>
      <w:commentRangeEnd w:id="6"/>
      <w:r w:rsidR="00DC6F16">
        <w:rPr>
          <w:rStyle w:val="CommentReference"/>
        </w:rPr>
        <w:commentReference w:id="6"/>
      </w:r>
      <w:r w:rsidRPr="00F46F77">
        <w:rPr>
          <w:rFonts w:asciiTheme="minorBidi" w:hAnsiTheme="minorBidi" w:cstheme="minorBidi"/>
          <w:color w:val="000000" w:themeColor="text1"/>
          <w:sz w:val="20"/>
        </w:rPr>
        <w:t xml:space="preserve"> Fourth, to ensure that we could characteri</w:t>
      </w:r>
      <w:r w:rsidR="00043731">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 the cockroach genomic sequence surrounding each insert, we excluded inserts where either of the 300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flanks consisted of ≥50% ambiguous (N) nucleotides. Lastly, </w:t>
      </w:r>
      <w:r w:rsidR="002B5902">
        <w:rPr>
          <w:rFonts w:asciiTheme="minorBidi" w:hAnsiTheme="minorBidi" w:cstheme="minorBidi"/>
          <w:color w:val="000000" w:themeColor="text1"/>
          <w:sz w:val="20"/>
        </w:rPr>
        <w:t xml:space="preserve">we removed </w:t>
      </w:r>
      <w:r w:rsidRPr="00F46F77">
        <w:rPr>
          <w:rFonts w:asciiTheme="minorBidi" w:hAnsiTheme="minorBidi" w:cstheme="minorBidi"/>
          <w:color w:val="000000" w:themeColor="text1"/>
          <w:sz w:val="20"/>
        </w:rPr>
        <w:t>inserts that were more similar to other bacteria</w:t>
      </w:r>
      <w:r w:rsidR="00736E22">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species (i.e.</w:t>
      </w:r>
      <w:r w:rsidR="00736E22">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not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as they could be potential art</w:t>
      </w:r>
      <w:r w:rsidR="002B5902">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facts or genuine inserts of other related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 xml:space="preserve">.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two custom databases: one comprising only </w:t>
      </w:r>
      <w:proofErr w:type="spellStart"/>
      <w:r w:rsidRPr="00F46F77">
        <w:rPr>
          <w:rFonts w:asciiTheme="minorBidi" w:hAnsiTheme="minorBidi" w:cstheme="minorBidi"/>
          <w:i/>
          <w:iCs/>
          <w:color w:val="000000" w:themeColor="text1"/>
          <w:sz w:val="20"/>
        </w:rPr>
        <w:t>Blattabacterum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77; </w:t>
      </w:r>
      <w:r w:rsidR="00A524E5">
        <w:rPr>
          <w:rFonts w:asciiTheme="minorBidi" w:hAnsiTheme="minorBidi" w:cstheme="minorBidi"/>
          <w:color w:val="000000" w:themeColor="text1"/>
          <w:sz w:val="20"/>
        </w:rPr>
        <w:t>Dataset</w:t>
      </w:r>
      <w:r w:rsidRPr="00F46F77">
        <w:rPr>
          <w:rFonts w:asciiTheme="minorBidi" w:hAnsiTheme="minorBidi" w:cstheme="minorBidi"/>
          <w:color w:val="000000" w:themeColor="text1"/>
          <w:sz w:val="20"/>
        </w:rPr>
        <w:t xml:space="preserve"> S</w:t>
      </w:r>
      <w:r w:rsidR="00A524E5">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and one with other bacteria</w:t>
      </w:r>
      <w:r w:rsidR="00100AD7">
        <w:rPr>
          <w:rFonts w:asciiTheme="minorBidi" w:hAnsiTheme="minorBidi" w:cstheme="minorBidi"/>
          <w:color w:val="000000" w:themeColor="text1"/>
          <w:sz w:val="20"/>
        </w:rPr>
        <w:t xml:space="preserve"> but without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2,009,606). If the sequence similarity of the bacteria</w:t>
      </w:r>
      <w:r w:rsidR="00261F5C">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database BLAST was &gt;2% higher than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close relative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w:t>
      </w:r>
    </w:p>
    <w:p w14:paraId="3AC21356" w14:textId="77777777" w:rsidR="006B2DE1" w:rsidRPr="00F46F77" w:rsidRDefault="006B2DE1" w:rsidP="006B2DE1">
      <w:pPr>
        <w:rPr>
          <w:rFonts w:asciiTheme="minorBidi" w:hAnsiTheme="minorBidi" w:cstheme="minorBidi"/>
          <w:color w:val="000000" w:themeColor="text1"/>
          <w:sz w:val="20"/>
        </w:rPr>
      </w:pPr>
    </w:p>
    <w:p w14:paraId="426CAE59" w14:textId="06AF13C1"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Some of the inserts present in a host genome may be the result of a duplication or transposition of a previously inserted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 To identify the number of unique HGT inserts within a genome (i.e.</w:t>
      </w:r>
      <w:r w:rsidR="00176FCF">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to count </w:t>
      </w:r>
      <w:r w:rsidR="00176FCF">
        <w:rPr>
          <w:rFonts w:asciiTheme="minorBidi" w:hAnsiTheme="minorBidi" w:cstheme="minorBidi"/>
          <w:color w:val="000000" w:themeColor="text1"/>
          <w:sz w:val="20"/>
        </w:rPr>
        <w:t xml:space="preserve">only </w:t>
      </w:r>
      <w:r w:rsidRPr="00F46F77">
        <w:rPr>
          <w:rFonts w:asciiTheme="minorBidi" w:hAnsiTheme="minorBidi" w:cstheme="minorBidi"/>
          <w:color w:val="000000" w:themeColor="text1"/>
          <w:sz w:val="20"/>
        </w:rPr>
        <w:t xml:space="preserve">those arising from separate transfers from a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lastRenderedPageBreak/>
        <w:t xml:space="preserve">genome), we applied a similar approach to that used for the false duplication filter above: inserts were extracted with 300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of flanking sequence, then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other inserts (with flanking) within the same genome. HGT inserts with a sequence identity &gt;70% (alternative threshold &gt;55%) and query coverage &gt;70% (alternative threshold &gt;55%) were considered </w:t>
      </w:r>
      <w:r w:rsidR="00A45437">
        <w:rPr>
          <w:rFonts w:asciiTheme="minorBidi" w:hAnsiTheme="minorBidi" w:cstheme="minorBidi"/>
          <w:color w:val="000000" w:themeColor="text1"/>
          <w:sz w:val="20"/>
        </w:rPr>
        <w:t xml:space="preserve">to have been </w:t>
      </w:r>
      <w:r w:rsidRPr="00F46F77">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(e.g.</w:t>
      </w:r>
      <w:r w:rsidR="003F05DC">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Bacteroides/Flavobacteria). </w:t>
      </w:r>
      <w:r w:rsidR="002A4F71">
        <w:rPr>
          <w:rFonts w:asciiTheme="minorBidi" w:hAnsiTheme="minorBidi" w:cstheme="minorBidi"/>
          <w:bCs/>
          <w:sz w:val="20"/>
        </w:rPr>
        <w:t>T</w:t>
      </w:r>
      <w:r w:rsidRPr="00F46F77">
        <w:rPr>
          <w:rFonts w:asciiTheme="minorBidi" w:hAnsiTheme="minorBidi" w:cstheme="minorBidi"/>
          <w:bCs/>
          <w:sz w:val="20"/>
        </w:rPr>
        <w:t xml:space="preserve">here was also one potentially ancient </w:t>
      </w:r>
      <w:proofErr w:type="spellStart"/>
      <w:r w:rsidRPr="00EA5381">
        <w:rPr>
          <w:rFonts w:asciiTheme="minorBidi" w:hAnsiTheme="minorBidi" w:cstheme="minorBidi"/>
          <w:bCs/>
          <w:i/>
          <w:iCs/>
          <w:sz w:val="20"/>
        </w:rPr>
        <w:t>Blattabacterium</w:t>
      </w:r>
      <w:proofErr w:type="spellEnd"/>
      <w:r w:rsidRPr="00F46F77">
        <w:rPr>
          <w:rFonts w:asciiTheme="minorBidi" w:hAnsiTheme="minorBidi" w:cstheme="minorBidi"/>
          <w:bCs/>
          <w:sz w:val="20"/>
        </w:rPr>
        <w:t xml:space="preserve"> insert in the </w:t>
      </w:r>
      <w:r w:rsidRPr="00EA5381">
        <w:rPr>
          <w:rFonts w:asciiTheme="minorBidi" w:hAnsiTheme="minorBidi" w:cstheme="minorBidi"/>
          <w:bCs/>
          <w:i/>
          <w:iCs/>
          <w:sz w:val="20"/>
        </w:rPr>
        <w:t xml:space="preserve">Z. </w:t>
      </w:r>
      <w:proofErr w:type="spellStart"/>
      <w:r w:rsidRPr="00EA5381">
        <w:rPr>
          <w:rFonts w:asciiTheme="minorBidi" w:hAnsiTheme="minorBidi" w:cstheme="minorBidi"/>
          <w:bCs/>
          <w:i/>
          <w:iCs/>
          <w:sz w:val="20"/>
        </w:rPr>
        <w:t>nevadensis</w:t>
      </w:r>
      <w:proofErr w:type="spellEnd"/>
      <w:r w:rsidRPr="00F46F77">
        <w:rPr>
          <w:rFonts w:asciiTheme="minorBidi" w:hAnsiTheme="minorBidi" w:cstheme="minorBidi"/>
          <w:bCs/>
          <w:sz w:val="20"/>
        </w:rPr>
        <w:t xml:space="preserve"> genome (Fig. 1A)</w:t>
      </w:r>
      <w:r w:rsidR="002A4F71">
        <w:rPr>
          <w:rFonts w:asciiTheme="minorBidi" w:hAnsiTheme="minorBidi" w:cstheme="minorBidi"/>
          <w:bCs/>
          <w:sz w:val="20"/>
        </w:rPr>
        <w:t>, but</w:t>
      </w:r>
      <w:r w:rsidRPr="00F46F77">
        <w:rPr>
          <w:rFonts w:asciiTheme="minorBidi" w:hAnsiTheme="minorBidi" w:cstheme="minorBidi"/>
          <w:bCs/>
          <w:sz w:val="20"/>
        </w:rPr>
        <w:t xml:space="preserve"> we were unable to confidently verify its authenticity with our methods.</w:t>
      </w:r>
    </w:p>
    <w:p w14:paraId="5E695995" w14:textId="57B1251F"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genomic features in which the filtered inserts are located (such as intergenic regions, exons, introns, promoters) were identified by comparing the positions of the inserts and genomic features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and custom AWK scripts. Genomic annotation files were those previous</w:t>
      </w:r>
      <w:r w:rsidR="00320B38">
        <w:rPr>
          <w:rFonts w:asciiTheme="minorBidi" w:hAnsiTheme="minorBidi" w:cstheme="minorBidi"/>
          <w:color w:val="000000" w:themeColor="text1"/>
          <w:sz w:val="20"/>
        </w:rPr>
        <w:t>ly</w:t>
      </w:r>
      <w:r w:rsidRPr="00F46F77">
        <w:rPr>
          <w:rFonts w:asciiTheme="minorBidi" w:hAnsiTheme="minorBidi" w:cstheme="minorBidi"/>
          <w:color w:val="000000" w:themeColor="text1"/>
          <w:sz w:val="20"/>
        </w:rPr>
        <w:t xml:space="preserve"> prepared using FGENESH++.</w:t>
      </w:r>
    </w:p>
    <w:p w14:paraId="0A9E8D63" w14:textId="33999636"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minimum age</w:t>
      </w:r>
      <w:r w:rsidR="00FF5D02">
        <w:rPr>
          <w:rFonts w:asciiTheme="minorBidi" w:hAnsiTheme="minorBidi" w:cstheme="minorBidi"/>
          <w:color w:val="000000" w:themeColor="text1"/>
          <w:sz w:val="20"/>
        </w:rPr>
        <w:t>s</w:t>
      </w:r>
      <w:r w:rsidRPr="00F46F77">
        <w:rPr>
          <w:rFonts w:asciiTheme="minorBidi" w:hAnsiTheme="minorBidi" w:cstheme="minorBidi"/>
          <w:color w:val="000000" w:themeColor="text1"/>
          <w:sz w:val="20"/>
        </w:rPr>
        <w:t xml:space="preserve"> of ancestral inserts across the phylogeny </w:t>
      </w:r>
      <w:r w:rsidR="00FF5D02">
        <w:rPr>
          <w:rFonts w:asciiTheme="minorBidi" w:hAnsiTheme="minorBidi" w:cstheme="minorBidi"/>
          <w:color w:val="000000" w:themeColor="text1"/>
          <w:sz w:val="20"/>
        </w:rPr>
        <w:t>were</w:t>
      </w:r>
      <w:r w:rsidR="00FF5D02"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strain. For species whose genomes have been sequenced multiple times by different research groups (i.e.</w:t>
      </w:r>
      <w:r w:rsidR="00974D1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americana</w:t>
      </w:r>
      <w:proofErr w:type="spellEnd"/>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Blattella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germanica</w:t>
      </w:r>
      <w:proofErr w:type="spellEnd"/>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nevadensis</w:t>
      </w:r>
      <w:proofErr w:type="spellEnd"/>
      <w:r w:rsidRPr="00F46F77">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Second, each insert from a given cockroach genome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the 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that the species harbors (see Dataset S2).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11). Third,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inserts from the other cockroach/termite taxa (excluding itself). Fourth, the two BLAST output files were compared using a custom R script. The hit was set to ‘NA’ if query coverage was &lt;70%.</w:t>
      </w:r>
    </w:p>
    <w:p w14:paraId="7FA2C3C9" w14:textId="354572C2"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If sequence identity was considerably higher for the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BLAST </w:t>
      </w:r>
      <w:r w:rsidR="00B639ED">
        <w:rPr>
          <w:rFonts w:asciiTheme="minorBidi" w:hAnsiTheme="minorBidi" w:cstheme="minorBidi"/>
          <w:color w:val="000000" w:themeColor="text1"/>
          <w:sz w:val="20"/>
        </w:rPr>
        <w:t>than for</w:t>
      </w:r>
      <w:r w:rsidRPr="00F46F77">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Pr>
          <w:rFonts w:asciiTheme="minorBidi" w:hAnsiTheme="minorBidi" w:cstheme="minorBidi"/>
          <w:color w:val="000000" w:themeColor="text1"/>
          <w:sz w:val="20"/>
        </w:rPr>
        <w:t>H</w:t>
      </w:r>
      <w:r w:rsidRPr="00F46F77">
        <w:rPr>
          <w:rFonts w:asciiTheme="minorBidi" w:hAnsiTheme="minorBidi" w:cstheme="minorBidi"/>
          <w:color w:val="000000" w:themeColor="text1"/>
          <w:sz w:val="20"/>
        </w:rPr>
        <w:t xml:space="preserve">ub: https://github.com/MEEP-projects/HGT_pipeline/tree/main/other). </w:t>
      </w:r>
      <w:r w:rsidR="00F911E9" w:rsidRPr="00F911E9">
        <w:rPr>
          <w:rFonts w:asciiTheme="minorBidi" w:hAnsiTheme="minorBidi" w:cstheme="minorBidi"/>
          <w:color w:val="000000" w:themeColor="text1"/>
          <w:sz w:val="20"/>
        </w:rPr>
        <w:t xml:space="preserve">We confirmed the homology (and common origin) of 22 putatively ancestral inserts by </w:t>
      </w:r>
      <w:proofErr w:type="spellStart"/>
      <w:r w:rsidR="00F911E9" w:rsidRPr="00F911E9">
        <w:rPr>
          <w:rFonts w:asciiTheme="minorBidi" w:hAnsiTheme="minorBidi" w:cstheme="minorBidi"/>
          <w:color w:val="000000" w:themeColor="text1"/>
          <w:sz w:val="20"/>
        </w:rPr>
        <w:t>insepcting</w:t>
      </w:r>
      <w:proofErr w:type="spellEnd"/>
      <w:r w:rsidR="00F911E9" w:rsidRPr="00F911E9">
        <w:rPr>
          <w:rFonts w:asciiTheme="minorBidi" w:hAnsiTheme="minorBidi" w:cstheme="minorBidi"/>
          <w:color w:val="000000" w:themeColor="text1"/>
          <w:sz w:val="20"/>
        </w:rPr>
        <w:t xml:space="preserve"> 5 kb of cockroach genome sequence upstream and downstream from the insert position across multiple taxa (Fig. 2A). For all examined inserts, multiple taxa harbored homologous DNA across these ~10 kb regions, though some species were inferred to have subsequently lost the inserts.</w:t>
      </w:r>
      <w:r w:rsidR="00F911E9">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The divergence date of the most distantly related species both harboring the insert was treated as the minimum age of the insert.</w:t>
      </w:r>
    </w:p>
    <w:p w14:paraId="004C2F58" w14:textId="560ECCD9" w:rsidR="00A470D4" w:rsidRDefault="006B2DE1" w:rsidP="00A470D4">
      <w:pPr>
        <w:rPr>
          <w:ins w:id="8" w:author="Microsoft Office User" w:date="2026-04-03T08:45:00Z"/>
          <w:rFonts w:asciiTheme="minorBidi" w:hAnsiTheme="minorBidi" w:cstheme="minorBidi"/>
          <w:color w:val="000000" w:themeColor="text1"/>
          <w:sz w:val="20"/>
        </w:rPr>
      </w:pPr>
      <w:r w:rsidRPr="00F46F77">
        <w:rPr>
          <w:rFonts w:asciiTheme="minorBidi" w:hAnsiTheme="minorBidi" w:cstheme="minorBidi"/>
          <w:color w:val="000000" w:themeColor="text1"/>
          <w:sz w:val="20"/>
        </w:rPr>
        <w:t>We characteri</w:t>
      </w:r>
      <w:r w:rsidR="00781744">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the source locations of the inserts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First, we aligned the inserts back to their respective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using bwa mem.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based on fragments of other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(not only the species-specific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strain). Second, we used a combination of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color w:val="000000" w:themeColor="text1"/>
          <w:sz w:val="20"/>
        </w:rPr>
        <w:t>awk</w:t>
      </w:r>
      <w:proofErr w:type="spellEnd"/>
      <w:r w:rsidRPr="00F46F77">
        <w:rPr>
          <w:rFonts w:asciiTheme="minorBidi" w:hAnsiTheme="minorBidi" w:cstheme="minorBidi"/>
          <w:color w:val="000000" w:themeColor="text1"/>
          <w:sz w:val="20"/>
        </w:rPr>
        <w:t xml:space="preserve"> to only retain primary alignments, and to record the insert start position along the alignment. Lastly, we plotted the cumulative start position counts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using the R packages </w:t>
      </w:r>
      <w:proofErr w:type="spellStart"/>
      <w:r w:rsidRPr="00F46F77">
        <w:rPr>
          <w:rFonts w:asciiTheme="minorBidi" w:hAnsiTheme="minorBidi" w:cstheme="minorBidi"/>
          <w:color w:val="000000" w:themeColor="text1"/>
          <w:sz w:val="20"/>
        </w:rPr>
        <w:t>tidyverse</w:t>
      </w:r>
      <w:proofErr w:type="spellEnd"/>
      <w:r w:rsidRPr="00F46F77">
        <w:rPr>
          <w:rFonts w:asciiTheme="minorBidi" w:hAnsiTheme="minorBidi" w:cstheme="minorBidi"/>
          <w:color w:val="000000" w:themeColor="text1"/>
          <w:sz w:val="20"/>
        </w:rPr>
        <w:t xml:space="preserve"> v2 </w:t>
      </w:r>
      <w:r w:rsidR="008F5282">
        <w:rPr>
          <w:rFonts w:asciiTheme="minorBidi" w:hAnsiTheme="minorBidi" w:cstheme="minorBidi"/>
          <w:color w:val="000000" w:themeColor="text1"/>
          <w:sz w:val="20"/>
        </w:rPr>
        <w:t>[23]</w:t>
      </w:r>
      <w:r w:rsidRPr="00F46F77">
        <w:rPr>
          <w:rFonts w:asciiTheme="minorBidi" w:hAnsiTheme="minorBidi" w:cstheme="minorBidi"/>
          <w:color w:val="000000" w:themeColor="text1"/>
          <w:sz w:val="20"/>
        </w:rPr>
        <w:t xml:space="preserve"> and </w:t>
      </w:r>
      <w:r w:rsidRPr="00F46F77">
        <w:rPr>
          <w:rFonts w:asciiTheme="minorBidi" w:hAnsiTheme="minorBidi" w:cstheme="minorBidi"/>
          <w:color w:val="000000" w:themeColor="text1"/>
          <w:sz w:val="20"/>
        </w:rPr>
        <w:lastRenderedPageBreak/>
        <w:t xml:space="preserve">ggplot2 v3.5.1 </w:t>
      </w:r>
      <w:r w:rsidR="008F5282">
        <w:rPr>
          <w:rFonts w:asciiTheme="minorBidi" w:hAnsiTheme="minorBidi" w:cstheme="minorBidi"/>
          <w:color w:val="000000" w:themeColor="text1"/>
          <w:sz w:val="20"/>
        </w:rPr>
        <w:t>[24]</w:t>
      </w:r>
      <w:r w:rsidRPr="00F46F77">
        <w:rPr>
          <w:rFonts w:asciiTheme="minorBidi" w:hAnsiTheme="minorBidi" w:cstheme="minorBidi"/>
          <w:color w:val="000000" w:themeColor="text1"/>
          <w:sz w:val="20"/>
        </w:rPr>
        <w:t xml:space="preserve">, whereby a linear trend indicates that the origin of the inserts in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is random.</w:t>
      </w:r>
    </w:p>
    <w:p w14:paraId="10D57351" w14:textId="67B5ACE3" w:rsidR="00A470D4" w:rsidRDefault="00A470D4" w:rsidP="00A470D4">
      <w:pPr>
        <w:rPr>
          <w:ins w:id="9" w:author="Microsoft Office User" w:date="2026-04-03T08:45:00Z"/>
          <w:rFonts w:asciiTheme="minorBidi" w:hAnsiTheme="minorBidi" w:cstheme="minorBidi"/>
          <w:color w:val="000000" w:themeColor="text1"/>
          <w:sz w:val="20"/>
        </w:rPr>
      </w:pPr>
    </w:p>
    <w:p w14:paraId="52CFD3BB" w14:textId="3BB72601" w:rsidR="00165D9C" w:rsidRDefault="00A470D4" w:rsidP="006F44CD">
      <w:pPr>
        <w:rPr>
          <w:ins w:id="10" w:author="Microsoft Office User" w:date="2026-04-13T10:08:00Z"/>
          <w:rFonts w:asciiTheme="minorBidi" w:hAnsiTheme="minorBidi" w:cstheme="minorBidi"/>
          <w:color w:val="000000" w:themeColor="text1"/>
          <w:sz w:val="20"/>
        </w:rPr>
      </w:pPr>
      <w:ins w:id="11" w:author="Microsoft Office User" w:date="2026-04-03T08:45:00Z">
        <w:r>
          <w:rPr>
            <w:rFonts w:asciiTheme="minorBidi" w:hAnsiTheme="minorBidi" w:cstheme="minorBidi"/>
            <w:color w:val="000000" w:themeColor="text1"/>
            <w:sz w:val="20"/>
          </w:rPr>
          <w:t>We also characteri</w:t>
        </w:r>
      </w:ins>
      <w:ins w:id="12" w:author="Microsoft Office User" w:date="2026-04-03T08:47:00Z">
        <w:r>
          <w:rPr>
            <w:rFonts w:asciiTheme="minorBidi" w:hAnsiTheme="minorBidi" w:cstheme="minorBidi"/>
            <w:color w:val="000000" w:themeColor="text1"/>
            <w:sz w:val="20"/>
          </w:rPr>
          <w:t>z</w:t>
        </w:r>
      </w:ins>
      <w:ins w:id="13" w:author="Microsoft Office User" w:date="2026-04-03T08:45:00Z">
        <w:r>
          <w:rPr>
            <w:rFonts w:asciiTheme="minorBidi" w:hAnsiTheme="minorBidi" w:cstheme="minorBidi"/>
            <w:color w:val="000000" w:themeColor="text1"/>
            <w:sz w:val="20"/>
          </w:rPr>
          <w:t xml:space="preserve">ed the distribution of inserts along the host chromosomes to investigate </w:t>
        </w:r>
      </w:ins>
      <w:ins w:id="14" w:author="Microsoft Office User" w:date="2026-04-03T08:47:00Z">
        <w:r>
          <w:rPr>
            <w:rFonts w:asciiTheme="minorBidi" w:hAnsiTheme="minorBidi" w:cstheme="minorBidi"/>
            <w:color w:val="000000" w:themeColor="text1"/>
            <w:sz w:val="20"/>
          </w:rPr>
          <w:t>whether inserts were found in relatively few</w:t>
        </w:r>
      </w:ins>
      <w:ins w:id="15" w:author="Microsoft Office User" w:date="2026-04-03T09:09:00Z">
        <w:r w:rsidR="007C500E">
          <w:rPr>
            <w:rFonts w:asciiTheme="minorBidi" w:hAnsiTheme="minorBidi" w:cstheme="minorBidi"/>
            <w:color w:val="000000" w:themeColor="text1"/>
            <w:sz w:val="20"/>
          </w:rPr>
          <w:t xml:space="preserve"> </w:t>
        </w:r>
      </w:ins>
      <w:ins w:id="16" w:author="Microsoft Office User" w:date="2026-04-03T08:47:00Z">
        <w:r>
          <w:rPr>
            <w:rFonts w:asciiTheme="minorBidi" w:hAnsiTheme="minorBidi" w:cstheme="minorBidi"/>
            <w:color w:val="000000" w:themeColor="text1"/>
            <w:sz w:val="20"/>
          </w:rPr>
          <w:t>clusters, suggesting few independent HGT ev</w:t>
        </w:r>
      </w:ins>
      <w:ins w:id="17" w:author="Microsoft Office User" w:date="2026-04-03T08:48:00Z">
        <w:r>
          <w:rPr>
            <w:rFonts w:asciiTheme="minorBidi" w:hAnsiTheme="minorBidi" w:cstheme="minorBidi"/>
            <w:color w:val="000000" w:themeColor="text1"/>
            <w:sz w:val="20"/>
          </w:rPr>
          <w:t>ents (</w:t>
        </w:r>
      </w:ins>
      <w:ins w:id="18" w:author="Microsoft Office User" w:date="2026-04-13T10:07:00Z">
        <w:r w:rsidR="0001730F" w:rsidRPr="0001730F">
          <w:rPr>
            <w:rFonts w:asciiTheme="minorBidi" w:hAnsiTheme="minorBidi" w:cstheme="minorBidi"/>
            <w:color w:val="000000" w:themeColor="text1"/>
            <w:sz w:val="20"/>
          </w:rPr>
          <w:t xml:space="preserve">which inserted large spans of </w:t>
        </w:r>
        <w:proofErr w:type="spellStart"/>
        <w:r w:rsidR="0001730F" w:rsidRPr="0001730F">
          <w:rPr>
            <w:rFonts w:asciiTheme="minorBidi" w:hAnsiTheme="minorBidi" w:cstheme="minorBidi"/>
            <w:color w:val="000000" w:themeColor="text1"/>
            <w:sz w:val="20"/>
          </w:rPr>
          <w:t>Blattacetrium</w:t>
        </w:r>
        <w:proofErr w:type="spellEnd"/>
        <w:r w:rsidR="0001730F" w:rsidRPr="0001730F">
          <w:rPr>
            <w:rFonts w:asciiTheme="minorBidi" w:hAnsiTheme="minorBidi" w:cstheme="minorBidi"/>
            <w:color w:val="000000" w:themeColor="text1"/>
            <w:sz w:val="20"/>
          </w:rPr>
          <w:t xml:space="preserve"> DNA subsequently broken apart by recombination</w:t>
        </w:r>
      </w:ins>
      <w:ins w:id="19" w:author="Microsoft Office User" w:date="2026-04-03T08:48:00Z">
        <w:r>
          <w:rPr>
            <w:rFonts w:asciiTheme="minorBidi" w:hAnsiTheme="minorBidi" w:cstheme="minorBidi"/>
            <w:color w:val="000000" w:themeColor="text1"/>
            <w:sz w:val="20"/>
          </w:rPr>
          <w:t>)</w:t>
        </w:r>
      </w:ins>
      <w:ins w:id="20" w:author="Microsoft Office User" w:date="2026-04-03T08:47:00Z">
        <w:r>
          <w:rPr>
            <w:rFonts w:asciiTheme="minorBidi" w:hAnsiTheme="minorBidi" w:cstheme="minorBidi"/>
            <w:color w:val="000000" w:themeColor="text1"/>
            <w:sz w:val="20"/>
          </w:rPr>
          <w:t xml:space="preserve">, or </w:t>
        </w:r>
      </w:ins>
      <w:ins w:id="21" w:author="Microsoft Office User" w:date="2026-04-03T08:48:00Z">
        <w:r>
          <w:rPr>
            <w:rFonts w:asciiTheme="minorBidi" w:hAnsiTheme="minorBidi" w:cstheme="minorBidi"/>
            <w:color w:val="000000" w:themeColor="text1"/>
            <w:sz w:val="20"/>
          </w:rPr>
          <w:t xml:space="preserve">whether they </w:t>
        </w:r>
      </w:ins>
      <w:ins w:id="22" w:author="Microsoft Office User" w:date="2026-04-03T08:47:00Z">
        <w:r>
          <w:rPr>
            <w:rFonts w:asciiTheme="minorBidi" w:hAnsiTheme="minorBidi" w:cstheme="minorBidi"/>
            <w:color w:val="000000" w:themeColor="text1"/>
            <w:sz w:val="20"/>
          </w:rPr>
          <w:t xml:space="preserve">have a wide distribution across the genomes, suggesting </w:t>
        </w:r>
      </w:ins>
      <w:ins w:id="23" w:author="Microsoft Office User" w:date="2026-04-03T08:48:00Z">
        <w:r>
          <w:rPr>
            <w:rFonts w:asciiTheme="minorBidi" w:hAnsiTheme="minorBidi" w:cstheme="minorBidi"/>
            <w:color w:val="000000" w:themeColor="text1"/>
            <w:sz w:val="20"/>
          </w:rPr>
          <w:t>many HGT events.</w:t>
        </w:r>
      </w:ins>
      <w:ins w:id="24" w:author="Microsoft Office User" w:date="2026-04-13T10:08:00Z">
        <w:r w:rsidR="0001730F">
          <w:rPr>
            <w:rFonts w:asciiTheme="minorBidi" w:hAnsiTheme="minorBidi" w:cstheme="minorBidi"/>
            <w:color w:val="000000" w:themeColor="text1"/>
            <w:sz w:val="20"/>
          </w:rPr>
          <w:t xml:space="preserve"> </w:t>
        </w:r>
        <w:r w:rsidR="0001730F" w:rsidRPr="0001730F">
          <w:rPr>
            <w:rFonts w:asciiTheme="minorBidi" w:hAnsiTheme="minorBidi" w:cstheme="minorBidi"/>
            <w:color w:val="000000" w:themeColor="text1"/>
            <w:sz w:val="20"/>
          </w:rPr>
          <w:t xml:space="preserve">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ins>
      <w:ins w:id="25" w:author="Microsoft Office User" w:date="2026-04-13T10:11:00Z">
        <w:r w:rsidR="005F1BA1" w:rsidRPr="005F1BA1">
          <w:rPr>
            <w:rFonts w:asciiTheme="minorBidi" w:hAnsiTheme="minorBidi" w:cstheme="minorBidi"/>
            <w:color w:val="000000" w:themeColor="text1"/>
            <w:sz w:val="20"/>
          </w:rPr>
          <w:t>≥</w:t>
        </w:r>
      </w:ins>
      <w:ins w:id="26" w:author="Microsoft Office User" w:date="2026-04-13T10:08:00Z">
        <w:r w:rsidR="0001730F" w:rsidRPr="0001730F">
          <w:rPr>
            <w:rFonts w:asciiTheme="minorBidi" w:hAnsiTheme="minorBidi" w:cstheme="minorBidi"/>
            <w:color w:val="000000" w:themeColor="text1"/>
            <w:sz w:val="20"/>
          </w:rPr>
          <w:t xml:space="preserve">2 inserts, and simulated </w:t>
        </w:r>
        <w:r w:rsidR="0001730F" w:rsidRPr="00EB3024">
          <w:rPr>
            <w:rFonts w:asciiTheme="minorBidi" w:hAnsiTheme="minorBidi" w:cstheme="minorBidi"/>
            <w:i/>
            <w:iCs/>
            <w:color w:val="000000" w:themeColor="text1"/>
            <w:sz w:val="20"/>
            <w:rPrChange w:id="27" w:author="Microsoft Office User" w:date="2026-04-13T10:49:00Z">
              <w:rPr>
                <w:rFonts w:asciiTheme="minorBidi" w:hAnsiTheme="minorBidi" w:cstheme="minorBidi"/>
                <w:color w:val="000000" w:themeColor="text1"/>
                <w:sz w:val="20"/>
              </w:rPr>
            </w:rPrChange>
          </w:rPr>
          <w:t>p</w:t>
        </w:r>
        <w:r w:rsidR="0001730F" w:rsidRPr="0001730F">
          <w:rPr>
            <w:rFonts w:asciiTheme="minorBidi" w:hAnsiTheme="minorBidi" w:cstheme="minorBidi"/>
            <w:color w:val="000000" w:themeColor="text1"/>
            <w:sz w:val="20"/>
          </w:rPr>
          <w:t xml:space="preserve">-values using a Monte Carlo test </w:t>
        </w:r>
      </w:ins>
      <w:ins w:id="28" w:author="Microsoft Office User" w:date="2026-04-13T10:30:00Z">
        <w:r w:rsidR="00120FE2">
          <w:rPr>
            <w:rFonts w:asciiTheme="minorBidi" w:hAnsiTheme="minorBidi" w:cstheme="minorBidi"/>
            <w:color w:val="000000" w:themeColor="text1"/>
            <w:sz w:val="20"/>
          </w:rPr>
          <w:t>[25]</w:t>
        </w:r>
      </w:ins>
      <w:ins w:id="29" w:author="Microsoft Office User" w:date="2026-04-13T10:08:00Z">
        <w:r w:rsidR="0001730F" w:rsidRPr="0001730F">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w:t>
        </w:r>
        <w:proofErr w:type="spellStart"/>
        <w:r w:rsidR="0001730F" w:rsidRPr="0001730F">
          <w:rPr>
            <w:rFonts w:asciiTheme="minorBidi" w:hAnsiTheme="minorBidi" w:cstheme="minorBidi"/>
            <w:color w:val="000000" w:themeColor="text1"/>
            <w:sz w:val="20"/>
          </w:rPr>
          <w:t>Cramér’s</w:t>
        </w:r>
        <w:proofErr w:type="spellEnd"/>
        <w:r w:rsidR="0001730F" w:rsidRPr="0001730F">
          <w:rPr>
            <w:rFonts w:asciiTheme="minorBidi" w:hAnsiTheme="minorBidi" w:cstheme="minorBidi"/>
            <w:color w:val="000000" w:themeColor="text1"/>
            <w:sz w:val="20"/>
          </w:rPr>
          <w:t xml:space="preserve"> V in the </w:t>
        </w:r>
      </w:ins>
      <w:ins w:id="30" w:author="Microsoft Office User" w:date="2026-04-13T10:27:00Z">
        <w:r w:rsidR="00120FE2">
          <w:rPr>
            <w:rFonts w:asciiTheme="minorBidi" w:hAnsiTheme="minorBidi" w:cstheme="minorBidi"/>
            <w:color w:val="000000" w:themeColor="text1"/>
            <w:sz w:val="20"/>
          </w:rPr>
          <w:t xml:space="preserve">R </w:t>
        </w:r>
      </w:ins>
      <w:ins w:id="31" w:author="Microsoft Office User" w:date="2026-04-13T10:08:00Z">
        <w:r w:rsidR="0001730F" w:rsidRPr="0001730F">
          <w:rPr>
            <w:rFonts w:asciiTheme="minorBidi" w:hAnsiTheme="minorBidi" w:cstheme="minorBidi"/>
            <w:color w:val="000000" w:themeColor="text1"/>
            <w:sz w:val="20"/>
          </w:rPr>
          <w:t xml:space="preserve">package </w:t>
        </w:r>
        <w:proofErr w:type="spellStart"/>
        <w:r w:rsidR="0001730F" w:rsidRPr="0001730F">
          <w:rPr>
            <w:rFonts w:asciiTheme="minorBidi" w:hAnsiTheme="minorBidi" w:cstheme="minorBidi"/>
            <w:color w:val="000000" w:themeColor="text1"/>
            <w:sz w:val="20"/>
          </w:rPr>
          <w:t>lsr</w:t>
        </w:r>
        <w:proofErr w:type="spellEnd"/>
        <w:r w:rsidR="0001730F" w:rsidRPr="0001730F">
          <w:rPr>
            <w:rFonts w:asciiTheme="minorBidi" w:hAnsiTheme="minorBidi" w:cstheme="minorBidi"/>
            <w:color w:val="000000" w:themeColor="text1"/>
            <w:sz w:val="20"/>
          </w:rPr>
          <w:t xml:space="preserve"> v.0.5.2 </w:t>
        </w:r>
      </w:ins>
      <w:ins w:id="32" w:author="Microsoft Office User" w:date="2026-04-13T10:29:00Z">
        <w:r w:rsidR="00120FE2">
          <w:rPr>
            <w:rFonts w:asciiTheme="minorBidi" w:hAnsiTheme="minorBidi" w:cstheme="minorBidi"/>
            <w:color w:val="000000" w:themeColor="text1"/>
            <w:sz w:val="20"/>
          </w:rPr>
          <w:t>[26].</w:t>
        </w:r>
      </w:ins>
      <w:ins w:id="33" w:author="Microsoft Office User" w:date="2026-04-13T10:48:00Z">
        <w:r w:rsidR="00BF5A87">
          <w:rPr>
            <w:rFonts w:asciiTheme="minorBidi" w:hAnsiTheme="minorBidi" w:cstheme="minorBidi"/>
            <w:color w:val="000000" w:themeColor="text1"/>
            <w:sz w:val="20"/>
          </w:rPr>
          <w:t xml:space="preserve"> </w:t>
        </w:r>
        <w:r w:rsidR="00BF5A87" w:rsidRPr="00BF5A87">
          <w:rPr>
            <w:rFonts w:asciiTheme="minorBidi" w:hAnsiTheme="minorBidi" w:cstheme="minorBidi"/>
            <w:color w:val="000000" w:themeColor="text1"/>
            <w:sz w:val="20"/>
          </w:rPr>
          <w:t>Most chi-squared tests showed significant deviation from neutral expectations (</w:t>
        </w:r>
        <w:r w:rsidR="00BF5A87" w:rsidRPr="00EB3024">
          <w:rPr>
            <w:rFonts w:asciiTheme="minorBidi" w:hAnsiTheme="minorBidi" w:cstheme="minorBidi"/>
            <w:i/>
            <w:iCs/>
            <w:color w:val="000000" w:themeColor="text1"/>
            <w:sz w:val="20"/>
            <w:rPrChange w:id="34" w:author="Microsoft Office User" w:date="2026-04-13T10:49:00Z">
              <w:rPr>
                <w:rFonts w:asciiTheme="minorBidi" w:hAnsiTheme="minorBidi" w:cstheme="minorBidi"/>
                <w:color w:val="000000" w:themeColor="text1"/>
                <w:sz w:val="20"/>
              </w:rPr>
            </w:rPrChange>
          </w:rPr>
          <w:t>p</w:t>
        </w:r>
        <w:r w:rsidR="00BF5A87" w:rsidRPr="00BF5A87">
          <w:rPr>
            <w:rFonts w:asciiTheme="minorBidi" w:hAnsiTheme="minorBidi" w:cstheme="minorBidi"/>
            <w:color w:val="000000" w:themeColor="text1"/>
            <w:sz w:val="20"/>
          </w:rPr>
          <w:t xml:space="preserve"> &lt; 0.001), however deviations were minimal </w:t>
        </w:r>
      </w:ins>
      <w:ins w:id="35" w:author="Microsoft Office User" w:date="2026-04-13T16:06:00Z">
        <w:r w:rsidR="00DB2468">
          <w:rPr>
            <w:rFonts w:asciiTheme="minorBidi" w:hAnsiTheme="minorBidi" w:cstheme="minorBidi"/>
            <w:color w:val="000000" w:themeColor="text1"/>
            <w:sz w:val="20"/>
          </w:rPr>
          <w:t xml:space="preserve">based on effect sizes </w:t>
        </w:r>
      </w:ins>
      <w:ins w:id="36" w:author="Microsoft Office User" w:date="2026-04-13T10:48:00Z">
        <w:r w:rsidR="00BF5A87" w:rsidRPr="00BF5A87">
          <w:rPr>
            <w:rFonts w:asciiTheme="minorBidi" w:hAnsiTheme="minorBidi" w:cstheme="minorBidi"/>
            <w:color w:val="000000" w:themeColor="text1"/>
            <w:sz w:val="20"/>
          </w:rPr>
          <w:t>(Dataset S4)</w:t>
        </w:r>
        <w:commentRangeStart w:id="37"/>
        <w:r w:rsidR="00BF5A87" w:rsidRPr="00BF5A87">
          <w:rPr>
            <w:rFonts w:asciiTheme="minorBidi" w:hAnsiTheme="minorBidi" w:cstheme="minorBidi"/>
            <w:color w:val="000000" w:themeColor="text1"/>
            <w:sz w:val="20"/>
          </w:rPr>
          <w:t>.</w:t>
        </w:r>
        <w:commentRangeEnd w:id="37"/>
        <w:r w:rsidR="00BF5A87">
          <w:rPr>
            <w:rStyle w:val="CommentReference"/>
          </w:rPr>
          <w:commentReference w:id="37"/>
        </w:r>
      </w:ins>
    </w:p>
    <w:p w14:paraId="2D4F8B97" w14:textId="619A58F8" w:rsidR="00165D9C" w:rsidDel="00120FE2" w:rsidRDefault="00165D9C" w:rsidP="006B2DE1">
      <w:pPr>
        <w:rPr>
          <w:del w:id="38" w:author="Microsoft Office User" w:date="2026-04-13T10:29:00Z"/>
          <w:rFonts w:asciiTheme="minorBidi" w:hAnsiTheme="minorBidi" w:cstheme="minorBidi"/>
          <w:color w:val="000000" w:themeColor="text1"/>
          <w:sz w:val="20"/>
        </w:rPr>
      </w:pPr>
    </w:p>
    <w:p w14:paraId="46C3F375" w14:textId="665FA897" w:rsidR="006B2DE1" w:rsidRDefault="006B2DE1" w:rsidP="006B2DE1">
      <w:pPr>
        <w:rPr>
          <w:rFonts w:asciiTheme="minorBidi" w:hAnsiTheme="minorBidi" w:cstheme="minorBidi"/>
          <w:color w:val="FF0000"/>
          <w:sz w:val="20"/>
        </w:rPr>
      </w:pPr>
    </w:p>
    <w:p w14:paraId="7ED3A7EE" w14:textId="3AA1F48D" w:rsidR="006B2DE1" w:rsidRPr="00F46F77" w:rsidRDefault="006B2DE1" w:rsidP="006B2DE1">
      <w:pPr>
        <w:rPr>
          <w:rFonts w:asciiTheme="minorBidi" w:hAnsiTheme="minorBidi" w:cstheme="minorBidi"/>
          <w:color w:val="FF0000"/>
          <w:sz w:val="20"/>
        </w:rPr>
      </w:pPr>
      <w:r w:rsidRPr="006B2DE1">
        <w:rPr>
          <w:rFonts w:ascii="Arial" w:hAnsi="Arial" w:cs="Arial"/>
          <w:b/>
          <w:sz w:val="20"/>
        </w:rPr>
        <w:t>HGT insert QC</w:t>
      </w:r>
    </w:p>
    <w:p w14:paraId="00B1D461" w14:textId="7CB63A70" w:rsidR="00FF1B5C"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F46F77">
        <w:rPr>
          <w:rFonts w:asciiTheme="minorBidi" w:hAnsiTheme="minorBidi" w:cstheme="minorBidi"/>
          <w:color w:val="000000" w:themeColor="text1"/>
          <w:sz w:val="20"/>
        </w:rPr>
        <w:t xml:space="preserve">aligned the raw reads against the respective assembled genomes. Raw reads </w:t>
      </w:r>
      <w:r w:rsidR="00622217">
        <w:rPr>
          <w:rFonts w:asciiTheme="minorBidi" w:hAnsiTheme="minorBidi" w:cstheme="minorBidi"/>
          <w:color w:val="000000" w:themeColor="text1"/>
          <w:sz w:val="20"/>
        </w:rPr>
        <w:t>that</w:t>
      </w:r>
      <w:r w:rsidRPr="00F46F77">
        <w:rPr>
          <w:rFonts w:asciiTheme="minorBidi" w:hAnsiTheme="minorBidi" w:cstheme="minorBidi"/>
          <w:color w:val="000000" w:themeColor="text1"/>
          <w:sz w:val="20"/>
        </w:rPr>
        <w:t xml:space="preserve"> aligned only with the putative insert, or a subset thereof, were assessed to have likely derived from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Pr>
          <w:rFonts w:asciiTheme="minorBidi" w:hAnsiTheme="minorBidi" w:cstheme="minorBidi"/>
          <w:color w:val="000000" w:themeColor="text1"/>
          <w:sz w:val="20"/>
        </w:rPr>
        <w:t>S</w:t>
      </w:r>
      <w:r w:rsidR="00FF1B5C" w:rsidRPr="00F46F77">
        <w:rPr>
          <w:rFonts w:asciiTheme="minorBidi" w:hAnsiTheme="minorBidi" w:cstheme="minorBidi"/>
          <w:color w:val="000000" w:themeColor="text1"/>
          <w:sz w:val="20"/>
        </w:rPr>
        <w:t xml:space="preserve">ee </w:t>
      </w:r>
      <w:r w:rsidR="00FF1B5C">
        <w:rPr>
          <w:rFonts w:asciiTheme="minorBidi" w:hAnsiTheme="minorBidi" w:cstheme="minorBidi"/>
          <w:color w:val="000000" w:themeColor="text1"/>
          <w:sz w:val="20"/>
        </w:rPr>
        <w:t xml:space="preserve">a schematic of this workflow and examples </w:t>
      </w:r>
      <w:r w:rsidR="00FF1B5C" w:rsidRPr="00F46F77">
        <w:rPr>
          <w:rFonts w:asciiTheme="minorBidi" w:hAnsiTheme="minorBidi" w:cstheme="minorBidi"/>
          <w:color w:val="000000" w:themeColor="text1"/>
          <w:sz w:val="20"/>
        </w:rPr>
        <w:t>on Git</w:t>
      </w:r>
      <w:r w:rsidR="00FF1B5C">
        <w:rPr>
          <w:rFonts w:asciiTheme="minorBidi" w:hAnsiTheme="minorBidi" w:cstheme="minorBidi"/>
          <w:color w:val="000000" w:themeColor="text1"/>
          <w:sz w:val="20"/>
        </w:rPr>
        <w:t>H</w:t>
      </w:r>
      <w:r w:rsidR="00FF1B5C" w:rsidRPr="00F46F77">
        <w:rPr>
          <w:rFonts w:asciiTheme="minorBidi" w:hAnsiTheme="minorBidi" w:cstheme="minorBidi"/>
          <w:color w:val="000000" w:themeColor="text1"/>
          <w:sz w:val="20"/>
        </w:rPr>
        <w:t xml:space="preserve">ub </w:t>
      </w:r>
      <w:r w:rsidR="00FF1B5C">
        <w:rPr>
          <w:rFonts w:asciiTheme="minorBidi" w:hAnsiTheme="minorBidi" w:cstheme="minorBidi"/>
          <w:color w:val="000000" w:themeColor="text1"/>
          <w:sz w:val="20"/>
        </w:rPr>
        <w:t>(</w:t>
      </w:r>
      <w:r w:rsidR="00FF1B5C" w:rsidRPr="00F46F77">
        <w:rPr>
          <w:rFonts w:asciiTheme="minorBidi" w:hAnsiTheme="minorBidi" w:cstheme="minorBidi"/>
          <w:color w:val="000000" w:themeColor="text1"/>
          <w:sz w:val="20"/>
        </w:rPr>
        <w:t>https://github.com/MEEP-projects/HGT_pipeline/tree/main/other</w:t>
      </w:r>
      <w:r w:rsidR="00FF1B5C">
        <w:rPr>
          <w:rFonts w:asciiTheme="minorBidi" w:hAnsiTheme="minorBidi" w:cstheme="minorBidi"/>
          <w:color w:val="000000" w:themeColor="text1"/>
          <w:sz w:val="20"/>
        </w:rPr>
        <w:t>).</w:t>
      </w:r>
    </w:p>
    <w:p w14:paraId="422887A3" w14:textId="77777777" w:rsidR="006B2DE1" w:rsidRPr="00F46F77" w:rsidRDefault="006B2DE1" w:rsidP="00E51150">
      <w:pPr>
        <w:pStyle w:val="SMSubheading"/>
        <w:jc w:val="center"/>
      </w:pPr>
    </w:p>
    <w:p w14:paraId="27E84ACA" w14:textId="7777777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found that none of the identified inserts aligned with solely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contaminant DNA was found to align to the insert (alongside genuine cockroach genomic reads),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F46F77" w:rsidRDefault="006B2DE1" w:rsidP="006B2DE1">
      <w:pPr>
        <w:rPr>
          <w:rFonts w:asciiTheme="minorBidi" w:hAnsiTheme="minorBidi" w:cstheme="minorBidi"/>
          <w:color w:val="000000" w:themeColor="text1"/>
          <w:sz w:val="20"/>
        </w:rPr>
      </w:pPr>
    </w:p>
    <w:p w14:paraId="65953078" w14:textId="2B5C75BE" w:rsidR="006B2DE1" w:rsidRDefault="006B2DE1" w:rsidP="006B2DE1">
      <w:pPr>
        <w:rPr>
          <w:ins w:id="39" w:author="Microsoft Office User" w:date="2026-04-03T09:19:00Z"/>
          <w:rFonts w:asciiTheme="minorBidi" w:hAnsiTheme="minorBidi" w:cstheme="minorBidi"/>
          <w:color w:val="000000" w:themeColor="text1"/>
          <w:sz w:val="20"/>
        </w:rPr>
      </w:pPr>
      <w:r w:rsidRPr="00F46F77">
        <w:rPr>
          <w:rFonts w:asciiTheme="minorBidi" w:hAnsiTheme="minorBidi" w:cstheme="minorBidi"/>
          <w:color w:val="000000" w:themeColor="text1"/>
          <w:sz w:val="20"/>
        </w:rPr>
        <w:t>To assess the sensitivity of HGT insert counts to our choice of parameters, we re-characteri</w:t>
      </w:r>
      <w:r w:rsidR="00F95B18">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ed inserts using alternative, less stringent thresholds (see the ‘</w:t>
      </w:r>
      <w:r w:rsidRPr="00F46F77">
        <w:rPr>
          <w:rFonts w:asciiTheme="minorBidi" w:hAnsiTheme="minorBidi" w:cstheme="minorBidi"/>
          <w:i/>
          <w:iCs/>
          <w:color w:val="000000" w:themeColor="text1"/>
          <w:sz w:val="20"/>
        </w:rPr>
        <w:t>Characteri</w:t>
      </w:r>
      <w:r w:rsidR="00F95B18">
        <w:rPr>
          <w:rFonts w:asciiTheme="minorBidi" w:hAnsiTheme="minorBidi" w:cstheme="minorBidi"/>
          <w:i/>
          <w:iCs/>
          <w:color w:val="000000" w:themeColor="text1"/>
          <w:sz w:val="20"/>
        </w:rPr>
        <w:t>z</w:t>
      </w:r>
      <w:r w:rsidRPr="00F46F77">
        <w:rPr>
          <w:rFonts w:asciiTheme="minorBidi" w:hAnsiTheme="minorBidi" w:cstheme="minorBidi"/>
          <w:i/>
          <w:iCs/>
          <w:color w:val="000000" w:themeColor="text1"/>
          <w:sz w:val="20"/>
        </w:rPr>
        <w:t>ing HGT inserts</w:t>
      </w:r>
      <w:r w:rsidRPr="00F46F77">
        <w:rPr>
          <w:rFonts w:asciiTheme="minorBidi" w:hAnsiTheme="minorBidi" w:cstheme="minorBidi"/>
          <w:color w:val="000000" w:themeColor="text1"/>
          <w:sz w:val="20"/>
        </w:rPr>
        <w:t>’ section). This led to a greater number of inserts being identified (246</w:t>
      </w:r>
      <w:r w:rsidR="00F95B18">
        <w:rPr>
          <w:rFonts w:asciiTheme="minorBidi" w:hAnsiTheme="minorBidi" w:cstheme="minorBidi"/>
          <w:color w:val="000000" w:themeColor="text1"/>
          <w:sz w:val="20"/>
        </w:rPr>
        <w:t>–</w:t>
      </w:r>
      <w:r w:rsidRPr="00F46F77">
        <w:rPr>
          <w:rFonts w:asciiTheme="minorBidi" w:hAnsiTheme="minorBidi" w:cstheme="minorBidi"/>
          <w:color w:val="000000" w:themeColor="text1"/>
          <w:sz w:val="20"/>
        </w:rPr>
        <w:t>5841 in the cockroach genomes), though overall patterns remained similar (Dataset S3). Note that the inserts characteri</w:t>
      </w:r>
      <w:r w:rsidR="00F0520F">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w:t>
      </w:r>
    </w:p>
    <w:p w14:paraId="151DCBFF" w14:textId="3327C48A" w:rsidR="00907395" w:rsidRDefault="00907395" w:rsidP="006B2DE1">
      <w:pPr>
        <w:rPr>
          <w:ins w:id="40" w:author="Microsoft Office User" w:date="2026-04-03T09:19:00Z"/>
          <w:rFonts w:asciiTheme="minorBidi" w:hAnsiTheme="minorBidi" w:cstheme="minorBidi"/>
          <w:color w:val="000000" w:themeColor="text1"/>
          <w:sz w:val="20"/>
        </w:rPr>
      </w:pPr>
    </w:p>
    <w:p w14:paraId="574AB601" w14:textId="0FFE2FED" w:rsidR="005F1BA1" w:rsidRDefault="0029513D" w:rsidP="005F1BA1">
      <w:pPr>
        <w:rPr>
          <w:ins w:id="41" w:author="Microsoft Office User" w:date="2026-04-13T10:12:00Z"/>
          <w:rFonts w:asciiTheme="minorBidi" w:hAnsiTheme="minorBidi" w:cstheme="minorBidi"/>
          <w:color w:val="000000" w:themeColor="text1"/>
          <w:sz w:val="20"/>
        </w:rPr>
      </w:pPr>
      <w:ins w:id="42" w:author="Microsoft Office User" w:date="2026-04-03T10:06:00Z">
        <w:r w:rsidRPr="0029513D">
          <w:rPr>
            <w:rFonts w:asciiTheme="minorBidi" w:hAnsiTheme="minorBidi" w:cstheme="minorBidi"/>
            <w:color w:val="000000" w:themeColor="text1"/>
            <w:sz w:val="20"/>
          </w:rPr>
          <w:t xml:space="preserve">To investigate whether the number of </w:t>
        </w:r>
        <w:proofErr w:type="spellStart"/>
        <w:r w:rsidRPr="00A52AE2">
          <w:rPr>
            <w:rFonts w:asciiTheme="minorBidi" w:hAnsiTheme="minorBidi" w:cstheme="minorBidi"/>
            <w:i/>
            <w:iCs/>
            <w:color w:val="000000" w:themeColor="text1"/>
            <w:sz w:val="20"/>
          </w:rPr>
          <w:t>Blattabacterium</w:t>
        </w:r>
        <w:proofErr w:type="spellEnd"/>
        <w:r w:rsidRPr="0029513D">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proofErr w:type="spellStart"/>
        <w:r w:rsidRPr="00A52AE2">
          <w:rPr>
            <w:rFonts w:asciiTheme="minorBidi" w:hAnsiTheme="minorBidi" w:cstheme="minorBidi"/>
            <w:i/>
            <w:iCs/>
            <w:color w:val="000000" w:themeColor="text1"/>
            <w:sz w:val="20"/>
          </w:rPr>
          <w:t>Buchnera</w:t>
        </w:r>
        <w:proofErr w:type="spellEnd"/>
        <w:r w:rsidRPr="0029513D">
          <w:rPr>
            <w:rFonts w:asciiTheme="minorBidi" w:hAnsiTheme="minorBidi" w:cstheme="minorBidi"/>
            <w:color w:val="000000" w:themeColor="text1"/>
            <w:sz w:val="20"/>
          </w:rPr>
          <w:t xml:space="preserve"> (an aphid symbiont) and </w:t>
        </w:r>
        <w:r w:rsidRPr="00A52AE2">
          <w:rPr>
            <w:rFonts w:asciiTheme="minorBidi" w:hAnsiTheme="minorBidi" w:cstheme="minorBidi"/>
            <w:i/>
            <w:iCs/>
            <w:color w:val="000000" w:themeColor="text1"/>
            <w:sz w:val="20"/>
          </w:rPr>
          <w:t>Wolbachia</w:t>
        </w:r>
        <w:r w:rsidRPr="0029513D">
          <w:rPr>
            <w:rFonts w:asciiTheme="minorBidi" w:hAnsiTheme="minorBidi" w:cstheme="minorBidi"/>
            <w:color w:val="000000" w:themeColor="text1"/>
            <w:sz w:val="20"/>
          </w:rPr>
          <w:t xml:space="preserve"> (a bacterial genus known to infect some </w:t>
        </w:r>
        <w:proofErr w:type="spellStart"/>
        <w:r w:rsidRPr="0029513D">
          <w:rPr>
            <w:rFonts w:asciiTheme="minorBidi" w:hAnsiTheme="minorBidi" w:cstheme="minorBidi"/>
            <w:color w:val="000000" w:themeColor="text1"/>
            <w:sz w:val="20"/>
          </w:rPr>
          <w:t>Blattodea</w:t>
        </w:r>
        <w:proofErr w:type="spellEnd"/>
        <w:r w:rsidRPr="0029513D">
          <w:rPr>
            <w:rFonts w:asciiTheme="minorBidi" w:hAnsiTheme="minorBidi" w:cstheme="minorBidi"/>
            <w:color w:val="000000" w:themeColor="text1"/>
            <w:sz w:val="20"/>
          </w:rPr>
          <w:t xml:space="preserve"> species).</w:t>
        </w:r>
      </w:ins>
      <w:ins w:id="43" w:author="Microsoft Office User" w:date="2026-04-03T09:33:00Z">
        <w:r w:rsidR="00A845F6">
          <w:rPr>
            <w:rFonts w:asciiTheme="minorBidi" w:hAnsiTheme="minorBidi" w:cstheme="minorBidi"/>
            <w:color w:val="000000" w:themeColor="text1"/>
            <w:sz w:val="20"/>
          </w:rPr>
          <w:t xml:space="preserve"> </w:t>
        </w:r>
      </w:ins>
      <w:ins w:id="44" w:author="Microsoft Office User" w:date="2026-04-13T10:12:00Z">
        <w:r w:rsidR="005F1BA1">
          <w:rPr>
            <w:rFonts w:asciiTheme="minorBidi" w:hAnsiTheme="minorBidi" w:cstheme="minorBidi"/>
            <w:color w:val="000000" w:themeColor="text1"/>
            <w:sz w:val="20"/>
          </w:rPr>
          <w:t xml:space="preserve">The initial genome libraries used to </w:t>
        </w:r>
      </w:ins>
      <w:ins w:id="45" w:author="Microsoft Office User" w:date="2026-04-13T10:13:00Z">
        <w:r w:rsidR="005F1BA1">
          <w:rPr>
            <w:rFonts w:asciiTheme="minorBidi" w:hAnsiTheme="minorBidi" w:cstheme="minorBidi"/>
            <w:color w:val="000000" w:themeColor="text1"/>
            <w:sz w:val="20"/>
          </w:rPr>
          <w:t xml:space="preserve">characterize the HGT inserts comprised </w:t>
        </w:r>
      </w:ins>
      <w:ins w:id="46" w:author="Microsoft Office User" w:date="2026-04-13T10:23:00Z">
        <w:r w:rsidR="005F1BA1">
          <w:rPr>
            <w:rFonts w:asciiTheme="minorBidi" w:hAnsiTheme="minorBidi" w:cstheme="minorBidi"/>
            <w:color w:val="000000" w:themeColor="text1"/>
            <w:sz w:val="20"/>
          </w:rPr>
          <w:t>37</w:t>
        </w:r>
      </w:ins>
      <w:ins w:id="47" w:author="Microsoft Office User" w:date="2026-04-13T10:13:00Z">
        <w:r w:rsidR="005F1BA1">
          <w:rPr>
            <w:rFonts w:asciiTheme="minorBidi" w:hAnsiTheme="minorBidi" w:cstheme="minorBidi"/>
            <w:color w:val="000000" w:themeColor="text1"/>
            <w:sz w:val="20"/>
          </w:rPr>
          <w:t xml:space="preserve"> and #</w:t>
        </w:r>
        <w:commentRangeStart w:id="48"/>
        <w:r w:rsidR="005F1BA1">
          <w:rPr>
            <w:rFonts w:asciiTheme="minorBidi" w:hAnsiTheme="minorBidi" w:cstheme="minorBidi"/>
            <w:color w:val="000000" w:themeColor="text1"/>
            <w:sz w:val="20"/>
          </w:rPr>
          <w:t>#</w:t>
        </w:r>
      </w:ins>
      <w:commentRangeEnd w:id="48"/>
      <w:ins w:id="49" w:author="Microsoft Office User" w:date="2026-04-13T10:24:00Z">
        <w:r w:rsidR="005F1BA1">
          <w:rPr>
            <w:rStyle w:val="CommentReference"/>
          </w:rPr>
          <w:commentReference w:id="48"/>
        </w:r>
      </w:ins>
      <w:ins w:id="50" w:author="Microsoft Office User" w:date="2026-04-13T10:13:00Z">
        <w:r w:rsidR="005F1BA1">
          <w:rPr>
            <w:rFonts w:asciiTheme="minorBidi" w:hAnsiTheme="minorBidi" w:cstheme="minorBidi"/>
            <w:color w:val="000000" w:themeColor="text1"/>
            <w:sz w:val="20"/>
          </w:rPr>
          <w:t xml:space="preserve"> </w:t>
        </w:r>
        <w:proofErr w:type="spellStart"/>
        <w:r w:rsidR="005F1BA1" w:rsidRPr="00A52AE2">
          <w:rPr>
            <w:rFonts w:asciiTheme="minorBidi" w:hAnsiTheme="minorBidi" w:cstheme="minorBidi"/>
            <w:i/>
            <w:iCs/>
            <w:color w:val="000000" w:themeColor="text1"/>
            <w:sz w:val="20"/>
          </w:rPr>
          <w:t>Buchnera</w:t>
        </w:r>
        <w:proofErr w:type="spellEnd"/>
        <w:r w:rsidR="005F1BA1">
          <w:rPr>
            <w:rFonts w:asciiTheme="minorBidi" w:hAnsiTheme="minorBidi" w:cstheme="minorBidi"/>
            <w:color w:val="000000" w:themeColor="text1"/>
            <w:sz w:val="20"/>
          </w:rPr>
          <w:t xml:space="preserve"> and </w:t>
        </w:r>
        <w:r w:rsidR="005F1BA1" w:rsidRPr="00A52AE2">
          <w:rPr>
            <w:rFonts w:asciiTheme="minorBidi" w:hAnsiTheme="minorBidi" w:cstheme="minorBidi"/>
            <w:i/>
            <w:iCs/>
            <w:color w:val="000000" w:themeColor="text1"/>
            <w:sz w:val="20"/>
          </w:rPr>
          <w:t>Wolbachia</w:t>
        </w:r>
        <w:r w:rsidR="005F1BA1">
          <w:rPr>
            <w:rFonts w:asciiTheme="minorBidi" w:hAnsiTheme="minorBidi" w:cstheme="minorBidi"/>
            <w:i/>
            <w:iCs/>
            <w:color w:val="000000" w:themeColor="text1"/>
            <w:sz w:val="20"/>
          </w:rPr>
          <w:t xml:space="preserve"> </w:t>
        </w:r>
        <w:r w:rsidR="005F1BA1">
          <w:rPr>
            <w:rFonts w:asciiTheme="minorBidi" w:hAnsiTheme="minorBidi" w:cstheme="minorBidi"/>
            <w:color w:val="000000" w:themeColor="text1"/>
            <w:sz w:val="20"/>
          </w:rPr>
          <w:t>genomes, respectively</w:t>
        </w:r>
        <w:commentRangeStart w:id="51"/>
        <w:r w:rsidR="005F1BA1">
          <w:rPr>
            <w:rFonts w:asciiTheme="minorBidi" w:hAnsiTheme="minorBidi" w:cstheme="minorBidi"/>
            <w:color w:val="000000" w:themeColor="text1"/>
            <w:sz w:val="20"/>
          </w:rPr>
          <w:t>.</w:t>
        </w:r>
      </w:ins>
      <w:commentRangeEnd w:id="51"/>
      <w:ins w:id="52" w:author="Microsoft Office User" w:date="2026-04-13T10:24:00Z">
        <w:r w:rsidR="00F0153E">
          <w:rPr>
            <w:rStyle w:val="CommentReference"/>
          </w:rPr>
          <w:commentReference w:id="51"/>
        </w:r>
      </w:ins>
    </w:p>
    <w:p w14:paraId="498D1EC3" w14:textId="77777777" w:rsidR="00725612" w:rsidRDefault="00725612" w:rsidP="00725612">
      <w:pPr>
        <w:rPr>
          <w:ins w:id="53" w:author="Microsoft Office User" w:date="2026-04-06T15:34:00Z"/>
          <w:rFonts w:asciiTheme="minorBidi" w:hAnsiTheme="minorBidi" w:cstheme="minorBidi"/>
          <w:color w:val="000000" w:themeColor="text1"/>
          <w:sz w:val="20"/>
        </w:rPr>
      </w:pPr>
    </w:p>
    <w:p w14:paraId="1A1AFAC3" w14:textId="7EB6B793" w:rsidR="00DE001B" w:rsidRDefault="0029513D" w:rsidP="00725612">
      <w:pPr>
        <w:rPr>
          <w:ins w:id="54" w:author="Microsoft Office User" w:date="2026-04-03T09:08:00Z"/>
          <w:rFonts w:asciiTheme="minorBidi" w:hAnsiTheme="minorBidi" w:cstheme="minorBidi"/>
          <w:color w:val="000000" w:themeColor="text1"/>
          <w:sz w:val="20"/>
        </w:rPr>
      </w:pPr>
      <w:ins w:id="55" w:author="Microsoft Office User" w:date="2026-04-03T10:08:00Z">
        <w:r w:rsidRPr="0029513D">
          <w:rPr>
            <w:rFonts w:asciiTheme="minorBidi" w:hAnsiTheme="minorBidi" w:cstheme="minorBidi"/>
            <w:color w:val="000000" w:themeColor="text1"/>
            <w:sz w:val="20"/>
          </w:rPr>
          <w:t xml:space="preserve">We identified </w:t>
        </w:r>
      </w:ins>
      <w:ins w:id="56" w:author="Microsoft Office User" w:date="2026-04-06T15:32:00Z">
        <w:r w:rsidR="00725612">
          <w:rPr>
            <w:rFonts w:asciiTheme="minorBidi" w:hAnsiTheme="minorBidi" w:cstheme="minorBidi"/>
            <w:color w:val="000000" w:themeColor="text1"/>
            <w:sz w:val="20"/>
          </w:rPr>
          <w:t>0-</w:t>
        </w:r>
      </w:ins>
      <w:ins w:id="57" w:author="Microsoft Office User" w:date="2026-04-06T15:48:00Z">
        <w:r w:rsidR="00DC6F15">
          <w:rPr>
            <w:rFonts w:asciiTheme="minorBidi" w:hAnsiTheme="minorBidi" w:cstheme="minorBidi"/>
            <w:color w:val="000000" w:themeColor="text1"/>
            <w:sz w:val="20"/>
          </w:rPr>
          <w:t>21</w:t>
        </w:r>
      </w:ins>
      <w:ins w:id="58" w:author="Microsoft Office User" w:date="2026-04-03T10:08:00Z">
        <w:r w:rsidRPr="0029513D">
          <w:rPr>
            <w:rFonts w:asciiTheme="minorBidi" w:hAnsiTheme="minorBidi" w:cstheme="minorBidi"/>
            <w:color w:val="000000" w:themeColor="text1"/>
            <w:sz w:val="20"/>
          </w:rPr>
          <w:t xml:space="preserve"> </w:t>
        </w:r>
        <w:proofErr w:type="spellStart"/>
        <w:r w:rsidRPr="0029513D">
          <w:rPr>
            <w:rFonts w:asciiTheme="minorBidi" w:hAnsiTheme="minorBidi" w:cstheme="minorBidi"/>
            <w:i/>
            <w:iCs/>
            <w:color w:val="000000" w:themeColor="text1"/>
            <w:sz w:val="20"/>
            <w:rPrChange w:id="59"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-derived inserts </w:t>
        </w:r>
      </w:ins>
      <w:ins w:id="60" w:author="Microsoft Office User" w:date="2026-04-13T13:05:00Z">
        <w:r w:rsidR="001F3E79">
          <w:rPr>
            <w:rFonts w:asciiTheme="minorBidi" w:hAnsiTheme="minorBidi" w:cstheme="minorBidi"/>
            <w:color w:val="000000" w:themeColor="text1"/>
            <w:sz w:val="20"/>
          </w:rPr>
          <w:t xml:space="preserve">(average = 3.2) </w:t>
        </w:r>
      </w:ins>
      <w:ins w:id="61" w:author="Microsoft Office User" w:date="2026-04-03T10:08:00Z">
        <w:r w:rsidRPr="0029513D">
          <w:rPr>
            <w:rFonts w:asciiTheme="minorBidi" w:hAnsiTheme="minorBidi" w:cstheme="minorBidi"/>
            <w:color w:val="000000" w:themeColor="text1"/>
            <w:sz w:val="20"/>
          </w:rPr>
          <w:t xml:space="preserve">across the host genomes </w:t>
        </w:r>
      </w:ins>
      <w:ins w:id="62" w:author="Microsoft Office User" w:date="2026-04-06T15:33:00Z">
        <w:r w:rsidR="00725612">
          <w:rPr>
            <w:rFonts w:asciiTheme="minorBidi" w:hAnsiTheme="minorBidi" w:cstheme="minorBidi"/>
            <w:color w:val="000000" w:themeColor="text1"/>
            <w:sz w:val="20"/>
          </w:rPr>
          <w:t xml:space="preserve">following the HGT pipeline. </w:t>
        </w:r>
      </w:ins>
      <w:ins w:id="63" w:author="Microsoft Office User" w:date="2026-04-06T15:42:00Z">
        <w:r w:rsidR="008028C6" w:rsidRPr="008028C6">
          <w:rPr>
            <w:rFonts w:asciiTheme="minorBidi" w:hAnsiTheme="minorBidi" w:cstheme="minorBidi"/>
            <w:color w:val="000000" w:themeColor="text1"/>
            <w:sz w:val="20"/>
          </w:rPr>
          <w:t xml:space="preserve">This number decreases when applying </w:t>
        </w:r>
      </w:ins>
      <w:ins w:id="64" w:author="Microsoft Office User" w:date="2026-04-06T19:46:00Z">
        <w:r w:rsidR="00704456">
          <w:rPr>
            <w:rFonts w:asciiTheme="minorBidi" w:hAnsiTheme="minorBidi" w:cstheme="minorBidi"/>
            <w:color w:val="000000" w:themeColor="text1"/>
            <w:sz w:val="20"/>
          </w:rPr>
          <w:t>more</w:t>
        </w:r>
      </w:ins>
      <w:ins w:id="65" w:author="Microsoft Office User" w:date="2026-04-06T15:42:00Z">
        <w:r w:rsidR="008028C6" w:rsidRPr="008028C6">
          <w:rPr>
            <w:rFonts w:asciiTheme="minorBidi" w:hAnsiTheme="minorBidi" w:cstheme="minorBidi"/>
            <w:color w:val="000000" w:themeColor="text1"/>
            <w:sz w:val="20"/>
          </w:rPr>
          <w:t xml:space="preserve"> stringent filtering parameters for excluding inserts that are similar to other bacterial species</w:t>
        </w:r>
      </w:ins>
      <w:ins w:id="66" w:author="Microsoft Office User" w:date="2026-04-13T14:10:00Z">
        <w:r w:rsidR="00352DF1">
          <w:rPr>
            <w:rFonts w:asciiTheme="minorBidi" w:hAnsiTheme="minorBidi" w:cstheme="minorBidi"/>
            <w:color w:val="000000" w:themeColor="text1"/>
            <w:sz w:val="20"/>
          </w:rPr>
          <w:t xml:space="preserve"> (see details in HGT pipeline above); </w:t>
        </w:r>
      </w:ins>
      <w:ins w:id="67" w:author="Microsoft Office User" w:date="2026-04-06T15:42:00Z">
        <w:r w:rsidR="008028C6" w:rsidRPr="008028C6">
          <w:rPr>
            <w:rFonts w:asciiTheme="minorBidi" w:hAnsiTheme="minorBidi" w:cstheme="minorBidi"/>
            <w:color w:val="000000" w:themeColor="text1"/>
            <w:sz w:val="20"/>
          </w:rPr>
          <w:t xml:space="preserve">i.e. </w:t>
        </w:r>
      </w:ins>
      <w:ins w:id="68" w:author="Microsoft Office User" w:date="2026-04-13T13:37:00Z">
        <w:r w:rsidR="007B7DC2">
          <w:rPr>
            <w:rFonts w:asciiTheme="minorBidi" w:hAnsiTheme="minorBidi" w:cstheme="minorBidi"/>
            <w:color w:val="000000" w:themeColor="text1"/>
            <w:sz w:val="20"/>
          </w:rPr>
          <w:t xml:space="preserve">at least </w:t>
        </w:r>
      </w:ins>
      <w:ins w:id="69" w:author="Microsoft Office User" w:date="2026-04-06T15:42:00Z">
        <w:r w:rsidR="008028C6" w:rsidRPr="008028C6">
          <w:rPr>
            <w:rFonts w:asciiTheme="minorBidi" w:hAnsiTheme="minorBidi" w:cstheme="minorBidi"/>
            <w:color w:val="000000" w:themeColor="text1"/>
            <w:sz w:val="20"/>
          </w:rPr>
          <w:t>some</w:t>
        </w:r>
      </w:ins>
      <w:ins w:id="70" w:author="Microsoft Office User" w:date="2026-04-13T14:10:00Z">
        <w:r w:rsidR="00352DF1">
          <w:rPr>
            <w:rFonts w:asciiTheme="minorBidi" w:hAnsiTheme="minorBidi" w:cstheme="minorBidi"/>
            <w:color w:val="000000" w:themeColor="text1"/>
            <w:sz w:val="20"/>
          </w:rPr>
          <w:t xml:space="preserve">, and possibly all, </w:t>
        </w:r>
      </w:ins>
      <w:ins w:id="71" w:author="Microsoft Office User" w:date="2026-04-06T15:42:00Z">
        <w:r w:rsidR="008028C6" w:rsidRPr="008028C6">
          <w:rPr>
            <w:rFonts w:asciiTheme="minorBidi" w:hAnsiTheme="minorBidi" w:cstheme="minorBidi"/>
            <w:color w:val="000000" w:themeColor="text1"/>
            <w:sz w:val="20"/>
          </w:rPr>
          <w:t xml:space="preserve">putative </w:t>
        </w:r>
        <w:proofErr w:type="spellStart"/>
        <w:r w:rsidR="008028C6" w:rsidRPr="008028C6">
          <w:rPr>
            <w:rFonts w:asciiTheme="minorBidi" w:hAnsiTheme="minorBidi" w:cstheme="minorBidi"/>
            <w:i/>
            <w:iCs/>
            <w:color w:val="000000" w:themeColor="text1"/>
            <w:sz w:val="20"/>
            <w:rPrChange w:id="72" w:author="Microsoft Office User" w:date="2026-04-06T15:43:00Z">
              <w:rPr>
                <w:rFonts w:asciiTheme="minorBidi" w:hAnsiTheme="minorBidi" w:cstheme="minorBidi"/>
                <w:color w:val="000000" w:themeColor="text1"/>
                <w:sz w:val="20"/>
              </w:rPr>
            </w:rPrChange>
          </w:rPr>
          <w:t>Buchnera</w:t>
        </w:r>
        <w:proofErr w:type="spellEnd"/>
        <w:r w:rsidR="008028C6" w:rsidRPr="008028C6">
          <w:rPr>
            <w:rFonts w:asciiTheme="minorBidi" w:hAnsiTheme="minorBidi" w:cstheme="minorBidi"/>
            <w:color w:val="000000" w:themeColor="text1"/>
            <w:sz w:val="20"/>
          </w:rPr>
          <w:t xml:space="preserve">-derived inserts may instead originate from </w:t>
        </w:r>
        <w:proofErr w:type="spellStart"/>
        <w:r w:rsidR="008028C6" w:rsidRPr="008028C6">
          <w:rPr>
            <w:rFonts w:asciiTheme="minorBidi" w:hAnsiTheme="minorBidi" w:cstheme="minorBidi"/>
            <w:i/>
            <w:iCs/>
            <w:color w:val="000000" w:themeColor="text1"/>
            <w:sz w:val="20"/>
            <w:rPrChange w:id="73" w:author="Microsoft Office User" w:date="2026-04-06T15:43:00Z">
              <w:rPr>
                <w:rFonts w:asciiTheme="minorBidi" w:hAnsiTheme="minorBidi" w:cstheme="minorBidi"/>
                <w:color w:val="000000" w:themeColor="text1"/>
                <w:sz w:val="20"/>
              </w:rPr>
            </w:rPrChange>
          </w:rPr>
          <w:t>Blattabacterium</w:t>
        </w:r>
        <w:proofErr w:type="spellEnd"/>
        <w:r w:rsidR="008028C6" w:rsidRPr="008028C6">
          <w:rPr>
            <w:rFonts w:asciiTheme="minorBidi" w:hAnsiTheme="minorBidi" w:cstheme="minorBidi"/>
            <w:i/>
            <w:iCs/>
            <w:color w:val="000000" w:themeColor="text1"/>
            <w:sz w:val="20"/>
            <w:rPrChange w:id="74" w:author="Microsoft Office User" w:date="2026-04-06T15:43:00Z">
              <w:rPr>
                <w:rFonts w:asciiTheme="minorBidi" w:hAnsiTheme="minorBidi" w:cstheme="minorBidi"/>
                <w:color w:val="000000" w:themeColor="text1"/>
                <w:sz w:val="20"/>
              </w:rPr>
            </w:rPrChange>
          </w:rPr>
          <w:t xml:space="preserve"> </w:t>
        </w:r>
        <w:r w:rsidR="008028C6" w:rsidRPr="008028C6">
          <w:rPr>
            <w:rFonts w:asciiTheme="minorBidi" w:hAnsiTheme="minorBidi" w:cstheme="minorBidi"/>
            <w:color w:val="000000" w:themeColor="text1"/>
            <w:sz w:val="20"/>
          </w:rPr>
          <w:t>or other bacterial species.</w:t>
        </w:r>
      </w:ins>
      <w:ins w:id="75" w:author="Microsoft Office User" w:date="2026-04-06T15:34:00Z">
        <w:r w:rsidR="00725612">
          <w:rPr>
            <w:rFonts w:asciiTheme="minorBidi" w:hAnsiTheme="minorBidi" w:cstheme="minorBidi"/>
            <w:color w:val="000000" w:themeColor="text1"/>
            <w:sz w:val="20"/>
          </w:rPr>
          <w:t xml:space="preserve"> </w:t>
        </w:r>
      </w:ins>
      <w:ins w:id="76" w:author="Microsoft Office User" w:date="2026-04-03T10:08:00Z">
        <w:r w:rsidRPr="0029513D">
          <w:rPr>
            <w:rFonts w:asciiTheme="minorBidi" w:hAnsiTheme="minorBidi" w:cstheme="minorBidi"/>
            <w:color w:val="000000" w:themeColor="text1"/>
            <w:sz w:val="20"/>
          </w:rPr>
          <w:t xml:space="preserve">This is consistent with the lack of co-occurrence between </w:t>
        </w:r>
        <w:proofErr w:type="spellStart"/>
        <w:r w:rsidRPr="0029513D">
          <w:rPr>
            <w:rFonts w:asciiTheme="minorBidi" w:hAnsiTheme="minorBidi" w:cstheme="minorBidi"/>
            <w:i/>
            <w:iCs/>
            <w:color w:val="000000" w:themeColor="text1"/>
            <w:sz w:val="20"/>
            <w:rPrChange w:id="77"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 and these hosts.</w:t>
        </w:r>
      </w:ins>
      <w:ins w:id="78" w:author="Microsoft Office User" w:date="2026-04-03T10:09:00Z">
        <w:r>
          <w:rPr>
            <w:rFonts w:asciiTheme="minorBidi" w:hAnsiTheme="minorBidi" w:cstheme="minorBidi"/>
            <w:color w:val="000000" w:themeColor="text1"/>
            <w:sz w:val="20"/>
          </w:rPr>
          <w:t xml:space="preserve"> </w:t>
        </w:r>
      </w:ins>
      <w:ins w:id="79" w:author="Microsoft Office User" w:date="2026-04-03T10:08:00Z">
        <w:r w:rsidRPr="0029513D">
          <w:rPr>
            <w:rFonts w:asciiTheme="minorBidi" w:hAnsiTheme="minorBidi" w:cstheme="minorBidi"/>
            <w:color w:val="000000" w:themeColor="text1"/>
            <w:sz w:val="20"/>
          </w:rPr>
          <w:t xml:space="preserve">We identified </w:t>
        </w:r>
      </w:ins>
      <w:ins w:id="80" w:author="Microsoft Office User" w:date="2026-04-13T12:57:00Z">
        <w:r w:rsidR="001E7E1E">
          <w:rPr>
            <w:rFonts w:asciiTheme="minorBidi" w:hAnsiTheme="minorBidi" w:cstheme="minorBidi"/>
            <w:color w:val="000000" w:themeColor="text1"/>
            <w:sz w:val="20"/>
          </w:rPr>
          <w:t>1</w:t>
        </w:r>
      </w:ins>
      <w:ins w:id="81" w:author="Microsoft Office User" w:date="2026-04-03T10:08:00Z">
        <w:r w:rsidRPr="0029513D">
          <w:rPr>
            <w:rFonts w:asciiTheme="minorBidi" w:hAnsiTheme="minorBidi" w:cstheme="minorBidi"/>
            <w:color w:val="000000" w:themeColor="text1"/>
            <w:sz w:val="20"/>
          </w:rPr>
          <w:t>–</w:t>
        </w:r>
      </w:ins>
      <w:ins w:id="82" w:author="Microsoft Office User" w:date="2026-04-13T12:57:00Z">
        <w:r w:rsidR="001E7E1E">
          <w:rPr>
            <w:rFonts w:asciiTheme="minorBidi" w:hAnsiTheme="minorBidi" w:cstheme="minorBidi"/>
            <w:color w:val="000000" w:themeColor="text1"/>
            <w:sz w:val="20"/>
          </w:rPr>
          <w:t>35</w:t>
        </w:r>
      </w:ins>
      <w:ins w:id="83" w:author="Microsoft Office User" w:date="2026-04-03T10:08:00Z">
        <w:r w:rsidRPr="0029513D">
          <w:rPr>
            <w:rFonts w:asciiTheme="minorBidi" w:hAnsiTheme="minorBidi" w:cstheme="minorBidi"/>
            <w:color w:val="000000" w:themeColor="text1"/>
            <w:sz w:val="20"/>
          </w:rPr>
          <w:t xml:space="preserve"> </w:t>
        </w:r>
        <w:r w:rsidRPr="0029513D">
          <w:rPr>
            <w:rFonts w:asciiTheme="minorBidi" w:hAnsiTheme="minorBidi" w:cstheme="minorBidi"/>
            <w:i/>
            <w:iCs/>
            <w:color w:val="000000" w:themeColor="text1"/>
            <w:sz w:val="20"/>
            <w:rPrChange w:id="84"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-derived inserts</w:t>
        </w:r>
      </w:ins>
      <w:ins w:id="85" w:author="Microsoft Office User" w:date="2026-04-06T15:36:00Z">
        <w:r w:rsidR="00725612">
          <w:rPr>
            <w:rFonts w:asciiTheme="minorBidi" w:hAnsiTheme="minorBidi" w:cstheme="minorBidi"/>
            <w:color w:val="000000" w:themeColor="text1"/>
            <w:sz w:val="20"/>
          </w:rPr>
          <w:t xml:space="preserve"> </w:t>
        </w:r>
      </w:ins>
      <w:ins w:id="86" w:author="Microsoft Office User" w:date="2026-04-13T12:57:00Z">
        <w:r w:rsidR="001E7E1E">
          <w:rPr>
            <w:rFonts w:asciiTheme="minorBidi" w:hAnsiTheme="minorBidi" w:cstheme="minorBidi"/>
            <w:color w:val="000000" w:themeColor="text1"/>
            <w:sz w:val="20"/>
          </w:rPr>
          <w:t>(average = 9.</w:t>
        </w:r>
        <w:r w:rsidR="001F3E79">
          <w:rPr>
            <w:rFonts w:asciiTheme="minorBidi" w:hAnsiTheme="minorBidi" w:cstheme="minorBidi"/>
            <w:color w:val="000000" w:themeColor="text1"/>
            <w:sz w:val="20"/>
          </w:rPr>
          <w:t>5</w:t>
        </w:r>
        <w:r w:rsidR="001E7E1E">
          <w:rPr>
            <w:rFonts w:asciiTheme="minorBidi" w:hAnsiTheme="minorBidi" w:cstheme="minorBidi"/>
            <w:color w:val="000000" w:themeColor="text1"/>
            <w:sz w:val="20"/>
          </w:rPr>
          <w:t>)</w:t>
        </w:r>
        <w:r w:rsidR="001F3E79">
          <w:rPr>
            <w:rFonts w:asciiTheme="minorBidi" w:hAnsiTheme="minorBidi" w:cstheme="minorBidi"/>
            <w:color w:val="000000" w:themeColor="text1"/>
            <w:sz w:val="20"/>
          </w:rPr>
          <w:t xml:space="preserve"> </w:t>
        </w:r>
      </w:ins>
      <w:ins w:id="87" w:author="Microsoft Office User" w:date="2026-04-13T13:06:00Z">
        <w:r w:rsidR="001F3E79">
          <w:rPr>
            <w:rFonts w:asciiTheme="minorBidi" w:hAnsiTheme="minorBidi" w:cstheme="minorBidi"/>
            <w:color w:val="000000" w:themeColor="text1"/>
            <w:sz w:val="20"/>
          </w:rPr>
          <w:t>per genome</w:t>
        </w:r>
      </w:ins>
      <w:ins w:id="88" w:author="Microsoft Office User" w:date="2026-04-03T10:08:00Z">
        <w:r w:rsidRPr="0029513D">
          <w:rPr>
            <w:rFonts w:asciiTheme="minorBidi" w:hAnsiTheme="minorBidi" w:cstheme="minorBidi"/>
            <w:color w:val="000000" w:themeColor="text1"/>
            <w:sz w:val="20"/>
          </w:rPr>
          <w:t xml:space="preserve">. The higher number relative to </w:t>
        </w:r>
        <w:proofErr w:type="spellStart"/>
        <w:r w:rsidRPr="0029513D">
          <w:rPr>
            <w:rFonts w:asciiTheme="minorBidi" w:hAnsiTheme="minorBidi" w:cstheme="minorBidi"/>
            <w:i/>
            <w:iCs/>
            <w:color w:val="000000" w:themeColor="text1"/>
            <w:sz w:val="20"/>
            <w:rPrChange w:id="89"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 likely reflects that </w:t>
        </w:r>
        <w:r w:rsidRPr="0029513D">
          <w:rPr>
            <w:rFonts w:asciiTheme="minorBidi" w:hAnsiTheme="minorBidi" w:cstheme="minorBidi"/>
            <w:i/>
            <w:iCs/>
            <w:color w:val="000000" w:themeColor="text1"/>
            <w:sz w:val="20"/>
            <w:rPrChange w:id="90"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 xml:space="preserve"> </w:t>
        </w:r>
      </w:ins>
      <w:ins w:id="91" w:author="Microsoft Office User" w:date="2026-04-03T10:09:00Z">
        <w:r>
          <w:rPr>
            <w:rFonts w:asciiTheme="minorBidi" w:hAnsiTheme="minorBidi" w:cstheme="minorBidi"/>
            <w:color w:val="000000" w:themeColor="text1"/>
            <w:sz w:val="20"/>
          </w:rPr>
          <w:t>do</w:t>
        </w:r>
      </w:ins>
      <w:ins w:id="92" w:author="Microsoft Office User" w:date="2026-04-03T10:08:00Z">
        <w:r w:rsidRPr="0029513D">
          <w:rPr>
            <w:rFonts w:asciiTheme="minorBidi" w:hAnsiTheme="minorBidi" w:cstheme="minorBidi"/>
            <w:color w:val="000000" w:themeColor="text1"/>
            <w:sz w:val="20"/>
          </w:rPr>
          <w:t xml:space="preserve"> infect these hosts, although insert counts remain lower than those observed for </w:t>
        </w:r>
        <w:proofErr w:type="spellStart"/>
        <w:r w:rsidRPr="0029513D">
          <w:rPr>
            <w:rFonts w:asciiTheme="minorBidi" w:hAnsiTheme="minorBidi" w:cstheme="minorBidi"/>
            <w:i/>
            <w:iCs/>
            <w:color w:val="000000" w:themeColor="text1"/>
            <w:sz w:val="20"/>
            <w:rPrChange w:id="93" w:author="Microsoft Office User" w:date="2026-04-03T10:09:00Z">
              <w:rPr>
                <w:rFonts w:asciiTheme="minorBidi" w:hAnsiTheme="minorBidi" w:cstheme="minorBidi"/>
                <w:color w:val="000000" w:themeColor="text1"/>
                <w:sz w:val="20"/>
              </w:rPr>
            </w:rPrChange>
          </w:rPr>
          <w:t>Blattabacterium</w:t>
        </w:r>
      </w:ins>
      <w:proofErr w:type="spellEnd"/>
      <w:ins w:id="94" w:author="Microsoft Office User" w:date="2026-04-03T10:10:00Z">
        <w:r>
          <w:rPr>
            <w:rFonts w:asciiTheme="minorBidi" w:hAnsiTheme="minorBidi" w:cstheme="minorBidi"/>
            <w:color w:val="000000" w:themeColor="text1"/>
            <w:sz w:val="20"/>
          </w:rPr>
          <w:t xml:space="preserve">, </w:t>
        </w:r>
        <w:r w:rsidRPr="0029513D">
          <w:rPr>
            <w:rFonts w:asciiTheme="minorBidi" w:hAnsiTheme="minorBidi" w:cstheme="minorBidi"/>
            <w:color w:val="000000" w:themeColor="text1"/>
            <w:sz w:val="20"/>
          </w:rPr>
          <w:t>potentially reflecting differences in host–bacterial interactions</w:t>
        </w:r>
        <w:commentRangeStart w:id="95"/>
        <w:r w:rsidRPr="0029513D">
          <w:rPr>
            <w:rFonts w:asciiTheme="minorBidi" w:hAnsiTheme="minorBidi" w:cstheme="minorBidi"/>
            <w:color w:val="000000" w:themeColor="text1"/>
            <w:sz w:val="20"/>
          </w:rPr>
          <w:t>.</w:t>
        </w:r>
      </w:ins>
      <w:commentRangeEnd w:id="95"/>
      <w:ins w:id="96" w:author="Microsoft Office User" w:date="2026-04-13T10:25:00Z">
        <w:r w:rsidR="00A1330D">
          <w:rPr>
            <w:rStyle w:val="CommentReference"/>
          </w:rPr>
          <w:commentReference w:id="95"/>
        </w:r>
      </w:ins>
    </w:p>
    <w:p w14:paraId="3255DF6E" w14:textId="77777777" w:rsidR="0029513D" w:rsidRDefault="0029513D" w:rsidP="006B2DE1">
      <w:pPr>
        <w:rPr>
          <w:ins w:id="97" w:author="Microsoft Office User" w:date="2026-04-03T10:08:00Z"/>
          <w:rFonts w:asciiTheme="minorBidi" w:hAnsiTheme="minorBidi" w:cstheme="minorBidi"/>
          <w:color w:val="000000" w:themeColor="text1"/>
          <w:sz w:val="20"/>
        </w:rPr>
      </w:pPr>
    </w:p>
    <w:p w14:paraId="79366A32" w14:textId="63ECB5F6" w:rsidR="004F51D1" w:rsidRDefault="00864224" w:rsidP="006B2DE1">
      <w:pPr>
        <w:rPr>
          <w:ins w:id="98" w:author="Microsoft Office User" w:date="2026-04-03T12:43:00Z"/>
          <w:rFonts w:asciiTheme="minorBidi" w:hAnsiTheme="minorBidi" w:cstheme="minorBidi"/>
          <w:color w:val="000000" w:themeColor="text1"/>
          <w:sz w:val="20"/>
        </w:rPr>
      </w:pPr>
      <w:ins w:id="99" w:author="Microsoft Office User" w:date="2026-04-03T12:39:00Z">
        <w:r w:rsidRPr="00864224">
          <w:rPr>
            <w:rFonts w:asciiTheme="minorBidi" w:hAnsiTheme="minorBidi" w:cstheme="minorBidi"/>
            <w:color w:val="000000" w:themeColor="text1"/>
            <w:sz w:val="20"/>
          </w:rPr>
          <w:t xml:space="preserve">Since completing the analyses and manuscript preparation, additional </w:t>
        </w:r>
        <w:proofErr w:type="spellStart"/>
        <w:r w:rsidRPr="00864224">
          <w:rPr>
            <w:rFonts w:asciiTheme="minorBidi" w:hAnsiTheme="minorBidi" w:cstheme="minorBidi"/>
            <w:color w:val="000000" w:themeColor="text1"/>
            <w:sz w:val="20"/>
          </w:rPr>
          <w:t>Blattodea</w:t>
        </w:r>
        <w:proofErr w:type="spellEnd"/>
        <w:r w:rsidRPr="00864224">
          <w:rPr>
            <w:rFonts w:asciiTheme="minorBidi" w:hAnsiTheme="minorBidi" w:cstheme="minorBidi"/>
            <w:color w:val="000000" w:themeColor="text1"/>
            <w:sz w:val="20"/>
          </w:rPr>
          <w:t xml:space="preserve"> genomes have become available. To assess whether the patterns identified in this study are consistent across these additional taxa, we applied the same HGT insert pipeline to five newly available genomes: one termite (</w:t>
        </w:r>
        <w:proofErr w:type="spellStart"/>
        <w:r w:rsidRPr="00864224">
          <w:rPr>
            <w:rFonts w:asciiTheme="minorBidi" w:hAnsiTheme="minorBidi" w:cstheme="minorBidi"/>
            <w:i/>
            <w:iCs/>
            <w:color w:val="000000" w:themeColor="text1"/>
            <w:sz w:val="20"/>
            <w:rPrChange w:id="100" w:author="Microsoft Office User" w:date="2026-04-03T12:39:00Z">
              <w:rPr>
                <w:rFonts w:asciiTheme="minorBidi" w:hAnsiTheme="minorBidi" w:cstheme="minorBidi"/>
                <w:color w:val="000000" w:themeColor="text1"/>
                <w:sz w:val="20"/>
              </w:rPr>
            </w:rPrChange>
          </w:rPr>
          <w:t>Mastotermes</w:t>
        </w:r>
        <w:proofErr w:type="spellEnd"/>
        <w:r w:rsidRPr="00864224">
          <w:rPr>
            <w:rFonts w:asciiTheme="minorBidi" w:hAnsiTheme="minorBidi" w:cstheme="minorBidi"/>
            <w:i/>
            <w:iCs/>
            <w:color w:val="000000" w:themeColor="text1"/>
            <w:sz w:val="20"/>
            <w:rPrChange w:id="101" w:author="Microsoft Office User" w:date="2026-04-03T12:39:00Z">
              <w:rPr>
                <w:rFonts w:asciiTheme="minorBidi" w:hAnsiTheme="minorBidi" w:cstheme="minorBidi"/>
                <w:color w:val="000000" w:themeColor="text1"/>
                <w:sz w:val="20"/>
              </w:rPr>
            </w:rPrChange>
          </w:rPr>
          <w:t xml:space="preserve"> </w:t>
        </w:r>
        <w:proofErr w:type="spellStart"/>
        <w:r w:rsidRPr="00864224">
          <w:rPr>
            <w:rFonts w:asciiTheme="minorBidi" w:hAnsiTheme="minorBidi" w:cstheme="minorBidi"/>
            <w:i/>
            <w:iCs/>
            <w:color w:val="000000" w:themeColor="text1"/>
            <w:sz w:val="20"/>
            <w:rPrChange w:id="102" w:author="Microsoft Office User" w:date="2026-04-03T12:39:00Z">
              <w:rPr>
                <w:rFonts w:asciiTheme="minorBidi" w:hAnsiTheme="minorBidi" w:cstheme="minorBidi"/>
                <w:color w:val="000000" w:themeColor="text1"/>
                <w:sz w:val="20"/>
              </w:rPr>
            </w:rPrChange>
          </w:rPr>
          <w:t>darwiniensis</w:t>
        </w:r>
        <w:proofErr w:type="spellEnd"/>
        <w:r w:rsidRPr="00864224">
          <w:rPr>
            <w:rFonts w:asciiTheme="minorBidi" w:hAnsiTheme="minorBidi" w:cstheme="minorBidi"/>
            <w:color w:val="000000" w:themeColor="text1"/>
            <w:sz w:val="20"/>
          </w:rPr>
          <w:t xml:space="preserve">; GCA_053541125.1), which is the only termite species known to </w:t>
        </w:r>
        <w:proofErr w:type="spellStart"/>
        <w:r w:rsidRPr="00864224">
          <w:rPr>
            <w:rFonts w:asciiTheme="minorBidi" w:hAnsiTheme="minorBidi" w:cstheme="minorBidi"/>
            <w:color w:val="000000" w:themeColor="text1"/>
            <w:sz w:val="20"/>
          </w:rPr>
          <w:t>harbour</w:t>
        </w:r>
        <w:proofErr w:type="spellEnd"/>
        <w:r w:rsidRPr="00864224">
          <w:rPr>
            <w:rFonts w:asciiTheme="minorBidi" w:hAnsiTheme="minorBidi" w:cstheme="minorBidi"/>
            <w:color w:val="000000" w:themeColor="text1"/>
            <w:sz w:val="20"/>
          </w:rPr>
          <w:t xml:space="preserve"> </w:t>
        </w:r>
        <w:proofErr w:type="spellStart"/>
        <w:r w:rsidRPr="00864224">
          <w:rPr>
            <w:rFonts w:asciiTheme="minorBidi" w:hAnsiTheme="minorBidi" w:cstheme="minorBidi"/>
            <w:i/>
            <w:iCs/>
            <w:color w:val="000000" w:themeColor="text1"/>
            <w:sz w:val="20"/>
            <w:rPrChange w:id="103" w:author="Microsoft Office User" w:date="2026-04-03T12:40:00Z">
              <w:rPr>
                <w:rFonts w:asciiTheme="minorBidi" w:hAnsiTheme="minorBidi" w:cstheme="minorBidi"/>
                <w:color w:val="000000" w:themeColor="text1"/>
                <w:sz w:val="20"/>
              </w:rPr>
            </w:rPrChange>
          </w:rPr>
          <w:t>Blattabacterium</w:t>
        </w:r>
        <w:proofErr w:type="spellEnd"/>
        <w:r w:rsidRPr="00864224">
          <w:rPr>
            <w:rFonts w:asciiTheme="minorBidi" w:hAnsiTheme="minorBidi" w:cstheme="minorBidi"/>
            <w:color w:val="000000" w:themeColor="text1"/>
            <w:sz w:val="20"/>
          </w:rPr>
          <w:t xml:space="preserve">; two </w:t>
        </w:r>
        <w:proofErr w:type="spellStart"/>
        <w:r w:rsidRPr="00864224">
          <w:rPr>
            <w:rFonts w:asciiTheme="minorBidi" w:hAnsiTheme="minorBidi" w:cstheme="minorBidi"/>
            <w:i/>
            <w:iCs/>
            <w:color w:val="000000" w:themeColor="text1"/>
            <w:sz w:val="20"/>
            <w:rPrChange w:id="104" w:author="Microsoft Office User" w:date="2026-04-03T12:40:00Z">
              <w:rPr>
                <w:rFonts w:asciiTheme="minorBidi" w:hAnsiTheme="minorBidi" w:cstheme="minorBidi"/>
                <w:color w:val="000000" w:themeColor="text1"/>
                <w:sz w:val="20"/>
              </w:rPr>
            </w:rPrChange>
          </w:rPr>
          <w:t>Cryptocercus</w:t>
        </w:r>
        <w:proofErr w:type="spellEnd"/>
        <w:r w:rsidRPr="00864224">
          <w:rPr>
            <w:rFonts w:asciiTheme="minorBidi" w:hAnsiTheme="minorBidi" w:cstheme="minorBidi"/>
            <w:color w:val="000000" w:themeColor="text1"/>
            <w:sz w:val="20"/>
          </w:rPr>
          <w:t xml:space="preserve"> species (</w:t>
        </w:r>
        <w:r w:rsidRPr="00864224">
          <w:rPr>
            <w:rFonts w:asciiTheme="minorBidi" w:hAnsiTheme="minorBidi" w:cstheme="minorBidi"/>
            <w:i/>
            <w:iCs/>
            <w:color w:val="000000" w:themeColor="text1"/>
            <w:sz w:val="20"/>
            <w:rPrChange w:id="105" w:author="Microsoft Office User" w:date="2026-04-03T12:40:00Z">
              <w:rPr>
                <w:rFonts w:asciiTheme="minorBidi" w:hAnsiTheme="minorBidi" w:cstheme="minorBidi"/>
                <w:color w:val="000000" w:themeColor="text1"/>
                <w:sz w:val="20"/>
              </w:rPr>
            </w:rPrChange>
          </w:rPr>
          <w:t xml:space="preserve">C. </w:t>
        </w:r>
        <w:proofErr w:type="spellStart"/>
        <w:r w:rsidRPr="00864224">
          <w:rPr>
            <w:rFonts w:asciiTheme="minorBidi" w:hAnsiTheme="minorBidi" w:cstheme="minorBidi"/>
            <w:i/>
            <w:iCs/>
            <w:color w:val="000000" w:themeColor="text1"/>
            <w:sz w:val="20"/>
            <w:rPrChange w:id="106" w:author="Microsoft Office User" w:date="2026-04-03T12:40:00Z">
              <w:rPr>
                <w:rFonts w:asciiTheme="minorBidi" w:hAnsiTheme="minorBidi" w:cstheme="minorBidi"/>
                <w:color w:val="000000" w:themeColor="text1"/>
                <w:sz w:val="20"/>
              </w:rPr>
            </w:rPrChange>
          </w:rPr>
          <w:t>punctulatus</w:t>
        </w:r>
        <w:proofErr w:type="spellEnd"/>
        <w:r w:rsidRPr="00864224">
          <w:rPr>
            <w:rFonts w:asciiTheme="minorBidi" w:hAnsiTheme="minorBidi" w:cstheme="minorBidi"/>
            <w:color w:val="000000" w:themeColor="text1"/>
            <w:sz w:val="20"/>
          </w:rPr>
          <w:t xml:space="preserve">; GCA_054643855.1 and </w:t>
        </w:r>
        <w:r w:rsidRPr="00864224">
          <w:rPr>
            <w:rFonts w:asciiTheme="minorBidi" w:hAnsiTheme="minorBidi" w:cstheme="minorBidi"/>
            <w:i/>
            <w:iCs/>
            <w:color w:val="000000" w:themeColor="text1"/>
            <w:sz w:val="20"/>
            <w:rPrChange w:id="107" w:author="Microsoft Office User" w:date="2026-04-03T12:40:00Z">
              <w:rPr>
                <w:rFonts w:asciiTheme="minorBidi" w:hAnsiTheme="minorBidi" w:cstheme="minorBidi"/>
                <w:color w:val="000000" w:themeColor="text1"/>
                <w:sz w:val="20"/>
              </w:rPr>
            </w:rPrChange>
          </w:rPr>
          <w:t xml:space="preserve">C. </w:t>
        </w:r>
        <w:proofErr w:type="spellStart"/>
        <w:r w:rsidRPr="00864224">
          <w:rPr>
            <w:rFonts w:asciiTheme="minorBidi" w:hAnsiTheme="minorBidi" w:cstheme="minorBidi"/>
            <w:i/>
            <w:iCs/>
            <w:color w:val="000000" w:themeColor="text1"/>
            <w:sz w:val="20"/>
            <w:rPrChange w:id="108" w:author="Microsoft Office User" w:date="2026-04-03T12:40:00Z">
              <w:rPr>
                <w:rFonts w:asciiTheme="minorBidi" w:hAnsiTheme="minorBidi" w:cstheme="minorBidi"/>
                <w:color w:val="000000" w:themeColor="text1"/>
                <w:sz w:val="20"/>
              </w:rPr>
            </w:rPrChange>
          </w:rPr>
          <w:t>shennongjianesis</w:t>
        </w:r>
        <w:proofErr w:type="spellEnd"/>
        <w:r w:rsidRPr="00864224">
          <w:rPr>
            <w:rFonts w:asciiTheme="minorBidi" w:hAnsiTheme="minorBidi" w:cstheme="minorBidi"/>
            <w:color w:val="000000" w:themeColor="text1"/>
            <w:sz w:val="20"/>
          </w:rPr>
          <w:t>; GCA_054369535.1), which are a sister group to termites; and two additional cockroach species (</w:t>
        </w:r>
        <w:proofErr w:type="spellStart"/>
        <w:r w:rsidRPr="00864224">
          <w:rPr>
            <w:rFonts w:asciiTheme="minorBidi" w:hAnsiTheme="minorBidi" w:cstheme="minorBidi"/>
            <w:i/>
            <w:iCs/>
            <w:color w:val="000000" w:themeColor="text1"/>
            <w:sz w:val="20"/>
            <w:rPrChange w:id="109" w:author="Microsoft Office User" w:date="2026-04-03T12:40:00Z">
              <w:rPr>
                <w:rFonts w:asciiTheme="minorBidi" w:hAnsiTheme="minorBidi" w:cstheme="minorBidi"/>
                <w:color w:val="000000" w:themeColor="text1"/>
                <w:sz w:val="20"/>
              </w:rPr>
            </w:rPrChange>
          </w:rPr>
          <w:t>Ectobius</w:t>
        </w:r>
        <w:proofErr w:type="spellEnd"/>
        <w:r w:rsidRPr="00864224">
          <w:rPr>
            <w:rFonts w:asciiTheme="minorBidi" w:hAnsiTheme="minorBidi" w:cstheme="minorBidi"/>
            <w:i/>
            <w:iCs/>
            <w:color w:val="000000" w:themeColor="text1"/>
            <w:sz w:val="20"/>
            <w:rPrChange w:id="110" w:author="Microsoft Office User" w:date="2026-04-03T12:40:00Z">
              <w:rPr>
                <w:rFonts w:asciiTheme="minorBidi" w:hAnsiTheme="minorBidi" w:cstheme="minorBidi"/>
                <w:color w:val="000000" w:themeColor="text1"/>
                <w:sz w:val="20"/>
              </w:rPr>
            </w:rPrChange>
          </w:rPr>
          <w:t xml:space="preserve"> pallidus</w:t>
        </w:r>
        <w:r w:rsidRPr="00864224">
          <w:rPr>
            <w:rFonts w:asciiTheme="minorBidi" w:hAnsiTheme="minorBidi" w:cstheme="minorBidi"/>
            <w:color w:val="000000" w:themeColor="text1"/>
            <w:sz w:val="20"/>
          </w:rPr>
          <w:t xml:space="preserve">; GCA_964059185.1 and </w:t>
        </w:r>
        <w:proofErr w:type="spellStart"/>
        <w:r w:rsidRPr="00864224">
          <w:rPr>
            <w:rFonts w:asciiTheme="minorBidi" w:hAnsiTheme="minorBidi" w:cstheme="minorBidi"/>
            <w:i/>
            <w:iCs/>
            <w:color w:val="000000" w:themeColor="text1"/>
            <w:sz w:val="20"/>
            <w:rPrChange w:id="111" w:author="Microsoft Office User" w:date="2026-04-03T12:40:00Z">
              <w:rPr>
                <w:rFonts w:asciiTheme="minorBidi" w:hAnsiTheme="minorBidi" w:cstheme="minorBidi"/>
                <w:color w:val="000000" w:themeColor="text1"/>
                <w:sz w:val="20"/>
              </w:rPr>
            </w:rPrChange>
          </w:rPr>
          <w:t>Loboptera</w:t>
        </w:r>
        <w:proofErr w:type="spellEnd"/>
        <w:r w:rsidRPr="00864224">
          <w:rPr>
            <w:rFonts w:asciiTheme="minorBidi" w:hAnsiTheme="minorBidi" w:cstheme="minorBidi"/>
            <w:i/>
            <w:iCs/>
            <w:color w:val="000000" w:themeColor="text1"/>
            <w:sz w:val="20"/>
            <w:rPrChange w:id="112" w:author="Microsoft Office User" w:date="2026-04-03T12:40:00Z">
              <w:rPr>
                <w:rFonts w:asciiTheme="minorBidi" w:hAnsiTheme="minorBidi" w:cstheme="minorBidi"/>
                <w:color w:val="000000" w:themeColor="text1"/>
                <w:sz w:val="20"/>
              </w:rPr>
            </w:rPrChange>
          </w:rPr>
          <w:t xml:space="preserve"> </w:t>
        </w:r>
        <w:proofErr w:type="spellStart"/>
        <w:r w:rsidRPr="00864224">
          <w:rPr>
            <w:rFonts w:asciiTheme="minorBidi" w:hAnsiTheme="minorBidi" w:cstheme="minorBidi"/>
            <w:i/>
            <w:iCs/>
            <w:color w:val="000000" w:themeColor="text1"/>
            <w:sz w:val="20"/>
            <w:rPrChange w:id="113" w:author="Microsoft Office User" w:date="2026-04-03T12:40:00Z">
              <w:rPr>
                <w:rFonts w:asciiTheme="minorBidi" w:hAnsiTheme="minorBidi" w:cstheme="minorBidi"/>
                <w:color w:val="000000" w:themeColor="text1"/>
                <w:sz w:val="20"/>
              </w:rPr>
            </w:rPrChange>
          </w:rPr>
          <w:t>decipiens</w:t>
        </w:r>
        <w:proofErr w:type="spellEnd"/>
        <w:r w:rsidRPr="00864224">
          <w:rPr>
            <w:rFonts w:asciiTheme="minorBidi" w:hAnsiTheme="minorBidi" w:cstheme="minorBidi"/>
            <w:color w:val="000000" w:themeColor="text1"/>
            <w:sz w:val="20"/>
          </w:rPr>
          <w:t>; GCA_964662295.2).</w:t>
        </w:r>
      </w:ins>
    </w:p>
    <w:p w14:paraId="0B0D8133" w14:textId="20224B69" w:rsidR="00864224" w:rsidRDefault="00864224" w:rsidP="006B2DE1">
      <w:pPr>
        <w:rPr>
          <w:ins w:id="114" w:author="Microsoft Office User" w:date="2026-04-03T12:43:00Z"/>
          <w:rFonts w:asciiTheme="minorBidi" w:hAnsiTheme="minorBidi" w:cstheme="minorBidi"/>
          <w:color w:val="000000" w:themeColor="text1"/>
          <w:sz w:val="20"/>
        </w:rPr>
      </w:pPr>
    </w:p>
    <w:p w14:paraId="5EB3B25D" w14:textId="66CCEC12" w:rsidR="00864224" w:rsidRDefault="00864224" w:rsidP="006B2DE1">
      <w:pPr>
        <w:rPr>
          <w:ins w:id="115" w:author="Microsoft Office User" w:date="2026-04-03T12:39:00Z"/>
          <w:rFonts w:asciiTheme="minorBidi" w:hAnsiTheme="minorBidi" w:cstheme="minorBidi"/>
          <w:color w:val="000000" w:themeColor="text1"/>
          <w:sz w:val="20"/>
        </w:rPr>
      </w:pPr>
      <w:ins w:id="116" w:author="Microsoft Office User" w:date="2026-04-03T12:43:00Z">
        <w:r w:rsidRPr="00864224">
          <w:rPr>
            <w:rFonts w:asciiTheme="minorBidi" w:hAnsiTheme="minorBidi" w:cstheme="minorBidi"/>
            <w:color w:val="000000" w:themeColor="text1"/>
            <w:sz w:val="20"/>
          </w:rPr>
          <w:t xml:space="preserve">Using the pipeline described above, we identified </w:t>
        </w:r>
      </w:ins>
      <w:ins w:id="117" w:author="Microsoft Office User" w:date="2026-04-10T12:23:00Z">
        <w:r w:rsidR="00085BDB">
          <w:rPr>
            <w:rFonts w:asciiTheme="minorBidi" w:hAnsiTheme="minorBidi" w:cstheme="minorBidi"/>
            <w:color w:val="000000" w:themeColor="text1"/>
            <w:sz w:val="20"/>
          </w:rPr>
          <w:t>48</w:t>
        </w:r>
      </w:ins>
      <w:ins w:id="118" w:author="Microsoft Office User" w:date="2026-04-03T12:43:00Z">
        <w:r w:rsidRPr="00864224">
          <w:rPr>
            <w:rFonts w:asciiTheme="minorBidi" w:hAnsiTheme="minorBidi" w:cstheme="minorBidi"/>
            <w:color w:val="000000" w:themeColor="text1"/>
            <w:sz w:val="20"/>
          </w:rPr>
          <w:t xml:space="preserve"> inserts in </w:t>
        </w:r>
        <w:r w:rsidRPr="00864224">
          <w:rPr>
            <w:rFonts w:asciiTheme="minorBidi" w:hAnsiTheme="minorBidi" w:cstheme="minorBidi"/>
            <w:i/>
            <w:iCs/>
            <w:color w:val="000000" w:themeColor="text1"/>
            <w:sz w:val="20"/>
            <w:rPrChange w:id="119" w:author="Microsoft Office User" w:date="2026-04-03T12:44:00Z">
              <w:rPr>
                <w:rFonts w:asciiTheme="minorBidi" w:hAnsiTheme="minorBidi" w:cstheme="minorBidi"/>
                <w:color w:val="000000" w:themeColor="text1"/>
                <w:sz w:val="20"/>
              </w:rPr>
            </w:rPrChange>
          </w:rPr>
          <w:t xml:space="preserve">M. </w:t>
        </w:r>
        <w:proofErr w:type="spellStart"/>
        <w:r w:rsidRPr="00864224">
          <w:rPr>
            <w:rFonts w:asciiTheme="minorBidi" w:hAnsiTheme="minorBidi" w:cstheme="minorBidi"/>
            <w:i/>
            <w:iCs/>
            <w:color w:val="000000" w:themeColor="text1"/>
            <w:sz w:val="20"/>
            <w:rPrChange w:id="120" w:author="Microsoft Office User" w:date="2026-04-03T12:44:00Z">
              <w:rPr>
                <w:rFonts w:asciiTheme="minorBidi" w:hAnsiTheme="minorBidi" w:cstheme="minorBidi"/>
                <w:color w:val="000000" w:themeColor="text1"/>
                <w:sz w:val="20"/>
              </w:rPr>
            </w:rPrChange>
          </w:rPr>
          <w:t>darwiniensis</w:t>
        </w:r>
        <w:proofErr w:type="spellEnd"/>
        <w:r w:rsidRPr="00864224">
          <w:rPr>
            <w:rFonts w:asciiTheme="minorBidi" w:hAnsiTheme="minorBidi" w:cstheme="minorBidi"/>
            <w:color w:val="000000" w:themeColor="text1"/>
            <w:sz w:val="20"/>
          </w:rPr>
          <w:t xml:space="preserve"> (</w:t>
        </w:r>
      </w:ins>
      <w:ins w:id="121" w:author="Microsoft Office User" w:date="2026-04-10T12:23:00Z">
        <w:r w:rsidR="00085BDB">
          <w:rPr>
            <w:rFonts w:asciiTheme="minorBidi" w:hAnsiTheme="minorBidi" w:cstheme="minorBidi"/>
            <w:color w:val="000000" w:themeColor="text1"/>
            <w:sz w:val="20"/>
          </w:rPr>
          <w:t>48</w:t>
        </w:r>
      </w:ins>
      <w:ins w:id="122" w:author="Microsoft Office User" w:date="2026-04-03T12:43:00Z">
        <w:r w:rsidRPr="00864224">
          <w:rPr>
            <w:rFonts w:asciiTheme="minorBidi" w:hAnsiTheme="minorBidi" w:cstheme="minorBidi"/>
            <w:color w:val="000000" w:themeColor="text1"/>
            <w:sz w:val="20"/>
          </w:rPr>
          <w:t xml:space="preserve"> unique inserts; no duplicates removed), </w:t>
        </w:r>
      </w:ins>
      <w:ins w:id="123" w:author="Microsoft Office User" w:date="2026-04-10T12:23:00Z">
        <w:r w:rsidR="00085BDB">
          <w:rPr>
            <w:rFonts w:asciiTheme="minorBidi" w:hAnsiTheme="minorBidi" w:cstheme="minorBidi"/>
            <w:color w:val="000000" w:themeColor="text1"/>
            <w:sz w:val="20"/>
          </w:rPr>
          <w:t>69</w:t>
        </w:r>
      </w:ins>
      <w:ins w:id="124" w:author="Microsoft Office User" w:date="2026-04-03T12:43:00Z">
        <w:r w:rsidRPr="00864224">
          <w:rPr>
            <w:rFonts w:asciiTheme="minorBidi" w:hAnsiTheme="minorBidi" w:cstheme="minorBidi"/>
            <w:color w:val="000000" w:themeColor="text1"/>
            <w:sz w:val="20"/>
          </w:rPr>
          <w:t>–1</w:t>
        </w:r>
      </w:ins>
      <w:ins w:id="125" w:author="Microsoft Office User" w:date="2026-04-10T12:23:00Z">
        <w:r w:rsidR="00085BDB">
          <w:rPr>
            <w:rFonts w:asciiTheme="minorBidi" w:hAnsiTheme="minorBidi" w:cstheme="minorBidi"/>
            <w:color w:val="000000" w:themeColor="text1"/>
            <w:sz w:val="20"/>
          </w:rPr>
          <w:t>73</w:t>
        </w:r>
      </w:ins>
      <w:ins w:id="126" w:author="Microsoft Office User" w:date="2026-04-03T12:43:00Z">
        <w:r w:rsidRPr="00864224">
          <w:rPr>
            <w:rFonts w:asciiTheme="minorBidi" w:hAnsiTheme="minorBidi" w:cstheme="minorBidi"/>
            <w:color w:val="000000" w:themeColor="text1"/>
            <w:sz w:val="20"/>
          </w:rPr>
          <w:t xml:space="preserve"> inserts across the </w:t>
        </w:r>
        <w:proofErr w:type="spellStart"/>
        <w:r w:rsidRPr="00864224">
          <w:rPr>
            <w:rFonts w:asciiTheme="minorBidi" w:hAnsiTheme="minorBidi" w:cstheme="minorBidi"/>
            <w:i/>
            <w:iCs/>
            <w:color w:val="000000" w:themeColor="text1"/>
            <w:sz w:val="20"/>
            <w:rPrChange w:id="127" w:author="Microsoft Office User" w:date="2026-04-03T12:44:00Z">
              <w:rPr>
                <w:rFonts w:asciiTheme="minorBidi" w:hAnsiTheme="minorBidi" w:cstheme="minorBidi"/>
                <w:color w:val="000000" w:themeColor="text1"/>
                <w:sz w:val="20"/>
              </w:rPr>
            </w:rPrChange>
          </w:rPr>
          <w:t>Cryptocercus</w:t>
        </w:r>
        <w:proofErr w:type="spellEnd"/>
        <w:r w:rsidRPr="00864224">
          <w:rPr>
            <w:rFonts w:asciiTheme="minorBidi" w:hAnsiTheme="minorBidi" w:cstheme="minorBidi"/>
            <w:color w:val="000000" w:themeColor="text1"/>
            <w:sz w:val="20"/>
          </w:rPr>
          <w:t xml:space="preserve"> species (</w:t>
        </w:r>
      </w:ins>
      <w:ins w:id="128" w:author="Microsoft Office User" w:date="2026-04-10T12:23:00Z">
        <w:r w:rsidR="00085BDB">
          <w:rPr>
            <w:rFonts w:asciiTheme="minorBidi" w:hAnsiTheme="minorBidi" w:cstheme="minorBidi"/>
            <w:color w:val="000000" w:themeColor="text1"/>
            <w:sz w:val="20"/>
          </w:rPr>
          <w:t>68</w:t>
        </w:r>
      </w:ins>
      <w:ins w:id="129" w:author="Microsoft Office User" w:date="2026-04-03T12:43:00Z">
        <w:r w:rsidRPr="00864224">
          <w:rPr>
            <w:rFonts w:asciiTheme="minorBidi" w:hAnsiTheme="minorBidi" w:cstheme="minorBidi"/>
            <w:color w:val="000000" w:themeColor="text1"/>
            <w:sz w:val="20"/>
          </w:rPr>
          <w:t>–1</w:t>
        </w:r>
      </w:ins>
      <w:ins w:id="130" w:author="Microsoft Office User" w:date="2026-04-10T12:23:00Z">
        <w:r w:rsidR="00085BDB">
          <w:rPr>
            <w:rFonts w:asciiTheme="minorBidi" w:hAnsiTheme="minorBidi" w:cstheme="minorBidi"/>
            <w:color w:val="000000" w:themeColor="text1"/>
            <w:sz w:val="20"/>
          </w:rPr>
          <w:t>73</w:t>
        </w:r>
      </w:ins>
      <w:ins w:id="131" w:author="Microsoft Office User" w:date="2026-04-03T12:43:00Z">
        <w:r w:rsidRPr="00864224">
          <w:rPr>
            <w:rFonts w:asciiTheme="minorBidi" w:hAnsiTheme="minorBidi" w:cstheme="minorBidi"/>
            <w:color w:val="000000" w:themeColor="text1"/>
            <w:sz w:val="20"/>
          </w:rPr>
          <w:t xml:space="preserve"> unique inserts), and </w:t>
        </w:r>
      </w:ins>
      <w:ins w:id="132" w:author="Microsoft Office User" w:date="2026-04-10T12:23:00Z">
        <w:r w:rsidR="00085BDB">
          <w:rPr>
            <w:rFonts w:asciiTheme="minorBidi" w:hAnsiTheme="minorBidi" w:cstheme="minorBidi"/>
            <w:color w:val="000000" w:themeColor="text1"/>
            <w:sz w:val="20"/>
          </w:rPr>
          <w:t>33</w:t>
        </w:r>
      </w:ins>
      <w:ins w:id="133" w:author="Microsoft Office User" w:date="2026-04-03T12:43:00Z">
        <w:r w:rsidRPr="00864224">
          <w:rPr>
            <w:rFonts w:asciiTheme="minorBidi" w:hAnsiTheme="minorBidi" w:cstheme="minorBidi"/>
            <w:color w:val="000000" w:themeColor="text1"/>
            <w:sz w:val="20"/>
          </w:rPr>
          <w:t>–</w:t>
        </w:r>
      </w:ins>
      <w:ins w:id="134" w:author="Microsoft Office User" w:date="2026-04-10T12:23:00Z">
        <w:r w:rsidR="00085BDB">
          <w:rPr>
            <w:rFonts w:asciiTheme="minorBidi" w:hAnsiTheme="minorBidi" w:cstheme="minorBidi"/>
            <w:color w:val="000000" w:themeColor="text1"/>
            <w:sz w:val="20"/>
          </w:rPr>
          <w:t>98</w:t>
        </w:r>
      </w:ins>
      <w:ins w:id="135" w:author="Microsoft Office User" w:date="2026-04-03T12:43:00Z">
        <w:r w:rsidRPr="00864224">
          <w:rPr>
            <w:rFonts w:asciiTheme="minorBidi" w:hAnsiTheme="minorBidi" w:cstheme="minorBidi"/>
            <w:color w:val="000000" w:themeColor="text1"/>
            <w:sz w:val="20"/>
          </w:rPr>
          <w:t xml:space="preserve"> inserts in the two additional cockroach species (</w:t>
        </w:r>
      </w:ins>
      <w:ins w:id="136" w:author="Microsoft Office User" w:date="2026-04-10T12:24:00Z">
        <w:r w:rsidR="00085BDB">
          <w:rPr>
            <w:rFonts w:asciiTheme="minorBidi" w:hAnsiTheme="minorBidi" w:cstheme="minorBidi"/>
            <w:color w:val="000000" w:themeColor="text1"/>
            <w:sz w:val="20"/>
          </w:rPr>
          <w:t>33</w:t>
        </w:r>
      </w:ins>
      <w:ins w:id="137" w:author="Microsoft Office User" w:date="2026-04-03T12:43:00Z">
        <w:r w:rsidRPr="00864224">
          <w:rPr>
            <w:rFonts w:asciiTheme="minorBidi" w:hAnsiTheme="minorBidi" w:cstheme="minorBidi"/>
            <w:color w:val="000000" w:themeColor="text1"/>
            <w:sz w:val="20"/>
          </w:rPr>
          <w:t>–</w:t>
        </w:r>
      </w:ins>
      <w:ins w:id="138" w:author="Microsoft Office User" w:date="2026-04-10T12:24:00Z">
        <w:r w:rsidR="00085BDB">
          <w:rPr>
            <w:rFonts w:asciiTheme="minorBidi" w:hAnsiTheme="minorBidi" w:cstheme="minorBidi"/>
            <w:color w:val="000000" w:themeColor="text1"/>
            <w:sz w:val="20"/>
          </w:rPr>
          <w:t>94</w:t>
        </w:r>
      </w:ins>
      <w:ins w:id="139" w:author="Microsoft Office User" w:date="2026-04-03T12:43:00Z">
        <w:r w:rsidRPr="00864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ins>
    </w:p>
    <w:p w14:paraId="250FF916" w14:textId="4E40CBAF" w:rsidR="00DE001B" w:rsidRPr="004F51D1" w:rsidDel="00864224" w:rsidRDefault="00DE001B" w:rsidP="006B2DE1">
      <w:pPr>
        <w:rPr>
          <w:del w:id="140" w:author="Microsoft Office User" w:date="2026-04-03T12:43:00Z"/>
          <w:rFonts w:asciiTheme="minorBidi" w:hAnsiTheme="minorBidi" w:cstheme="minorBidi"/>
          <w:color w:val="000000" w:themeColor="text1"/>
          <w:sz w:val="20"/>
        </w:rPr>
      </w:pPr>
    </w:p>
    <w:p w14:paraId="25A65D31" w14:textId="2831037C" w:rsidR="00E45B2B" w:rsidDel="004F51D1" w:rsidRDefault="00E45B2B" w:rsidP="00820484">
      <w:pPr>
        <w:pStyle w:val="SMSubheading"/>
        <w:rPr>
          <w:del w:id="141" w:author="Microsoft Office User" w:date="2026-04-03T12:24:00Z"/>
          <w:rFonts w:ascii="Arial" w:hAnsi="Arial" w:cs="Arial"/>
          <w:sz w:val="20"/>
          <w:u w:val="none"/>
        </w:rPr>
      </w:pPr>
    </w:p>
    <w:p w14:paraId="1DE1B73A" w14:textId="7B5F72B3" w:rsidR="00355362" w:rsidRPr="00DC623A" w:rsidRDefault="007402FC" w:rsidP="00820484">
      <w:pPr>
        <w:pStyle w:val="SMSubheading"/>
        <w:rPr>
          <w:rFonts w:ascii="Arial" w:hAnsi="Arial" w:cs="Arial"/>
          <w:sz w:val="20"/>
          <w:u w:val="none"/>
        </w:rPr>
      </w:pPr>
      <w:del w:id="142" w:author="Microsoft Office User" w:date="2026-04-03T12:24:00Z">
        <w:r w:rsidRPr="00DC623A" w:rsidDel="004F51D1">
          <w:rPr>
            <w:rFonts w:ascii="Arial" w:hAnsi="Arial" w:cs="Arial"/>
            <w:sz w:val="20"/>
            <w:u w:val="none"/>
          </w:rPr>
          <w:delText xml:space="preserve"> </w:delText>
        </w:r>
      </w:del>
    </w:p>
    <w:p w14:paraId="5076DA0A" w14:textId="77777777" w:rsidR="006B2DE1" w:rsidRDefault="006B2DE1" w:rsidP="001C0975">
      <w:pPr>
        <w:pStyle w:val="SMText"/>
        <w:ind w:firstLine="0"/>
        <w:rPr>
          <w:rFonts w:ascii="Arial" w:hAnsi="Arial" w:cs="Arial"/>
          <w:sz w:val="20"/>
        </w:rPr>
        <w:sectPr w:rsidR="006B2DE1" w:rsidSect="00F125EE">
          <w:headerReference w:type="default" r:id="rId14"/>
          <w:footerReference w:type="default" r:id="rId15"/>
          <w:pgSz w:w="12240" w:h="15840"/>
          <w:pgMar w:top="1440" w:right="1800" w:bottom="1440" w:left="1800" w:header="720" w:footer="720" w:gutter="0"/>
          <w:pgNumType w:start="1"/>
          <w:cols w:space="720"/>
          <w:docGrid w:linePitch="360"/>
        </w:sectPr>
      </w:pPr>
    </w:p>
    <w:p w14:paraId="2C62ED3E" w14:textId="7BDE33C4" w:rsidR="00C50C6D" w:rsidRDefault="006B2DE1" w:rsidP="00840BB2">
      <w:pPr>
        <w:pStyle w:val="SMHeading"/>
        <w:rPr>
          <w:rFonts w:ascii="Arial" w:hAnsi="Arial" w:cs="Arial"/>
          <w:b w:val="0"/>
          <w:sz w:val="20"/>
          <w:szCs w:val="20"/>
        </w:rPr>
      </w:pPr>
      <w:r>
        <w:rPr>
          <w:rFonts w:ascii="Arial" w:hAnsi="Arial" w:cs="Arial"/>
          <w:sz w:val="20"/>
          <w:szCs w:val="20"/>
        </w:rPr>
        <w:lastRenderedPageBreak/>
        <w:t>D</w:t>
      </w:r>
      <w:r w:rsidR="00CF16C9" w:rsidRPr="00DC623A">
        <w:rPr>
          <w:rFonts w:ascii="Arial" w:hAnsi="Arial" w:cs="Arial"/>
          <w:sz w:val="20"/>
          <w:szCs w:val="20"/>
        </w:rPr>
        <w:t>ataset</w:t>
      </w:r>
      <w:r w:rsidR="00C50C6D" w:rsidRPr="00DC623A">
        <w:rPr>
          <w:rFonts w:ascii="Arial" w:hAnsi="Arial" w:cs="Arial"/>
          <w:bCs w:val="0"/>
          <w:sz w:val="20"/>
          <w:szCs w:val="20"/>
        </w:rPr>
        <w:t xml:space="preserve"> S1 (separate file)</w:t>
      </w:r>
      <w:r w:rsidR="002C667A" w:rsidRPr="00DC623A">
        <w:rPr>
          <w:rFonts w:ascii="Arial" w:hAnsi="Arial" w:cs="Arial"/>
          <w:sz w:val="20"/>
          <w:szCs w:val="20"/>
        </w:rPr>
        <w:t>.</w:t>
      </w:r>
      <w:r w:rsidR="00F25DEF" w:rsidRPr="00DC623A">
        <w:rPr>
          <w:rFonts w:ascii="Arial" w:hAnsi="Arial" w:cs="Arial"/>
          <w:sz w:val="20"/>
          <w:szCs w:val="20"/>
        </w:rPr>
        <w:t xml:space="preserve"> </w:t>
      </w:r>
      <w:r w:rsidRPr="006B2DE1">
        <w:rPr>
          <w:rFonts w:ascii="Arial" w:hAnsi="Arial" w:cs="Arial"/>
          <w:b w:val="0"/>
          <w:sz w:val="20"/>
          <w:szCs w:val="20"/>
        </w:rPr>
        <w:t>QC of newly assembled cockroach genomes.</w:t>
      </w:r>
    </w:p>
    <w:p w14:paraId="55071A95" w14:textId="2BCAE1B9" w:rsidR="00B73A1C" w:rsidRDefault="006B2DE1" w:rsidP="00B73A1C">
      <w:pPr>
        <w:pStyle w:val="SMHeading"/>
        <w:rPr>
          <w:rFonts w:ascii="Arial" w:hAnsi="Arial" w:cs="Arial"/>
          <w:b w:val="0"/>
          <w:sz w:val="20"/>
          <w:szCs w:val="20"/>
        </w:rPr>
      </w:pPr>
      <w:r>
        <w:rPr>
          <w:rFonts w:ascii="Arial" w:hAnsi="Arial" w:cs="Arial"/>
          <w:sz w:val="20"/>
          <w:szCs w:val="20"/>
        </w:rPr>
        <w:t>Dataset</w:t>
      </w:r>
      <w:r w:rsidR="00B73A1C" w:rsidRPr="00DC623A">
        <w:rPr>
          <w:rFonts w:ascii="Arial" w:hAnsi="Arial" w:cs="Arial"/>
          <w:bCs w:val="0"/>
          <w:sz w:val="20"/>
          <w:szCs w:val="20"/>
        </w:rPr>
        <w:t xml:space="preserve"> S</w:t>
      </w:r>
      <w:r>
        <w:rPr>
          <w:rFonts w:ascii="Arial" w:hAnsi="Arial" w:cs="Arial"/>
          <w:bCs w:val="0"/>
          <w:sz w:val="20"/>
          <w:szCs w:val="20"/>
        </w:rPr>
        <w:t>2</w:t>
      </w:r>
      <w:r w:rsidR="00B73A1C" w:rsidRPr="00DC623A">
        <w:rPr>
          <w:rFonts w:ascii="Arial" w:hAnsi="Arial" w:cs="Arial"/>
          <w:bCs w:val="0"/>
          <w:sz w:val="20"/>
          <w:szCs w:val="20"/>
        </w:rPr>
        <w:t xml:space="preserve"> (separate file)</w:t>
      </w:r>
      <w:r w:rsidR="00B73A1C" w:rsidRPr="00DC623A">
        <w:rPr>
          <w:rFonts w:ascii="Arial" w:hAnsi="Arial" w:cs="Arial"/>
          <w:sz w:val="20"/>
          <w:szCs w:val="20"/>
        </w:rPr>
        <w:t xml:space="preserve">. </w:t>
      </w:r>
      <w:r w:rsidR="004F2384" w:rsidRPr="00EA5381">
        <w:rPr>
          <w:rFonts w:ascii="Arial" w:hAnsi="Arial" w:cs="Arial"/>
          <w:b w:val="0"/>
          <w:bCs w:val="0"/>
          <w:sz w:val="20"/>
          <w:szCs w:val="20"/>
        </w:rPr>
        <w:t>Details of</w:t>
      </w:r>
      <w:r w:rsidR="004F2384">
        <w:rPr>
          <w:rFonts w:ascii="Arial" w:hAnsi="Arial" w:cs="Arial"/>
          <w:sz w:val="20"/>
          <w:szCs w:val="20"/>
        </w:rPr>
        <w:t xml:space="preserve"> </w:t>
      </w:r>
      <w:proofErr w:type="spellStart"/>
      <w:r w:rsidRPr="006B2DE1">
        <w:rPr>
          <w:rFonts w:ascii="Arial" w:hAnsi="Arial" w:cs="Arial"/>
          <w:b w:val="0"/>
          <w:sz w:val="20"/>
          <w:szCs w:val="20"/>
        </w:rPr>
        <w:t>Blattodea</w:t>
      </w:r>
      <w:proofErr w:type="spellEnd"/>
      <w:r w:rsidRPr="006B2DE1">
        <w:rPr>
          <w:rFonts w:ascii="Arial" w:hAnsi="Arial" w:cs="Arial"/>
          <w:b w:val="0"/>
          <w:sz w:val="20"/>
          <w:szCs w:val="20"/>
        </w:rPr>
        <w:t xml:space="preserve"> and </w:t>
      </w:r>
      <w:proofErr w:type="spellStart"/>
      <w:r w:rsidRPr="006B2DE1">
        <w:rPr>
          <w:rFonts w:ascii="Arial" w:hAnsi="Arial" w:cs="Arial"/>
          <w:b w:val="0"/>
          <w:i/>
          <w:iCs/>
          <w:sz w:val="20"/>
          <w:szCs w:val="20"/>
        </w:rPr>
        <w:t>Blattabacterium</w:t>
      </w:r>
      <w:proofErr w:type="spellEnd"/>
      <w:r w:rsidRPr="006B2DE1">
        <w:rPr>
          <w:rFonts w:ascii="Arial" w:hAnsi="Arial" w:cs="Arial"/>
          <w:b w:val="0"/>
          <w:i/>
          <w:iCs/>
          <w:sz w:val="20"/>
          <w:szCs w:val="20"/>
        </w:rPr>
        <w:t xml:space="preserve"> </w:t>
      </w:r>
      <w:proofErr w:type="spellStart"/>
      <w:r w:rsidRPr="006B2DE1">
        <w:rPr>
          <w:rFonts w:ascii="Arial" w:hAnsi="Arial" w:cs="Arial"/>
          <w:b w:val="0"/>
          <w:i/>
          <w:iCs/>
          <w:sz w:val="20"/>
          <w:szCs w:val="20"/>
        </w:rPr>
        <w:t>cuenoti</w:t>
      </w:r>
      <w:proofErr w:type="spellEnd"/>
      <w:r w:rsidRPr="006B2DE1">
        <w:rPr>
          <w:rFonts w:ascii="Arial" w:hAnsi="Arial" w:cs="Arial"/>
          <w:b w:val="0"/>
          <w:sz w:val="20"/>
          <w:szCs w:val="20"/>
        </w:rPr>
        <w:t xml:space="preserve"> genomes.</w:t>
      </w:r>
      <w:r w:rsidR="00B73A1C" w:rsidRPr="00DC623A">
        <w:rPr>
          <w:rFonts w:ascii="Arial" w:hAnsi="Arial" w:cs="Arial"/>
          <w:b w:val="0"/>
          <w:sz w:val="20"/>
          <w:szCs w:val="20"/>
        </w:rPr>
        <w:t xml:space="preserve">  </w:t>
      </w:r>
    </w:p>
    <w:p w14:paraId="192C1E3C" w14:textId="61503260" w:rsidR="00C529C0" w:rsidRDefault="006B2DE1" w:rsidP="00C529C0">
      <w:pPr>
        <w:pStyle w:val="SMHeading"/>
        <w:rPr>
          <w:ins w:id="143" w:author="Microsoft Office User" w:date="2026-04-03T10:15:00Z"/>
          <w:rFonts w:ascii="Arial" w:hAnsi="Arial" w:cs="Arial"/>
          <w:b w:val="0"/>
          <w:sz w:val="20"/>
          <w:szCs w:val="20"/>
        </w:rPr>
      </w:pPr>
      <w:r>
        <w:rPr>
          <w:rFonts w:ascii="Arial" w:hAnsi="Arial" w:cs="Arial"/>
          <w:sz w:val="20"/>
          <w:szCs w:val="20"/>
        </w:rPr>
        <w:t>Dataset</w:t>
      </w:r>
      <w:r w:rsidRPr="00DC623A">
        <w:rPr>
          <w:rFonts w:ascii="Arial" w:hAnsi="Arial" w:cs="Arial"/>
          <w:bCs w:val="0"/>
          <w:sz w:val="20"/>
          <w:szCs w:val="20"/>
        </w:rPr>
        <w:t xml:space="preserve"> S</w:t>
      </w:r>
      <w:r>
        <w:rPr>
          <w:rFonts w:ascii="Arial" w:hAnsi="Arial" w:cs="Arial"/>
          <w:bCs w:val="0"/>
          <w:sz w:val="20"/>
          <w:szCs w:val="20"/>
        </w:rPr>
        <w:t>3</w:t>
      </w:r>
      <w:r w:rsidRPr="00DC623A">
        <w:rPr>
          <w:rFonts w:ascii="Arial" w:hAnsi="Arial" w:cs="Arial"/>
          <w:bCs w:val="0"/>
          <w:sz w:val="20"/>
          <w:szCs w:val="20"/>
        </w:rPr>
        <w:t xml:space="preserve"> (separate file)</w:t>
      </w:r>
      <w:r w:rsidRPr="00DC623A">
        <w:rPr>
          <w:rFonts w:ascii="Arial" w:hAnsi="Arial" w:cs="Arial"/>
          <w:sz w:val="20"/>
          <w:szCs w:val="20"/>
        </w:rPr>
        <w:t xml:space="preserve">. </w:t>
      </w:r>
      <w:r w:rsidRPr="006B2DE1">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73FD065A" w14:textId="709EB6C7" w:rsidR="00195A2B" w:rsidRPr="00F832C8" w:rsidRDefault="00C529C0" w:rsidP="006B2DE1">
      <w:pPr>
        <w:pStyle w:val="SMHeading"/>
        <w:rPr>
          <w:ins w:id="144" w:author="Microsoft Office User" w:date="2026-04-03T11:01:00Z"/>
          <w:rFonts w:ascii="Arial" w:hAnsi="Arial" w:cs="Arial"/>
          <w:b w:val="0"/>
          <w:sz w:val="20"/>
          <w:szCs w:val="20"/>
          <w:lang w:val="en-AU"/>
          <w:rPrChange w:id="145" w:author="Microsoft Office User" w:date="2026-04-03T12:54:00Z">
            <w:rPr>
              <w:ins w:id="146" w:author="Microsoft Office User" w:date="2026-04-03T11:01:00Z"/>
              <w:rFonts w:ascii="Arial" w:hAnsi="Arial" w:cs="Arial"/>
              <w:b w:val="0"/>
              <w:sz w:val="20"/>
              <w:szCs w:val="20"/>
              <w:lang w:val="it-IT"/>
            </w:rPr>
          </w:rPrChange>
        </w:rPr>
      </w:pPr>
      <w:ins w:id="147" w:author="Microsoft Office User" w:date="2026-04-03T10:15:00Z">
        <w:r w:rsidRPr="00725612">
          <w:rPr>
            <w:rFonts w:ascii="Arial" w:hAnsi="Arial" w:cs="Arial"/>
            <w:sz w:val="20"/>
            <w:szCs w:val="20"/>
            <w:lang w:val="en-AU"/>
            <w:rPrChange w:id="148" w:author="Microsoft Office User" w:date="2026-04-06T15:33:00Z">
              <w:rPr>
                <w:rFonts w:ascii="Arial" w:hAnsi="Arial" w:cs="Arial"/>
                <w:sz w:val="20"/>
                <w:szCs w:val="20"/>
              </w:rPr>
            </w:rPrChange>
          </w:rPr>
          <w:t>Dataset</w:t>
        </w:r>
        <w:r w:rsidRPr="00725612">
          <w:rPr>
            <w:rFonts w:ascii="Arial" w:hAnsi="Arial" w:cs="Arial"/>
            <w:bCs w:val="0"/>
            <w:sz w:val="20"/>
            <w:szCs w:val="20"/>
            <w:lang w:val="en-AU"/>
            <w:rPrChange w:id="149" w:author="Microsoft Office User" w:date="2026-04-06T15:33:00Z">
              <w:rPr>
                <w:rFonts w:ascii="Arial" w:hAnsi="Arial" w:cs="Arial"/>
                <w:bCs w:val="0"/>
                <w:sz w:val="20"/>
                <w:szCs w:val="20"/>
              </w:rPr>
            </w:rPrChange>
          </w:rPr>
          <w:t xml:space="preserve"> S4 (separate file)</w:t>
        </w:r>
        <w:r w:rsidRPr="00725612">
          <w:rPr>
            <w:rFonts w:ascii="Arial" w:hAnsi="Arial" w:cs="Arial"/>
            <w:sz w:val="20"/>
            <w:szCs w:val="20"/>
            <w:lang w:val="en-AU"/>
            <w:rPrChange w:id="150" w:author="Microsoft Office User" w:date="2026-04-06T15:33:00Z">
              <w:rPr>
                <w:rFonts w:ascii="Arial" w:hAnsi="Arial" w:cs="Arial"/>
                <w:sz w:val="20"/>
                <w:szCs w:val="20"/>
              </w:rPr>
            </w:rPrChange>
          </w:rPr>
          <w:t xml:space="preserve">. </w:t>
        </w:r>
        <w:r w:rsidRPr="00F832C8">
          <w:rPr>
            <w:rFonts w:ascii="Arial" w:hAnsi="Arial" w:cs="Arial"/>
            <w:b w:val="0"/>
            <w:sz w:val="20"/>
            <w:szCs w:val="20"/>
            <w:lang w:val="en-AU"/>
            <w:rPrChange w:id="151" w:author="Microsoft Office User" w:date="2026-04-03T12:54:00Z">
              <w:rPr>
                <w:rFonts w:ascii="Arial" w:hAnsi="Arial" w:cs="Arial"/>
                <w:b w:val="0"/>
                <w:sz w:val="20"/>
                <w:szCs w:val="20"/>
              </w:rPr>
            </w:rPrChange>
          </w:rPr>
          <w:t>Chi-Square analys</w:t>
        </w:r>
      </w:ins>
      <w:ins w:id="152" w:author="Microsoft Office User" w:date="2026-04-03T12:54:00Z">
        <w:r w:rsidR="00F832C8" w:rsidRPr="00F832C8">
          <w:rPr>
            <w:rFonts w:ascii="Arial" w:hAnsi="Arial" w:cs="Arial"/>
            <w:b w:val="0"/>
            <w:sz w:val="20"/>
            <w:szCs w:val="20"/>
            <w:lang w:val="en-AU"/>
            <w:rPrChange w:id="153" w:author="Microsoft Office User" w:date="2026-04-03T12:54:00Z">
              <w:rPr>
                <w:rFonts w:ascii="Arial" w:hAnsi="Arial" w:cs="Arial"/>
                <w:b w:val="0"/>
                <w:sz w:val="20"/>
                <w:szCs w:val="20"/>
                <w:lang w:val="it-IT"/>
              </w:rPr>
            </w:rPrChange>
          </w:rPr>
          <w:t>es of ob</w:t>
        </w:r>
        <w:r w:rsidR="00F832C8">
          <w:rPr>
            <w:rFonts w:ascii="Arial" w:hAnsi="Arial" w:cs="Arial"/>
            <w:b w:val="0"/>
            <w:sz w:val="20"/>
            <w:szCs w:val="20"/>
            <w:lang w:val="en-AU"/>
          </w:rPr>
          <w:t>served vs expected num</w:t>
        </w:r>
      </w:ins>
      <w:ins w:id="154" w:author="Microsoft Office User" w:date="2026-04-13T10:26:00Z">
        <w:r w:rsidR="00120FE2">
          <w:rPr>
            <w:rFonts w:ascii="Arial" w:hAnsi="Arial" w:cs="Arial"/>
            <w:b w:val="0"/>
            <w:sz w:val="20"/>
            <w:szCs w:val="20"/>
            <w:lang w:val="en-AU"/>
          </w:rPr>
          <w:t>b</w:t>
        </w:r>
      </w:ins>
      <w:ins w:id="155" w:author="Microsoft Office User" w:date="2026-04-03T12:54:00Z">
        <w:r w:rsidR="00F832C8">
          <w:rPr>
            <w:rFonts w:ascii="Arial" w:hAnsi="Arial" w:cs="Arial"/>
            <w:b w:val="0"/>
            <w:sz w:val="20"/>
            <w:szCs w:val="20"/>
            <w:lang w:val="en-AU"/>
          </w:rPr>
          <w:t>ers of inserts per contig</w:t>
        </w:r>
      </w:ins>
      <w:ins w:id="156" w:author="Microsoft Office User" w:date="2026-04-13T10:49:00Z">
        <w:r w:rsidR="00EB3024">
          <w:rPr>
            <w:rFonts w:ascii="Arial" w:hAnsi="Arial" w:cs="Arial"/>
            <w:b w:val="0"/>
            <w:sz w:val="20"/>
            <w:szCs w:val="20"/>
            <w:lang w:val="en-AU"/>
          </w:rPr>
          <w:t xml:space="preserve"> and </w:t>
        </w:r>
        <w:r w:rsidR="00EB3024" w:rsidRPr="00EB3024">
          <w:rPr>
            <w:rFonts w:ascii="Arial" w:hAnsi="Arial" w:cs="Arial"/>
            <w:b w:val="0"/>
            <w:sz w:val="20"/>
            <w:szCs w:val="20"/>
            <w:lang w:val="en-AU"/>
          </w:rPr>
          <w:t>associated effect sizes</w:t>
        </w:r>
        <w:commentRangeStart w:id="157"/>
        <w:r w:rsidR="00EB3024">
          <w:rPr>
            <w:rFonts w:ascii="Arial" w:hAnsi="Arial" w:cs="Arial"/>
            <w:b w:val="0"/>
            <w:sz w:val="20"/>
            <w:szCs w:val="20"/>
            <w:lang w:val="en-AU"/>
          </w:rPr>
          <w:t>.</w:t>
        </w:r>
        <w:commentRangeEnd w:id="157"/>
        <w:r w:rsidR="00EB3024">
          <w:rPr>
            <w:rStyle w:val="CommentReference"/>
            <w:b w:val="0"/>
            <w:bCs w:val="0"/>
            <w:kern w:val="0"/>
          </w:rPr>
          <w:commentReference w:id="157"/>
        </w:r>
      </w:ins>
    </w:p>
    <w:p w14:paraId="4CE99BFD" w14:textId="00D6B0FB" w:rsidR="00195A2B" w:rsidRPr="00E45B2B" w:rsidRDefault="00195A2B" w:rsidP="00195A2B">
      <w:pPr>
        <w:pStyle w:val="SMHeading"/>
        <w:rPr>
          <w:ins w:id="158" w:author="Microsoft Office User" w:date="2026-04-03T11:01:00Z"/>
          <w:rFonts w:ascii="Arial" w:hAnsi="Arial" w:cs="Arial"/>
          <w:sz w:val="20"/>
          <w:szCs w:val="20"/>
          <w:lang w:val="en-AU"/>
          <w:rPrChange w:id="159" w:author="Microsoft Office User" w:date="2026-04-03T11:01:00Z">
            <w:rPr>
              <w:ins w:id="160" w:author="Microsoft Office User" w:date="2026-04-03T11:01:00Z"/>
              <w:rFonts w:ascii="Arial" w:hAnsi="Arial" w:cs="Arial"/>
              <w:sz w:val="20"/>
              <w:szCs w:val="20"/>
              <w:lang w:val="it-IT"/>
            </w:rPr>
          </w:rPrChange>
        </w:rPr>
      </w:pPr>
      <w:ins w:id="161" w:author="Microsoft Office User" w:date="2026-04-03T11:01:00Z">
        <w:r w:rsidRPr="00E45B2B">
          <w:rPr>
            <w:rFonts w:ascii="Arial" w:hAnsi="Arial" w:cs="Arial"/>
            <w:sz w:val="20"/>
            <w:szCs w:val="20"/>
            <w:lang w:val="en-AU"/>
            <w:rPrChange w:id="162" w:author="Microsoft Office User" w:date="2026-04-03T11:01:00Z">
              <w:rPr>
                <w:rFonts w:ascii="Arial" w:hAnsi="Arial" w:cs="Arial"/>
                <w:sz w:val="20"/>
                <w:szCs w:val="20"/>
                <w:lang w:val="it-IT"/>
              </w:rPr>
            </w:rPrChange>
          </w:rPr>
          <w:t>Dataset</w:t>
        </w:r>
        <w:r w:rsidRPr="00E45B2B">
          <w:rPr>
            <w:rFonts w:ascii="Arial" w:hAnsi="Arial" w:cs="Arial"/>
            <w:bCs w:val="0"/>
            <w:sz w:val="20"/>
            <w:szCs w:val="20"/>
            <w:lang w:val="en-AU"/>
            <w:rPrChange w:id="163" w:author="Microsoft Office User" w:date="2026-04-03T11:01:00Z">
              <w:rPr>
                <w:rFonts w:ascii="Arial" w:hAnsi="Arial" w:cs="Arial"/>
                <w:bCs w:val="0"/>
                <w:sz w:val="20"/>
                <w:szCs w:val="20"/>
                <w:lang w:val="it-IT"/>
              </w:rPr>
            </w:rPrChange>
          </w:rPr>
          <w:t xml:space="preserve"> S5 (separate file)</w:t>
        </w:r>
        <w:r w:rsidRPr="00E45B2B">
          <w:rPr>
            <w:rFonts w:ascii="Arial" w:hAnsi="Arial" w:cs="Arial"/>
            <w:sz w:val="20"/>
            <w:szCs w:val="20"/>
            <w:lang w:val="en-AU"/>
            <w:rPrChange w:id="164" w:author="Microsoft Office User" w:date="2026-04-03T11:01:00Z">
              <w:rPr>
                <w:rFonts w:ascii="Arial" w:hAnsi="Arial" w:cs="Arial"/>
                <w:sz w:val="20"/>
                <w:szCs w:val="20"/>
                <w:lang w:val="it-IT"/>
              </w:rPr>
            </w:rPrChange>
          </w:rPr>
          <w:t xml:space="preserve">. </w:t>
        </w:r>
        <w:r w:rsidRPr="00E45B2B">
          <w:rPr>
            <w:rFonts w:ascii="Arial" w:hAnsi="Arial" w:cs="Arial"/>
            <w:b w:val="0"/>
            <w:sz w:val="20"/>
            <w:szCs w:val="20"/>
            <w:lang w:val="en-AU"/>
            <w:rPrChange w:id="165" w:author="Microsoft Office User" w:date="2026-04-03T11:01:00Z">
              <w:rPr>
                <w:rFonts w:ascii="Arial" w:hAnsi="Arial" w:cs="Arial"/>
                <w:b w:val="0"/>
                <w:sz w:val="20"/>
                <w:szCs w:val="20"/>
                <w:lang w:val="it-IT"/>
              </w:rPr>
            </w:rPrChange>
          </w:rPr>
          <w:t>Gene names for inserts found in exons</w:t>
        </w:r>
      </w:ins>
      <w:ins w:id="166" w:author="Microsoft Office User" w:date="2026-04-03T12:54:00Z">
        <w:r w:rsidR="00F832C8">
          <w:rPr>
            <w:rFonts w:ascii="Arial" w:hAnsi="Arial" w:cs="Arial"/>
            <w:b w:val="0"/>
            <w:sz w:val="20"/>
            <w:szCs w:val="20"/>
            <w:lang w:val="en-AU"/>
          </w:rPr>
          <w:t>…</w:t>
        </w:r>
      </w:ins>
      <w:ins w:id="167" w:author="Microsoft Office User" w:date="2026-04-03T11:01:00Z">
        <w:r w:rsidRPr="00E45B2B">
          <w:rPr>
            <w:rFonts w:ascii="Arial" w:hAnsi="Arial" w:cs="Arial"/>
            <w:b w:val="0"/>
            <w:sz w:val="20"/>
            <w:szCs w:val="20"/>
            <w:lang w:val="en-AU"/>
            <w:rPrChange w:id="168" w:author="Microsoft Office User" w:date="2026-04-03T11:01:00Z">
              <w:rPr>
                <w:rFonts w:ascii="Arial" w:hAnsi="Arial" w:cs="Arial"/>
                <w:b w:val="0"/>
                <w:sz w:val="20"/>
                <w:szCs w:val="20"/>
                <w:lang w:val="it-IT"/>
              </w:rPr>
            </w:rPrChange>
          </w:rPr>
          <w:t xml:space="preserve"> </w:t>
        </w:r>
      </w:ins>
      <w:ins w:id="169" w:author="Microsoft Office User" w:date="2026-04-06T20:02:00Z">
        <w:r w:rsidR="00AD5BA1">
          <w:rPr>
            <w:rFonts w:ascii="Arial" w:hAnsi="Arial" w:cs="Arial"/>
            <w:b w:val="0"/>
            <w:sz w:val="20"/>
            <w:szCs w:val="20"/>
            <w:lang w:val="en-AU"/>
          </w:rPr>
          <w:t>[for Maxim to complete]</w:t>
        </w:r>
      </w:ins>
    </w:p>
    <w:p w14:paraId="47FFB1CD" w14:textId="038DDA51" w:rsidR="006B2DE1" w:rsidRPr="00E45B2B" w:rsidRDefault="006B2DE1" w:rsidP="006B2DE1">
      <w:pPr>
        <w:pStyle w:val="SMHeading"/>
        <w:rPr>
          <w:rFonts w:ascii="Arial" w:hAnsi="Arial" w:cs="Arial"/>
          <w:sz w:val="20"/>
          <w:szCs w:val="20"/>
          <w:lang w:val="en-AU"/>
          <w:rPrChange w:id="170" w:author="Microsoft Office User" w:date="2026-04-03T11:01:00Z">
            <w:rPr>
              <w:rFonts w:ascii="Arial" w:hAnsi="Arial" w:cs="Arial"/>
              <w:sz w:val="20"/>
              <w:szCs w:val="20"/>
            </w:rPr>
          </w:rPrChange>
        </w:rPr>
      </w:pPr>
      <w:r w:rsidRPr="00E45B2B">
        <w:rPr>
          <w:rFonts w:ascii="Arial" w:hAnsi="Arial" w:cs="Arial"/>
          <w:b w:val="0"/>
          <w:sz w:val="20"/>
          <w:szCs w:val="20"/>
          <w:lang w:val="en-AU"/>
          <w:rPrChange w:id="171" w:author="Microsoft Office User" w:date="2026-04-03T11:01:00Z">
            <w:rPr>
              <w:rFonts w:ascii="Arial" w:hAnsi="Arial" w:cs="Arial"/>
              <w:b w:val="0"/>
              <w:sz w:val="20"/>
              <w:szCs w:val="20"/>
            </w:rPr>
          </w:rPrChange>
        </w:rPr>
        <w:t xml:space="preserve">  </w:t>
      </w:r>
    </w:p>
    <w:p w14:paraId="4F49C340" w14:textId="77777777" w:rsidR="006B2DE1" w:rsidRPr="00E45B2B" w:rsidRDefault="006B2DE1" w:rsidP="00B73A1C">
      <w:pPr>
        <w:pStyle w:val="SMHeading"/>
        <w:rPr>
          <w:rFonts w:ascii="Arial" w:hAnsi="Arial" w:cs="Arial"/>
          <w:sz w:val="20"/>
          <w:szCs w:val="20"/>
          <w:lang w:val="en-AU"/>
          <w:rPrChange w:id="172" w:author="Microsoft Office User" w:date="2026-04-03T11:01:00Z">
            <w:rPr>
              <w:rFonts w:ascii="Arial" w:hAnsi="Arial" w:cs="Arial"/>
              <w:sz w:val="20"/>
              <w:szCs w:val="20"/>
            </w:rPr>
          </w:rPrChange>
        </w:rPr>
        <w:sectPr w:rsidR="006B2DE1" w:rsidRPr="00E45B2B" w:rsidSect="00F125EE">
          <w:pgSz w:w="12240" w:h="15840"/>
          <w:pgMar w:top="1440" w:right="1800" w:bottom="1440" w:left="1800" w:header="720" w:footer="720" w:gutter="0"/>
          <w:pgNumType w:start="1"/>
          <w:cols w:space="720"/>
          <w:docGrid w:linePitch="360"/>
        </w:sectPr>
      </w:pPr>
    </w:p>
    <w:p w14:paraId="6C96BED5" w14:textId="4B2FC6DA" w:rsidR="00820484" w:rsidRPr="008F5282" w:rsidRDefault="00F514EC" w:rsidP="00477182">
      <w:pPr>
        <w:pStyle w:val="SMcaption"/>
        <w:rPr>
          <w:rFonts w:ascii="Arial" w:hAnsi="Arial" w:cs="Arial"/>
          <w:b/>
          <w:sz w:val="20"/>
        </w:rPr>
      </w:pPr>
      <w:r w:rsidRPr="00DC623A">
        <w:rPr>
          <w:rFonts w:ascii="Arial" w:hAnsi="Arial" w:cs="Arial"/>
          <w:b/>
          <w:sz w:val="20"/>
        </w:rPr>
        <w:lastRenderedPageBreak/>
        <w:t xml:space="preserve">SI </w:t>
      </w:r>
      <w:r w:rsidR="00820484" w:rsidRPr="00DC623A">
        <w:rPr>
          <w:rFonts w:ascii="Arial" w:hAnsi="Arial" w:cs="Arial"/>
          <w:b/>
          <w:sz w:val="20"/>
        </w:rPr>
        <w:t>Re</w:t>
      </w:r>
      <w:r w:rsidR="00820484" w:rsidRPr="008F5282">
        <w:rPr>
          <w:rFonts w:ascii="Arial" w:hAnsi="Arial" w:cs="Arial"/>
          <w:b/>
          <w:sz w:val="20"/>
        </w:rPr>
        <w:t>ferences</w:t>
      </w:r>
    </w:p>
    <w:p w14:paraId="30769C7F" w14:textId="77777777" w:rsidR="002C667A" w:rsidRPr="008F5282" w:rsidRDefault="002C667A" w:rsidP="00477182">
      <w:pPr>
        <w:pStyle w:val="SMcaption"/>
        <w:rPr>
          <w:rFonts w:ascii="Arial" w:hAnsi="Arial" w:cs="Arial"/>
          <w:sz w:val="20"/>
        </w:rPr>
      </w:pPr>
    </w:p>
    <w:p w14:paraId="1913B8F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P. </w:t>
      </w:r>
      <w:proofErr w:type="spellStart"/>
      <w:r w:rsidRPr="008F5282">
        <w:rPr>
          <w:rFonts w:asciiTheme="minorBidi" w:hAnsiTheme="minorBidi" w:cstheme="minorBidi"/>
          <w:color w:val="000000" w:themeColor="text1"/>
          <w:sz w:val="20"/>
        </w:rPr>
        <w:t>Danecek</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Twelve years of </w:t>
      </w:r>
      <w:proofErr w:type="spellStart"/>
      <w:r w:rsidRPr="008F5282">
        <w:rPr>
          <w:rFonts w:asciiTheme="minorBidi" w:hAnsiTheme="minorBidi" w:cstheme="minorBidi"/>
          <w:color w:val="000000" w:themeColor="text1"/>
          <w:sz w:val="20"/>
        </w:rPr>
        <w:t>SAMtools</w:t>
      </w:r>
      <w:proofErr w:type="spellEnd"/>
      <w:r w:rsidRPr="008F5282">
        <w:rPr>
          <w:rFonts w:asciiTheme="minorBidi" w:hAnsiTheme="minorBidi" w:cstheme="minorBidi"/>
          <w:color w:val="000000" w:themeColor="text1"/>
          <w:sz w:val="20"/>
        </w:rPr>
        <w:t xml:space="preserve"> and </w:t>
      </w:r>
      <w:proofErr w:type="spellStart"/>
      <w:r w:rsidRPr="008F5282">
        <w:rPr>
          <w:rFonts w:asciiTheme="minorBidi" w:hAnsiTheme="minorBidi" w:cstheme="minorBidi"/>
          <w:color w:val="000000" w:themeColor="text1"/>
          <w:sz w:val="20"/>
        </w:rPr>
        <w:t>BCFtools</w:t>
      </w:r>
      <w:proofErr w:type="spellEnd"/>
      <w:r w:rsidRPr="008F5282">
        <w:rPr>
          <w:rFonts w:asciiTheme="minorBidi" w:hAnsiTheme="minorBidi" w:cstheme="minorBidi"/>
          <w:color w:val="000000" w:themeColor="text1"/>
          <w:sz w:val="20"/>
        </w:rPr>
        <w:t xml:space="preserve">. </w:t>
      </w:r>
      <w:proofErr w:type="spellStart"/>
      <w:r w:rsidRPr="008F5282">
        <w:rPr>
          <w:rFonts w:asciiTheme="minorBidi" w:hAnsiTheme="minorBidi" w:cstheme="minorBidi"/>
          <w:i/>
          <w:iCs/>
          <w:color w:val="000000" w:themeColor="text1"/>
          <w:sz w:val="20"/>
        </w:rPr>
        <w:t>Gigascience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giab008 (2021).</w:t>
      </w:r>
    </w:p>
    <w:p w14:paraId="24ACAEE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M. Kolmogorov, J. Yuan, Y. Lin, P. A. </w:t>
      </w:r>
      <w:proofErr w:type="spellStart"/>
      <w:r w:rsidRPr="008F5282">
        <w:rPr>
          <w:rFonts w:asciiTheme="minorBidi" w:hAnsiTheme="minorBidi" w:cstheme="minorBidi"/>
          <w:color w:val="000000" w:themeColor="text1"/>
          <w:sz w:val="20"/>
        </w:rPr>
        <w:t>Pevzner</w:t>
      </w:r>
      <w:proofErr w:type="spellEnd"/>
      <w:r w:rsidRPr="008F5282">
        <w:rPr>
          <w:rFonts w:asciiTheme="minorBidi" w:hAnsiTheme="minorBidi" w:cstheme="minorBidi"/>
          <w:color w:val="000000" w:themeColor="text1"/>
          <w:sz w:val="20"/>
        </w:rPr>
        <w:t xml:space="preserve">, Assembly of long, error-prone reads using repeat graphs.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540–546 (2019).</w:t>
      </w:r>
    </w:p>
    <w:p w14:paraId="0FBFC551"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Guan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Identifying and removing haplotypic duplication in primary genome assemblies.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36</w:t>
      </w:r>
      <w:r w:rsidRPr="008F5282">
        <w:rPr>
          <w:rFonts w:asciiTheme="minorBidi" w:hAnsiTheme="minorBidi" w:cstheme="minorBidi"/>
          <w:color w:val="000000" w:themeColor="text1"/>
          <w:sz w:val="20"/>
        </w:rPr>
        <w:t>, 2896–2898 (2020).</w:t>
      </w:r>
    </w:p>
    <w:p w14:paraId="4B017AA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Minimap2: pairwise alignment for nucleotide sequences.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34</w:t>
      </w:r>
      <w:r w:rsidRPr="008F5282">
        <w:rPr>
          <w:rFonts w:asciiTheme="minorBidi" w:hAnsiTheme="minorBidi" w:cstheme="minorBidi"/>
          <w:color w:val="000000" w:themeColor="text1"/>
          <w:sz w:val="20"/>
        </w:rPr>
        <w:t>, 3094–3100 (2018).</w:t>
      </w:r>
    </w:p>
    <w:p w14:paraId="12CA7A43"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New strategies to improve minimap2 alignment accuracy.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4572–4574 (2021).</w:t>
      </w:r>
    </w:p>
    <w:p w14:paraId="7CC114E8"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w:t>
      </w:r>
      <w:proofErr w:type="spellStart"/>
      <w:r w:rsidRPr="008F5282">
        <w:rPr>
          <w:rFonts w:asciiTheme="minorBidi" w:hAnsiTheme="minorBidi" w:cstheme="minorBidi"/>
          <w:color w:val="000000" w:themeColor="text1"/>
          <w:sz w:val="20"/>
        </w:rPr>
        <w:t>Gurevich</w:t>
      </w:r>
      <w:proofErr w:type="spellEnd"/>
      <w:r w:rsidRPr="008F5282">
        <w:rPr>
          <w:rFonts w:asciiTheme="minorBidi" w:hAnsiTheme="minorBidi" w:cstheme="minorBidi"/>
          <w:color w:val="000000" w:themeColor="text1"/>
          <w:sz w:val="20"/>
        </w:rPr>
        <w:t xml:space="preserve">, V. </w:t>
      </w:r>
      <w:proofErr w:type="spellStart"/>
      <w:r w:rsidRPr="008F5282">
        <w:rPr>
          <w:rFonts w:asciiTheme="minorBidi" w:hAnsiTheme="minorBidi" w:cstheme="minorBidi"/>
          <w:color w:val="000000" w:themeColor="text1"/>
          <w:sz w:val="20"/>
        </w:rPr>
        <w:t>Saveliev</w:t>
      </w:r>
      <w:proofErr w:type="spellEnd"/>
      <w:r w:rsidRPr="008F5282">
        <w:rPr>
          <w:rFonts w:asciiTheme="minorBidi" w:hAnsiTheme="minorBidi" w:cstheme="minorBidi"/>
          <w:color w:val="000000" w:themeColor="text1"/>
          <w:sz w:val="20"/>
        </w:rPr>
        <w:t xml:space="preserve">, N. </w:t>
      </w:r>
      <w:proofErr w:type="spellStart"/>
      <w:r w:rsidRPr="008F5282">
        <w:rPr>
          <w:rFonts w:asciiTheme="minorBidi" w:hAnsiTheme="minorBidi" w:cstheme="minorBidi"/>
          <w:color w:val="000000" w:themeColor="text1"/>
          <w:sz w:val="20"/>
        </w:rPr>
        <w:t>yahhi</w:t>
      </w:r>
      <w:proofErr w:type="spellEnd"/>
      <w:r w:rsidRPr="008F5282">
        <w:rPr>
          <w:rFonts w:asciiTheme="minorBidi" w:hAnsiTheme="minorBidi" w:cstheme="minorBidi"/>
          <w:color w:val="000000" w:themeColor="text1"/>
          <w:sz w:val="20"/>
        </w:rPr>
        <w:t xml:space="preserve">, G. </w:t>
      </w:r>
      <w:proofErr w:type="spellStart"/>
      <w:r w:rsidRPr="008F5282">
        <w:rPr>
          <w:rFonts w:asciiTheme="minorBidi" w:hAnsiTheme="minorBidi" w:cstheme="minorBidi"/>
          <w:color w:val="000000" w:themeColor="text1"/>
          <w:sz w:val="20"/>
        </w:rPr>
        <w:t>Tesler</w:t>
      </w:r>
      <w:proofErr w:type="spellEnd"/>
      <w:r w:rsidRPr="008F5282">
        <w:rPr>
          <w:rFonts w:asciiTheme="minorBidi" w:hAnsiTheme="minorBidi" w:cstheme="minorBidi"/>
          <w:color w:val="000000" w:themeColor="text1"/>
          <w:sz w:val="20"/>
        </w:rPr>
        <w:t xml:space="preserve">, QUAST: quality assessment tool for genome assemblies. </w:t>
      </w:r>
      <w:proofErr w:type="spellStart"/>
      <w:r w:rsidRPr="008F5282">
        <w:rPr>
          <w:rFonts w:asciiTheme="minorBidi" w:hAnsiTheme="minorBidi" w:cstheme="minorBidi"/>
          <w:i/>
          <w:iCs/>
          <w:color w:val="000000" w:themeColor="text1"/>
          <w:sz w:val="20"/>
          <w:lang w:val="sv-SE"/>
        </w:rPr>
        <w:t>Bioinformatics</w:t>
      </w:r>
      <w:proofErr w:type="spellEnd"/>
      <w:r w:rsidRPr="008F5282">
        <w:rPr>
          <w:rFonts w:asciiTheme="minorBidi" w:hAnsiTheme="minorBidi" w:cstheme="minorBidi"/>
          <w:color w:val="000000" w:themeColor="text1"/>
          <w:sz w:val="20"/>
          <w:lang w:val="sv-SE"/>
        </w:rPr>
        <w:t xml:space="preserve"> </w:t>
      </w:r>
      <w:r w:rsidRPr="008F5282">
        <w:rPr>
          <w:rFonts w:asciiTheme="minorBidi" w:hAnsiTheme="minorBidi" w:cstheme="minorBidi"/>
          <w:b/>
          <w:bCs/>
          <w:color w:val="000000" w:themeColor="text1"/>
          <w:sz w:val="20"/>
          <w:lang w:val="sv-SE"/>
        </w:rPr>
        <w:t>29</w:t>
      </w:r>
      <w:r w:rsidRPr="008F5282">
        <w:rPr>
          <w:rFonts w:asciiTheme="minorBidi" w:hAnsiTheme="minorBidi" w:cstheme="minorBidi"/>
          <w:color w:val="000000" w:themeColor="text1"/>
          <w:sz w:val="20"/>
          <w:lang w:val="sv-SE"/>
        </w:rPr>
        <w:t>, 1072</w:t>
      </w:r>
      <w:r w:rsidRPr="008F5282">
        <w:rPr>
          <w:rFonts w:asciiTheme="minorBidi" w:hAnsiTheme="minorBidi" w:cstheme="minorBidi"/>
          <w:color w:val="000000" w:themeColor="text1"/>
          <w:sz w:val="20"/>
        </w:rPr>
        <w:t>–</w:t>
      </w:r>
      <w:r w:rsidRPr="008F5282">
        <w:rPr>
          <w:rFonts w:asciiTheme="minorBidi" w:hAnsiTheme="minorBidi" w:cstheme="minorBidi"/>
          <w:color w:val="000000" w:themeColor="text1"/>
          <w:sz w:val="20"/>
          <w:lang w:val="sv-SE"/>
        </w:rPr>
        <w:t>1075 (2013).</w:t>
      </w:r>
    </w:p>
    <w:p w14:paraId="164C0DC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F. A. </w:t>
      </w:r>
      <w:proofErr w:type="spellStart"/>
      <w:r w:rsidRPr="008F5282">
        <w:rPr>
          <w:rFonts w:asciiTheme="minorBidi" w:hAnsiTheme="minorBidi" w:cstheme="minorBidi"/>
          <w:color w:val="000000" w:themeColor="text1"/>
          <w:sz w:val="20"/>
        </w:rPr>
        <w:t>Simão</w:t>
      </w:r>
      <w:proofErr w:type="spellEnd"/>
      <w:r w:rsidRPr="008F5282">
        <w:rPr>
          <w:rFonts w:asciiTheme="minorBidi" w:hAnsiTheme="minorBidi" w:cstheme="minorBidi"/>
          <w:color w:val="000000" w:themeColor="text1"/>
          <w:sz w:val="20"/>
        </w:rPr>
        <w:t xml:space="preserve">, R. M. Waterhouse, P. Ioannidis, E. V. </w:t>
      </w:r>
      <w:proofErr w:type="spellStart"/>
      <w:r w:rsidRPr="008F5282">
        <w:rPr>
          <w:rFonts w:asciiTheme="minorBidi" w:hAnsiTheme="minorBidi" w:cstheme="minorBidi"/>
          <w:color w:val="000000" w:themeColor="text1"/>
          <w:sz w:val="20"/>
        </w:rPr>
        <w:t>Kriventseva</w:t>
      </w:r>
      <w:proofErr w:type="spellEnd"/>
      <w:r w:rsidRPr="008F5282">
        <w:rPr>
          <w:rFonts w:asciiTheme="minorBidi" w:hAnsiTheme="minorBidi" w:cstheme="minorBidi"/>
          <w:color w:val="000000" w:themeColor="text1"/>
          <w:sz w:val="20"/>
        </w:rPr>
        <w:t xml:space="preserve">,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BUSCO: assessing genome assembly and annotation completeness with single-copy orthologs.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31</w:t>
      </w:r>
      <w:r w:rsidRPr="008F5282">
        <w:rPr>
          <w:rFonts w:asciiTheme="minorBidi" w:hAnsiTheme="minorBidi" w:cstheme="minorBidi"/>
          <w:color w:val="000000" w:themeColor="text1"/>
          <w:sz w:val="20"/>
        </w:rPr>
        <w:t>, 3210–3212 (2015).</w:t>
      </w:r>
    </w:p>
    <w:p w14:paraId="7EBA65A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R. M. Waterhouse, M. </w:t>
      </w:r>
      <w:proofErr w:type="spellStart"/>
      <w:r w:rsidRPr="008F5282">
        <w:rPr>
          <w:rFonts w:asciiTheme="minorBidi" w:hAnsiTheme="minorBidi" w:cstheme="minorBidi"/>
          <w:color w:val="000000" w:themeColor="text1"/>
          <w:sz w:val="20"/>
        </w:rPr>
        <w:t>Seppey</w:t>
      </w:r>
      <w:proofErr w:type="spellEnd"/>
      <w:r w:rsidRPr="008F5282">
        <w:rPr>
          <w:rFonts w:asciiTheme="minorBidi" w:hAnsiTheme="minorBidi" w:cstheme="minorBidi"/>
          <w:color w:val="000000" w:themeColor="text1"/>
          <w:sz w:val="20"/>
        </w:rPr>
        <w:t xml:space="preserve">, F. A. </w:t>
      </w:r>
      <w:proofErr w:type="spellStart"/>
      <w:r w:rsidRPr="008F5282">
        <w:rPr>
          <w:rFonts w:asciiTheme="minorBidi" w:hAnsiTheme="minorBidi" w:cstheme="minorBidi"/>
          <w:color w:val="000000" w:themeColor="text1"/>
          <w:sz w:val="20"/>
        </w:rPr>
        <w:t>Simão</w:t>
      </w:r>
      <w:proofErr w:type="spellEnd"/>
      <w:r w:rsidRPr="008F5282">
        <w:rPr>
          <w:rFonts w:asciiTheme="minorBidi" w:hAnsiTheme="minorBidi" w:cstheme="minorBidi"/>
          <w:color w:val="000000" w:themeColor="text1"/>
          <w:sz w:val="20"/>
        </w:rPr>
        <w:t xml:space="preserve">,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“Using BUSCO to assess insect genomic resources” in Insect genomics: methods in molecular biology (vol. 1858), S. Brown, M. </w:t>
      </w:r>
      <w:proofErr w:type="spellStart"/>
      <w:r w:rsidRPr="008F5282">
        <w:rPr>
          <w:rFonts w:asciiTheme="minorBidi" w:hAnsiTheme="minorBidi" w:cstheme="minorBidi"/>
          <w:color w:val="000000" w:themeColor="text1"/>
          <w:sz w:val="20"/>
        </w:rPr>
        <w:t>Pfrender</w:t>
      </w:r>
      <w:proofErr w:type="spellEnd"/>
      <w:r w:rsidRPr="008F5282">
        <w:rPr>
          <w:rFonts w:asciiTheme="minorBidi" w:hAnsiTheme="minorBidi" w:cstheme="minorBidi"/>
          <w:color w:val="000000" w:themeColor="text1"/>
          <w:sz w:val="20"/>
        </w:rPr>
        <w:t>, Eds. (Humana Press, 2019).</w:t>
      </w:r>
    </w:p>
    <w:p w14:paraId="4FDBE03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A. </w:t>
      </w:r>
      <w:proofErr w:type="spellStart"/>
      <w:r w:rsidRPr="008F5282">
        <w:rPr>
          <w:rFonts w:asciiTheme="minorBidi" w:hAnsiTheme="minorBidi" w:cstheme="minorBidi"/>
          <w:color w:val="000000" w:themeColor="text1"/>
          <w:sz w:val="20"/>
        </w:rPr>
        <w:t>Salamov</w:t>
      </w:r>
      <w:proofErr w:type="spellEnd"/>
      <w:r w:rsidRPr="008F5282">
        <w:rPr>
          <w:rFonts w:asciiTheme="minorBidi" w:hAnsiTheme="minorBidi" w:cstheme="minorBidi"/>
          <w:color w:val="000000" w:themeColor="text1"/>
          <w:sz w:val="20"/>
        </w:rPr>
        <w:t xml:space="preserve">, V. V. </w:t>
      </w:r>
      <w:proofErr w:type="spellStart"/>
      <w:r w:rsidRPr="008F5282">
        <w:rPr>
          <w:rFonts w:asciiTheme="minorBidi" w:hAnsiTheme="minorBidi" w:cstheme="minorBidi"/>
          <w:color w:val="000000" w:themeColor="text1"/>
          <w:sz w:val="20"/>
        </w:rPr>
        <w:t>Solovyev</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Ab initio</w:t>
      </w:r>
      <w:r w:rsidRPr="008F5282">
        <w:rPr>
          <w:rFonts w:asciiTheme="minorBidi" w:hAnsiTheme="minorBidi" w:cstheme="minorBidi"/>
          <w:color w:val="000000" w:themeColor="text1"/>
          <w:sz w:val="20"/>
        </w:rPr>
        <w:t xml:space="preserve"> gene finding in </w:t>
      </w:r>
      <w:r w:rsidRPr="008F5282">
        <w:rPr>
          <w:rFonts w:asciiTheme="minorBidi" w:hAnsiTheme="minorBidi" w:cstheme="minorBidi"/>
          <w:i/>
          <w:iCs/>
          <w:color w:val="000000" w:themeColor="text1"/>
          <w:sz w:val="20"/>
        </w:rPr>
        <w:t>Drosophila</w:t>
      </w:r>
      <w:r w:rsidRPr="008F5282">
        <w:rPr>
          <w:rFonts w:asciiTheme="minorBidi" w:hAnsiTheme="minorBidi" w:cstheme="minorBidi"/>
          <w:color w:val="000000" w:themeColor="text1"/>
          <w:sz w:val="20"/>
        </w:rPr>
        <w:t xml:space="preserve"> genomic DNA. </w:t>
      </w:r>
      <w:r w:rsidRPr="008F5282">
        <w:rPr>
          <w:rFonts w:asciiTheme="minorBidi" w:hAnsiTheme="minorBidi" w:cstheme="minorBidi"/>
          <w:i/>
          <w:iCs/>
          <w:color w:val="000000" w:themeColor="text1"/>
          <w:sz w:val="20"/>
        </w:rPr>
        <w:t>Genome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516–522 (2000).</w:t>
      </w:r>
    </w:p>
    <w:p w14:paraId="4135585A"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V. </w:t>
      </w:r>
      <w:proofErr w:type="spellStart"/>
      <w:r w:rsidRPr="008F5282">
        <w:rPr>
          <w:rFonts w:asciiTheme="minorBidi" w:hAnsiTheme="minorBidi" w:cstheme="minorBidi"/>
          <w:color w:val="000000" w:themeColor="text1"/>
          <w:sz w:val="20"/>
        </w:rPr>
        <w:t>Solovyev</w:t>
      </w:r>
      <w:proofErr w:type="spellEnd"/>
      <w:r w:rsidRPr="008F5282">
        <w:rPr>
          <w:rFonts w:asciiTheme="minorBidi" w:hAnsiTheme="minorBidi" w:cstheme="minorBidi"/>
          <w:color w:val="000000" w:themeColor="text1"/>
          <w:sz w:val="20"/>
        </w:rPr>
        <w:t xml:space="preserve">, P. </w:t>
      </w:r>
      <w:proofErr w:type="spellStart"/>
      <w:r w:rsidRPr="008F5282">
        <w:rPr>
          <w:rFonts w:asciiTheme="minorBidi" w:hAnsiTheme="minorBidi" w:cstheme="minorBidi"/>
          <w:color w:val="000000" w:themeColor="text1"/>
          <w:sz w:val="20"/>
        </w:rPr>
        <w:t>Kosarev</w:t>
      </w:r>
      <w:proofErr w:type="spellEnd"/>
      <w:r w:rsidRPr="008F5282">
        <w:rPr>
          <w:rFonts w:asciiTheme="minorBidi" w:hAnsiTheme="minorBidi" w:cstheme="minorBidi"/>
          <w:color w:val="000000" w:themeColor="text1"/>
          <w:sz w:val="20"/>
        </w:rPr>
        <w:t xml:space="preserve">, I. </w:t>
      </w:r>
      <w:proofErr w:type="spellStart"/>
      <w:r w:rsidRPr="008F5282">
        <w:rPr>
          <w:rFonts w:asciiTheme="minorBidi" w:hAnsiTheme="minorBidi" w:cstheme="minorBidi"/>
          <w:color w:val="000000" w:themeColor="text1"/>
          <w:sz w:val="20"/>
        </w:rPr>
        <w:t>Seledsov</w:t>
      </w:r>
      <w:proofErr w:type="spellEnd"/>
      <w:r w:rsidRPr="008F5282">
        <w:rPr>
          <w:rFonts w:asciiTheme="minorBidi" w:hAnsiTheme="minorBidi" w:cstheme="minorBidi"/>
          <w:color w:val="000000" w:themeColor="text1"/>
          <w:sz w:val="20"/>
        </w:rPr>
        <w:t xml:space="preserve">, D. </w:t>
      </w:r>
      <w:proofErr w:type="spellStart"/>
      <w:r w:rsidRPr="008F5282">
        <w:rPr>
          <w:rFonts w:asciiTheme="minorBidi" w:hAnsiTheme="minorBidi" w:cstheme="minorBidi"/>
          <w:color w:val="000000" w:themeColor="text1"/>
          <w:sz w:val="20"/>
        </w:rPr>
        <w:t>Vorobyev</w:t>
      </w:r>
      <w:proofErr w:type="spellEnd"/>
      <w:r w:rsidRPr="008F5282">
        <w:rPr>
          <w:rFonts w:asciiTheme="minorBidi" w:hAnsiTheme="minorBidi" w:cstheme="minorBidi"/>
          <w:color w:val="000000" w:themeColor="text1"/>
          <w:sz w:val="20"/>
        </w:rPr>
        <w:t xml:space="preserve">, Automatic annotation of eukaryotic genes, pseudogenes and promoters. </w:t>
      </w:r>
      <w:r w:rsidRPr="008F5282">
        <w:rPr>
          <w:rFonts w:asciiTheme="minorBidi" w:hAnsiTheme="minorBidi" w:cstheme="minorBidi"/>
          <w:i/>
          <w:iCs/>
          <w:color w:val="000000" w:themeColor="text1"/>
          <w:sz w:val="20"/>
        </w:rPr>
        <w:t>Genome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7</w:t>
      </w:r>
      <w:r w:rsidRPr="008F5282">
        <w:rPr>
          <w:rFonts w:asciiTheme="minorBidi" w:hAnsiTheme="minorBidi" w:cstheme="minorBidi"/>
          <w:color w:val="000000" w:themeColor="text1"/>
          <w:sz w:val="20"/>
        </w:rPr>
        <w:t>, 1–12 (2006).</w:t>
      </w:r>
    </w:p>
    <w:p w14:paraId="368B3B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J. M. Flynn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RepeatModeler2 for automated genomic discovery of transposable element families. </w:t>
      </w:r>
      <w:r w:rsidRPr="008F5282">
        <w:rPr>
          <w:rFonts w:asciiTheme="minorBidi" w:hAnsiTheme="minorBidi" w:cstheme="minorBidi"/>
          <w:i/>
          <w:iCs/>
          <w:color w:val="000000" w:themeColor="text1"/>
          <w:sz w:val="20"/>
        </w:rPr>
        <w:t>Proc. Natl. Acad. Sci. U.S.A.</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117</w:t>
      </w:r>
      <w:r w:rsidRPr="008F5282">
        <w:rPr>
          <w:rFonts w:asciiTheme="minorBidi" w:hAnsiTheme="minorBidi" w:cstheme="minorBidi"/>
          <w:color w:val="000000" w:themeColor="text1"/>
          <w:sz w:val="20"/>
        </w:rPr>
        <w:t>, 9451–9457 (2020).</w:t>
      </w:r>
    </w:p>
    <w:p w14:paraId="166DF0A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Smit, R. </w:t>
      </w:r>
      <w:proofErr w:type="spellStart"/>
      <w:r w:rsidRPr="008F5282">
        <w:rPr>
          <w:rFonts w:asciiTheme="minorBidi" w:hAnsiTheme="minorBidi" w:cstheme="minorBidi"/>
          <w:color w:val="000000" w:themeColor="text1"/>
          <w:sz w:val="20"/>
        </w:rPr>
        <w:t>Hubley</w:t>
      </w:r>
      <w:proofErr w:type="spellEnd"/>
      <w:r w:rsidRPr="008F5282">
        <w:rPr>
          <w:rFonts w:asciiTheme="minorBidi" w:hAnsiTheme="minorBidi" w:cstheme="minorBidi"/>
          <w:color w:val="000000" w:themeColor="text1"/>
          <w:sz w:val="20"/>
        </w:rPr>
        <w:t xml:space="preserve">, P. Green, </w:t>
      </w:r>
      <w:proofErr w:type="spellStart"/>
      <w:r w:rsidRPr="008F5282">
        <w:rPr>
          <w:rFonts w:asciiTheme="minorBidi" w:hAnsiTheme="minorBidi" w:cstheme="minorBidi"/>
          <w:color w:val="000000" w:themeColor="text1"/>
          <w:sz w:val="20"/>
        </w:rPr>
        <w:t>RepeatMasker</w:t>
      </w:r>
      <w:proofErr w:type="spellEnd"/>
      <w:r w:rsidRPr="008F5282">
        <w:rPr>
          <w:rFonts w:asciiTheme="minorBidi" w:hAnsiTheme="minorBidi" w:cstheme="minorBidi"/>
          <w:color w:val="000000" w:themeColor="text1"/>
          <w:sz w:val="20"/>
        </w:rPr>
        <w:t xml:space="preserve"> Open-4.0 (2015). </w:t>
      </w:r>
      <w:hyperlink r:id="rId16" w:history="1">
        <w:r w:rsidRPr="008F5282">
          <w:rPr>
            <w:rStyle w:val="Hyperlink"/>
            <w:rFonts w:asciiTheme="minorBidi" w:hAnsiTheme="minorBidi" w:cstheme="minorBidi"/>
            <w:sz w:val="20"/>
          </w:rPr>
          <w:t>http://www.repeatmasker.org</w:t>
        </w:r>
      </w:hyperlink>
      <w:r w:rsidRPr="008F5282">
        <w:rPr>
          <w:rFonts w:asciiTheme="minorBidi" w:hAnsiTheme="minorBidi" w:cstheme="minorBidi"/>
          <w:color w:val="000000" w:themeColor="text1"/>
          <w:sz w:val="20"/>
        </w:rPr>
        <w:t>.</w:t>
      </w:r>
    </w:p>
    <w:p w14:paraId="12B70D8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K. M. Ewart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Pervasive relaxed selection in termite genomes. </w:t>
      </w:r>
      <w:r w:rsidRPr="008F5282">
        <w:rPr>
          <w:rFonts w:asciiTheme="minorBidi" w:hAnsiTheme="minorBidi" w:cstheme="minorBidi"/>
          <w:i/>
          <w:iCs/>
          <w:color w:val="000000" w:themeColor="text1"/>
          <w:sz w:val="20"/>
        </w:rPr>
        <w:t>Proc. R. Soc. B.</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291</w:t>
      </w:r>
      <w:r w:rsidRPr="008F5282">
        <w:rPr>
          <w:rFonts w:asciiTheme="minorBidi" w:hAnsiTheme="minorBidi" w:cstheme="minorBidi"/>
          <w:color w:val="000000" w:themeColor="text1"/>
          <w:sz w:val="20"/>
        </w:rPr>
        <w:t>, 20232439 (2024).</w:t>
      </w:r>
    </w:p>
    <w:p w14:paraId="138F482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lang w:val="de-DE"/>
        </w:rPr>
        <w:t xml:space="preserve">Y. Mei, et al., </w:t>
      </w:r>
      <w:proofErr w:type="spellStart"/>
      <w:r w:rsidRPr="008F5282">
        <w:rPr>
          <w:rFonts w:asciiTheme="minorBidi" w:hAnsiTheme="minorBidi" w:cstheme="minorBidi"/>
          <w:color w:val="000000" w:themeColor="text1"/>
          <w:sz w:val="20"/>
        </w:rPr>
        <w:t>InsectBase</w:t>
      </w:r>
      <w:proofErr w:type="spellEnd"/>
      <w:r w:rsidRPr="008F5282">
        <w:rPr>
          <w:rFonts w:asciiTheme="minorBidi" w:hAnsiTheme="minorBidi" w:cstheme="minorBidi"/>
          <w:color w:val="000000" w:themeColor="text1"/>
          <w:sz w:val="20"/>
        </w:rPr>
        <w:t xml:space="preserve"> 2.0: a comprehensive gene resource for insects. </w:t>
      </w:r>
      <w:r w:rsidRPr="008F5282">
        <w:rPr>
          <w:rFonts w:asciiTheme="minorBidi" w:hAnsiTheme="minorBidi" w:cstheme="minorBidi"/>
          <w:i/>
          <w:iCs/>
          <w:color w:val="000000" w:themeColor="text1"/>
          <w:sz w:val="20"/>
        </w:rPr>
        <w:t>Nucleic Acids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50</w:t>
      </w:r>
      <w:r w:rsidRPr="008F5282">
        <w:rPr>
          <w:rFonts w:asciiTheme="minorBidi" w:hAnsiTheme="minorBidi" w:cstheme="minorBidi"/>
          <w:color w:val="000000" w:themeColor="text1"/>
          <w:sz w:val="20"/>
        </w:rPr>
        <w:t>, D1040–D1045 (2022).</w:t>
      </w:r>
    </w:p>
    <w:p w14:paraId="06567418"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S. Andrews, </w:t>
      </w:r>
      <w:proofErr w:type="spellStart"/>
      <w:r w:rsidRPr="008F5282">
        <w:rPr>
          <w:rFonts w:asciiTheme="minorBidi" w:hAnsiTheme="minorBidi" w:cstheme="minorBidi"/>
          <w:color w:val="000000" w:themeColor="text1"/>
          <w:sz w:val="20"/>
        </w:rPr>
        <w:t>FastQC</w:t>
      </w:r>
      <w:proofErr w:type="spellEnd"/>
      <w:r w:rsidRPr="008F5282">
        <w:rPr>
          <w:rFonts w:asciiTheme="minorBidi" w:hAnsiTheme="minorBidi" w:cstheme="minorBidi"/>
          <w:color w:val="000000" w:themeColor="text1"/>
          <w:sz w:val="20"/>
        </w:rPr>
        <w:t>: A Quality Control Tool for High Throughput Sequence Data (</w:t>
      </w:r>
      <w:proofErr w:type="spellStart"/>
      <w:r w:rsidRPr="008F5282">
        <w:rPr>
          <w:rFonts w:asciiTheme="minorBidi" w:hAnsiTheme="minorBidi" w:cstheme="minorBidi"/>
          <w:color w:val="000000" w:themeColor="text1"/>
          <w:sz w:val="20"/>
        </w:rPr>
        <w:t>Babraham</w:t>
      </w:r>
      <w:proofErr w:type="spellEnd"/>
      <w:r w:rsidRPr="008F5282">
        <w:rPr>
          <w:rFonts w:asciiTheme="minorBidi" w:hAnsiTheme="minorBidi" w:cstheme="minorBidi"/>
          <w:color w:val="000000" w:themeColor="text1"/>
          <w:sz w:val="20"/>
        </w:rPr>
        <w:t xml:space="preserve"> Bioinformatics, 2010).</w:t>
      </w:r>
    </w:p>
    <w:p w14:paraId="3DB07BB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B. Bushnell, </w:t>
      </w:r>
      <w:proofErr w:type="spellStart"/>
      <w:r w:rsidRPr="008F5282">
        <w:rPr>
          <w:rFonts w:asciiTheme="minorBidi" w:hAnsiTheme="minorBidi" w:cstheme="minorBidi"/>
          <w:color w:val="000000" w:themeColor="text1"/>
          <w:sz w:val="20"/>
        </w:rPr>
        <w:t>BBMap</w:t>
      </w:r>
      <w:proofErr w:type="spellEnd"/>
      <w:r w:rsidRPr="008F5282">
        <w:rPr>
          <w:rFonts w:asciiTheme="minorBidi" w:hAnsiTheme="minorBidi" w:cstheme="minorBidi"/>
          <w:color w:val="000000" w:themeColor="text1"/>
          <w:sz w:val="20"/>
        </w:rPr>
        <w:t>: A Fast, Accurate, Splice-Aware Aligner (Joint Genome Institute, 2014).</w:t>
      </w:r>
    </w:p>
    <w:p w14:paraId="3687ABE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Kim, J. M. </w:t>
      </w:r>
      <w:proofErr w:type="spellStart"/>
      <w:r w:rsidRPr="008F5282">
        <w:rPr>
          <w:rFonts w:asciiTheme="minorBidi" w:hAnsiTheme="minorBidi" w:cstheme="minorBidi"/>
          <w:color w:val="000000" w:themeColor="text1"/>
          <w:sz w:val="20"/>
        </w:rPr>
        <w:t>Paggi</w:t>
      </w:r>
      <w:proofErr w:type="spellEnd"/>
      <w:r w:rsidRPr="008F5282">
        <w:rPr>
          <w:rFonts w:asciiTheme="minorBidi" w:hAnsiTheme="minorBidi" w:cstheme="minorBidi"/>
          <w:color w:val="000000" w:themeColor="text1"/>
          <w:sz w:val="20"/>
        </w:rPr>
        <w:t xml:space="preserve">, C. Park, C. Bennett, S. L. </w:t>
      </w:r>
      <w:proofErr w:type="spellStart"/>
      <w:r w:rsidRPr="008F5282">
        <w:rPr>
          <w:rFonts w:asciiTheme="minorBidi" w:hAnsiTheme="minorBidi" w:cstheme="minorBidi"/>
          <w:color w:val="000000" w:themeColor="text1"/>
          <w:sz w:val="20"/>
        </w:rPr>
        <w:t>Salzberg</w:t>
      </w:r>
      <w:proofErr w:type="spellEnd"/>
      <w:r w:rsidRPr="008F5282">
        <w:rPr>
          <w:rFonts w:asciiTheme="minorBidi" w:hAnsiTheme="minorBidi" w:cstheme="minorBidi"/>
          <w:color w:val="000000" w:themeColor="text1"/>
          <w:sz w:val="20"/>
        </w:rPr>
        <w:t xml:space="preserve">, Graph-based genome alignment and genotyping with HISAT2 and HISAT-genotype.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907–915 (2019).</w:t>
      </w:r>
    </w:p>
    <w:p w14:paraId="0DDB414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Shumate, B. Wong, G. </w:t>
      </w:r>
      <w:proofErr w:type="spellStart"/>
      <w:r w:rsidRPr="008F5282">
        <w:rPr>
          <w:rFonts w:asciiTheme="minorBidi" w:hAnsiTheme="minorBidi" w:cstheme="minorBidi"/>
          <w:color w:val="000000" w:themeColor="text1"/>
          <w:sz w:val="20"/>
        </w:rPr>
        <w:t>Pertea</w:t>
      </w:r>
      <w:proofErr w:type="spellEnd"/>
      <w:r w:rsidRPr="008F5282">
        <w:rPr>
          <w:rFonts w:asciiTheme="minorBidi" w:hAnsiTheme="minorBidi" w:cstheme="minorBidi"/>
          <w:color w:val="000000" w:themeColor="text1"/>
          <w:sz w:val="20"/>
        </w:rPr>
        <w:t xml:space="preserve">, M. </w:t>
      </w:r>
      <w:proofErr w:type="spellStart"/>
      <w:r w:rsidRPr="008F5282">
        <w:rPr>
          <w:rFonts w:asciiTheme="minorBidi" w:hAnsiTheme="minorBidi" w:cstheme="minorBidi"/>
          <w:color w:val="000000" w:themeColor="text1"/>
          <w:sz w:val="20"/>
        </w:rPr>
        <w:t>Pertea</w:t>
      </w:r>
      <w:proofErr w:type="spellEnd"/>
      <w:r w:rsidRPr="008F5282">
        <w:rPr>
          <w:rFonts w:asciiTheme="minorBidi" w:hAnsiTheme="minorBidi" w:cstheme="minorBidi"/>
          <w:color w:val="000000" w:themeColor="text1"/>
          <w:sz w:val="20"/>
        </w:rPr>
        <w:t xml:space="preserve">, Improved transcriptome assembly using a hybrid of long and short reads with </w:t>
      </w:r>
      <w:proofErr w:type="spellStart"/>
      <w:r w:rsidRPr="008F5282">
        <w:rPr>
          <w:rFonts w:asciiTheme="minorBidi" w:hAnsiTheme="minorBidi" w:cstheme="minorBidi"/>
          <w:color w:val="000000" w:themeColor="text1"/>
          <w:sz w:val="20"/>
        </w:rPr>
        <w:t>StringTie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PLOS Computational Biology</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18</w:t>
      </w:r>
      <w:r w:rsidRPr="008F5282">
        <w:rPr>
          <w:rFonts w:asciiTheme="minorBidi" w:hAnsiTheme="minorBidi" w:cstheme="minorBidi"/>
          <w:color w:val="000000" w:themeColor="text1"/>
          <w:sz w:val="20"/>
        </w:rPr>
        <w:t>, 1009730 (2022).</w:t>
      </w:r>
    </w:p>
    <w:p w14:paraId="2F64BBCE" w14:textId="77777777" w:rsidR="00A524E5" w:rsidRPr="008F5282" w:rsidRDefault="00A524E5" w:rsidP="00A524E5">
      <w:pPr>
        <w:pStyle w:val="ListParagraph"/>
        <w:numPr>
          <w:ilvl w:val="0"/>
          <w:numId w:val="15"/>
        </w:numPr>
        <w:contextualSpacing/>
        <w:jc w:val="both"/>
        <w:rPr>
          <w:rFonts w:ascii="Arial" w:hAnsi="Arial" w:cs="Arial"/>
          <w:sz w:val="20"/>
        </w:rPr>
      </w:pPr>
      <w:r w:rsidRPr="008F5282">
        <w:rPr>
          <w:rFonts w:ascii="Arial" w:hAnsi="Arial" w:cs="Arial"/>
          <w:sz w:val="20"/>
        </w:rPr>
        <w:t xml:space="preserve">B. J. Haas, </w:t>
      </w:r>
      <w:proofErr w:type="spellStart"/>
      <w:r w:rsidRPr="008F5282">
        <w:rPr>
          <w:rFonts w:ascii="Arial" w:hAnsi="Arial" w:cs="Arial"/>
          <w:sz w:val="20"/>
        </w:rPr>
        <w:t>TransDecoder</w:t>
      </w:r>
      <w:proofErr w:type="spellEnd"/>
      <w:r w:rsidRPr="008F5282">
        <w:rPr>
          <w:rFonts w:ascii="Arial" w:hAnsi="Arial" w:cs="Arial"/>
          <w:sz w:val="20"/>
        </w:rPr>
        <w:t xml:space="preserve"> (Find Coding Regions Within Transcripts) (2023).</w:t>
      </w:r>
    </w:p>
    <w:p w14:paraId="7AD055B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R. Durbin, Fast and accurate short read alignment with Burrows–Wheeler transform.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25</w:t>
      </w:r>
      <w:r w:rsidRPr="008F5282">
        <w:rPr>
          <w:rFonts w:asciiTheme="minorBidi" w:hAnsiTheme="minorBidi" w:cstheme="minorBidi"/>
          <w:color w:val="000000" w:themeColor="text1"/>
          <w:sz w:val="20"/>
        </w:rPr>
        <w:t xml:space="preserve">, 1754–1760 </w:t>
      </w:r>
      <w:r w:rsidRPr="008F5282">
        <w:rPr>
          <w:rFonts w:asciiTheme="minorBidi" w:hAnsiTheme="minorBidi" w:cstheme="minorBidi"/>
          <w:color w:val="000000" w:themeColor="text1"/>
          <w:sz w:val="20"/>
          <w:lang w:val="en-AU"/>
        </w:rPr>
        <w:t>(2009).</w:t>
      </w:r>
    </w:p>
    <w:p w14:paraId="25751AE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R. Quinlan, I. M. Hall, </w:t>
      </w:r>
      <w:proofErr w:type="spellStart"/>
      <w:r w:rsidRPr="008F5282">
        <w:rPr>
          <w:rFonts w:asciiTheme="minorBidi" w:hAnsiTheme="minorBidi" w:cstheme="minorBidi"/>
          <w:color w:val="000000" w:themeColor="text1"/>
          <w:sz w:val="20"/>
        </w:rPr>
        <w:t>BEDTools</w:t>
      </w:r>
      <w:proofErr w:type="spellEnd"/>
      <w:r w:rsidRPr="008F5282">
        <w:rPr>
          <w:rFonts w:asciiTheme="minorBidi" w:hAnsiTheme="minorBidi" w:cstheme="minorBidi"/>
          <w:color w:val="000000" w:themeColor="text1"/>
          <w:sz w:val="20"/>
        </w:rPr>
        <w:t xml:space="preserve">: a flexible suite of utilities for comparing genomic features.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26</w:t>
      </w:r>
      <w:r w:rsidRPr="008F5282">
        <w:rPr>
          <w:rFonts w:asciiTheme="minorBidi" w:hAnsiTheme="minorBidi" w:cstheme="minorBidi"/>
          <w:color w:val="000000" w:themeColor="text1"/>
          <w:sz w:val="20"/>
        </w:rPr>
        <w:t>, 841–842 (2010).</w:t>
      </w:r>
    </w:p>
    <w:p w14:paraId="18951C0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w:t>
      </w:r>
      <w:proofErr w:type="spellStart"/>
      <w:r w:rsidRPr="008F5282">
        <w:rPr>
          <w:rFonts w:asciiTheme="minorBidi" w:hAnsiTheme="minorBidi" w:cstheme="minorBidi"/>
          <w:color w:val="000000" w:themeColor="text1"/>
          <w:sz w:val="20"/>
        </w:rPr>
        <w:t>Morgulis</w:t>
      </w:r>
      <w:proofErr w:type="spellEnd"/>
      <w:r w:rsidRPr="008F5282">
        <w:rPr>
          <w:rFonts w:asciiTheme="minorBidi" w:hAnsiTheme="minorBidi" w:cstheme="minorBidi"/>
          <w:color w:val="000000" w:themeColor="text1"/>
          <w:sz w:val="20"/>
        </w:rPr>
        <w:t xml:space="preserve">, E. M. Gertz, A. A. </w:t>
      </w:r>
      <w:proofErr w:type="spellStart"/>
      <w:r w:rsidRPr="008F5282">
        <w:rPr>
          <w:rFonts w:asciiTheme="minorBidi" w:hAnsiTheme="minorBidi" w:cstheme="minorBidi"/>
          <w:color w:val="000000" w:themeColor="text1"/>
          <w:sz w:val="20"/>
        </w:rPr>
        <w:t>Schäffer</w:t>
      </w:r>
      <w:proofErr w:type="spellEnd"/>
      <w:r w:rsidRPr="008F5282">
        <w:rPr>
          <w:rFonts w:asciiTheme="minorBidi" w:hAnsiTheme="minorBidi" w:cstheme="minorBidi"/>
          <w:color w:val="000000" w:themeColor="text1"/>
          <w:sz w:val="20"/>
        </w:rPr>
        <w:t xml:space="preserve">, R. </w:t>
      </w:r>
      <w:proofErr w:type="spellStart"/>
      <w:r w:rsidRPr="008F5282">
        <w:rPr>
          <w:rFonts w:asciiTheme="minorBidi" w:hAnsiTheme="minorBidi" w:cstheme="minorBidi"/>
          <w:color w:val="000000" w:themeColor="text1"/>
          <w:sz w:val="20"/>
        </w:rPr>
        <w:t>Agarwala</w:t>
      </w:r>
      <w:proofErr w:type="spellEnd"/>
      <w:r w:rsidRPr="008F5282">
        <w:rPr>
          <w:rFonts w:asciiTheme="minorBidi" w:hAnsiTheme="minorBidi" w:cstheme="minorBidi"/>
          <w:color w:val="000000" w:themeColor="text1"/>
          <w:sz w:val="20"/>
        </w:rPr>
        <w:t xml:space="preserve">, A fast and symmetric DUST implementation to mask low-complexity DNA sequences. </w:t>
      </w:r>
      <w:r w:rsidRPr="008F5282">
        <w:rPr>
          <w:rFonts w:asciiTheme="minorBidi" w:hAnsiTheme="minorBidi" w:cstheme="minorBidi"/>
          <w:i/>
          <w:iCs/>
          <w:color w:val="000000" w:themeColor="text1"/>
          <w:sz w:val="20"/>
        </w:rPr>
        <w:t xml:space="preserve">J. </w:t>
      </w:r>
      <w:proofErr w:type="spellStart"/>
      <w:r w:rsidRPr="008F5282">
        <w:rPr>
          <w:rFonts w:asciiTheme="minorBidi" w:hAnsiTheme="minorBidi" w:cstheme="minorBidi"/>
          <w:i/>
          <w:iCs/>
          <w:color w:val="000000" w:themeColor="text1"/>
          <w:sz w:val="20"/>
        </w:rPr>
        <w:t>Comput</w:t>
      </w:r>
      <w:proofErr w:type="spellEnd"/>
      <w:r w:rsidRPr="008F5282">
        <w:rPr>
          <w:rFonts w:asciiTheme="minorBidi" w:hAnsiTheme="minorBidi" w:cstheme="minorBidi"/>
          <w:i/>
          <w:iCs/>
          <w:color w:val="000000" w:themeColor="text1"/>
          <w:sz w:val="20"/>
        </w:rPr>
        <w:t>.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13</w:t>
      </w:r>
      <w:r w:rsidRPr="008F5282">
        <w:rPr>
          <w:rFonts w:asciiTheme="minorBidi" w:hAnsiTheme="minorBidi" w:cstheme="minorBidi"/>
          <w:color w:val="000000" w:themeColor="text1"/>
          <w:sz w:val="20"/>
        </w:rPr>
        <w:t>, 1028–1040 (2006).</w:t>
      </w:r>
    </w:p>
    <w:p w14:paraId="2B602C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Wickham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Welcome to the </w:t>
      </w:r>
      <w:proofErr w:type="spellStart"/>
      <w:r w:rsidRPr="008F5282">
        <w:rPr>
          <w:rFonts w:asciiTheme="minorBidi" w:hAnsiTheme="minorBidi" w:cstheme="minorBidi"/>
          <w:color w:val="000000" w:themeColor="text1"/>
          <w:sz w:val="20"/>
        </w:rPr>
        <w:t>tidyverse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 xml:space="preserve">J. Open Source </w:t>
      </w:r>
      <w:proofErr w:type="spellStart"/>
      <w:r w:rsidRPr="008F5282">
        <w:rPr>
          <w:rFonts w:asciiTheme="minorBidi" w:hAnsiTheme="minorBidi" w:cstheme="minorBidi"/>
          <w:i/>
          <w:iCs/>
          <w:color w:val="000000" w:themeColor="text1"/>
          <w:sz w:val="20"/>
        </w:rPr>
        <w:t>Softw</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4</w:t>
      </w:r>
      <w:r w:rsidRPr="008F5282">
        <w:rPr>
          <w:rFonts w:asciiTheme="minorBidi" w:hAnsiTheme="minorBidi" w:cstheme="minorBidi"/>
          <w:color w:val="000000" w:themeColor="text1"/>
          <w:sz w:val="20"/>
        </w:rPr>
        <w:t>, 1686 (2019).</w:t>
      </w:r>
    </w:p>
    <w:p w14:paraId="238F786F" w14:textId="79541601" w:rsidR="006B2DE1" w:rsidRDefault="006B2DE1" w:rsidP="006B2DE1">
      <w:pPr>
        <w:pStyle w:val="ListParagraph"/>
        <w:numPr>
          <w:ilvl w:val="0"/>
          <w:numId w:val="15"/>
        </w:numPr>
        <w:contextualSpacing/>
        <w:jc w:val="both"/>
        <w:rPr>
          <w:ins w:id="173" w:author="Microsoft Office User" w:date="2026-04-13T10:30:00Z"/>
          <w:rFonts w:asciiTheme="minorBidi" w:hAnsiTheme="minorBidi" w:cstheme="minorBidi"/>
          <w:color w:val="000000" w:themeColor="text1"/>
          <w:sz w:val="20"/>
        </w:rPr>
      </w:pPr>
      <w:r w:rsidRPr="008F5282">
        <w:rPr>
          <w:rFonts w:asciiTheme="minorBidi" w:hAnsiTheme="minorBidi" w:cstheme="minorBidi"/>
          <w:color w:val="000000" w:themeColor="text1"/>
          <w:sz w:val="20"/>
        </w:rPr>
        <w:t>H. Wickham, ggplot2: Elegant Graphics for Data Analysis (Springer-Verlag, 2016).</w:t>
      </w:r>
    </w:p>
    <w:p w14:paraId="5CE9E0C9" w14:textId="29DFCB0A" w:rsidR="00120FE2" w:rsidRPr="00120FE2" w:rsidRDefault="00120FE2" w:rsidP="00120FE2">
      <w:pPr>
        <w:pStyle w:val="ListParagraph"/>
        <w:numPr>
          <w:ilvl w:val="0"/>
          <w:numId w:val="15"/>
        </w:numPr>
        <w:contextualSpacing/>
        <w:jc w:val="both"/>
        <w:rPr>
          <w:ins w:id="174" w:author="Microsoft Office User" w:date="2026-04-13T10:30:00Z"/>
          <w:rFonts w:asciiTheme="minorBidi" w:hAnsiTheme="minorBidi" w:cstheme="minorBidi"/>
          <w:color w:val="000000" w:themeColor="text1"/>
          <w:sz w:val="20"/>
          <w:rPrChange w:id="175" w:author="Microsoft Office User" w:date="2026-04-13T10:30:00Z">
            <w:rPr>
              <w:ins w:id="176" w:author="Microsoft Office User" w:date="2026-04-13T10:30:00Z"/>
            </w:rPr>
          </w:rPrChange>
        </w:rPr>
      </w:pPr>
      <w:ins w:id="177" w:author="Microsoft Office User" w:date="2026-04-13T10:30:00Z">
        <w:r w:rsidRPr="00120FE2">
          <w:rPr>
            <w:rFonts w:asciiTheme="minorBidi" w:hAnsiTheme="minorBidi" w:cstheme="minorBidi"/>
            <w:color w:val="000000" w:themeColor="text1"/>
            <w:sz w:val="20"/>
          </w:rPr>
          <w:t xml:space="preserve">A. C. A. </w:t>
        </w:r>
        <w:r>
          <w:rPr>
            <w:rFonts w:asciiTheme="minorBidi" w:hAnsiTheme="minorBidi" w:cstheme="minorBidi"/>
            <w:color w:val="000000" w:themeColor="text1"/>
            <w:sz w:val="20"/>
          </w:rPr>
          <w:t xml:space="preserve"> </w:t>
        </w:r>
        <w:r w:rsidRPr="00120FE2">
          <w:rPr>
            <w:rFonts w:asciiTheme="minorBidi" w:hAnsiTheme="minorBidi" w:cstheme="minorBidi"/>
            <w:color w:val="000000" w:themeColor="text1"/>
            <w:sz w:val="20"/>
          </w:rPr>
          <w:t>Hope</w:t>
        </w:r>
        <w:r>
          <w:rPr>
            <w:rFonts w:asciiTheme="minorBidi" w:hAnsiTheme="minorBidi" w:cstheme="minorBidi"/>
            <w:color w:val="000000" w:themeColor="text1"/>
            <w:sz w:val="20"/>
          </w:rPr>
          <w:t>,</w:t>
        </w:r>
        <w:r w:rsidRPr="00120FE2">
          <w:rPr>
            <w:rFonts w:asciiTheme="minorBidi" w:hAnsiTheme="minorBidi" w:cstheme="minorBidi"/>
            <w:color w:val="000000" w:themeColor="text1"/>
            <w:sz w:val="20"/>
          </w:rPr>
          <w:t xml:space="preserve"> A simplified Monte Carlo significance test procedure. </w:t>
        </w:r>
      </w:ins>
      <w:ins w:id="178" w:author="Microsoft Office User" w:date="2026-04-13T10:34:00Z">
        <w:r w:rsidRPr="005507E2">
          <w:rPr>
            <w:rFonts w:asciiTheme="minorBidi" w:hAnsiTheme="minorBidi" w:cstheme="minorBidi"/>
            <w:i/>
            <w:iCs/>
            <w:color w:val="000000" w:themeColor="text1"/>
            <w:sz w:val="20"/>
            <w:rPrChange w:id="179" w:author="Microsoft Office User" w:date="2026-04-13T10:34:00Z">
              <w:rPr>
                <w:rFonts w:asciiTheme="minorBidi" w:hAnsiTheme="minorBidi" w:cstheme="minorBidi"/>
                <w:color w:val="000000" w:themeColor="text1"/>
                <w:sz w:val="20"/>
              </w:rPr>
            </w:rPrChange>
          </w:rPr>
          <w:t>J. R. Stat. Soc. Ser. B</w:t>
        </w:r>
      </w:ins>
      <w:ins w:id="180" w:author="Microsoft Office User" w:date="2026-04-13T10:30:00Z">
        <w:r w:rsidRPr="00120FE2">
          <w:rPr>
            <w:rFonts w:asciiTheme="minorBidi" w:hAnsiTheme="minorBidi" w:cstheme="minorBidi"/>
            <w:color w:val="000000" w:themeColor="text1"/>
            <w:sz w:val="20"/>
          </w:rPr>
          <w:t xml:space="preserve"> </w:t>
        </w:r>
        <w:r w:rsidRPr="005507E2">
          <w:rPr>
            <w:rFonts w:asciiTheme="minorBidi" w:hAnsiTheme="minorBidi" w:cstheme="minorBidi"/>
            <w:b/>
            <w:bCs/>
            <w:color w:val="000000" w:themeColor="text1"/>
            <w:sz w:val="20"/>
            <w:rPrChange w:id="181" w:author="Microsoft Office User" w:date="2026-04-13T10:34:00Z">
              <w:rPr>
                <w:rFonts w:asciiTheme="minorBidi" w:hAnsiTheme="minorBidi" w:cstheme="minorBidi"/>
                <w:color w:val="000000" w:themeColor="text1"/>
                <w:sz w:val="20"/>
              </w:rPr>
            </w:rPrChange>
          </w:rPr>
          <w:t>30</w:t>
        </w:r>
        <w:r w:rsidRPr="00120FE2">
          <w:rPr>
            <w:rFonts w:asciiTheme="minorBidi" w:hAnsiTheme="minorBidi" w:cstheme="minorBidi"/>
            <w:color w:val="000000" w:themeColor="text1"/>
            <w:sz w:val="20"/>
          </w:rPr>
          <w:t>, 582</w:t>
        </w:r>
      </w:ins>
      <w:ins w:id="182" w:author="Microsoft Office User" w:date="2026-04-13T10:31:00Z">
        <w:r w:rsidRPr="008F5282">
          <w:rPr>
            <w:rFonts w:asciiTheme="minorBidi" w:hAnsiTheme="minorBidi" w:cstheme="minorBidi"/>
            <w:color w:val="000000" w:themeColor="text1"/>
            <w:sz w:val="20"/>
          </w:rPr>
          <w:t>–</w:t>
        </w:r>
      </w:ins>
      <w:ins w:id="183" w:author="Microsoft Office User" w:date="2026-04-13T10:30:00Z">
        <w:r w:rsidRPr="00120FE2">
          <w:rPr>
            <w:rFonts w:asciiTheme="minorBidi" w:hAnsiTheme="minorBidi" w:cstheme="minorBidi"/>
            <w:color w:val="000000" w:themeColor="text1"/>
            <w:sz w:val="20"/>
          </w:rPr>
          <w:t>598</w:t>
        </w:r>
      </w:ins>
      <w:ins w:id="184" w:author="Microsoft Office User" w:date="2026-04-13T10:31:00Z">
        <w:r>
          <w:rPr>
            <w:rFonts w:asciiTheme="minorBidi" w:hAnsiTheme="minorBidi" w:cstheme="minorBidi"/>
            <w:color w:val="000000" w:themeColor="text1"/>
            <w:sz w:val="20"/>
          </w:rPr>
          <w:t xml:space="preserve"> </w:t>
        </w:r>
        <w:r w:rsidRPr="00120FE2">
          <w:rPr>
            <w:rFonts w:asciiTheme="minorBidi" w:hAnsiTheme="minorBidi" w:cstheme="minorBidi"/>
            <w:color w:val="000000" w:themeColor="text1"/>
            <w:sz w:val="20"/>
          </w:rPr>
          <w:t>(1968)</w:t>
        </w:r>
        <w:r>
          <w:rPr>
            <w:rFonts w:asciiTheme="minorBidi" w:hAnsiTheme="minorBidi" w:cstheme="minorBidi"/>
            <w:color w:val="000000" w:themeColor="text1"/>
            <w:sz w:val="20"/>
          </w:rPr>
          <w:t>.</w:t>
        </w:r>
      </w:ins>
    </w:p>
    <w:p w14:paraId="29DD247E" w14:textId="3E70C7A4" w:rsidR="00120FE2" w:rsidRPr="008F5282" w:rsidRDefault="005507E2" w:rsidP="00120FE2">
      <w:pPr>
        <w:pStyle w:val="ListParagraph"/>
        <w:numPr>
          <w:ilvl w:val="0"/>
          <w:numId w:val="15"/>
        </w:numPr>
        <w:contextualSpacing/>
        <w:jc w:val="both"/>
        <w:rPr>
          <w:rFonts w:asciiTheme="minorBidi" w:hAnsiTheme="minorBidi" w:cstheme="minorBidi"/>
          <w:color w:val="000000" w:themeColor="text1"/>
          <w:sz w:val="20"/>
        </w:rPr>
      </w:pPr>
      <w:ins w:id="185" w:author="Microsoft Office User" w:date="2026-04-13T10:35:00Z">
        <w:r>
          <w:rPr>
            <w:rFonts w:asciiTheme="minorBidi" w:hAnsiTheme="minorBidi" w:cstheme="minorBidi"/>
            <w:color w:val="000000" w:themeColor="text1"/>
            <w:sz w:val="20"/>
          </w:rPr>
          <w:t xml:space="preserve">D. </w:t>
        </w:r>
      </w:ins>
      <w:ins w:id="186" w:author="Microsoft Office User" w:date="2026-04-13T10:30:00Z">
        <w:r w:rsidR="00120FE2" w:rsidRPr="00120FE2">
          <w:rPr>
            <w:rFonts w:asciiTheme="minorBidi" w:hAnsiTheme="minorBidi" w:cstheme="minorBidi"/>
            <w:color w:val="000000" w:themeColor="text1"/>
            <w:sz w:val="20"/>
          </w:rPr>
          <w:t>Navarro,</w:t>
        </w:r>
      </w:ins>
      <w:ins w:id="187" w:author="Microsoft Office User" w:date="2026-04-13T10:35:00Z">
        <w:r>
          <w:rPr>
            <w:rFonts w:asciiTheme="minorBidi" w:hAnsiTheme="minorBidi" w:cstheme="minorBidi"/>
            <w:color w:val="000000" w:themeColor="text1"/>
            <w:sz w:val="20"/>
          </w:rPr>
          <w:t xml:space="preserve"> </w:t>
        </w:r>
      </w:ins>
      <w:ins w:id="188" w:author="Microsoft Office User" w:date="2026-04-13T10:30:00Z">
        <w:r w:rsidR="00120FE2" w:rsidRPr="00120FE2">
          <w:rPr>
            <w:rFonts w:asciiTheme="minorBidi" w:hAnsiTheme="minorBidi" w:cstheme="minorBidi"/>
            <w:color w:val="000000" w:themeColor="text1"/>
            <w:sz w:val="20"/>
          </w:rPr>
          <w:t>Learning statistics with R: A tutorial for psychology students and other beginners</w:t>
        </w:r>
      </w:ins>
      <w:ins w:id="189" w:author="Microsoft Office User" w:date="2026-04-13T10:35:00Z">
        <w:r>
          <w:rPr>
            <w:rFonts w:asciiTheme="minorBidi" w:hAnsiTheme="minorBidi" w:cstheme="minorBidi"/>
            <w:color w:val="000000" w:themeColor="text1"/>
            <w:sz w:val="20"/>
          </w:rPr>
          <w:t xml:space="preserve"> </w:t>
        </w:r>
      </w:ins>
      <w:ins w:id="190" w:author="Microsoft Office User" w:date="2026-04-13T10:30:00Z">
        <w:r w:rsidR="00120FE2" w:rsidRPr="00120FE2">
          <w:rPr>
            <w:rFonts w:asciiTheme="minorBidi" w:hAnsiTheme="minorBidi" w:cstheme="minorBidi"/>
            <w:color w:val="000000" w:themeColor="text1"/>
            <w:sz w:val="20"/>
          </w:rPr>
          <w:t xml:space="preserve">(Version 0.5.2). University of Adelaide </w:t>
        </w:r>
      </w:ins>
      <w:ins w:id="191" w:author="Microsoft Office User" w:date="2026-04-13T10:35:00Z">
        <w:r w:rsidRPr="00120FE2">
          <w:rPr>
            <w:rFonts w:asciiTheme="minorBidi" w:hAnsiTheme="minorBidi" w:cstheme="minorBidi"/>
            <w:color w:val="000000" w:themeColor="text1"/>
            <w:sz w:val="20"/>
          </w:rPr>
          <w:t>(2015).</w:t>
        </w:r>
      </w:ins>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Microsoft Office User" w:date="2026-04-13T16:54:00Z" w:initials="MOU">
    <w:p w14:paraId="0F8BE4AF" w14:textId="53C2B219" w:rsidR="00DC6F16" w:rsidRDefault="00DC6F16">
      <w:pPr>
        <w:pStyle w:val="CommentText"/>
      </w:pPr>
      <w:r>
        <w:rPr>
          <w:rStyle w:val="CommentReference"/>
        </w:rPr>
        <w:annotationRef/>
      </w:r>
      <w:r>
        <w:t xml:space="preserve"> </w:t>
      </w:r>
      <w:proofErr w:type="spellStart"/>
      <w:r>
        <w:t>Zhuzhi</w:t>
      </w:r>
      <w:proofErr w:type="spellEnd"/>
      <w:r>
        <w:t>/Maxim – please update these entropy scripts on GitHub if appropriate.</w:t>
      </w:r>
      <w:bookmarkStart w:id="7" w:name="_GoBack"/>
      <w:bookmarkEnd w:id="7"/>
    </w:p>
  </w:comment>
  <w:comment w:id="37" w:author="Microsoft Office User" w:date="2026-04-13T10:48:00Z" w:initials="MOU">
    <w:p w14:paraId="5699F313" w14:textId="0273AE3B" w:rsidR="00BF5A87" w:rsidRDefault="00BF5A87">
      <w:pPr>
        <w:pStyle w:val="CommentText"/>
      </w:pPr>
      <w:r>
        <w:rPr>
          <w:rStyle w:val="CommentReference"/>
        </w:rPr>
        <w:annotationRef/>
      </w:r>
      <w:r>
        <w:t>Maxim to confirm the wording of these results (and possibly expand).</w:t>
      </w:r>
    </w:p>
  </w:comment>
  <w:comment w:id="48" w:author="Microsoft Office User" w:date="2026-04-13T10:24:00Z" w:initials="MOU">
    <w:p w14:paraId="25814794" w14:textId="6B733189" w:rsidR="005F1BA1" w:rsidRDefault="005F1BA1">
      <w:pPr>
        <w:pStyle w:val="CommentText"/>
      </w:pPr>
      <w:r>
        <w:rPr>
          <w:rStyle w:val="CommentReference"/>
        </w:rPr>
        <w:annotationRef/>
      </w:r>
      <w:proofErr w:type="spellStart"/>
      <w:r>
        <w:t>Zhuzhi</w:t>
      </w:r>
      <w:proofErr w:type="spellEnd"/>
      <w:r>
        <w:t xml:space="preserve"> – can you please add </w:t>
      </w:r>
      <w:r w:rsidR="00F0153E">
        <w:t>the number of Wolbachia genomes you used for this.</w:t>
      </w:r>
    </w:p>
  </w:comment>
  <w:comment w:id="51" w:author="Microsoft Office User" w:date="2026-04-13T10:24:00Z" w:initials="MOU">
    <w:p w14:paraId="3D4056C5" w14:textId="6F1A7486" w:rsidR="00F0153E" w:rsidRDefault="00F0153E">
      <w:pPr>
        <w:pStyle w:val="CommentText"/>
      </w:pPr>
      <w:r>
        <w:rPr>
          <w:rStyle w:val="CommentReference"/>
        </w:rPr>
        <w:annotationRef/>
      </w:r>
      <w:r>
        <w:t xml:space="preserve">Do you think I should add the genome accession numbers as an additional supplementary </w:t>
      </w:r>
      <w:proofErr w:type="gramStart"/>
      <w:r>
        <w:t>dataset.</w:t>
      </w:r>
      <w:proofErr w:type="gramEnd"/>
    </w:p>
  </w:comment>
  <w:comment w:id="95" w:author="Microsoft Office User" w:date="2026-04-13T10:25:00Z" w:initials="MOU">
    <w:p w14:paraId="6B6F6EE5" w14:textId="7618747F" w:rsidR="00A1330D" w:rsidRDefault="00A1330D">
      <w:pPr>
        <w:pStyle w:val="CommentText"/>
      </w:pPr>
      <w:r>
        <w:rPr>
          <w:rStyle w:val="CommentReference"/>
        </w:rPr>
        <w:annotationRef/>
      </w:r>
      <w:r w:rsidRPr="00A1330D">
        <w:t>Possibly report results as an excel table – though perhaps this paragraph is enough</w:t>
      </w:r>
      <w:r>
        <w:t>?</w:t>
      </w:r>
    </w:p>
  </w:comment>
  <w:comment w:id="157" w:author="Microsoft Office User" w:date="2026-04-13T10:49:00Z" w:initials="MOU">
    <w:p w14:paraId="13D6D2C0" w14:textId="58E2F063" w:rsidR="00EB3024" w:rsidRDefault="00EB3024">
      <w:pPr>
        <w:pStyle w:val="CommentText"/>
      </w:pPr>
      <w:r>
        <w:rPr>
          <w:rStyle w:val="CommentReference"/>
        </w:rPr>
        <w:annotationRef/>
      </w:r>
      <w:r>
        <w:t>Maxim to check wording for this file and amend if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F8BE4AF" w15:done="0"/>
  <w15:commentEx w15:paraId="5699F313" w15:done="0"/>
  <w15:commentEx w15:paraId="25814794" w15:done="0"/>
  <w15:commentEx w15:paraId="3D4056C5" w15:done="0"/>
  <w15:commentEx w15:paraId="6B6F6EE5" w15:done="0"/>
  <w15:commentEx w15:paraId="13D6D2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8BE4AF" w16cid:durableId="2D879E3F"/>
  <w16cid:commentId w16cid:paraId="5699F313" w16cid:durableId="2D87487C"/>
  <w16cid:commentId w16cid:paraId="25814794" w16cid:durableId="2D8742C4"/>
  <w16cid:commentId w16cid:paraId="3D4056C5" w16cid:durableId="2D8742E5"/>
  <w16cid:commentId w16cid:paraId="6B6F6EE5" w16cid:durableId="2D87432A"/>
  <w16cid:commentId w16cid:paraId="13D6D2C0" w16cid:durableId="2D8748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D45874" w14:textId="77777777" w:rsidR="000F3698" w:rsidRDefault="000F3698">
      <w:r>
        <w:separator/>
      </w:r>
    </w:p>
  </w:endnote>
  <w:endnote w:type="continuationSeparator" w:id="0">
    <w:p w14:paraId="456C5EA2" w14:textId="77777777" w:rsidR="000F3698" w:rsidRDefault="000F3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10E5FE" w14:textId="77777777" w:rsidR="000F3698" w:rsidRDefault="000F3698">
      <w:r>
        <w:separator/>
      </w:r>
    </w:p>
  </w:footnote>
  <w:footnote w:type="continuationSeparator" w:id="0">
    <w:p w14:paraId="18EF43C2" w14:textId="77777777" w:rsidR="000F3698" w:rsidRDefault="000F3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4"/>
  </w:num>
  <w:num w:numId="14">
    <w:abstractNumId w:val="11"/>
  </w:num>
  <w:num w:numId="1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43731"/>
    <w:rsid w:val="00051758"/>
    <w:rsid w:val="00056E39"/>
    <w:rsid w:val="00065EBD"/>
    <w:rsid w:val="00083B44"/>
    <w:rsid w:val="000850DC"/>
    <w:rsid w:val="00085BDB"/>
    <w:rsid w:val="0009521F"/>
    <w:rsid w:val="000A41E4"/>
    <w:rsid w:val="000B4196"/>
    <w:rsid w:val="000C2771"/>
    <w:rsid w:val="000C5F36"/>
    <w:rsid w:val="000D3039"/>
    <w:rsid w:val="000F0DCE"/>
    <w:rsid w:val="000F1981"/>
    <w:rsid w:val="000F315D"/>
    <w:rsid w:val="000F3698"/>
    <w:rsid w:val="00100AD7"/>
    <w:rsid w:val="0010376C"/>
    <w:rsid w:val="00112C5B"/>
    <w:rsid w:val="00114193"/>
    <w:rsid w:val="00115A38"/>
    <w:rsid w:val="0011687B"/>
    <w:rsid w:val="00120FE2"/>
    <w:rsid w:val="00122766"/>
    <w:rsid w:val="00124F82"/>
    <w:rsid w:val="001464DF"/>
    <w:rsid w:val="0016337A"/>
    <w:rsid w:val="00164269"/>
    <w:rsid w:val="00165D9C"/>
    <w:rsid w:val="00176FCF"/>
    <w:rsid w:val="00190671"/>
    <w:rsid w:val="00195A2B"/>
    <w:rsid w:val="001A00CD"/>
    <w:rsid w:val="001A1BDE"/>
    <w:rsid w:val="001C0520"/>
    <w:rsid w:val="001C0975"/>
    <w:rsid w:val="001C3F56"/>
    <w:rsid w:val="001D61C8"/>
    <w:rsid w:val="001E5D60"/>
    <w:rsid w:val="001E7E1E"/>
    <w:rsid w:val="001F0876"/>
    <w:rsid w:val="001F167C"/>
    <w:rsid w:val="001F3E79"/>
    <w:rsid w:val="001F5E91"/>
    <w:rsid w:val="002077B9"/>
    <w:rsid w:val="00252FAA"/>
    <w:rsid w:val="00261F5C"/>
    <w:rsid w:val="00262D72"/>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10D1"/>
    <w:rsid w:val="00387114"/>
    <w:rsid w:val="00395E86"/>
    <w:rsid w:val="00396F77"/>
    <w:rsid w:val="00397983"/>
    <w:rsid w:val="003A0BAB"/>
    <w:rsid w:val="003A1051"/>
    <w:rsid w:val="003A2FD8"/>
    <w:rsid w:val="003B40E6"/>
    <w:rsid w:val="003D2F58"/>
    <w:rsid w:val="003F05DC"/>
    <w:rsid w:val="003F6E14"/>
    <w:rsid w:val="00405336"/>
    <w:rsid w:val="00435953"/>
    <w:rsid w:val="00436210"/>
    <w:rsid w:val="00443A92"/>
    <w:rsid w:val="004571D5"/>
    <w:rsid w:val="00461D81"/>
    <w:rsid w:val="0046356B"/>
    <w:rsid w:val="00477182"/>
    <w:rsid w:val="004779CB"/>
    <w:rsid w:val="00497131"/>
    <w:rsid w:val="004A159F"/>
    <w:rsid w:val="004B2F21"/>
    <w:rsid w:val="004B453D"/>
    <w:rsid w:val="004C3A44"/>
    <w:rsid w:val="004D274A"/>
    <w:rsid w:val="004E42D8"/>
    <w:rsid w:val="004E7BA2"/>
    <w:rsid w:val="004F2384"/>
    <w:rsid w:val="004F51D1"/>
    <w:rsid w:val="004F7EDF"/>
    <w:rsid w:val="005001AC"/>
    <w:rsid w:val="00502910"/>
    <w:rsid w:val="00507EEC"/>
    <w:rsid w:val="00527D71"/>
    <w:rsid w:val="00540D95"/>
    <w:rsid w:val="005507E2"/>
    <w:rsid w:val="005607DD"/>
    <w:rsid w:val="005609E9"/>
    <w:rsid w:val="00574AE7"/>
    <w:rsid w:val="005920FF"/>
    <w:rsid w:val="005A26C4"/>
    <w:rsid w:val="005A558C"/>
    <w:rsid w:val="005B5D36"/>
    <w:rsid w:val="005C52D5"/>
    <w:rsid w:val="005D088E"/>
    <w:rsid w:val="005D154B"/>
    <w:rsid w:val="005E28F8"/>
    <w:rsid w:val="005E2A59"/>
    <w:rsid w:val="005E6513"/>
    <w:rsid w:val="005F1BA1"/>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B2DE1"/>
    <w:rsid w:val="006D169A"/>
    <w:rsid w:val="006D1F4F"/>
    <w:rsid w:val="006E3E68"/>
    <w:rsid w:val="006F44CD"/>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52DD"/>
    <w:rsid w:val="007E0547"/>
    <w:rsid w:val="007E122D"/>
    <w:rsid w:val="007E4066"/>
    <w:rsid w:val="007F5297"/>
    <w:rsid w:val="008028C6"/>
    <w:rsid w:val="00805052"/>
    <w:rsid w:val="00807D35"/>
    <w:rsid w:val="00813A54"/>
    <w:rsid w:val="00820484"/>
    <w:rsid w:val="00824DF3"/>
    <w:rsid w:val="0082502E"/>
    <w:rsid w:val="00840BB2"/>
    <w:rsid w:val="00864224"/>
    <w:rsid w:val="008832D5"/>
    <w:rsid w:val="00884C1C"/>
    <w:rsid w:val="00885C9B"/>
    <w:rsid w:val="00887EDE"/>
    <w:rsid w:val="008C069B"/>
    <w:rsid w:val="008C7162"/>
    <w:rsid w:val="008D5D2A"/>
    <w:rsid w:val="008F5282"/>
    <w:rsid w:val="00907395"/>
    <w:rsid w:val="00914B63"/>
    <w:rsid w:val="00922033"/>
    <w:rsid w:val="009258B8"/>
    <w:rsid w:val="00927E96"/>
    <w:rsid w:val="009354F3"/>
    <w:rsid w:val="00935F26"/>
    <w:rsid w:val="00943C3C"/>
    <w:rsid w:val="009447DC"/>
    <w:rsid w:val="009519CF"/>
    <w:rsid w:val="00961BA5"/>
    <w:rsid w:val="009743A9"/>
    <w:rsid w:val="00974D1A"/>
    <w:rsid w:val="009A1543"/>
    <w:rsid w:val="009A3BCA"/>
    <w:rsid w:val="009A5287"/>
    <w:rsid w:val="009A670E"/>
    <w:rsid w:val="009B2AC5"/>
    <w:rsid w:val="009B455D"/>
    <w:rsid w:val="009B7984"/>
    <w:rsid w:val="009D6B1C"/>
    <w:rsid w:val="009D7E47"/>
    <w:rsid w:val="009E67D2"/>
    <w:rsid w:val="009F4BED"/>
    <w:rsid w:val="009F4E46"/>
    <w:rsid w:val="009F7D93"/>
    <w:rsid w:val="00A051E3"/>
    <w:rsid w:val="00A1330D"/>
    <w:rsid w:val="00A25E2C"/>
    <w:rsid w:val="00A3403B"/>
    <w:rsid w:val="00A45437"/>
    <w:rsid w:val="00A470D4"/>
    <w:rsid w:val="00A51A12"/>
    <w:rsid w:val="00A524E5"/>
    <w:rsid w:val="00A627D4"/>
    <w:rsid w:val="00A72B81"/>
    <w:rsid w:val="00A7338A"/>
    <w:rsid w:val="00A74DA2"/>
    <w:rsid w:val="00A845F6"/>
    <w:rsid w:val="00AC15B4"/>
    <w:rsid w:val="00AD39F9"/>
    <w:rsid w:val="00AD499C"/>
    <w:rsid w:val="00AD5BA1"/>
    <w:rsid w:val="00AD62AC"/>
    <w:rsid w:val="00AE3690"/>
    <w:rsid w:val="00AE5A70"/>
    <w:rsid w:val="00AF5978"/>
    <w:rsid w:val="00B003EE"/>
    <w:rsid w:val="00B038F4"/>
    <w:rsid w:val="00B15008"/>
    <w:rsid w:val="00B16F99"/>
    <w:rsid w:val="00B36869"/>
    <w:rsid w:val="00B42F9C"/>
    <w:rsid w:val="00B43B31"/>
    <w:rsid w:val="00B47CFA"/>
    <w:rsid w:val="00B57F00"/>
    <w:rsid w:val="00B639ED"/>
    <w:rsid w:val="00B73A1C"/>
    <w:rsid w:val="00B77B2A"/>
    <w:rsid w:val="00B82C22"/>
    <w:rsid w:val="00B8723B"/>
    <w:rsid w:val="00B9277B"/>
    <w:rsid w:val="00B93DBA"/>
    <w:rsid w:val="00B9440A"/>
    <w:rsid w:val="00BA6BD3"/>
    <w:rsid w:val="00BB2D2A"/>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B1E73"/>
    <w:rsid w:val="00CB2D3D"/>
    <w:rsid w:val="00CC0422"/>
    <w:rsid w:val="00CC1384"/>
    <w:rsid w:val="00CC48D1"/>
    <w:rsid w:val="00CD0E25"/>
    <w:rsid w:val="00CD3720"/>
    <w:rsid w:val="00CE368B"/>
    <w:rsid w:val="00CF16C9"/>
    <w:rsid w:val="00CF1848"/>
    <w:rsid w:val="00CF5C2F"/>
    <w:rsid w:val="00D04BCF"/>
    <w:rsid w:val="00D143D9"/>
    <w:rsid w:val="00D269AB"/>
    <w:rsid w:val="00D346C2"/>
    <w:rsid w:val="00D477DA"/>
    <w:rsid w:val="00D57DF6"/>
    <w:rsid w:val="00D657E6"/>
    <w:rsid w:val="00D800A8"/>
    <w:rsid w:val="00D84554"/>
    <w:rsid w:val="00D8485C"/>
    <w:rsid w:val="00DA22DA"/>
    <w:rsid w:val="00DA59EA"/>
    <w:rsid w:val="00DA7AB3"/>
    <w:rsid w:val="00DB0B1D"/>
    <w:rsid w:val="00DB2468"/>
    <w:rsid w:val="00DB586A"/>
    <w:rsid w:val="00DC623A"/>
    <w:rsid w:val="00DC6F15"/>
    <w:rsid w:val="00DC6F16"/>
    <w:rsid w:val="00DD421A"/>
    <w:rsid w:val="00DE001B"/>
    <w:rsid w:val="00DF35AF"/>
    <w:rsid w:val="00E257C8"/>
    <w:rsid w:val="00E37047"/>
    <w:rsid w:val="00E45B2B"/>
    <w:rsid w:val="00E51150"/>
    <w:rsid w:val="00E60D0F"/>
    <w:rsid w:val="00E70052"/>
    <w:rsid w:val="00E9773B"/>
    <w:rsid w:val="00EA5381"/>
    <w:rsid w:val="00EA596B"/>
    <w:rsid w:val="00EB3024"/>
    <w:rsid w:val="00EB46E0"/>
    <w:rsid w:val="00EC13A3"/>
    <w:rsid w:val="00EC5DD3"/>
    <w:rsid w:val="00EC7C85"/>
    <w:rsid w:val="00ED58E9"/>
    <w:rsid w:val="00EE1430"/>
    <w:rsid w:val="00F0153E"/>
    <w:rsid w:val="00F04CD9"/>
    <w:rsid w:val="00F0520F"/>
    <w:rsid w:val="00F125EE"/>
    <w:rsid w:val="00F12E98"/>
    <w:rsid w:val="00F22029"/>
    <w:rsid w:val="00F25DEF"/>
    <w:rsid w:val="00F50FCD"/>
    <w:rsid w:val="00F514EC"/>
    <w:rsid w:val="00F60CD4"/>
    <w:rsid w:val="00F630EA"/>
    <w:rsid w:val="00F7007E"/>
    <w:rsid w:val="00F70200"/>
    <w:rsid w:val="00F73193"/>
    <w:rsid w:val="00F74F95"/>
    <w:rsid w:val="00F80705"/>
    <w:rsid w:val="00F832C8"/>
    <w:rsid w:val="00F911E9"/>
    <w:rsid w:val="00F95B18"/>
    <w:rsid w:val="00F96C50"/>
    <w:rsid w:val="00FA1481"/>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repeatmaske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MEEP-projects/HGT_pipelin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BD4C1-54CB-7141-9934-C7B4664B2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9</Pages>
  <Words>4118</Words>
  <Characters>23929</Characters>
  <Application>Microsoft Office Word</Application>
  <DocSecurity>0</DocSecurity>
  <Lines>405</Lines>
  <Paragraphs>93</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27954</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Microsoft Office User</cp:lastModifiedBy>
  <cp:revision>148</cp:revision>
  <cp:lastPrinted>2018-02-26T17:19:00Z</cp:lastPrinted>
  <dcterms:created xsi:type="dcterms:W3CDTF">2025-08-15T16:35:00Z</dcterms:created>
  <dcterms:modified xsi:type="dcterms:W3CDTF">2026-04-13T15:55:00Z</dcterms:modified>
</cp:coreProperties>
</file>