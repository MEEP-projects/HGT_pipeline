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xml:space="preserve">, </w:t>
      </w:r>
      <w:proofErr w:type="spellStart"/>
      <w:r w:rsidRPr="00915B11">
        <w:rPr>
          <w:rFonts w:asciiTheme="minorBidi" w:hAnsiTheme="minorBidi"/>
          <w:bCs/>
          <w:sz w:val="20"/>
          <w:szCs w:val="20"/>
        </w:rPr>
        <w:t>Zhuzhi</w:t>
      </w:r>
      <w:proofErr w:type="spellEnd"/>
      <w:r w:rsidRPr="00915B11">
        <w:rPr>
          <w:rFonts w:asciiTheme="minorBidi" w:hAnsiTheme="minorBidi"/>
          <w:bCs/>
          <w:sz w:val="20"/>
          <w:szCs w:val="20"/>
        </w:rPr>
        <w:t xml:space="preserve">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xml:space="preserve">, </w:t>
      </w:r>
      <w:proofErr w:type="spellStart"/>
      <w:r w:rsidRPr="00915B11">
        <w:rPr>
          <w:rFonts w:asciiTheme="minorBidi" w:hAnsiTheme="minorBidi"/>
          <w:bCs/>
          <w:sz w:val="20"/>
          <w:szCs w:val="20"/>
        </w:rPr>
        <w:t>Kokuto</w:t>
      </w:r>
      <w:proofErr w:type="spellEnd"/>
      <w:r w:rsidRPr="00915B11">
        <w:rPr>
          <w:rFonts w:asciiTheme="minorBidi" w:hAnsiTheme="minorBidi"/>
          <w:bCs/>
          <w:sz w:val="20"/>
          <w:szCs w:val="20"/>
        </w:rPr>
        <w:t xml:space="preserve">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r w:rsidRPr="00921127">
        <w:rPr>
          <w:rFonts w:ascii="Arial" w:hAnsi="Arial" w:cs="Arial"/>
          <w:b/>
          <w:sz w:val="20"/>
          <w:szCs w:val="20"/>
          <w:lang w:val="en-AU"/>
        </w:rPr>
        <w:t>Author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 xml:space="preserve">K.M.E., M.W.D.A., Z.Z. and N.L. designed research; K.M.E., M.W.D.A., Z.Z., L.A.F., O.L.L., J.H., M.M. and N.L. </w:t>
      </w:r>
      <w:proofErr w:type="spellStart"/>
      <w:r w:rsidR="006231F1" w:rsidRPr="00921127">
        <w:rPr>
          <w:rFonts w:ascii="Arial" w:hAnsi="Arial" w:cs="Arial"/>
          <w:sz w:val="20"/>
          <w:szCs w:val="20"/>
          <w:lang w:val="en-AU"/>
        </w:rPr>
        <w:t>analyzed</w:t>
      </w:r>
      <w:proofErr w:type="spellEnd"/>
      <w:r w:rsidR="006231F1" w:rsidRPr="00921127">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proofErr w:type="spellStart"/>
      <w:r w:rsidR="006231F1" w:rsidRPr="006231F1">
        <w:rPr>
          <w:rFonts w:ascii="Arial" w:hAnsi="Arial" w:cs="Arial"/>
          <w:bCs/>
          <w:i/>
          <w:iCs/>
          <w:sz w:val="20"/>
          <w:szCs w:val="20"/>
        </w:rPr>
        <w:t>Blattabacterium</w:t>
      </w:r>
      <w:proofErr w:type="spellEnd"/>
      <w:r w:rsidR="006231F1" w:rsidRPr="006231F1">
        <w:rPr>
          <w:rFonts w:ascii="Arial" w:hAnsi="Arial" w:cs="Arial"/>
          <w:bCs/>
          <w:i/>
          <w:iCs/>
          <w:sz w:val="20"/>
          <w:szCs w:val="20"/>
        </w:rPr>
        <w:t xml:space="preserve"> </w:t>
      </w:r>
      <w:proofErr w:type="spellStart"/>
      <w:r w:rsidR="006231F1" w:rsidRPr="006231F1">
        <w:rPr>
          <w:rFonts w:ascii="Arial" w:hAnsi="Arial" w:cs="Arial"/>
          <w:bCs/>
          <w:i/>
          <w:iCs/>
          <w:sz w:val="20"/>
          <w:szCs w:val="20"/>
        </w:rPr>
        <w:t>cuenoti</w:t>
      </w:r>
      <w:proofErr w:type="spellEnd"/>
      <w:r w:rsidR="006231F1" w:rsidRPr="006231F1">
        <w:rPr>
          <w:rFonts w:ascii="Arial" w:hAnsi="Arial" w:cs="Arial"/>
          <w:bCs/>
          <w:sz w:val="20"/>
          <w:szCs w:val="20"/>
        </w:rPr>
        <w:t xml:space="preserve">; </w:t>
      </w:r>
      <w:proofErr w:type="spellStart"/>
      <w:r w:rsidR="006231F1" w:rsidRPr="006231F1">
        <w:rPr>
          <w:rFonts w:ascii="Arial" w:hAnsi="Arial" w:cs="Arial"/>
          <w:bCs/>
          <w:sz w:val="20"/>
          <w:szCs w:val="20"/>
        </w:rPr>
        <w:t>Blattodea</w:t>
      </w:r>
      <w:proofErr w:type="spellEnd"/>
      <w:r w:rsidR="006231F1" w:rsidRPr="006231F1">
        <w:rPr>
          <w:rFonts w:ascii="Arial" w:hAnsi="Arial" w:cs="Arial"/>
          <w:bCs/>
          <w:sz w:val="20"/>
          <w:szCs w:val="20"/>
        </w:rPr>
        <w:t>;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6D545E8F"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t>
      </w:r>
      <w:del w:id="2" w:author="Microsoft Office User" w:date="2026-03-31T15:28:00Z">
        <w:r w:rsidRPr="006231F1" w:rsidDel="00736E9A">
          <w:rPr>
            <w:rFonts w:ascii="Arial" w:hAnsi="Arial" w:cs="Arial"/>
            <w:color w:val="000000"/>
            <w:sz w:val="20"/>
            <w:szCs w:val="20"/>
          </w:rPr>
          <w:delText xml:space="preserve">While HGT is prevalent among prokaryotes, it is generally believed to occur infrequently in eukaryotes. </w:delText>
        </w:r>
      </w:del>
      <w:r w:rsidRPr="006231F1">
        <w:rPr>
          <w:rFonts w:ascii="Arial" w:hAnsi="Arial" w:cs="Arial"/>
          <w:color w:val="000000"/>
          <w:sz w:val="20"/>
          <w:szCs w:val="20"/>
        </w:rPr>
        <w:t xml:space="preserve">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Pr="006231F1">
        <w:rPr>
          <w:rFonts w:ascii="Arial" w:hAnsi="Arial" w:cs="Arial"/>
          <w:color w:val="000000"/>
          <w:sz w:val="20"/>
          <w:szCs w:val="20"/>
        </w:rPr>
        <w:t>geoscapheine</w:t>
      </w:r>
      <w:proofErr w:type="spellEnd"/>
      <w:r w:rsidRPr="006231F1">
        <w:rPr>
          <w:rFonts w:ascii="Arial" w:hAnsi="Arial" w:cs="Arial"/>
          <w:color w:val="000000"/>
          <w:sz w:val="20"/>
          <w:szCs w:val="20"/>
        </w:rPr>
        <w:t xml:space="preserve"> 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proofErr w:type="spellStart"/>
      <w:r w:rsidRPr="006231F1">
        <w:rPr>
          <w:rFonts w:ascii="Arial" w:hAnsi="Arial" w:cs="Arial"/>
          <w:color w:val="000000"/>
          <w:sz w:val="20"/>
          <w:szCs w:val="20"/>
        </w:rPr>
        <w:t>panesthiine</w:t>
      </w:r>
      <w:proofErr w:type="spellEnd"/>
      <w:r w:rsidRPr="006231F1">
        <w:rPr>
          <w:rFonts w:ascii="Arial" w:hAnsi="Arial" w:cs="Arial"/>
          <w:color w:val="000000"/>
          <w:sz w:val="20"/>
          <w:szCs w:val="20"/>
        </w:rPr>
        <w:t xml:space="preserve"> cockroaches,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genome. Our findings indicate that HGT may be considerably more prevalent in eukaryotes than previously thought,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D24A1F8" w:rsidR="006231F1" w:rsidRDefault="006231F1" w:rsidP="006231F1">
      <w:pPr>
        <w:rPr>
          <w:rFonts w:asciiTheme="minorBidi" w:hAnsiTheme="minorBidi"/>
          <w:sz w:val="20"/>
          <w:szCs w:val="20"/>
        </w:rPr>
      </w:pPr>
      <w:del w:id="3" w:author="Microsoft Office User" w:date="2026-03-31T15:40:00Z">
        <w:r w:rsidRPr="00915B11" w:rsidDel="00736E9A">
          <w:rPr>
            <w:rFonts w:asciiTheme="minorBidi" w:hAnsiTheme="minorBidi"/>
            <w:color w:val="000000" w:themeColor="text1"/>
            <w:sz w:val="20"/>
            <w:szCs w:val="20"/>
          </w:rPr>
          <w:delText xml:space="preserve">Horizontal gene transfer (HGT) challenges conventional Darwinian </w:delText>
        </w:r>
        <w:r w:rsidRPr="00915B11" w:rsidDel="00736E9A">
          <w:rPr>
            <w:rFonts w:asciiTheme="minorBidi" w:hAnsiTheme="minorBidi"/>
            <w:color w:val="000000" w:themeColor="text1"/>
            <w:sz w:val="20"/>
            <w:szCs w:val="20"/>
            <w:shd w:val="clear" w:color="auto" w:fill="FFFFFF"/>
          </w:rPr>
          <w:delText xml:space="preserve">evolutionary </w:delText>
        </w:r>
        <w:r w:rsidRPr="00915B11" w:rsidDel="00736E9A">
          <w:rPr>
            <w:rFonts w:asciiTheme="minorBidi" w:hAnsiTheme="minorBidi"/>
            <w:color w:val="000000" w:themeColor="text1"/>
            <w:sz w:val="20"/>
            <w:szCs w:val="20"/>
          </w:rPr>
          <w:delText xml:space="preserve">models by introducing genetic material across species boundaries. </w:delText>
        </w:r>
      </w:del>
      <w:r w:rsidRPr="00915B11">
        <w:rPr>
          <w:rFonts w:asciiTheme="minorBidi" w:hAnsiTheme="minorBidi"/>
          <w:sz w:val="20"/>
          <w:szCs w:val="20"/>
        </w:rPr>
        <w:t xml:space="preserve">The number </w:t>
      </w:r>
      <w:ins w:id="4" w:author="Microsoft Office User" w:date="2026-03-31T15:40:00Z">
        <w:r w:rsidR="00736E9A">
          <w:rPr>
            <w:rFonts w:asciiTheme="minorBidi" w:hAnsiTheme="minorBidi"/>
            <w:sz w:val="20"/>
            <w:szCs w:val="20"/>
          </w:rPr>
          <w:t xml:space="preserve">of </w:t>
        </w:r>
      </w:ins>
      <w:del w:id="5" w:author="Microsoft Office User" w:date="2026-03-31T15:38:00Z">
        <w:r w:rsidRPr="00915B11" w:rsidDel="00736E9A">
          <w:rPr>
            <w:rFonts w:asciiTheme="minorBidi" w:hAnsiTheme="minorBidi"/>
            <w:sz w:val="20"/>
            <w:szCs w:val="20"/>
          </w:rPr>
          <w:delText xml:space="preserve">of </w:delText>
        </w:r>
        <w:r w:rsidR="000A2DB1" w:rsidDel="00736E9A">
          <w:rPr>
            <w:rFonts w:asciiTheme="minorBidi" w:hAnsiTheme="minorBidi"/>
            <w:sz w:val="20"/>
            <w:szCs w:val="20"/>
          </w:rPr>
          <w:delText xml:space="preserve">transferred </w:delText>
        </w:r>
      </w:del>
      <w:r w:rsidR="000A2DB1">
        <w:rPr>
          <w:rFonts w:asciiTheme="minorBidi" w:hAnsiTheme="minorBidi"/>
          <w:sz w:val="20"/>
          <w:szCs w:val="20"/>
        </w:rPr>
        <w:t>DNA inserts</w:t>
      </w:r>
      <w:r w:rsidR="000A2DB1" w:rsidRPr="00915B11">
        <w:rPr>
          <w:rFonts w:asciiTheme="minorBidi" w:hAnsiTheme="minorBidi"/>
          <w:sz w:val="20"/>
          <w:szCs w:val="20"/>
        </w:rPr>
        <w:t xml:space="preserve"> </w:t>
      </w:r>
      <w:ins w:id="6" w:author="Microsoft Office User" w:date="2026-03-31T15:38:00Z">
        <w:r w:rsidR="00736E9A">
          <w:rPr>
            <w:rFonts w:asciiTheme="minorBidi" w:hAnsiTheme="minorBidi"/>
            <w:sz w:val="20"/>
            <w:szCs w:val="20"/>
          </w:rPr>
          <w:t xml:space="preserve">acquired </w:t>
        </w:r>
      </w:ins>
      <w:ins w:id="7" w:author="Microsoft Office User" w:date="2026-03-31T15:39:00Z">
        <w:r w:rsidR="00736E9A">
          <w:rPr>
            <w:rFonts w:asciiTheme="minorBidi" w:hAnsiTheme="minorBidi"/>
            <w:sz w:val="20"/>
            <w:szCs w:val="20"/>
          </w:rPr>
          <w:t>via h</w:t>
        </w:r>
        <w:r w:rsidR="00736E9A" w:rsidRPr="00736E9A">
          <w:rPr>
            <w:rFonts w:asciiTheme="minorBidi" w:hAnsiTheme="minorBidi"/>
            <w:sz w:val="20"/>
            <w:szCs w:val="20"/>
          </w:rPr>
          <w:t xml:space="preserve">orizontal gene transfer (HGT) </w:t>
        </w:r>
      </w:ins>
      <w:r w:rsidRPr="00915B11">
        <w:rPr>
          <w:rFonts w:asciiTheme="minorBidi" w:hAnsiTheme="minorBidi"/>
          <w:sz w:val="20"/>
          <w:szCs w:val="20"/>
        </w:rPr>
        <w:t xml:space="preserve">that become fixed in a species is expected to represent only a small fraction of the </w:t>
      </w:r>
      <w:del w:id="8" w:author="Microsoft Office User" w:date="2026-03-31T15:40:00Z">
        <w:r w:rsidRPr="00915B11" w:rsidDel="00736E9A">
          <w:rPr>
            <w:rFonts w:asciiTheme="minorBidi" w:hAnsiTheme="minorBidi"/>
            <w:sz w:val="20"/>
            <w:szCs w:val="20"/>
          </w:rPr>
          <w:delText xml:space="preserve">actual </w:delText>
        </w:r>
      </w:del>
      <w:ins w:id="9" w:author="Microsoft Office User" w:date="2026-03-31T15:40:00Z">
        <w:r w:rsidR="00736E9A">
          <w:rPr>
            <w:rFonts w:asciiTheme="minorBidi" w:hAnsiTheme="minorBidi"/>
            <w:sz w:val="20"/>
            <w:szCs w:val="20"/>
          </w:rPr>
          <w:t>total</w:t>
        </w:r>
        <w:r w:rsidR="00736E9A" w:rsidRPr="00915B11">
          <w:rPr>
            <w:rFonts w:asciiTheme="minorBidi" w:hAnsiTheme="minorBidi"/>
            <w:sz w:val="20"/>
            <w:szCs w:val="20"/>
          </w:rPr>
          <w:t xml:space="preserve"> </w:t>
        </w:r>
      </w:ins>
      <w:r w:rsidRPr="00915B11">
        <w:rPr>
          <w:rFonts w:asciiTheme="minorBidi" w:hAnsiTheme="minorBidi"/>
          <w:sz w:val="20"/>
          <w:szCs w:val="20"/>
        </w:rPr>
        <w:t xml:space="preserve">number of </w:t>
      </w:r>
      <w:del w:id="10" w:author="Microsoft Office User" w:date="2026-03-31T15:39:00Z">
        <w:r w:rsidRPr="00915B11" w:rsidDel="00736E9A">
          <w:rPr>
            <w:rFonts w:asciiTheme="minorBidi" w:hAnsiTheme="minorBidi"/>
            <w:sz w:val="20"/>
            <w:szCs w:val="20"/>
          </w:rPr>
          <w:delText xml:space="preserve">acquisition </w:delText>
        </w:r>
      </w:del>
      <w:ins w:id="11" w:author="Microsoft Office User" w:date="2026-03-31T15:39:00Z">
        <w:r w:rsidR="00736E9A">
          <w:rPr>
            <w:rFonts w:asciiTheme="minorBidi" w:hAnsiTheme="minorBidi"/>
            <w:sz w:val="20"/>
            <w:szCs w:val="20"/>
          </w:rPr>
          <w:t>transfer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events that occur </w:t>
      </w:r>
      <w:del w:id="12" w:author="Microsoft Office User" w:date="2026-03-31T15:40:00Z">
        <w:r w:rsidRPr="00915B11" w:rsidDel="00736E9A">
          <w:rPr>
            <w:rFonts w:asciiTheme="minorBidi" w:hAnsiTheme="minorBidi"/>
            <w:sz w:val="20"/>
            <w:szCs w:val="20"/>
          </w:rPr>
          <w:delText xml:space="preserve">across </w:delText>
        </w:r>
      </w:del>
      <w:ins w:id="13" w:author="Microsoft Office User" w:date="2026-03-31T15:40:00Z">
        <w:r w:rsidR="00736E9A">
          <w:rPr>
            <w:rFonts w:asciiTheme="minorBidi" w:hAnsiTheme="minorBidi"/>
            <w:sz w:val="20"/>
            <w:szCs w:val="20"/>
          </w:rPr>
          <w:t>over</w:t>
        </w:r>
        <w:r w:rsidR="00736E9A" w:rsidRPr="00915B11">
          <w:rPr>
            <w:rFonts w:asciiTheme="minorBidi" w:hAnsiTheme="minorBidi"/>
            <w:sz w:val="20"/>
            <w:szCs w:val="20"/>
          </w:rPr>
          <w:t xml:space="preserve"> </w:t>
        </w:r>
      </w:ins>
      <w:r w:rsidRPr="00915B11">
        <w:rPr>
          <w:rFonts w:asciiTheme="minorBidi" w:hAnsiTheme="minorBidi"/>
          <w:sz w:val="20"/>
          <w:szCs w:val="20"/>
        </w:rPr>
        <w:t xml:space="preserve">evolutionary time [1]. While there is an abundant body of research focused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56AF7D11"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cuenoti</w:t>
      </w:r>
      <w:proofErr w:type="spellEnd"/>
      <w:r w:rsidRPr="00915B11">
        <w:rPr>
          <w:rFonts w:asciiTheme="minorBidi" w:hAnsiTheme="minorBidi"/>
          <w:i/>
          <w:iCs/>
          <w:sz w:val="20"/>
          <w:szCs w:val="20"/>
        </w:rPr>
        <w:t xml:space="preserve"> </w:t>
      </w:r>
      <w:r w:rsidRPr="00915B11">
        <w:rPr>
          <w:rFonts w:asciiTheme="minorBidi" w:hAnsiTheme="minorBidi"/>
          <w:color w:val="000000" w:themeColor="text1"/>
          <w:sz w:val="20"/>
          <w:szCs w:val="20"/>
        </w:rPr>
        <w:t xml:space="preserve">(hereafter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w:t>
      </w:r>
      <w:proofErr w:type="spellStart"/>
      <w:ins w:id="14" w:author="Microsoft Office User" w:date="2026-03-31T15:41:00Z">
        <w:r w:rsidR="00316293" w:rsidRPr="00316293">
          <w:rPr>
            <w:rFonts w:asciiTheme="minorBidi" w:hAnsiTheme="minorBidi"/>
            <w:sz w:val="20"/>
            <w:szCs w:val="20"/>
          </w:rPr>
          <w:t>transovarially</w:t>
        </w:r>
      </w:ins>
      <w:proofErr w:type="spellEnd"/>
      <w:del w:id="15" w:author="Microsoft Office User" w:date="2026-03-31T15:41:00Z">
        <w:r w:rsidRPr="00915B11" w:rsidDel="00316293">
          <w:rPr>
            <w:rFonts w:asciiTheme="minorBidi" w:hAnsiTheme="minorBidi"/>
            <w:sz w:val="20"/>
            <w:szCs w:val="20"/>
          </w:rPr>
          <w:delText>inherited</w:delText>
        </w:r>
      </w:del>
      <w:r w:rsidRPr="00915B11">
        <w:rPr>
          <w:rFonts w:asciiTheme="minorBidi" w:hAnsiTheme="minorBidi"/>
          <w:sz w:val="20"/>
          <w:szCs w:val="20"/>
        </w:rPr>
        <w:t xml:space="preserve"> maternally [3]. It</w:t>
      </w:r>
      <w:r w:rsidRPr="00915B11">
        <w:rPr>
          <w:rFonts w:asciiTheme="minorBidi" w:hAnsiTheme="minorBidi"/>
          <w:i/>
          <w:iCs/>
          <w:sz w:val="20"/>
          <w:szCs w:val="20"/>
        </w:rPr>
        <w:t xml:space="preserve"> </w:t>
      </w:r>
      <w:r w:rsidRPr="00915B11">
        <w:rPr>
          <w:rFonts w:asciiTheme="minorBidi" w:hAnsiTheme="minorBidi"/>
          <w:sz w:val="20"/>
          <w:szCs w:val="20"/>
        </w:rPr>
        <w:t>infected the ancestors of cockroaches &gt;150–200 Mya [4], but 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w:t>
      </w:r>
      <w:del w:id="16" w:author="Microsoft Office User" w:date="2026-03-31T15:30:00Z">
        <w:r w:rsidRPr="00915B11" w:rsidDel="00736E9A">
          <w:rPr>
            <w:rFonts w:asciiTheme="minorBidi" w:hAnsiTheme="minorBidi"/>
            <w:iCs/>
            <w:sz w:val="20"/>
            <w:szCs w:val="20"/>
          </w:rPr>
          <w:delText>are thought to</w:delText>
        </w:r>
      </w:del>
      <w:ins w:id="17" w:author="Microsoft Office User" w:date="2026-03-31T15:30:00Z">
        <w:r w:rsidR="00736E9A">
          <w:rPr>
            <w:rFonts w:asciiTheme="minorBidi" w:hAnsiTheme="minorBidi"/>
            <w:iCs/>
            <w:sz w:val="20"/>
            <w:szCs w:val="20"/>
          </w:rPr>
          <w:t xml:space="preserve">have been reported to </w:t>
        </w:r>
      </w:ins>
      <w:del w:id="18" w:author="Microsoft Office User" w:date="2026-03-31T15:30:00Z">
        <w:r w:rsidRPr="00915B11" w:rsidDel="00736E9A">
          <w:rPr>
            <w:rFonts w:asciiTheme="minorBidi" w:hAnsiTheme="minorBidi"/>
            <w:iCs/>
            <w:sz w:val="20"/>
            <w:szCs w:val="20"/>
          </w:rPr>
          <w:delText xml:space="preserve"> </w:delText>
        </w:r>
      </w:del>
      <w:r w:rsidRPr="00915B11">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proofErr w:type="spellStart"/>
      <w:r w:rsidRPr="00915B11">
        <w:rPr>
          <w:rFonts w:asciiTheme="minorBidi" w:hAnsiTheme="minorBidi"/>
          <w:bCs/>
          <w:iCs/>
          <w:sz w:val="20"/>
          <w:szCs w:val="20"/>
        </w:rPr>
        <w:t>Blattabacterium</w:t>
      </w:r>
      <w:proofErr w:type="spellEnd"/>
      <w:r w:rsidRPr="00915B11">
        <w:rPr>
          <w:rFonts w:asciiTheme="minorBidi" w:hAnsiTheme="minorBidi"/>
          <w:bCs/>
          <w:i/>
          <w:sz w:val="20"/>
          <w:szCs w:val="20"/>
        </w:rPr>
        <w:t>-derived inserts</w:t>
      </w:r>
    </w:p>
    <w:p w14:paraId="3932CF25" w14:textId="4D5302B0" w:rsidR="00D20C68"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By focusing on transferred DNA inserts ≥50 bp and applying stringent filters to remove art</w:t>
      </w:r>
      <w:r w:rsidR="00BC37F3">
        <w:rPr>
          <w:rFonts w:asciiTheme="minorBidi" w:hAnsiTheme="minorBidi"/>
          <w:color w:val="000000" w:themeColor="text1"/>
          <w:sz w:val="20"/>
          <w:szCs w:val="20"/>
        </w:rPr>
        <w:t>i</w:t>
      </w:r>
      <w:r w:rsidRPr="00915B11">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i/>
          <w:iCs/>
          <w:color w:val="000000" w:themeColor="text1"/>
          <w:sz w:val="20"/>
          <w:szCs w:val="20"/>
        </w:rPr>
        <w:t>-</w:t>
      </w:r>
      <w:r w:rsidRPr="00915B11">
        <w:rPr>
          <w:rFonts w:asciiTheme="minorBidi" w:hAnsiTheme="minorBidi"/>
          <w:color w:val="000000" w:themeColor="text1"/>
          <w:sz w:val="20"/>
          <w:szCs w:val="20"/>
        </w:rPr>
        <w:t>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170 [10].</w:t>
      </w:r>
    </w:p>
    <w:p w14:paraId="761CAEEA" w14:textId="77777777" w:rsidR="00D20C68" w:rsidRDefault="00D20C68" w:rsidP="006231F1">
      <w:pPr>
        <w:rPr>
          <w:rFonts w:asciiTheme="minorBidi" w:hAnsiTheme="minorBidi"/>
          <w:color w:val="000000" w:themeColor="text1"/>
          <w:sz w:val="20"/>
          <w:szCs w:val="20"/>
        </w:rPr>
      </w:pPr>
    </w:p>
    <w:p w14:paraId="227C033C" w14:textId="40399EA6" w:rsidR="006231F1" w:rsidRPr="00915B11" w:rsidRDefault="006231F1" w:rsidP="006231F1">
      <w:pPr>
        <w:rPr>
          <w:rFonts w:asciiTheme="minorBidi" w:hAnsiTheme="minorBidi"/>
          <w:sz w:val="20"/>
          <w:szCs w:val="20"/>
        </w:rPr>
      </w:pPr>
      <w:r w:rsidRPr="00915B11">
        <w:rPr>
          <w:rFonts w:asciiTheme="minorBidi" w:hAnsiTheme="minorBidi"/>
          <w:color w:val="000000" w:themeColor="text1"/>
          <w:sz w:val="20"/>
          <w:szCs w:val="20"/>
        </w:rPr>
        <w:lastRenderedPageBreak/>
        <w:t xml:space="preserve">There are several reasons why we may have identified </w:t>
      </w:r>
      <w:r w:rsidR="00D20C68">
        <w:rPr>
          <w:rFonts w:asciiTheme="minorBidi" w:hAnsiTheme="minorBidi"/>
          <w:color w:val="000000" w:themeColor="text1"/>
          <w:sz w:val="20"/>
          <w:szCs w:val="20"/>
        </w:rPr>
        <w:t>considerably</w:t>
      </w:r>
      <w:r w:rsidRPr="00915B11">
        <w:rPr>
          <w:rFonts w:asciiTheme="minorBidi" w:hAnsiTheme="minorBidi"/>
          <w:color w:val="000000" w:themeColor="text1"/>
          <w:sz w:val="20"/>
          <w:szCs w:val="20"/>
        </w:rPr>
        <w:t xml:space="preserve"> more inserts in cockroach</w:t>
      </w:r>
      <w:r w:rsidR="00D20C68">
        <w:rPr>
          <w:rFonts w:asciiTheme="minorBidi" w:hAnsiTheme="minorBidi"/>
          <w:color w:val="000000" w:themeColor="text1"/>
          <w:sz w:val="20"/>
          <w:szCs w:val="20"/>
        </w:rPr>
        <w:t>es</w:t>
      </w:r>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proofErr w:type="spellStart"/>
      <w:r w:rsidR="00702420" w:rsidRPr="00915B11">
        <w:rPr>
          <w:rFonts w:asciiTheme="minorBidi" w:hAnsiTheme="minorBidi"/>
          <w:i/>
          <w:sz w:val="20"/>
          <w:szCs w:val="20"/>
        </w:rPr>
        <w:t>Blattabacterium</w:t>
      </w:r>
      <w:proofErr w:type="spellEnd"/>
      <w:r w:rsidR="00702420" w:rsidRPr="00915B11">
        <w:rPr>
          <w:rFonts w:asciiTheme="minorBidi" w:hAnsiTheme="minorBidi"/>
          <w:sz w:val="20"/>
          <w:szCs w:val="20"/>
        </w:rPr>
        <w:t>, an obligate endosymbiont whose genome is likely to come in close contact with host nuclear DNA during egg formation and zygote development.</w:t>
      </w:r>
      <w:r w:rsidR="00702420">
        <w:rPr>
          <w:rFonts w:asciiTheme="minorBidi" w:hAnsiTheme="minorBidi"/>
          <w:sz w:val="20"/>
          <w:szCs w:val="20"/>
        </w:rPr>
        <w:t xml:space="preserve"> Second</w:t>
      </w:r>
      <w:r w:rsidRPr="00915B11">
        <w:rPr>
          <w:rFonts w:asciiTheme="minorBidi" w:hAnsiTheme="minorBidi"/>
          <w:sz w:val="20"/>
          <w:szCs w:val="20"/>
        </w:rPr>
        <w:t xml:space="preserve">, we analyzed both intra- and intergenic regions of the genome. A recent study did not detect any horizontal transfers from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 xml:space="preserve">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proofErr w:type="spellStart"/>
      <w:r w:rsidRPr="00915B11">
        <w:rPr>
          <w:rFonts w:asciiTheme="minorBidi" w:hAnsiTheme="minorBidi"/>
          <w:i/>
          <w:sz w:val="20"/>
          <w:szCs w:val="20"/>
        </w:rPr>
        <w:t>Mastotermes</w:t>
      </w:r>
      <w:proofErr w:type="spellEnd"/>
      <w:r w:rsidRPr="00915B11">
        <w:rPr>
          <w:rFonts w:asciiTheme="minorBidi" w:hAnsiTheme="minorBidi"/>
          <w:i/>
          <w:sz w:val="20"/>
          <w:szCs w:val="20"/>
        </w:rPr>
        <w:t xml:space="preserve"> </w:t>
      </w:r>
      <w:proofErr w:type="spellStart"/>
      <w:r w:rsidRPr="00915B11">
        <w:rPr>
          <w:rFonts w:asciiTheme="minorBidi" w:hAnsiTheme="minorBidi"/>
          <w:i/>
          <w:sz w:val="20"/>
          <w:szCs w:val="20"/>
        </w:rPr>
        <w:t>darwiniensis</w:t>
      </w:r>
      <w:proofErr w:type="spellEnd"/>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r w:rsidR="00702420" w:rsidRPr="00915B11">
        <w:rPr>
          <w:rFonts w:asciiTheme="minorBidi" w:hAnsiTheme="minorBidi"/>
          <w:sz w:val="20"/>
          <w:szCs w:val="20"/>
        </w:rPr>
        <w:t>Fourth</w:t>
      </w:r>
      <w:r w:rsidRPr="00915B11">
        <w:rPr>
          <w:rFonts w:asciiTheme="minorBidi" w:hAnsiTheme="minorBidi"/>
          <w:sz w:val="20"/>
          <w:szCs w:val="20"/>
        </w:rPr>
        <w:t xml:space="preserve">, previous studies often relied on short-read sequencing, where inserts spanning the majority of a sequence read may have been misidentified as bacterial contamination and discarded. In contrast, we used long-read sequencing for most </w:t>
      </w:r>
      <w:proofErr w:type="spellStart"/>
      <w:r w:rsidR="007B0CD8">
        <w:rPr>
          <w:rFonts w:asciiTheme="minorBidi" w:hAnsiTheme="minorBidi"/>
          <w:sz w:val="20"/>
          <w:szCs w:val="20"/>
        </w:rPr>
        <w:t>p</w:t>
      </w:r>
      <w:r w:rsidRPr="00915B11">
        <w:rPr>
          <w:rFonts w:asciiTheme="minorBidi" w:hAnsiTheme="minorBidi"/>
          <w:sz w:val="20"/>
          <w:szCs w:val="20"/>
        </w:rPr>
        <w:t>anesthiine</w:t>
      </w:r>
      <w:proofErr w:type="spellEnd"/>
      <w:r w:rsidRPr="00915B11">
        <w:rPr>
          <w:rFonts w:asciiTheme="minorBidi" w:hAnsiTheme="minorBidi"/>
          <w:sz w:val="20"/>
          <w:szCs w:val="20"/>
        </w:rPr>
        <w:t xml:space="preserve"> genomes, which enabled us to detect inserts within single sequence reads</w:t>
      </w:r>
      <w:r w:rsidR="00D20C68" w:rsidRPr="00915B11">
        <w:rPr>
          <w:rFonts w:asciiTheme="minorBidi" w:hAnsiTheme="minorBidi"/>
          <w:sz w:val="20"/>
          <w:szCs w:val="20"/>
        </w:rPr>
        <w:t>, flanked on both sides by cockroach host sequence.</w:t>
      </w:r>
    </w:p>
    <w:p w14:paraId="0BF03348" w14:textId="292AB2F9" w:rsidR="006231F1" w:rsidRPr="006231F1" w:rsidRDefault="006231F1" w:rsidP="006231F1">
      <w:pPr>
        <w:rPr>
          <w:rFonts w:asciiTheme="minorBidi" w:hAnsiTheme="minorBidi"/>
          <w:sz w:val="20"/>
          <w:szCs w:val="20"/>
        </w:rPr>
      </w:pP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were found to possess particularly high numbers of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ins w:id="19" w:author="Microsoft Office User" w:date="2026-03-31T15:31:00Z">
        <w:r w:rsidR="00736E9A">
          <w:rPr>
            <w:rFonts w:asciiTheme="minorBidi" w:hAnsiTheme="minorBidi"/>
            <w:color w:val="000000" w:themeColor="text1"/>
            <w:sz w:val="20"/>
            <w:szCs w:val="20"/>
          </w:rPr>
          <w:t xml:space="preserve">Previous work </w:t>
        </w:r>
      </w:ins>
      <w:ins w:id="20" w:author="Microsoft Office User" w:date="2026-03-31T15:32:00Z">
        <w:r w:rsidR="00736E9A">
          <w:rPr>
            <w:rFonts w:asciiTheme="minorBidi" w:hAnsiTheme="minorBidi"/>
            <w:color w:val="000000" w:themeColor="text1"/>
            <w:sz w:val="20"/>
            <w:szCs w:val="20"/>
          </w:rPr>
          <w:t xml:space="preserve">found that </w:t>
        </w:r>
      </w:ins>
      <w:del w:id="21" w:author="Microsoft Office User" w:date="2026-03-31T15:32:00Z">
        <w:r w:rsidRPr="00915B11" w:rsidDel="00736E9A">
          <w:rPr>
            <w:rFonts w:asciiTheme="minorBidi" w:hAnsiTheme="minorBidi"/>
            <w:sz w:val="20"/>
            <w:szCs w:val="20"/>
          </w:rPr>
          <w:delText>T</w:delText>
        </w:r>
      </w:del>
      <w:ins w:id="22" w:author="Microsoft Office User" w:date="2026-03-31T15:32:00Z">
        <w:r w:rsidR="00736E9A">
          <w:rPr>
            <w:rFonts w:asciiTheme="minorBidi" w:hAnsiTheme="minorBidi"/>
            <w:sz w:val="20"/>
            <w:szCs w:val="20"/>
          </w:rPr>
          <w:t>t</w:t>
        </w:r>
      </w:ins>
      <w:r w:rsidRPr="00915B11">
        <w:rPr>
          <w:rFonts w:asciiTheme="minorBidi" w:hAnsiTheme="minorBidi"/>
          <w:sz w:val="20"/>
          <w:szCs w:val="20"/>
        </w:rPr>
        <w:t>his group has experienced considerably more genome-wide relaxed selection than other cockroaches</w:t>
      </w:r>
      <w:ins w:id="23" w:author="Microsoft Office User" w:date="2026-03-31T15:32:00Z">
        <w:r w:rsidR="00736E9A">
          <w:rPr>
            <w:rFonts w:asciiTheme="minorBidi" w:hAnsiTheme="minorBidi"/>
            <w:sz w:val="20"/>
            <w:szCs w:val="20"/>
          </w:rPr>
          <w:t>, possibly due to smaller effective population size</w:t>
        </w:r>
      </w:ins>
      <w:ins w:id="24" w:author="Microsoft Office User" w:date="2026-03-31T15:43:00Z">
        <w:r w:rsidR="00A0314C">
          <w:rPr>
            <w:rFonts w:asciiTheme="minorBidi" w:hAnsiTheme="minorBidi"/>
            <w:sz w:val="20"/>
            <w:szCs w:val="20"/>
          </w:rPr>
          <w:t>s</w:t>
        </w:r>
      </w:ins>
      <w:r w:rsidR="00D20C68">
        <w:rPr>
          <w:rFonts w:asciiTheme="minorBidi" w:hAnsiTheme="minorBidi"/>
          <w:sz w:val="20"/>
          <w:szCs w:val="20"/>
        </w:rPr>
        <w:t xml:space="preserve"> </w:t>
      </w:r>
      <w:r w:rsidRPr="00915B11">
        <w:rPr>
          <w:rFonts w:asciiTheme="minorBidi" w:hAnsiTheme="minorBidi"/>
          <w:sz w:val="20"/>
          <w:szCs w:val="20"/>
        </w:rPr>
        <w:t xml:space="preserve">[11], which could allow larger numbers of inserts to persist. The low number of inserts identified in termite genomes may reflect the long-term absence of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as well as a considerable reduction in genome size </w:t>
      </w:r>
      <w:commentRangeStart w:id="25"/>
      <w:r w:rsidRPr="00915B11">
        <w:rPr>
          <w:rFonts w:asciiTheme="minorBidi" w:hAnsiTheme="minorBidi"/>
          <w:sz w:val="20"/>
          <w:szCs w:val="20"/>
        </w:rPr>
        <w:t>compared with cockroaches</w:t>
      </w:r>
      <w:commentRangeEnd w:id="25"/>
      <w:r w:rsidR="00A0314C">
        <w:rPr>
          <w:rStyle w:val="CommentReference"/>
          <w:rFonts w:ascii="Times New Roman" w:eastAsia="Times New Roman" w:hAnsi="Times New Roman" w:cs="Times New Roman"/>
        </w:rPr>
        <w:commentReference w:id="25"/>
      </w:r>
      <w:r w:rsidRPr="00915B11">
        <w:rPr>
          <w:rFonts w:asciiTheme="minorBidi" w:hAnsiTheme="minorBidi"/>
          <w:sz w:val="20"/>
          <w:szCs w:val="20"/>
        </w:rPr>
        <w:t>.</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proofErr w:type="spellStart"/>
      <w:r w:rsidRPr="00915B11">
        <w:rPr>
          <w:rFonts w:asciiTheme="minorBidi" w:hAnsiTheme="minorBidi"/>
          <w:sz w:val="20"/>
          <w:szCs w:val="20"/>
        </w:rPr>
        <w:t>Blattabacterium</w:t>
      </w:r>
      <w:proofErr w:type="spellEnd"/>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four </w:t>
      </w:r>
      <w:del w:id="26" w:author="Microsoft Office User" w:date="2026-03-31T15:44:00Z">
        <w:r w:rsidR="00F5460B" w:rsidRPr="00915B11" w:rsidDel="00EE7379">
          <w:rPr>
            <w:rFonts w:asciiTheme="minorBidi" w:hAnsiTheme="minorBidi"/>
            <w:color w:val="000000" w:themeColor="text1"/>
            <w:sz w:val="20"/>
            <w:szCs w:val="20"/>
          </w:rPr>
          <w:delText xml:space="preserve"> </w:delText>
        </w:r>
      </w:del>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235F5B46"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strain</w:t>
      </w:r>
      <w:r w:rsidR="00347713">
        <w:rPr>
          <w:rFonts w:asciiTheme="minorBidi" w:hAnsiTheme="minorBidi"/>
          <w:sz w:val="20"/>
          <w:szCs w:val="20"/>
        </w:rPr>
        <w:t xml:space="preserve">, and subsequently inspecting homology (and common origin) </w:t>
      </w:r>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w:t>
      </w: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[12].</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7983A28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w:t>
      </w:r>
      <w:proofErr w:type="spellStart"/>
      <w:r w:rsidRPr="00915B11">
        <w:rPr>
          <w:rFonts w:asciiTheme="minorBidi" w:hAnsiTheme="minorBidi"/>
          <w:sz w:val="20"/>
          <w:szCs w:val="20"/>
        </w:rPr>
        <w:t>RNAseq</w:t>
      </w:r>
      <w:proofErr w:type="spellEnd"/>
      <w:r w:rsidRPr="00915B11">
        <w:rPr>
          <w:rFonts w:asciiTheme="minorBidi" w:hAnsiTheme="minorBidi"/>
          <w:sz w:val="20"/>
          <w:szCs w:val="20"/>
        </w:rPr>
        <w:t xml:space="preserve"> data to investigate the transcription of inserts in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t. </w:t>
      </w:r>
      <w:proofErr w:type="spellStart"/>
      <w:r w:rsidRPr="00915B11">
        <w:rPr>
          <w:rFonts w:asciiTheme="minorBidi" w:hAnsiTheme="minorBidi"/>
          <w:i/>
          <w:iCs/>
          <w:sz w:val="20"/>
          <w:szCs w:val="20"/>
        </w:rPr>
        <w:t>tegminifera</w:t>
      </w:r>
      <w:proofErr w:type="spellEnd"/>
      <w:r w:rsidRPr="00915B11">
        <w:rPr>
          <w:rFonts w:asciiTheme="minorBidi" w:hAnsiTheme="minorBidi"/>
          <w:sz w:val="20"/>
          <w:szCs w:val="20"/>
        </w:rPr>
        <w:t xml:space="preserve">, </w:t>
      </w:r>
      <w:proofErr w:type="spellStart"/>
      <w:r w:rsidRPr="00915B11">
        <w:rPr>
          <w:rFonts w:asciiTheme="minorBidi" w:hAnsiTheme="minorBidi"/>
          <w:i/>
          <w:iCs/>
          <w:sz w:val="20"/>
          <w:szCs w:val="20"/>
        </w:rPr>
        <w:t>Macropanesthia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lithgowae</w:t>
      </w:r>
      <w:proofErr w:type="spellEnd"/>
      <w:r w:rsidRPr="00915B11">
        <w:rPr>
          <w:rFonts w:asciiTheme="minorBidi" w:hAnsiTheme="minorBidi"/>
          <w:sz w:val="20"/>
          <w:szCs w:val="20"/>
        </w:rPr>
        <w:t xml:space="preserve">, and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sloanei</w:t>
      </w:r>
      <w:proofErr w:type="spellEnd"/>
      <w:r w:rsidRPr="00915B11">
        <w:rPr>
          <w:rFonts w:asciiTheme="minorBidi" w:hAnsiTheme="minorBidi"/>
          <w:sz w:val="20"/>
          <w:szCs w:val="20"/>
        </w:rPr>
        <w:t xml:space="preserve">. By mapping insert sequences to RNA contigs using </w:t>
      </w:r>
      <w:proofErr w:type="spellStart"/>
      <w:r w:rsidRPr="00915B11">
        <w:rPr>
          <w:rFonts w:asciiTheme="minorBidi" w:hAnsiTheme="minorBidi"/>
          <w:sz w:val="20"/>
          <w:szCs w:val="20"/>
        </w:rPr>
        <w:t>BLASTn</w:t>
      </w:r>
      <w:proofErr w:type="spellEnd"/>
      <w:r w:rsidRPr="00915B11">
        <w:rPr>
          <w:rFonts w:asciiTheme="minorBidi" w:hAnsiTheme="minorBidi"/>
          <w:sz w:val="20"/>
          <w:szCs w:val="20"/>
        </w:rPr>
        <w:t>,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Of the remaining inserts, which were observed in assembled RNA contigs, 26.59–32.97% overlapped with annotated genic 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r w:rsidRPr="00915B11">
        <w:rPr>
          <w:rFonts w:asciiTheme="minorBidi" w:hAnsiTheme="minorBidi"/>
          <w:sz w:val="20"/>
          <w:szCs w:val="20"/>
        </w:rPr>
        <w:t xml:space="preserve">. </w:t>
      </w:r>
    </w:p>
    <w:p w14:paraId="65BED459" w14:textId="4FF4938C" w:rsidR="006231F1" w:rsidRPr="00915B11" w:rsidRDefault="006231F1" w:rsidP="006231F1">
      <w:pPr>
        <w:rPr>
          <w:rFonts w:asciiTheme="minorBidi" w:hAnsiTheme="minorBidi"/>
          <w:sz w:val="20"/>
          <w:szCs w:val="20"/>
        </w:rPr>
      </w:pPr>
      <w:r w:rsidRPr="00915B11">
        <w:rPr>
          <w:rFonts w:asciiTheme="minorBidi" w:hAnsiTheme="minorBidi"/>
          <w:sz w:val="20"/>
          <w:szCs w:val="20"/>
        </w:rPr>
        <w:lastRenderedPageBreak/>
        <w:t xml:space="preserve">During manual BLAST inspections, we noted that several inserts displayed a chimeric nature, comprising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proofErr w:type="spellStart"/>
      <w:r w:rsidR="00F12055" w:rsidRPr="00915B11">
        <w:rPr>
          <w:rFonts w:asciiTheme="minorBidi" w:hAnsiTheme="minorBidi"/>
          <w:i/>
          <w:color w:val="000000" w:themeColor="text1"/>
          <w:sz w:val="20"/>
          <w:szCs w:val="20"/>
        </w:rPr>
        <w:t>Blattabacterium</w:t>
      </w:r>
      <w:proofErr w:type="spellEnd"/>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 xml:space="preserve">Such chimeric DNA inserts were present in all cockroach genomes, independently sequenced by separate research groups </w:t>
      </w:r>
      <w:commentRangeStart w:id="27"/>
      <w:r w:rsidRPr="00915B11">
        <w:rPr>
          <w:rFonts w:asciiTheme="minorBidi" w:hAnsiTheme="minorBidi"/>
          <w:color w:val="000000" w:themeColor="text1"/>
          <w:sz w:val="20"/>
          <w:szCs w:val="20"/>
        </w:rPr>
        <w:t>using different sequencing technologies</w:t>
      </w:r>
      <w:commentRangeEnd w:id="27"/>
      <w:r w:rsidR="00595512">
        <w:rPr>
          <w:rStyle w:val="CommentReference"/>
          <w:rFonts w:ascii="Times New Roman" w:eastAsia="Times New Roman" w:hAnsi="Times New Roman" w:cs="Times New Roman"/>
        </w:rPr>
        <w:commentReference w:id="27"/>
      </w:r>
      <w:r w:rsidRPr="00915B11">
        <w:rPr>
          <w:rFonts w:asciiTheme="minorBidi" w:hAnsiTheme="minorBidi"/>
          <w:color w:val="000000" w:themeColor="text1"/>
          <w:sz w:val="20"/>
          <w:szCs w:val="20"/>
        </w:rPr>
        <w:t xml:space="preserve">. </w:t>
      </w:r>
      <w:r w:rsidRPr="00915B11">
        <w:rPr>
          <w:rFonts w:asciiTheme="minorBidi" w:hAnsiTheme="minorBidi"/>
          <w:sz w:val="20"/>
          <w:szCs w:val="20"/>
        </w:rPr>
        <w:t xml:space="preserve">These chimeric inserts are akin to previous reports of chimeric </w:t>
      </w:r>
      <w:proofErr w:type="spellStart"/>
      <w:r w:rsidRPr="00915B11">
        <w:rPr>
          <w:rFonts w:asciiTheme="minorBidi" w:hAnsiTheme="minorBidi"/>
          <w:sz w:val="20"/>
          <w:szCs w:val="20"/>
        </w:rPr>
        <w:t>numts</w:t>
      </w:r>
      <w:proofErr w:type="spellEnd"/>
      <w:r w:rsidRPr="00915B11">
        <w:rPr>
          <w:rFonts w:asciiTheme="minorBidi" w:hAnsiTheme="minorBidi"/>
          <w:sz w:val="20"/>
          <w:szCs w:val="20"/>
        </w:rPr>
        <w:t xml:space="preserve"> in </w:t>
      </w:r>
      <w:r w:rsidRPr="00915B11">
        <w:rPr>
          <w:rFonts w:asciiTheme="minorBidi" w:hAnsiTheme="minorBidi"/>
          <w:i/>
          <w:sz w:val="20"/>
          <w:szCs w:val="20"/>
        </w:rPr>
        <w:t>Arabidopsis thaliana</w:t>
      </w:r>
      <w:r w:rsidRPr="00915B11">
        <w:rPr>
          <w:rFonts w:asciiTheme="minorBidi" w:hAnsiTheme="minorBidi"/>
          <w:sz w:val="20"/>
          <w:szCs w:val="20"/>
        </w:rPr>
        <w:t xml:space="preserve"> [13],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proofErr w:type="spellStart"/>
      <w:r w:rsidRPr="00915B11">
        <w:rPr>
          <w:rFonts w:asciiTheme="minorBidi" w:hAnsiTheme="minorBidi"/>
          <w:i/>
          <w:sz w:val="20"/>
          <w:szCs w:val="20"/>
        </w:rPr>
        <w:t>Blattabacterium</w:t>
      </w:r>
      <w:proofErr w:type="spellEnd"/>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6900FB9F"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w:t>
      </w:r>
      <w:del w:id="28" w:author="Microsoft Office User" w:date="2026-03-31T15:35:00Z">
        <w:r w:rsidRPr="00915B11" w:rsidDel="00736E9A">
          <w:rPr>
            <w:rFonts w:asciiTheme="minorBidi" w:hAnsiTheme="minorBidi"/>
            <w:sz w:val="20"/>
            <w:szCs w:val="20"/>
          </w:rPr>
          <w:delText>suggest that</w:delText>
        </w:r>
      </w:del>
      <w:ins w:id="29" w:author="Microsoft Office User" w:date="2026-03-31T15:35:00Z">
        <w:r w:rsidR="00736E9A">
          <w:rPr>
            <w:rFonts w:asciiTheme="minorBidi" w:hAnsiTheme="minorBidi"/>
            <w:sz w:val="20"/>
            <w:szCs w:val="20"/>
          </w:rPr>
          <w:t>reveal exten</w:t>
        </w:r>
      </w:ins>
      <w:ins w:id="30" w:author="Microsoft Office User" w:date="2026-03-31T15:36:00Z">
        <w:r w:rsidR="00736E9A">
          <w:rPr>
            <w:rFonts w:asciiTheme="minorBidi" w:hAnsiTheme="minorBidi"/>
            <w:sz w:val="20"/>
            <w:szCs w:val="20"/>
          </w:rPr>
          <w:t>sive</w:t>
        </w:r>
      </w:ins>
      <w:r w:rsidRPr="00915B11">
        <w:rPr>
          <w:rFonts w:asciiTheme="minorBidi" w:hAnsiTheme="minorBidi"/>
          <w:sz w:val="20"/>
          <w:szCs w:val="20"/>
        </w:rPr>
        <w:t xml:space="preserve"> horizontal transfer of DNA from prokaryote symbionts to eukaryotes</w:t>
      </w:r>
      <w:del w:id="31" w:author="Microsoft Office User" w:date="2026-03-31T15:36:00Z">
        <w:r w:rsidRPr="00915B11" w:rsidDel="00736E9A">
          <w:rPr>
            <w:rFonts w:asciiTheme="minorBidi" w:hAnsiTheme="minorBidi"/>
            <w:sz w:val="20"/>
            <w:szCs w:val="20"/>
          </w:rPr>
          <w:delText xml:space="preserve"> may be considerably more pervasive than previously thought</w:delText>
        </w:r>
      </w:del>
      <w:r w:rsidRPr="00915B11">
        <w:rPr>
          <w:rFonts w:asciiTheme="minorBidi" w:hAnsiTheme="minorBidi"/>
          <w:sz w:val="20"/>
          <w:szCs w:val="20"/>
        </w:rPr>
        <w:t xml:space="preserve">.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w:t>
      </w:r>
      <w:del w:id="32" w:author="Microsoft Office User" w:date="2026-03-31T15:49:00Z">
        <w:r w:rsidRPr="00915B11" w:rsidDel="00595512">
          <w:rPr>
            <w:rFonts w:asciiTheme="minorBidi" w:hAnsiTheme="minorBidi"/>
            <w:sz w:val="20"/>
            <w:szCs w:val="20"/>
          </w:rPr>
          <w:delText>horizontal transfer</w:delText>
        </w:r>
      </w:del>
      <w:ins w:id="33" w:author="Microsoft Office User" w:date="2026-03-31T15:49:00Z">
        <w:r w:rsidR="00595512">
          <w:rPr>
            <w:rFonts w:asciiTheme="minorBidi" w:hAnsiTheme="minorBidi"/>
            <w:sz w:val="20"/>
            <w:szCs w:val="20"/>
          </w:rPr>
          <w:t>HGT</w:t>
        </w:r>
      </w:ins>
      <w:r w:rsidRPr="00915B11">
        <w:rPr>
          <w:rFonts w:asciiTheme="minorBidi" w:hAnsiTheme="minorBidi"/>
          <w:sz w:val="20"/>
          <w:szCs w:val="20"/>
        </w:rPr>
        <w:t xml:space="preserve"> shapes genome evolution.</w:t>
      </w:r>
      <w:bookmarkStart w:id="34" w:name="_GoBack"/>
      <w:bookmarkEnd w:id="34"/>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A8E0173"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4"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proofErr w:type="spellStart"/>
      <w:r w:rsidRPr="00915B11">
        <w:rPr>
          <w:rFonts w:asciiTheme="minorBidi" w:hAnsiTheme="minorBidi"/>
          <w:color w:val="000000" w:themeColor="text1"/>
          <w:sz w:val="20"/>
          <w:szCs w:val="20"/>
        </w:rPr>
        <w:t>Blaberidae</w:t>
      </w:r>
      <w:proofErr w:type="spellEnd"/>
      <w:r w:rsidRPr="00915B11">
        <w:rPr>
          <w:rFonts w:asciiTheme="minorBidi" w:hAnsiTheme="minorBidi"/>
          <w:color w:val="000000" w:themeColor="text1"/>
          <w:sz w:val="20"/>
          <w:szCs w:val="20"/>
        </w:rPr>
        <w:t xml:space="preserv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proofErr w:type="spellStart"/>
      <w:r w:rsidRPr="00915B11">
        <w:rPr>
          <w:rFonts w:asciiTheme="minorBidi" w:hAnsiTheme="minorBidi"/>
          <w:color w:val="000000" w:themeColor="text1"/>
          <w:sz w:val="20"/>
          <w:szCs w:val="20"/>
        </w:rPr>
        <w:t>Blattodea</w:t>
      </w:r>
      <w:proofErr w:type="spellEnd"/>
      <w:r w:rsidRPr="00915B11">
        <w:rPr>
          <w:rFonts w:asciiTheme="minorBidi" w:hAnsiTheme="minorBidi"/>
          <w:color w:val="000000" w:themeColor="text1"/>
          <w:sz w:val="20"/>
          <w:szCs w:val="20"/>
        </w:rPr>
        <w:t xml:space="preserve"> and 77 </w:t>
      </w:r>
      <w:proofErr w:type="spellStart"/>
      <w:r w:rsidRPr="00DA70E8">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(Dataset S2). To locate DNA transfers from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FD21465"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Jack Marsden for technical assistance, Pawsey Supercomputing Research Centre, and Australian </w:t>
      </w:r>
      <w:proofErr w:type="spellStart"/>
      <w:r w:rsidRPr="004375B0">
        <w:rPr>
          <w:rFonts w:asciiTheme="minorBidi" w:hAnsiTheme="minorBidi"/>
          <w:sz w:val="20"/>
          <w:szCs w:val="20"/>
        </w:rPr>
        <w:t>BioCommons</w:t>
      </w:r>
      <w:proofErr w:type="spellEnd"/>
      <w:r w:rsidRPr="004375B0">
        <w:rPr>
          <w:rFonts w:asciiTheme="minorBidi" w:hAnsiTheme="minorBidi"/>
          <w:sz w:val="20"/>
          <w:szCs w:val="20"/>
        </w:rPr>
        <w:t xml:space="preserve"> Leadership Share (</w:t>
      </w:r>
      <w:proofErr w:type="spellStart"/>
      <w:r w:rsidRPr="004375B0">
        <w:rPr>
          <w:rFonts w:asciiTheme="minorBidi" w:hAnsiTheme="minorBidi"/>
          <w:sz w:val="20"/>
          <w:szCs w:val="20"/>
        </w:rPr>
        <w:t>ABLeS</w:t>
      </w:r>
      <w:proofErr w:type="spellEnd"/>
      <w:r w:rsidRPr="004375B0">
        <w:rPr>
          <w:rFonts w:asciiTheme="minorBidi" w:hAnsiTheme="minorBidi"/>
          <w:sz w:val="20"/>
          <w:szCs w:val="20"/>
        </w:rPr>
        <w:t>) for providing access to Australia’s National Computational Infrastructure. This study was supported by grants from the Australian Research Council (FT160100463; DP220103265), and The University of Sydney.</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Husnik, J. P. McCutcheon, Functional horizontal gene transfer from bacteria to eukaryotes. </w:t>
      </w:r>
      <w:r w:rsidRPr="00927DAC">
        <w:rPr>
          <w:rFonts w:asciiTheme="minorBidi" w:hAnsiTheme="minorBidi"/>
          <w:i/>
          <w:iCs/>
          <w:sz w:val="20"/>
          <w:szCs w:val="20"/>
        </w:rPr>
        <w:t xml:space="preserve">Nat. Rev. </w:t>
      </w:r>
      <w:proofErr w:type="spellStart"/>
      <w:r w:rsidRPr="00927DAC">
        <w:rPr>
          <w:rFonts w:asciiTheme="minorBidi" w:hAnsiTheme="minorBidi"/>
          <w:i/>
          <w:iCs/>
          <w:sz w:val="20"/>
          <w:szCs w:val="20"/>
        </w:rPr>
        <w:t>Microbiol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L. Sacchi </w:t>
      </w:r>
      <w:r w:rsidRPr="00927DAC">
        <w:rPr>
          <w:rFonts w:asciiTheme="minorBidi" w:hAnsiTheme="minorBidi"/>
          <w:i/>
          <w:iCs/>
          <w:sz w:val="20"/>
          <w:szCs w:val="20"/>
        </w:rPr>
        <w:t>et al</w:t>
      </w:r>
      <w:r w:rsidRPr="00927DAC">
        <w:rPr>
          <w:rFonts w:asciiTheme="minorBidi" w:hAnsiTheme="minorBidi"/>
          <w:sz w:val="20"/>
          <w:szCs w:val="20"/>
        </w:rPr>
        <w:t>., Symbionts in the oocytes of Blattella germanica (</w:t>
      </w:r>
      <w:proofErr w:type="gramStart"/>
      <w:r w:rsidRPr="00927DAC">
        <w:rPr>
          <w:rFonts w:asciiTheme="minorBidi" w:hAnsiTheme="minorBidi"/>
          <w:sz w:val="20"/>
          <w:szCs w:val="20"/>
        </w:rPr>
        <w:t>L.)(</w:t>
      </w:r>
      <w:proofErr w:type="spellStart"/>
      <w:proofErr w:type="gramEnd"/>
      <w:r w:rsidRPr="00927DAC">
        <w:rPr>
          <w:rFonts w:asciiTheme="minorBidi" w:hAnsiTheme="minorBidi"/>
          <w:sz w:val="20"/>
          <w:szCs w:val="20"/>
        </w:rPr>
        <w:t>Dictyoptera</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Blattellidae</w:t>
      </w:r>
      <w:proofErr w:type="spellEnd"/>
      <w:r w:rsidRPr="00927DAC">
        <w:rPr>
          <w:rFonts w:asciiTheme="minorBidi" w:hAnsiTheme="minorBidi"/>
          <w:sz w:val="20"/>
          <w:szCs w:val="20"/>
        </w:rPr>
        <w:t xml:space="preserve">): Their mode of transmission. </w:t>
      </w:r>
      <w:r w:rsidRPr="00927DAC">
        <w:rPr>
          <w:rFonts w:asciiTheme="minorBidi" w:hAnsiTheme="minorBidi"/>
          <w:i/>
          <w:iCs/>
          <w:sz w:val="20"/>
          <w:szCs w:val="20"/>
        </w:rPr>
        <w:t xml:space="preserve">Int. J. Insect Morph. </w:t>
      </w:r>
      <w:proofErr w:type="spellStart"/>
      <w:r w:rsidRPr="00927DAC">
        <w:rPr>
          <w:rFonts w:asciiTheme="minorBidi" w:hAnsiTheme="minorBidi"/>
          <w:i/>
          <w:iCs/>
          <w:sz w:val="20"/>
          <w:szCs w:val="20"/>
        </w:rPr>
        <w:t>Embryol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Lo, C. Bandi, H. Watanabe, C. Nalepa, T. Beninati, Evidence for </w:t>
      </w:r>
      <w:proofErr w:type="spellStart"/>
      <w:r w:rsidRPr="00927DAC">
        <w:rPr>
          <w:rFonts w:asciiTheme="minorBidi" w:hAnsiTheme="minorBidi"/>
          <w:sz w:val="20"/>
          <w:szCs w:val="20"/>
        </w:rPr>
        <w:t>cocladogenesis</w:t>
      </w:r>
      <w:proofErr w:type="spellEnd"/>
      <w:r w:rsidRPr="00927DAC">
        <w:rPr>
          <w:rFonts w:asciiTheme="minorBidi" w:hAnsiTheme="minorBidi"/>
          <w:sz w:val="20"/>
          <w:szCs w:val="20"/>
        </w:rPr>
        <w:t xml:space="preserve">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N. </w:t>
      </w:r>
      <w:proofErr w:type="spellStart"/>
      <w:r w:rsidRPr="00927DAC">
        <w:rPr>
          <w:rFonts w:asciiTheme="minorBidi" w:hAnsiTheme="minorBidi"/>
          <w:sz w:val="20"/>
          <w:szCs w:val="20"/>
        </w:rPr>
        <w:t>Nikoh</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w:t>
      </w:r>
      <w:proofErr w:type="spellStart"/>
      <w:r w:rsidRPr="00927DAC">
        <w:rPr>
          <w:rFonts w:asciiTheme="minorBidi" w:hAnsiTheme="minorBidi"/>
          <w:sz w:val="20"/>
          <w:szCs w:val="20"/>
        </w:rPr>
        <w:t>Buchnera</w:t>
      </w:r>
      <w:proofErr w:type="spellEnd"/>
      <w:r w:rsidRPr="00927DAC">
        <w:rPr>
          <w:rFonts w:asciiTheme="minorBidi" w:hAnsiTheme="minorBidi"/>
          <w:sz w:val="20"/>
          <w:szCs w:val="20"/>
        </w:rPr>
        <w:t xml:space="preserve"> to its host. </w:t>
      </w:r>
      <w:proofErr w:type="spellStart"/>
      <w:r w:rsidRPr="00927DAC">
        <w:rPr>
          <w:rFonts w:asciiTheme="minorBidi" w:hAnsiTheme="minorBidi"/>
          <w:i/>
          <w:iCs/>
          <w:sz w:val="20"/>
          <w:szCs w:val="20"/>
        </w:rPr>
        <w:t>PLoS</w:t>
      </w:r>
      <w:proofErr w:type="spellEnd"/>
      <w:r w:rsidRPr="00927DAC">
        <w:rPr>
          <w:rFonts w:asciiTheme="minorBidi" w:hAnsiTheme="minorBidi"/>
          <w:i/>
          <w:iCs/>
          <w:sz w:val="20"/>
          <w:szCs w:val="20"/>
        </w:rPr>
        <w:t xml:space="preserve">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p>
    <w:p w14:paraId="1BD9835F" w14:textId="77777777" w:rsidR="00D3701A" w:rsidRPr="00927DAC" w:rsidRDefault="00D3701A" w:rsidP="00D3701A">
      <w:pPr>
        <w:pStyle w:val="ListParagraph"/>
        <w:numPr>
          <w:ilvl w:val="0"/>
          <w:numId w:val="2"/>
        </w:numPr>
        <w:spacing w:after="0"/>
        <w:jc w:val="both"/>
        <w:rPr>
          <w:rFonts w:asciiTheme="minorBidi" w:hAnsiTheme="minorBidi"/>
          <w:sz w:val="20"/>
          <w:szCs w:val="20"/>
          <w:lang w:val="da-DK"/>
        </w:rPr>
      </w:pPr>
      <w:r w:rsidRPr="00927DAC">
        <w:rPr>
          <w:rFonts w:asciiTheme="minorBidi" w:hAnsiTheme="minorBidi"/>
          <w:sz w:val="20"/>
          <w:szCs w:val="20"/>
        </w:rPr>
        <w:t xml:space="preserve">J. B. Luan </w:t>
      </w:r>
      <w:r w:rsidRPr="00927DAC">
        <w:rPr>
          <w:rFonts w:asciiTheme="minorBidi" w:hAnsiTheme="minorBidi"/>
          <w:i/>
          <w:iCs/>
          <w:sz w:val="20"/>
          <w:szCs w:val="20"/>
        </w:rPr>
        <w:t>et al</w:t>
      </w:r>
      <w:r w:rsidRPr="00927DAC">
        <w:rPr>
          <w:rFonts w:asciiTheme="minorBidi" w:hAnsiTheme="minorBidi"/>
          <w:sz w:val="20"/>
          <w:szCs w:val="20"/>
        </w:rPr>
        <w:t xml:space="preserve">., Metabolic coevolution in the bacterial symbiosis of whiteflies and related plant sap-feeding insects. </w:t>
      </w:r>
      <w:proofErr w:type="spellStart"/>
      <w:r w:rsidRPr="00927DAC">
        <w:rPr>
          <w:rFonts w:asciiTheme="minorBidi" w:hAnsiTheme="minorBidi"/>
          <w:i/>
          <w:iCs/>
          <w:sz w:val="20"/>
          <w:szCs w:val="20"/>
          <w:lang w:val="da-DK"/>
        </w:rPr>
        <w:t>Genome</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Biol</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Evol</w:t>
      </w:r>
      <w:proofErr w:type="spellEnd"/>
      <w:r w:rsidRPr="00927DAC">
        <w:rPr>
          <w:rFonts w:asciiTheme="minorBidi" w:hAnsiTheme="minorBidi"/>
          <w:sz w:val="20"/>
          <w:szCs w:val="20"/>
          <w:lang w:val="da-DK"/>
        </w:rPr>
        <w:t xml:space="preserve">. </w:t>
      </w:r>
      <w:r w:rsidRPr="00927DAC">
        <w:rPr>
          <w:rFonts w:asciiTheme="minorBidi" w:hAnsiTheme="minorBidi"/>
          <w:b/>
          <w:bCs/>
          <w:sz w:val="20"/>
          <w:szCs w:val="20"/>
          <w:lang w:val="da-DK"/>
        </w:rPr>
        <w:t>7</w:t>
      </w:r>
      <w:r w:rsidRPr="00927DAC">
        <w:rPr>
          <w:rFonts w:asciiTheme="minorBidi" w:hAnsiTheme="minorBidi"/>
          <w:sz w:val="20"/>
          <w:szCs w:val="20"/>
          <w:lang w:val="da-DK"/>
        </w:rPr>
        <w:t>, 2635</w:t>
      </w:r>
      <w:r w:rsidRPr="00927DAC">
        <w:rPr>
          <w:rFonts w:asciiTheme="minorBidi" w:hAnsiTheme="minorBidi"/>
          <w:sz w:val="20"/>
          <w:szCs w:val="20"/>
        </w:rPr>
        <w:t>–</w:t>
      </w:r>
      <w:r w:rsidRPr="00927DAC">
        <w:rPr>
          <w:rFonts w:asciiTheme="minorBidi" w:hAnsiTheme="minorBidi"/>
          <w:sz w:val="20"/>
          <w:szCs w:val="20"/>
          <w:lang w:val="da-DK"/>
        </w:rPr>
        <w:t>2647 (2015).</w:t>
      </w:r>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proofErr w:type="spellStart"/>
      <w:r w:rsidRPr="00927DAC">
        <w:rPr>
          <w:rFonts w:asciiTheme="minorBidi" w:hAnsiTheme="minorBidi"/>
          <w:i/>
          <w:iCs/>
          <w:sz w:val="20"/>
          <w:szCs w:val="20"/>
        </w:rPr>
        <w:t>Adineta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vaga</w:t>
      </w:r>
      <w:proofErr w:type="spellEnd"/>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p>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Digging deep: a revised phylogeny of Australian burrowing cockroaches (</w:t>
      </w:r>
      <w:proofErr w:type="spellStart"/>
      <w:r w:rsidRPr="00927DAC">
        <w:rPr>
          <w:rFonts w:asciiTheme="minorBidi" w:hAnsiTheme="minorBidi"/>
          <w:sz w:val="20"/>
          <w:szCs w:val="20"/>
        </w:rPr>
        <w:t>Blaberidae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Panesthiinae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Geoscapheinae</w:t>
      </w:r>
      <w:proofErr w:type="spellEnd"/>
      <w:r w:rsidRPr="00927DAC">
        <w:rPr>
          <w:rFonts w:asciiTheme="minorBidi" w:hAnsiTheme="minorBidi"/>
          <w:sz w:val="20"/>
          <w:szCs w:val="20"/>
        </w:rPr>
        <w:t xml:space="preserve">) confirms extensive </w:t>
      </w:r>
      <w:proofErr w:type="spellStart"/>
      <w:r w:rsidRPr="00927DAC">
        <w:rPr>
          <w:rFonts w:asciiTheme="minorBidi" w:hAnsiTheme="minorBidi"/>
          <w:sz w:val="20"/>
          <w:szCs w:val="20"/>
        </w:rPr>
        <w:t>nonmonophyly</w:t>
      </w:r>
      <w:proofErr w:type="spellEnd"/>
      <w:r w:rsidRPr="00927DAC">
        <w:rPr>
          <w:rFonts w:asciiTheme="minorBidi" w:hAnsiTheme="minorBidi"/>
          <w:sz w:val="20"/>
          <w:szCs w:val="20"/>
        </w:rPr>
        <w:t xml:space="preserve"> and provides insights into biogeography and evolution of burrowing. </w:t>
      </w:r>
      <w:r w:rsidRPr="00927DAC">
        <w:rPr>
          <w:rFonts w:asciiTheme="minorBidi" w:hAnsiTheme="minorBidi"/>
          <w:i/>
          <w:iCs/>
          <w:sz w:val="20"/>
          <w:szCs w:val="20"/>
        </w:rPr>
        <w:t xml:space="preserve">Syst. </w:t>
      </w:r>
      <w:proofErr w:type="spellStart"/>
      <w:r w:rsidRPr="00927DAC">
        <w:rPr>
          <w:rFonts w:asciiTheme="minorBidi" w:hAnsiTheme="minorBidi"/>
          <w:i/>
          <w:iCs/>
          <w:sz w:val="20"/>
          <w:szCs w:val="20"/>
        </w:rPr>
        <w:t>Entomol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proofErr w:type="spellStart"/>
      <w:r w:rsidRPr="00927DAC">
        <w:rPr>
          <w:rFonts w:asciiTheme="minorBidi" w:hAnsiTheme="minorBidi"/>
          <w:i/>
          <w:iCs/>
          <w:sz w:val="20"/>
          <w:szCs w:val="20"/>
        </w:rPr>
        <w:t>Panesthia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lata</w:t>
      </w:r>
      <w:proofErr w:type="spellEnd"/>
      <w:r w:rsidRPr="00927DAC">
        <w:rPr>
          <w:rFonts w:asciiTheme="minorBidi" w:hAnsiTheme="minorBidi"/>
          <w:sz w:val="20"/>
          <w:szCs w:val="20"/>
        </w:rPr>
        <w:t xml:space="preserve">.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7B1A078A" w:rsidR="00175FC4" w:rsidRPr="00F649EE" w:rsidRDefault="00D3701A" w:rsidP="00D3701A">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br/>
      </w:r>
      <w:r w:rsidRPr="00C25787">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5"/>
                    <a:stretch>
                      <a:fillRect/>
                    </a:stretch>
                  </pic:blipFill>
                  <pic:spPr>
                    <a:xfrm>
                      <a:off x="0" y="0"/>
                      <a:ext cx="8195164" cy="3640770"/>
                    </a:xfrm>
                    <a:prstGeom prst="rect">
                      <a:avLst/>
                    </a:prstGeom>
                  </pic:spPr>
                </pic:pic>
              </a:graphicData>
            </a:graphic>
          </wp:inline>
        </w:drawing>
      </w:r>
    </w:p>
    <w:p w14:paraId="2A676FE0" w14:textId="23678D1B"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the </w:t>
      </w:r>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the 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[12,14,15].</w:t>
      </w:r>
      <w:r w:rsidR="00D3701A" w:rsidRPr="00A7195B">
        <w:rPr>
          <w:rFonts w:asciiTheme="minorBidi" w:hAnsiTheme="minorBidi"/>
          <w:color w:val="000000" w:themeColor="text1"/>
          <w:sz w:val="20"/>
          <w:szCs w:val="20"/>
        </w:rPr>
        <w:t xml:space="preserve"> The length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The cumulative number of inserts plotted along the</w:t>
      </w:r>
      <w:r w:rsidR="00D3701A" w:rsidRPr="00A7195B">
        <w:rPr>
          <w:rFonts w:asciiTheme="minorBidi" w:hAnsiTheme="minorBidi"/>
          <w:i/>
          <w:iCs/>
          <w:color w:val="000000" w:themeColor="text1"/>
          <w:sz w:val="20"/>
          <w:szCs w:val="20"/>
        </w:rPr>
        <w:t xml:space="preserv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w:t>
      </w:r>
      <w:r w:rsidR="00E90410">
        <w:rPr>
          <w:rFonts w:asciiTheme="minorBidi" w:hAnsiTheme="minorBidi"/>
          <w:color w:val="000000" w:themeColor="text1"/>
          <w:sz w:val="20"/>
          <w:szCs w:val="20"/>
        </w:rPr>
        <w:t xml:space="preserve"> (C)</w:t>
      </w:r>
      <w:r w:rsidR="00E300A4">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E90410">
        <w:rPr>
          <w:rFonts w:asciiTheme="minorBidi" w:hAnsiTheme="minorBidi"/>
          <w:color w:val="000000" w:themeColor="text1"/>
          <w:sz w:val="20"/>
          <w:szCs w:val="20"/>
        </w:rPr>
        <w:t>based on the start position of each insert. L</w:t>
      </w:r>
      <w:r w:rsidR="00D3701A" w:rsidRPr="00A7195B">
        <w:rPr>
          <w:rFonts w:asciiTheme="minorBidi" w:hAnsiTheme="minorBidi"/>
          <w:color w:val="000000" w:themeColor="text1"/>
          <w:sz w:val="20"/>
          <w:szCs w:val="20"/>
        </w:rPr>
        <w:t>inear trends indicating random origin</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from the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 Only species with </w:t>
      </w:r>
      <w:r w:rsidR="00D3701A">
        <w:rPr>
          <w:rFonts w:asciiTheme="minorBidi" w:hAnsiTheme="minorBidi"/>
          <w:color w:val="000000" w:themeColor="text1"/>
          <w:sz w:val="20"/>
          <w:szCs w:val="20"/>
        </w:rPr>
        <w:t>a published,</w:t>
      </w:r>
      <w:r w:rsidR="00D3701A" w:rsidRPr="00A7195B">
        <w:rPr>
          <w:rFonts w:asciiTheme="minorBidi" w:hAnsiTheme="minorBidi"/>
          <w:color w:val="000000" w:themeColor="text1"/>
          <w:sz w:val="20"/>
          <w:szCs w:val="20"/>
        </w:rPr>
        <w:t xml:space="preserve"> host-specific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strain </w:t>
      </w:r>
      <w:r w:rsidR="006329B2">
        <w:rPr>
          <w:rFonts w:asciiTheme="minorBidi" w:hAnsiTheme="minorBidi"/>
          <w:color w:val="000000" w:themeColor="text1"/>
          <w:sz w:val="20"/>
          <w:szCs w:val="20"/>
        </w:rPr>
        <w:t>are</w:t>
      </w:r>
      <w:r w:rsidR="006329B2" w:rsidRPr="00A7195B">
        <w:rPr>
          <w:rFonts w:asciiTheme="minorBidi" w:hAnsiTheme="minorBidi"/>
          <w:color w:val="000000" w:themeColor="text1"/>
          <w:sz w:val="20"/>
          <w:szCs w:val="20"/>
        </w:rPr>
        <w:t xml:space="preserve"> </w:t>
      </w:r>
      <w:r w:rsidR="00D3701A" w:rsidRPr="00A7195B">
        <w:rPr>
          <w:rFonts w:asciiTheme="minorBidi" w:hAnsiTheme="minorBidi"/>
          <w:color w:val="000000" w:themeColor="text1"/>
          <w:sz w:val="20"/>
          <w:szCs w:val="20"/>
        </w:rPr>
        <w:t>included (</w:t>
      </w:r>
      <w:r w:rsidR="00D3701A">
        <w:rPr>
          <w:rFonts w:asciiTheme="minorBidi" w:hAnsiTheme="minorBidi"/>
          <w:color w:val="000000" w:themeColor="text1"/>
          <w:sz w:val="20"/>
          <w:szCs w:val="20"/>
        </w:rPr>
        <w:t>Dataset S</w:t>
      </w:r>
      <w:r w:rsidR="00DA70E8">
        <w:rPr>
          <w:rFonts w:asciiTheme="minorBidi" w:hAnsiTheme="minorBidi"/>
          <w:color w:val="000000" w:themeColor="text1"/>
          <w:sz w:val="20"/>
          <w:szCs w:val="20"/>
        </w:rPr>
        <w:t>2</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ed (for both ‘B’ and ‘C’)</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27A53E9B">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681D9A35"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D3701A" w:rsidRPr="00A7195B">
        <w:rPr>
          <w:rFonts w:asciiTheme="minorBidi" w:hAnsiTheme="minorBidi"/>
          <w:sz w:val="20"/>
          <w:szCs w:val="20"/>
        </w:rPr>
        <w:t xml:space="preserve">Example of how </w:t>
      </w:r>
      <w:r w:rsidR="00D3701A">
        <w:rPr>
          <w:rFonts w:asciiTheme="minorBidi" w:hAnsiTheme="minorBidi"/>
          <w:sz w:val="20"/>
          <w:szCs w:val="20"/>
        </w:rPr>
        <w:t>a</w:t>
      </w:r>
      <w:r w:rsidR="00D3701A" w:rsidRPr="00A7195B">
        <w:rPr>
          <w:rFonts w:asciiTheme="minorBidi" w:hAnsiTheme="minorBidi"/>
          <w:sz w:val="20"/>
          <w:szCs w:val="20"/>
        </w:rPr>
        <w:t xml:space="preserve"> putative ancestral insert was evaluated by examining the homology of its flanking regions (A). The right </w:t>
      </w:r>
      <w:r w:rsidR="004C359A">
        <w:rPr>
          <w:rFonts w:asciiTheme="minorBidi" w:hAnsiTheme="minorBidi"/>
          <w:sz w:val="20"/>
          <w:szCs w:val="20"/>
        </w:rPr>
        <w:t>part of panel</w:t>
      </w:r>
      <w:r w:rsidR="00D3701A" w:rsidRPr="00A7195B">
        <w:rPr>
          <w:rFonts w:asciiTheme="minorBidi" w:hAnsiTheme="minorBidi"/>
          <w:sz w:val="20"/>
          <w:szCs w:val="20"/>
        </w:rPr>
        <w:t xml:space="preserve"> ‘A’ shows the homology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the species in which </w:t>
      </w:r>
      <w:r w:rsidR="00D3701A">
        <w:rPr>
          <w:rFonts w:asciiTheme="minorBidi" w:hAnsiTheme="minorBidi"/>
          <w:sz w:val="20"/>
          <w:szCs w:val="20"/>
        </w:rPr>
        <w:t>it</w:t>
      </w:r>
      <w:r w:rsidR="00D3701A" w:rsidRPr="00A7195B">
        <w:rPr>
          <w:rFonts w:asciiTheme="minorBidi" w:hAnsiTheme="minorBidi"/>
          <w:sz w:val="20"/>
          <w:szCs w:val="20"/>
        </w:rPr>
        <w:t xml:space="preserve"> was identified (species lacking the insertion are shown with dashed lines</w:t>
      </w:r>
      <w:r w:rsidR="00211A15">
        <w:rPr>
          <w:rFonts w:asciiTheme="minorBidi" w:hAnsiTheme="minorBidi"/>
          <w:sz w:val="20"/>
          <w:szCs w:val="20"/>
        </w:rPr>
        <w:t xml:space="preserve"> in the phylogenetic tree</w:t>
      </w:r>
      <w:r w:rsidR="00D3701A" w:rsidRPr="00A7195B">
        <w:rPr>
          <w:rFonts w:asciiTheme="minorBidi" w:hAnsiTheme="minorBidi"/>
          <w:sz w:val="20"/>
          <w:szCs w:val="20"/>
        </w:rPr>
        <w:t xml:space="preserve">). The arrow </w:t>
      </w:r>
      <w:r w:rsidR="00D3701A">
        <w:rPr>
          <w:rFonts w:asciiTheme="minorBidi" w:hAnsiTheme="minorBidi"/>
          <w:sz w:val="20"/>
          <w:szCs w:val="20"/>
        </w:rPr>
        <w:t>denotes</w:t>
      </w:r>
      <w:r w:rsidR="00D3701A" w:rsidRPr="00A7195B">
        <w:rPr>
          <w:rFonts w:asciiTheme="minorBidi" w:hAnsiTheme="minorBidi"/>
          <w:sz w:val="20"/>
          <w:szCs w:val="20"/>
        </w:rPr>
        <w:t xml:space="preserve"> the inferred timing of this insertion</w:t>
      </w:r>
      <w:r w:rsidR="00F17DFC">
        <w:rPr>
          <w:rFonts w:asciiTheme="minorBidi" w:hAnsiTheme="minorBidi"/>
          <w:sz w:val="20"/>
          <w:szCs w:val="20"/>
        </w:rPr>
        <w:t>, at the most recent common ancestor of the cockroach genomes carrying the insertion</w:t>
      </w:r>
      <w:r w:rsidR="00D3701A" w:rsidRPr="00A7195B">
        <w:rPr>
          <w:rFonts w:asciiTheme="minorBidi" w:hAnsiTheme="minorBidi"/>
          <w:sz w:val="20"/>
          <w:szCs w:val="20"/>
        </w:rPr>
        <w:t xml:space="preserve">. Example of a chimeric HGT insertion in the </w:t>
      </w:r>
      <w:proofErr w:type="spellStart"/>
      <w:r w:rsidR="00D3701A" w:rsidRPr="00A7195B">
        <w:rPr>
          <w:rFonts w:asciiTheme="minorBidi" w:hAnsiTheme="minorBidi"/>
          <w:i/>
          <w:iCs/>
          <w:sz w:val="20"/>
          <w:szCs w:val="20"/>
        </w:rPr>
        <w:t>Panesthia</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tryoni</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 xml:space="preserve">P. t.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5" w:author="Microsoft Office User" w:date="2026-03-31T15:44:00Z" w:initials="MOU">
    <w:p w14:paraId="22B46E3E" w14:textId="7E6EA15E" w:rsidR="00A0314C" w:rsidRDefault="00A0314C">
      <w:pPr>
        <w:pStyle w:val="CommentText"/>
      </w:pPr>
      <w:r>
        <w:rPr>
          <w:rStyle w:val="CommentReference"/>
        </w:rPr>
        <w:annotationRef/>
      </w:r>
      <w:r>
        <w:t>Possibly remove these 3 words if struggling for word count</w:t>
      </w:r>
    </w:p>
  </w:comment>
  <w:comment w:id="27" w:author="Microsoft Office User" w:date="2026-03-31T15:48:00Z" w:initials="MOU">
    <w:p w14:paraId="7F8E17FB" w14:textId="11092FC5" w:rsidR="00595512" w:rsidRDefault="00595512">
      <w:pPr>
        <w:pStyle w:val="CommentText"/>
      </w:pPr>
      <w:r>
        <w:rPr>
          <w:rStyle w:val="CommentReference"/>
        </w:rPr>
        <w:annotationRef/>
      </w:r>
      <w:r>
        <w:t>Could delete these 4 words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2B46E3E" w15:done="0"/>
  <w15:commentEx w15:paraId="7F8E17F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2B46E3E" w16cid:durableId="2D766A44"/>
  <w16cid:commentId w16cid:paraId="7F8E17FB" w16cid:durableId="2D766B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1818D5" w14:textId="77777777" w:rsidR="00D34623" w:rsidRDefault="00D34623">
      <w:pPr>
        <w:spacing w:after="0"/>
      </w:pPr>
      <w:r>
        <w:separator/>
      </w:r>
    </w:p>
  </w:endnote>
  <w:endnote w:type="continuationSeparator" w:id="0">
    <w:p w14:paraId="34D865F2" w14:textId="77777777" w:rsidR="00D34623" w:rsidRDefault="00D3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egoe UI">
    <w:altName w:val="Arial"/>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E4764D" w14:textId="77777777" w:rsidR="00D34623" w:rsidRDefault="00D34623">
      <w:pPr>
        <w:spacing w:after="0"/>
      </w:pPr>
      <w:r>
        <w:separator/>
      </w:r>
    </w:p>
  </w:footnote>
  <w:footnote w:type="continuationSeparator" w:id="0">
    <w:p w14:paraId="70E4646F" w14:textId="77777777" w:rsidR="00D34623" w:rsidRDefault="00D346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2429E"/>
    <w:rsid w:val="00040E63"/>
    <w:rsid w:val="0004264B"/>
    <w:rsid w:val="0005683B"/>
    <w:rsid w:val="00071C3A"/>
    <w:rsid w:val="000930D0"/>
    <w:rsid w:val="000A2DB1"/>
    <w:rsid w:val="000B0ACF"/>
    <w:rsid w:val="000B752B"/>
    <w:rsid w:val="000E4D49"/>
    <w:rsid w:val="00155E10"/>
    <w:rsid w:val="0016558B"/>
    <w:rsid w:val="00174A68"/>
    <w:rsid w:val="00175FC4"/>
    <w:rsid w:val="001B7EE4"/>
    <w:rsid w:val="001E6B99"/>
    <w:rsid w:val="001E73C1"/>
    <w:rsid w:val="00211A15"/>
    <w:rsid w:val="00213AAE"/>
    <w:rsid w:val="002270A0"/>
    <w:rsid w:val="00231E1D"/>
    <w:rsid w:val="00254D54"/>
    <w:rsid w:val="00270945"/>
    <w:rsid w:val="00271437"/>
    <w:rsid w:val="002832D5"/>
    <w:rsid w:val="002A16C9"/>
    <w:rsid w:val="002C68F6"/>
    <w:rsid w:val="002D13B1"/>
    <w:rsid w:val="002F0033"/>
    <w:rsid w:val="002F4853"/>
    <w:rsid w:val="00316293"/>
    <w:rsid w:val="00333F4D"/>
    <w:rsid w:val="00347713"/>
    <w:rsid w:val="00371567"/>
    <w:rsid w:val="003B25FD"/>
    <w:rsid w:val="003E2D51"/>
    <w:rsid w:val="0045202F"/>
    <w:rsid w:val="00455119"/>
    <w:rsid w:val="00456B86"/>
    <w:rsid w:val="0046048C"/>
    <w:rsid w:val="00463CDA"/>
    <w:rsid w:val="00474D11"/>
    <w:rsid w:val="004768C8"/>
    <w:rsid w:val="00483D1D"/>
    <w:rsid w:val="004A548F"/>
    <w:rsid w:val="004B135C"/>
    <w:rsid w:val="004C0588"/>
    <w:rsid w:val="004C359A"/>
    <w:rsid w:val="004E0FB2"/>
    <w:rsid w:val="00521AE1"/>
    <w:rsid w:val="00521C49"/>
    <w:rsid w:val="00540BA4"/>
    <w:rsid w:val="00556941"/>
    <w:rsid w:val="00573700"/>
    <w:rsid w:val="00586F97"/>
    <w:rsid w:val="00595512"/>
    <w:rsid w:val="005A78D5"/>
    <w:rsid w:val="005C1710"/>
    <w:rsid w:val="005C2E7F"/>
    <w:rsid w:val="006231F1"/>
    <w:rsid w:val="006329B2"/>
    <w:rsid w:val="00633855"/>
    <w:rsid w:val="00642F4D"/>
    <w:rsid w:val="006528DE"/>
    <w:rsid w:val="00662665"/>
    <w:rsid w:val="00666EBF"/>
    <w:rsid w:val="0067724D"/>
    <w:rsid w:val="00681782"/>
    <w:rsid w:val="006A090B"/>
    <w:rsid w:val="006B42BD"/>
    <w:rsid w:val="006C1280"/>
    <w:rsid w:val="006C474E"/>
    <w:rsid w:val="00702420"/>
    <w:rsid w:val="00736E9A"/>
    <w:rsid w:val="0074134D"/>
    <w:rsid w:val="00765283"/>
    <w:rsid w:val="007740C8"/>
    <w:rsid w:val="00797279"/>
    <w:rsid w:val="007B0CD8"/>
    <w:rsid w:val="007E0547"/>
    <w:rsid w:val="007E36B5"/>
    <w:rsid w:val="00805382"/>
    <w:rsid w:val="00845A44"/>
    <w:rsid w:val="00864CC8"/>
    <w:rsid w:val="00867806"/>
    <w:rsid w:val="00871CDB"/>
    <w:rsid w:val="008971F3"/>
    <w:rsid w:val="008B661B"/>
    <w:rsid w:val="008D057F"/>
    <w:rsid w:val="008E0C31"/>
    <w:rsid w:val="008E5AB7"/>
    <w:rsid w:val="008E6DB8"/>
    <w:rsid w:val="008F7B65"/>
    <w:rsid w:val="00903BCD"/>
    <w:rsid w:val="00921127"/>
    <w:rsid w:val="00980C22"/>
    <w:rsid w:val="009A1085"/>
    <w:rsid w:val="009B0AF3"/>
    <w:rsid w:val="009E7B34"/>
    <w:rsid w:val="009F5A78"/>
    <w:rsid w:val="00A0314C"/>
    <w:rsid w:val="00A036D3"/>
    <w:rsid w:val="00A1401C"/>
    <w:rsid w:val="00A635A9"/>
    <w:rsid w:val="00A80BB9"/>
    <w:rsid w:val="00A818F7"/>
    <w:rsid w:val="00A85CC3"/>
    <w:rsid w:val="00A9120F"/>
    <w:rsid w:val="00AA1B2D"/>
    <w:rsid w:val="00AB1B04"/>
    <w:rsid w:val="00AC0849"/>
    <w:rsid w:val="00AF49C3"/>
    <w:rsid w:val="00B26662"/>
    <w:rsid w:val="00B33803"/>
    <w:rsid w:val="00B34C4F"/>
    <w:rsid w:val="00B9147E"/>
    <w:rsid w:val="00BB6B27"/>
    <w:rsid w:val="00BC37F3"/>
    <w:rsid w:val="00BD3C83"/>
    <w:rsid w:val="00BE21A9"/>
    <w:rsid w:val="00C14844"/>
    <w:rsid w:val="00C20E42"/>
    <w:rsid w:val="00C505C5"/>
    <w:rsid w:val="00C917B2"/>
    <w:rsid w:val="00C94E76"/>
    <w:rsid w:val="00C967F4"/>
    <w:rsid w:val="00CA53CD"/>
    <w:rsid w:val="00CB0B02"/>
    <w:rsid w:val="00CF21A4"/>
    <w:rsid w:val="00D20C68"/>
    <w:rsid w:val="00D34623"/>
    <w:rsid w:val="00D3701A"/>
    <w:rsid w:val="00D60E28"/>
    <w:rsid w:val="00D657E6"/>
    <w:rsid w:val="00D96490"/>
    <w:rsid w:val="00DA70E8"/>
    <w:rsid w:val="00DD49BD"/>
    <w:rsid w:val="00DD556D"/>
    <w:rsid w:val="00E112C3"/>
    <w:rsid w:val="00E12FEF"/>
    <w:rsid w:val="00E300A4"/>
    <w:rsid w:val="00E50558"/>
    <w:rsid w:val="00E5440A"/>
    <w:rsid w:val="00E56B02"/>
    <w:rsid w:val="00E6133D"/>
    <w:rsid w:val="00E90410"/>
    <w:rsid w:val="00EA3677"/>
    <w:rsid w:val="00EA7C28"/>
    <w:rsid w:val="00EC5DD3"/>
    <w:rsid w:val="00EE7379"/>
    <w:rsid w:val="00F12055"/>
    <w:rsid w:val="00F17DC0"/>
    <w:rsid w:val="00F17DFC"/>
    <w:rsid w:val="00F31341"/>
    <w:rsid w:val="00F5460B"/>
    <w:rsid w:val="00F572E5"/>
    <w:rsid w:val="00F649EE"/>
    <w:rsid w:val="00F710D0"/>
    <w:rsid w:val="00FA2DD2"/>
    <w:rsid w:val="00FB2304"/>
    <w:rsid w:val="00FC22E2"/>
    <w:rsid w:val="00FC5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MEEP-projects/HGT_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0A4B3-8C60-E14B-B646-479B06161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7</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Microsoft Office User</cp:lastModifiedBy>
  <cp:revision>99</cp:revision>
  <dcterms:created xsi:type="dcterms:W3CDTF">2022-02-25T20:11:00Z</dcterms:created>
  <dcterms:modified xsi:type="dcterms:W3CDTF">2026-03-31T14:49:00Z</dcterms:modified>
</cp:coreProperties>
</file>