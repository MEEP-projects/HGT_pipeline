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Zhuzhi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Kokuto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commentRangeStart w:id="0"/>
      <w:r w:rsidRPr="00921127">
        <w:rPr>
          <w:rFonts w:ascii="Arial" w:hAnsi="Arial" w:cs="Arial"/>
          <w:b/>
          <w:sz w:val="20"/>
          <w:szCs w:val="20"/>
          <w:lang w:val="en-AU"/>
        </w:rPr>
        <w:t>A</w:t>
      </w:r>
      <w:commentRangeEnd w:id="0"/>
      <w:r w:rsidR="007149FA">
        <w:rPr>
          <w:rStyle w:val="CommentReference"/>
          <w:rFonts w:ascii="Times New Roman" w:eastAsia="Times New Roman" w:hAnsi="Times New Roman" w:cs="Times New Roman"/>
        </w:rPr>
        <w:commentReference w:id="0"/>
      </w:r>
      <w:r w:rsidRPr="00921127">
        <w:rPr>
          <w:rFonts w:ascii="Arial" w:hAnsi="Arial" w:cs="Arial"/>
          <w:b/>
          <w:sz w:val="20"/>
          <w:szCs w:val="20"/>
          <w:lang w:val="en-AU"/>
        </w:rPr>
        <w:t>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K.M.E., M.W.D.A., Z.Z. and N.L. designed research; K.M.E., M.W.D.A., Z.Z., L.A.F., O.L.L., J.H., M.M. and N.L. analyzed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r w:rsidR="006231F1" w:rsidRPr="006231F1">
        <w:rPr>
          <w:rFonts w:ascii="Arial" w:hAnsi="Arial" w:cs="Arial"/>
          <w:bCs/>
          <w:i/>
          <w:iCs/>
          <w:sz w:val="20"/>
          <w:szCs w:val="20"/>
        </w:rPr>
        <w:t>Blattabacterium cuenoti</w:t>
      </w:r>
      <w:r w:rsidR="006231F1" w:rsidRPr="006231F1">
        <w:rPr>
          <w:rFonts w:ascii="Arial" w:hAnsi="Arial" w:cs="Arial"/>
          <w:bCs/>
          <w:sz w:val="20"/>
          <w:szCs w:val="20"/>
        </w:rPr>
        <w:t>; Blattodea;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12"/>
          <w:footerReference w:type="default" r:id="rId13"/>
          <w:type w:val="continuous"/>
          <w:pgSz w:w="12240" w:h="15840"/>
          <w:pgMar w:top="1440" w:right="1800" w:bottom="1440" w:left="1800" w:header="720" w:footer="720" w:gutter="0"/>
          <w:cols w:space="720"/>
        </w:sectPr>
      </w:pPr>
      <w:bookmarkStart w:id="1" w:name="30j0zll" w:colFirst="0" w:colLast="0"/>
      <w:bookmarkStart w:id="2" w:name="1fob9te" w:colFirst="0" w:colLast="0"/>
      <w:bookmarkEnd w:id="1"/>
      <w:bookmarkEnd w:id="2"/>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1955864D"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3"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to 23 cockroach and termite genomes, including 8 genomes newly sequenced, and revealed pervasive endosymbiont DNA transfer events. Australian geoscapheine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order of magnitude higher than the previous maximum estimate in other eukaryotes, excluding rotifers. Some inserts appear to have persisted for &gt;28.7 million years in panesthiine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genome. Our findings indicate that </w:t>
      </w:r>
      <w:ins w:id="4"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5"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 xml:space="preserve">in eukaryotes </w:t>
      </w:r>
      <w:ins w:id="6" w:author="Microsoft Office User" w:date="2026-04-06T14:32:00Z">
        <w:r w:rsidR="002347C9">
          <w:rPr>
            <w:rFonts w:ascii="Arial" w:hAnsi="Arial" w:cs="Arial"/>
            <w:color w:val="000000"/>
            <w:sz w:val="20"/>
            <w:szCs w:val="20"/>
          </w:rPr>
          <w:t>genomes</w:t>
        </w:r>
      </w:ins>
      <w:del w:id="7"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8"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9" w:author="Microsoft Office User" w:date="2026-03-31T15:40:00Z">
        <w:r w:rsidR="00736E9A">
          <w:rPr>
            <w:rFonts w:asciiTheme="minorBidi" w:hAnsiTheme="minorBidi"/>
            <w:sz w:val="20"/>
            <w:szCs w:val="20"/>
          </w:rPr>
          <w:t xml:space="preserve">of </w:t>
        </w:r>
      </w:ins>
      <w:del w:id="10"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11" w:author="Microsoft Office User" w:date="2026-03-31T15:38:00Z">
        <w:r w:rsidR="00736E9A">
          <w:rPr>
            <w:rFonts w:asciiTheme="minorBidi" w:hAnsiTheme="minorBidi"/>
            <w:sz w:val="20"/>
            <w:szCs w:val="20"/>
          </w:rPr>
          <w:t xml:space="preserve">acquired </w:t>
        </w:r>
      </w:ins>
      <w:ins w:id="12"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13" w:author="Microsoft Office User" w:date="2026-03-31T15:40:00Z">
        <w:r w:rsidRPr="00915B11" w:rsidDel="00736E9A">
          <w:rPr>
            <w:rFonts w:asciiTheme="minorBidi" w:hAnsiTheme="minorBidi"/>
            <w:sz w:val="20"/>
            <w:szCs w:val="20"/>
          </w:rPr>
          <w:delText xml:space="preserve">actual </w:delText>
        </w:r>
      </w:del>
      <w:ins w:id="14"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5" w:author="Microsoft Office User" w:date="2026-03-31T15:39:00Z">
        <w:r w:rsidRPr="00915B11" w:rsidDel="00736E9A">
          <w:rPr>
            <w:rFonts w:asciiTheme="minorBidi" w:hAnsiTheme="minorBidi"/>
            <w:sz w:val="20"/>
            <w:szCs w:val="20"/>
          </w:rPr>
          <w:delText xml:space="preserve">acquisition </w:delText>
        </w:r>
      </w:del>
      <w:ins w:id="16"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7" w:author="Microsoft Office User" w:date="2026-03-31T15:40:00Z">
        <w:r w:rsidRPr="00915B11" w:rsidDel="00736E9A">
          <w:rPr>
            <w:rFonts w:asciiTheme="minorBidi" w:hAnsiTheme="minorBidi"/>
            <w:sz w:val="20"/>
            <w:szCs w:val="20"/>
          </w:rPr>
          <w:delText xml:space="preserve">across </w:delText>
        </w:r>
      </w:del>
      <w:ins w:id="18"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19AC4C07"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r w:rsidRPr="00915B11">
        <w:rPr>
          <w:rFonts w:asciiTheme="minorBidi" w:hAnsiTheme="minorBidi"/>
          <w:i/>
          <w:iCs/>
          <w:sz w:val="20"/>
          <w:szCs w:val="20"/>
        </w:rPr>
        <w:t xml:space="preserve">Blattabacterium cuenoti </w:t>
      </w:r>
      <w:r w:rsidRPr="00915B11">
        <w:rPr>
          <w:rFonts w:asciiTheme="minorBidi" w:hAnsiTheme="minorBidi"/>
          <w:color w:val="000000" w:themeColor="text1"/>
          <w:sz w:val="20"/>
          <w:szCs w:val="20"/>
        </w:rPr>
        <w:t xml:space="preserve">(hereafter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r w:rsidRPr="00915B11">
        <w:rPr>
          <w:rFonts w:asciiTheme="minorBidi" w:hAnsiTheme="minorBidi"/>
          <w:i/>
          <w:iCs/>
          <w:sz w:val="20"/>
          <w:szCs w:val="20"/>
        </w:rPr>
        <w:t>Blattabacterium</w:t>
      </w:r>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ins w:id="19" w:author="Nathan Lo" w:date="2026-04-08T07:43:00Z">
        <w:r w:rsidR="00412482">
          <w:rPr>
            <w:rFonts w:asciiTheme="minorBidi" w:hAnsiTheme="minorBidi"/>
            <w:sz w:val="20"/>
            <w:szCs w:val="20"/>
          </w:rPr>
          <w:t>inherited t</w:t>
        </w:r>
      </w:ins>
      <w:ins w:id="20" w:author="Microsoft Office User" w:date="2026-03-31T15:41:00Z">
        <w:del w:id="21" w:author="Nathan Lo" w:date="2026-04-08T07:43:00Z">
          <w:r w:rsidR="00316293" w:rsidRPr="00316293" w:rsidDel="005A2FDD">
            <w:rPr>
              <w:rFonts w:asciiTheme="minorBidi" w:hAnsiTheme="minorBidi"/>
              <w:sz w:val="20"/>
              <w:szCs w:val="20"/>
            </w:rPr>
            <w:delText>t</w:delText>
          </w:r>
        </w:del>
        <w:r w:rsidR="00316293" w:rsidRPr="00316293">
          <w:rPr>
            <w:rFonts w:asciiTheme="minorBidi" w:hAnsiTheme="minorBidi"/>
            <w:sz w:val="20"/>
            <w:szCs w:val="20"/>
          </w:rPr>
          <w:t>ransovarially</w:t>
        </w:r>
      </w:ins>
      <w:del w:id="22"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23"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24" w:author="Microsoft Office User" w:date="2026-03-31T15:30:00Z">
        <w:r w:rsidRPr="00915B11" w:rsidDel="00736E9A">
          <w:rPr>
            <w:rFonts w:asciiTheme="minorBidi" w:hAnsiTheme="minorBidi"/>
            <w:iCs/>
            <w:sz w:val="20"/>
            <w:szCs w:val="20"/>
          </w:rPr>
          <w:delText>are thought to</w:delText>
        </w:r>
      </w:del>
      <w:ins w:id="25" w:author="Microsoft Office User" w:date="2026-03-31T15:30:00Z">
        <w:r w:rsidR="00736E9A">
          <w:rPr>
            <w:rFonts w:asciiTheme="minorBidi" w:hAnsiTheme="minorBidi"/>
            <w:iCs/>
            <w:sz w:val="20"/>
            <w:szCs w:val="20"/>
          </w:rPr>
          <w:t xml:space="preserve">have been reported to </w:t>
        </w:r>
      </w:ins>
      <w:del w:id="26"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r w:rsidRPr="00915B11">
        <w:rPr>
          <w:rFonts w:asciiTheme="minorBidi" w:hAnsiTheme="minorBidi"/>
          <w:bCs/>
          <w:iCs/>
          <w:sz w:val="20"/>
          <w:szCs w:val="20"/>
        </w:rPr>
        <w:t>Blattabacterium</w:t>
      </w:r>
      <w:r w:rsidRPr="00915B11">
        <w:rPr>
          <w:rFonts w:asciiTheme="minorBidi" w:hAnsiTheme="minorBidi"/>
          <w:bCs/>
          <w:i/>
          <w:sz w:val="20"/>
          <w:szCs w:val="20"/>
        </w:rPr>
        <w:t>-derived inserts</w:t>
      </w:r>
    </w:p>
    <w:p w14:paraId="3932CF25" w14:textId="046EC9E2" w:rsidR="00D20C68" w:rsidRPr="00E604B8" w:rsidRDefault="006231F1" w:rsidP="00CD1C11">
      <w:pPr>
        <w:rPr>
          <w:rFonts w:asciiTheme="minorBidi" w:hAnsiTheme="minorBidi"/>
          <w:color w:val="000000" w:themeColor="text1"/>
          <w:sz w:val="20"/>
          <w:szCs w:val="20"/>
          <w:rPrChange w:id="27" w:author="Nathan Lo" w:date="2026-04-08T07:52:00Z">
            <w:rPr/>
          </w:rPrChange>
        </w:rPr>
      </w:pPr>
      <w:r w:rsidRPr="00E604B8">
        <w:rPr>
          <w:rFonts w:asciiTheme="minorBidi" w:hAnsiTheme="minorBidi"/>
          <w:color w:val="000000" w:themeColor="text1"/>
          <w:sz w:val="20"/>
          <w:szCs w:val="20"/>
          <w:rPrChange w:id="28" w:author="Nathan Lo" w:date="2026-04-08T07:52:00Z">
            <w:rPr/>
          </w:rPrChange>
        </w:rPr>
        <w:t>By focusing on transferred DNA inserts ≥50 bp and applying stringent filters to remove art</w:t>
      </w:r>
      <w:r w:rsidR="00BC37F3" w:rsidRPr="00E604B8">
        <w:rPr>
          <w:rFonts w:asciiTheme="minorBidi" w:hAnsiTheme="minorBidi"/>
          <w:color w:val="000000" w:themeColor="text1"/>
          <w:sz w:val="20"/>
          <w:szCs w:val="20"/>
          <w:rPrChange w:id="29" w:author="Nathan Lo" w:date="2026-04-08T07:52:00Z">
            <w:rPr/>
          </w:rPrChange>
        </w:rPr>
        <w:t>i</w:t>
      </w:r>
      <w:r w:rsidRPr="00E604B8">
        <w:rPr>
          <w:rFonts w:asciiTheme="minorBidi" w:hAnsiTheme="minorBidi"/>
          <w:color w:val="000000" w:themeColor="text1"/>
          <w:sz w:val="20"/>
          <w:szCs w:val="20"/>
          <w:rPrChange w:id="30" w:author="Nathan Lo" w:date="2026-04-08T07:52:00Z">
            <w:rPr/>
          </w:rPrChange>
        </w:rPr>
        <w:t xml:space="preserve">factual inserts and inserts potentially derived from duplication events (see SI Appendix), we characterized 40,485 </w:t>
      </w:r>
      <w:r w:rsidRPr="00E604B8">
        <w:rPr>
          <w:rFonts w:asciiTheme="minorBidi" w:hAnsiTheme="minorBidi"/>
          <w:i/>
          <w:iCs/>
          <w:color w:val="000000" w:themeColor="text1"/>
          <w:sz w:val="20"/>
          <w:szCs w:val="20"/>
          <w:rPrChange w:id="31" w:author="Nathan Lo" w:date="2026-04-08T07:52:00Z">
            <w:rPr>
              <w:i/>
              <w:iCs/>
            </w:rPr>
          </w:rPrChange>
        </w:rPr>
        <w:t>Blattabacterium-</w:t>
      </w:r>
      <w:r w:rsidRPr="00E604B8">
        <w:rPr>
          <w:rFonts w:asciiTheme="minorBidi" w:hAnsiTheme="minorBidi"/>
          <w:color w:val="000000" w:themeColor="text1"/>
          <w:sz w:val="20"/>
          <w:szCs w:val="20"/>
          <w:rPrChange w:id="32" w:author="Nathan Lo" w:date="2026-04-08T07:52:00Z">
            <w:rPr/>
          </w:rPrChange>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commentRangeStart w:id="33"/>
      <w:ins w:id="34" w:author="Microsoft Office User" w:date="2026-04-13T13:57:00Z">
        <w:r w:rsidR="00EE502C">
          <w:rPr>
            <w:rFonts w:asciiTheme="minorBidi" w:hAnsiTheme="minorBidi"/>
            <w:color w:val="000000" w:themeColor="text1"/>
            <w:sz w:val="20"/>
            <w:szCs w:val="20"/>
          </w:rPr>
          <w:t>~282 [8</w:t>
        </w:r>
      </w:ins>
      <w:commentRangeEnd w:id="33"/>
      <w:ins w:id="35" w:author="Microsoft Office User" w:date="2026-04-13T13:59:00Z">
        <w:r w:rsidR="00392B79">
          <w:rPr>
            <w:rStyle w:val="CommentReference"/>
            <w:rFonts w:ascii="Times New Roman" w:eastAsia="Times New Roman" w:hAnsi="Times New Roman" w:cs="Times New Roman"/>
          </w:rPr>
          <w:commentReference w:id="33"/>
        </w:r>
      </w:ins>
      <w:ins w:id="36" w:author="Microsoft Office User" w:date="2026-04-13T13:57:00Z">
        <w:r w:rsidR="00EE502C">
          <w:rPr>
            <w:rFonts w:asciiTheme="minorBidi" w:hAnsiTheme="minorBidi"/>
            <w:color w:val="000000" w:themeColor="text1"/>
            <w:sz w:val="20"/>
            <w:szCs w:val="20"/>
          </w:rPr>
          <w:t>]</w:t>
        </w:r>
      </w:ins>
      <w:del w:id="37" w:author="Microsoft Office User" w:date="2026-04-13T15:25:00Z">
        <w:r w:rsidRPr="00E604B8" w:rsidDel="007C020E">
          <w:rPr>
            <w:rFonts w:asciiTheme="minorBidi" w:hAnsiTheme="minorBidi"/>
            <w:color w:val="000000" w:themeColor="text1"/>
            <w:sz w:val="20"/>
            <w:szCs w:val="20"/>
            <w:rPrChange w:id="38" w:author="Nathan Lo" w:date="2026-04-08T07:52:00Z">
              <w:rPr/>
            </w:rPrChange>
          </w:rPr>
          <w:delText>170</w:delText>
        </w:r>
      </w:del>
      <w:ins w:id="39" w:author="Nathan Lo" w:date="2026-04-08T07:44:00Z">
        <w:del w:id="40" w:author="Microsoft Office User" w:date="2026-04-13T15:25:00Z">
          <w:r w:rsidR="0025061B" w:rsidRPr="00E604B8" w:rsidDel="007C020E">
            <w:rPr>
              <w:rFonts w:asciiTheme="minorBidi" w:hAnsiTheme="minorBidi"/>
              <w:color w:val="000000" w:themeColor="text1"/>
              <w:sz w:val="20"/>
              <w:szCs w:val="20"/>
              <w:rPrChange w:id="41" w:author="Nathan Lo" w:date="2026-04-08T07:52:00Z">
                <w:rPr/>
              </w:rPrChange>
            </w:rPr>
            <w:delText xml:space="preserve">jeed </w:delText>
          </w:r>
        </w:del>
      </w:ins>
      <w:del w:id="42" w:author="Microsoft Office User" w:date="2026-04-13T15:25:00Z">
        <w:r w:rsidRPr="00E604B8" w:rsidDel="007C020E">
          <w:rPr>
            <w:rFonts w:asciiTheme="minorBidi" w:hAnsiTheme="minorBidi"/>
            <w:color w:val="000000" w:themeColor="text1"/>
            <w:sz w:val="20"/>
            <w:szCs w:val="20"/>
            <w:rPrChange w:id="43" w:author="Nathan Lo" w:date="2026-04-08T07:52:00Z">
              <w:rPr/>
            </w:rPrChange>
          </w:rPr>
          <w:delText xml:space="preserve"> [10]</w:delText>
        </w:r>
      </w:del>
      <w:r w:rsidRPr="00E604B8">
        <w:rPr>
          <w:rFonts w:asciiTheme="minorBidi" w:hAnsiTheme="minorBidi"/>
          <w:color w:val="000000" w:themeColor="text1"/>
          <w:sz w:val="20"/>
          <w:szCs w:val="20"/>
          <w:rPrChange w:id="44" w:author="Nathan Lo" w:date="2026-04-08T07:52:00Z">
            <w:rPr/>
          </w:rPrChange>
        </w:rPr>
        <w:t>.</w:t>
      </w:r>
      <w:ins w:id="45" w:author="Microsoft Office User" w:date="2026-04-03T08:49:00Z">
        <w:r w:rsidR="001D6359" w:rsidRPr="00E604B8">
          <w:rPr>
            <w:rFonts w:asciiTheme="minorBidi" w:hAnsiTheme="minorBidi"/>
            <w:color w:val="000000" w:themeColor="text1"/>
            <w:sz w:val="20"/>
            <w:szCs w:val="20"/>
            <w:rPrChange w:id="46" w:author="Nathan Lo" w:date="2026-04-08T07:52:00Z">
              <w:rPr/>
            </w:rPrChange>
          </w:rPr>
          <w:t xml:space="preserve"> </w:t>
        </w:r>
      </w:ins>
      <w:ins w:id="47" w:author="Microsoft Office User" w:date="2026-04-06T14:36:00Z">
        <w:r w:rsidR="002347C9" w:rsidRPr="00E604B8">
          <w:rPr>
            <w:rFonts w:asciiTheme="minorBidi" w:hAnsiTheme="minorBidi"/>
            <w:color w:val="000000" w:themeColor="text1"/>
            <w:sz w:val="20"/>
            <w:szCs w:val="20"/>
            <w:rPrChange w:id="48" w:author="Nathan Lo" w:date="2026-04-08T07:52:00Z">
              <w:rPr/>
            </w:rPrChange>
          </w:rPr>
          <w:t xml:space="preserve">Inserts </w:t>
        </w:r>
      </w:ins>
      <w:ins w:id="49" w:author="Nathan Lo" w:date="2026-04-08T07:50:00Z">
        <w:r w:rsidR="00712041" w:rsidRPr="00E604B8">
          <w:rPr>
            <w:rFonts w:asciiTheme="minorBidi" w:hAnsiTheme="minorBidi"/>
            <w:color w:val="000000" w:themeColor="text1"/>
            <w:sz w:val="20"/>
            <w:szCs w:val="20"/>
            <w:rPrChange w:id="50" w:author="Nathan Lo" w:date="2026-04-08T07:52:00Z">
              <w:rPr/>
            </w:rPrChange>
          </w:rPr>
          <w:t>were</w:t>
        </w:r>
      </w:ins>
      <w:ins w:id="51" w:author="Microsoft Office User" w:date="2026-04-06T14:36:00Z">
        <w:del w:id="52" w:author="Nathan Lo" w:date="2026-04-08T07:50:00Z">
          <w:r w:rsidR="002347C9" w:rsidRPr="00E604B8" w:rsidDel="00712041">
            <w:rPr>
              <w:rFonts w:asciiTheme="minorBidi" w:hAnsiTheme="minorBidi"/>
              <w:color w:val="000000" w:themeColor="text1"/>
              <w:sz w:val="20"/>
              <w:szCs w:val="20"/>
              <w:rPrChange w:id="53" w:author="Nathan Lo" w:date="2026-04-08T07:52:00Z">
                <w:rPr/>
              </w:rPrChange>
            </w:rPr>
            <w:delText>showed some</w:delText>
          </w:r>
        </w:del>
        <w:r w:rsidR="002347C9" w:rsidRPr="00E604B8">
          <w:rPr>
            <w:rFonts w:asciiTheme="minorBidi" w:hAnsiTheme="minorBidi"/>
            <w:color w:val="000000" w:themeColor="text1"/>
            <w:sz w:val="20"/>
            <w:szCs w:val="20"/>
            <w:rPrChange w:id="54" w:author="Nathan Lo" w:date="2026-04-08T07:52:00Z">
              <w:rPr/>
            </w:rPrChange>
          </w:rPr>
          <w:t xml:space="preserve"> cluster</w:t>
        </w:r>
      </w:ins>
      <w:ins w:id="55" w:author="Nathan Lo" w:date="2026-04-08T07:51:00Z">
        <w:r w:rsidR="009D6544" w:rsidRPr="00E604B8">
          <w:rPr>
            <w:rFonts w:asciiTheme="minorBidi" w:hAnsiTheme="minorBidi"/>
            <w:color w:val="000000" w:themeColor="text1"/>
            <w:sz w:val="20"/>
            <w:szCs w:val="20"/>
            <w:rPrChange w:id="56" w:author="Nathan Lo" w:date="2026-04-08T07:52:00Z">
              <w:rPr/>
            </w:rPrChange>
          </w:rPr>
          <w:t>ed</w:t>
        </w:r>
      </w:ins>
      <w:ins w:id="57" w:author="Microsoft Office User" w:date="2026-04-06T14:36:00Z">
        <w:del w:id="58" w:author="Nathan Lo" w:date="2026-04-08T07:51:00Z">
          <w:r w:rsidR="002347C9" w:rsidRPr="00E604B8" w:rsidDel="009D6544">
            <w:rPr>
              <w:rFonts w:asciiTheme="minorBidi" w:hAnsiTheme="minorBidi"/>
              <w:color w:val="000000" w:themeColor="text1"/>
              <w:sz w:val="20"/>
              <w:szCs w:val="20"/>
              <w:rPrChange w:id="59" w:author="Nathan Lo" w:date="2026-04-08T07:52:00Z">
                <w:rPr/>
              </w:rPrChange>
            </w:rPr>
            <w:delText>ing</w:delText>
          </w:r>
        </w:del>
        <w:r w:rsidR="002347C9" w:rsidRPr="00E604B8">
          <w:rPr>
            <w:rFonts w:asciiTheme="minorBidi" w:hAnsiTheme="minorBidi"/>
            <w:color w:val="000000" w:themeColor="text1"/>
            <w:sz w:val="20"/>
            <w:szCs w:val="20"/>
            <w:rPrChange w:id="60" w:author="Nathan Lo" w:date="2026-04-08T07:52:00Z">
              <w:rPr/>
            </w:rPrChange>
          </w:rPr>
          <w:t xml:space="preserve"> on some contigs, but </w:t>
        </w:r>
        <w:del w:id="61" w:author="Nathan Lo" w:date="2026-04-08T07:51:00Z">
          <w:r w:rsidR="002347C9" w:rsidRPr="00E604B8" w:rsidDel="00485197">
            <w:rPr>
              <w:rFonts w:asciiTheme="minorBidi" w:hAnsiTheme="minorBidi"/>
              <w:color w:val="000000" w:themeColor="text1"/>
              <w:sz w:val="20"/>
              <w:szCs w:val="20"/>
              <w:rPrChange w:id="62" w:author="Nathan Lo" w:date="2026-04-08T07:52:00Z">
                <w:rPr/>
              </w:rPrChange>
            </w:rPr>
            <w:delText xml:space="preserve">in </w:delText>
          </w:r>
        </w:del>
        <w:r w:rsidR="002347C9" w:rsidRPr="00E604B8">
          <w:rPr>
            <w:rFonts w:asciiTheme="minorBidi" w:hAnsiTheme="minorBidi"/>
            <w:color w:val="000000" w:themeColor="text1"/>
            <w:sz w:val="20"/>
            <w:szCs w:val="20"/>
            <w:rPrChange w:id="63" w:author="Nathan Lo" w:date="2026-04-08T07:52:00Z">
              <w:rPr/>
            </w:rPrChange>
          </w:rPr>
          <w:t>general</w:t>
        </w:r>
      </w:ins>
      <w:ins w:id="64" w:author="Nathan Lo" w:date="2026-04-08T07:52:00Z">
        <w:r w:rsidR="00E604B8" w:rsidRPr="00E604B8">
          <w:rPr>
            <w:rFonts w:asciiTheme="minorBidi" w:hAnsiTheme="minorBidi"/>
            <w:color w:val="000000" w:themeColor="text1"/>
            <w:sz w:val="20"/>
            <w:szCs w:val="20"/>
            <w:rPrChange w:id="65" w:author="Nathan Lo" w:date="2026-04-08T07:52:00Z">
              <w:rPr/>
            </w:rPrChange>
          </w:rPr>
          <w:t xml:space="preserve">ly </w:t>
        </w:r>
      </w:ins>
      <w:ins w:id="66" w:author="Microsoft Office User" w:date="2026-04-06T14:36:00Z">
        <w:del w:id="67" w:author="Nathan Lo" w:date="2026-04-08T07:52:00Z">
          <w:r w:rsidR="002347C9" w:rsidRPr="00E604B8" w:rsidDel="00E604B8">
            <w:rPr>
              <w:rFonts w:asciiTheme="minorBidi" w:hAnsiTheme="minorBidi"/>
              <w:color w:val="000000" w:themeColor="text1"/>
              <w:sz w:val="20"/>
              <w:szCs w:val="20"/>
              <w:rPrChange w:id="68" w:author="Nathan Lo" w:date="2026-04-08T07:52:00Z">
                <w:rPr/>
              </w:rPrChange>
            </w:rPr>
            <w:delText xml:space="preserve"> </w:delText>
          </w:r>
        </w:del>
        <w:r w:rsidR="002347C9" w:rsidRPr="00E604B8">
          <w:rPr>
            <w:rFonts w:asciiTheme="minorBidi" w:hAnsiTheme="minorBidi"/>
            <w:color w:val="000000" w:themeColor="text1"/>
            <w:sz w:val="20"/>
            <w:szCs w:val="20"/>
            <w:rPrChange w:id="69" w:author="Nathan Lo" w:date="2026-04-08T07:52:00Z">
              <w:rPr/>
            </w:rPrChange>
          </w:rPr>
          <w:t xml:space="preserve">were broadly distributed across the host genomes, consistent with </w:t>
        </w:r>
      </w:ins>
      <w:ins w:id="70" w:author="Nathan Lo" w:date="2026-04-08T07:48:00Z">
        <w:r w:rsidR="00554EC6" w:rsidRPr="00E604B8">
          <w:rPr>
            <w:rFonts w:asciiTheme="minorBidi" w:hAnsiTheme="minorBidi"/>
            <w:color w:val="000000" w:themeColor="text1"/>
            <w:sz w:val="20"/>
            <w:szCs w:val="20"/>
            <w:rPrChange w:id="71" w:author="Nathan Lo" w:date="2026-04-08T07:52:00Z">
              <w:rPr/>
            </w:rPrChange>
          </w:rPr>
          <w:t>man</w:t>
        </w:r>
      </w:ins>
      <w:ins w:id="72" w:author="Nathan Lo" w:date="2026-04-08T07:49:00Z">
        <w:r w:rsidR="00FD1066" w:rsidRPr="00E604B8">
          <w:rPr>
            <w:rFonts w:asciiTheme="minorBidi" w:hAnsiTheme="minorBidi"/>
            <w:color w:val="000000" w:themeColor="text1"/>
            <w:sz w:val="20"/>
            <w:szCs w:val="20"/>
            <w:rPrChange w:id="73" w:author="Nathan Lo" w:date="2026-04-08T07:52:00Z">
              <w:rPr/>
            </w:rPrChange>
          </w:rPr>
          <w:t xml:space="preserve">y </w:t>
        </w:r>
      </w:ins>
      <w:ins w:id="74" w:author="Nathan Lo" w:date="2026-04-08T07:50:00Z">
        <w:r w:rsidR="00712041" w:rsidRPr="00E604B8">
          <w:rPr>
            <w:rFonts w:asciiTheme="minorBidi" w:hAnsiTheme="minorBidi"/>
            <w:color w:val="000000" w:themeColor="text1"/>
            <w:sz w:val="20"/>
            <w:szCs w:val="20"/>
            <w:rPrChange w:id="75" w:author="Nathan Lo" w:date="2026-04-08T07:52:00Z">
              <w:rPr/>
            </w:rPrChange>
          </w:rPr>
          <w:t xml:space="preserve">independent </w:t>
        </w:r>
      </w:ins>
      <w:ins w:id="76" w:author="Microsoft Office User" w:date="2026-04-06T14:36:00Z">
        <w:del w:id="77" w:author="Nathan Lo" w:date="2026-04-08T07:48:00Z">
          <w:r w:rsidR="002347C9" w:rsidRPr="00E604B8" w:rsidDel="00554EC6">
            <w:rPr>
              <w:rFonts w:asciiTheme="minorBidi" w:hAnsiTheme="minorBidi"/>
              <w:color w:val="000000" w:themeColor="text1"/>
              <w:sz w:val="20"/>
              <w:szCs w:val="20"/>
              <w:rPrChange w:id="78" w:author="Nathan Lo" w:date="2026-04-08T07:52:00Z">
                <w:rPr/>
              </w:rPrChange>
            </w:rPr>
            <w:delText xml:space="preserve">multiple </w:delText>
          </w:r>
        </w:del>
        <w:r w:rsidR="002347C9" w:rsidRPr="00E604B8">
          <w:rPr>
            <w:rFonts w:asciiTheme="minorBidi" w:hAnsiTheme="minorBidi"/>
            <w:color w:val="000000" w:themeColor="text1"/>
            <w:sz w:val="20"/>
            <w:szCs w:val="20"/>
            <w:rPrChange w:id="79" w:author="Nathan Lo" w:date="2026-04-08T07:52:00Z">
              <w:rPr/>
            </w:rPrChange>
          </w:rPr>
          <w:t xml:space="preserve">HGT events rather than a small number of ancestral events followed by extensive recombination (see </w:t>
        </w:r>
      </w:ins>
      <w:ins w:id="80" w:author="Microsoft Office User" w:date="2026-04-14T09:03:00Z">
        <w:r w:rsidR="003C5559">
          <w:rPr>
            <w:rFonts w:asciiTheme="minorBidi" w:hAnsiTheme="minorBidi"/>
            <w:color w:val="000000" w:themeColor="text1"/>
            <w:sz w:val="20"/>
            <w:szCs w:val="20"/>
          </w:rPr>
          <w:t>Fig</w:t>
        </w:r>
      </w:ins>
      <w:ins w:id="81" w:author="Microsoft Office User" w:date="2026-04-14T15:25:00Z">
        <w:r w:rsidR="00E378A2">
          <w:rPr>
            <w:rFonts w:asciiTheme="minorBidi" w:hAnsiTheme="minorBidi"/>
            <w:color w:val="000000" w:themeColor="text1"/>
            <w:sz w:val="20"/>
            <w:szCs w:val="20"/>
          </w:rPr>
          <w:t>.</w:t>
        </w:r>
      </w:ins>
      <w:ins w:id="82" w:author="Microsoft Office User" w:date="2026-04-14T09:03:00Z">
        <w:r w:rsidR="003C5559">
          <w:rPr>
            <w:rFonts w:asciiTheme="minorBidi" w:hAnsiTheme="minorBidi"/>
            <w:color w:val="000000" w:themeColor="text1"/>
            <w:sz w:val="20"/>
            <w:szCs w:val="20"/>
          </w:rPr>
          <w:t xml:space="preserve"> 1D, Dataset S4 and </w:t>
        </w:r>
      </w:ins>
      <w:ins w:id="83" w:author="Microsoft Office User" w:date="2026-04-06T14:36:00Z">
        <w:r w:rsidR="002347C9" w:rsidRPr="00E604B8">
          <w:rPr>
            <w:rFonts w:asciiTheme="minorBidi" w:hAnsiTheme="minorBidi"/>
            <w:color w:val="000000" w:themeColor="text1"/>
            <w:sz w:val="20"/>
            <w:szCs w:val="20"/>
            <w:rPrChange w:id="84" w:author="Nathan Lo" w:date="2026-04-08T07:52:00Z">
              <w:rPr/>
            </w:rPrChange>
          </w:rPr>
          <w:t>Supporting Information).</w:t>
        </w:r>
      </w:ins>
    </w:p>
    <w:p w14:paraId="761CAEEA" w14:textId="77777777" w:rsidR="00D20C68" w:rsidRDefault="00D20C68" w:rsidP="006231F1">
      <w:pPr>
        <w:rPr>
          <w:rFonts w:asciiTheme="minorBidi" w:hAnsiTheme="minorBidi"/>
          <w:color w:val="000000" w:themeColor="text1"/>
          <w:sz w:val="20"/>
          <w:szCs w:val="20"/>
        </w:rPr>
      </w:pPr>
    </w:p>
    <w:p w14:paraId="227C033C" w14:textId="662DDE1B" w:rsidR="006231F1" w:rsidRPr="00915B11" w:rsidRDefault="006231F1" w:rsidP="006231F1">
      <w:pPr>
        <w:rPr>
          <w:rFonts w:asciiTheme="minorBidi" w:hAnsiTheme="minorBidi"/>
          <w:sz w:val="20"/>
          <w:szCs w:val="20"/>
        </w:rPr>
      </w:pPr>
      <w:del w:id="85" w:author="Nathan Lo" w:date="2026-04-08T20:53:00Z">
        <w:r w:rsidRPr="00915B11" w:rsidDel="00771BAE">
          <w:rPr>
            <w:rFonts w:asciiTheme="minorBidi" w:hAnsiTheme="minorBidi"/>
            <w:color w:val="000000" w:themeColor="text1"/>
            <w:sz w:val="20"/>
            <w:szCs w:val="20"/>
          </w:rPr>
          <w:delText>The</w:delText>
        </w:r>
      </w:del>
      <w:del w:id="86" w:author="Nathan Lo" w:date="2026-04-08T07:55:00Z">
        <w:r w:rsidRPr="00915B11" w:rsidDel="00B83092">
          <w:rPr>
            <w:rFonts w:asciiTheme="minorBidi" w:hAnsiTheme="minorBidi"/>
            <w:color w:val="000000" w:themeColor="text1"/>
            <w:sz w:val="20"/>
            <w:szCs w:val="20"/>
          </w:rPr>
          <w:delText>re</w:delText>
        </w:r>
      </w:del>
      <w:del w:id="87" w:author="Nathan Lo" w:date="2026-04-08T20:49:00Z">
        <w:r w:rsidRPr="00915B11" w:rsidDel="00771BAE">
          <w:rPr>
            <w:rFonts w:asciiTheme="minorBidi" w:hAnsiTheme="minorBidi"/>
            <w:color w:val="000000" w:themeColor="text1"/>
            <w:sz w:val="20"/>
            <w:szCs w:val="20"/>
          </w:rPr>
          <w:delText xml:space="preserve"> </w:delText>
        </w:r>
      </w:del>
      <w:del w:id="88" w:author="Nathan Lo" w:date="2026-04-08T20:53:00Z">
        <w:r w:rsidRPr="00915B11" w:rsidDel="00771BAE">
          <w:rPr>
            <w:rFonts w:asciiTheme="minorBidi" w:hAnsiTheme="minorBidi"/>
            <w:color w:val="000000" w:themeColor="text1"/>
            <w:sz w:val="20"/>
            <w:szCs w:val="20"/>
          </w:rPr>
          <w:delText xml:space="preserve">are several reasons why we </w:delText>
        </w:r>
      </w:del>
      <w:del w:id="89" w:author="Nathan Lo" w:date="2026-04-08T20:49:00Z">
        <w:r w:rsidRPr="00915B11" w:rsidDel="00771BAE">
          <w:rPr>
            <w:rFonts w:asciiTheme="minorBidi" w:hAnsiTheme="minorBidi"/>
            <w:color w:val="000000" w:themeColor="text1"/>
            <w:sz w:val="20"/>
            <w:szCs w:val="20"/>
          </w:rPr>
          <w:delText xml:space="preserve">may have </w:delText>
        </w:r>
      </w:del>
      <w:del w:id="90" w:author="Nathan Lo" w:date="2026-04-08T20:53:00Z">
        <w:r w:rsidRPr="00915B11" w:rsidDel="00771BAE">
          <w:rPr>
            <w:rFonts w:asciiTheme="minorBidi" w:hAnsiTheme="minorBidi"/>
            <w:color w:val="000000" w:themeColor="text1"/>
            <w:sz w:val="20"/>
            <w:szCs w:val="20"/>
          </w:rPr>
          <w:delText>identified</w:delText>
        </w:r>
      </w:del>
      <w:ins w:id="91" w:author="Nathan Lo" w:date="2026-04-08T20:53:00Z">
        <w:r w:rsidR="00771BAE">
          <w:rPr>
            <w:rFonts w:asciiTheme="minorBidi" w:hAnsiTheme="minorBidi"/>
            <w:color w:val="000000" w:themeColor="text1"/>
            <w:sz w:val="20"/>
            <w:szCs w:val="20"/>
          </w:rPr>
          <w:t>Explanations for the</w:t>
        </w:r>
      </w:ins>
      <w:r w:rsidRPr="00915B11">
        <w:rPr>
          <w:rFonts w:asciiTheme="minorBidi" w:hAnsiTheme="minorBidi"/>
          <w:color w:val="000000" w:themeColor="text1"/>
          <w:sz w:val="20"/>
          <w:szCs w:val="20"/>
        </w:rPr>
        <w:t xml:space="preserve"> </w:t>
      </w:r>
      <w:del w:id="92" w:author="Nathan Lo" w:date="2026-04-08T20:50:00Z">
        <w:r w:rsidR="00D20C68" w:rsidDel="00771BAE">
          <w:rPr>
            <w:rFonts w:asciiTheme="minorBidi" w:hAnsiTheme="minorBidi"/>
            <w:color w:val="000000" w:themeColor="text1"/>
            <w:sz w:val="20"/>
            <w:szCs w:val="20"/>
          </w:rPr>
          <w:delText>considerably</w:delText>
        </w:r>
        <w:r w:rsidRPr="00915B11" w:rsidDel="00771BAE">
          <w:rPr>
            <w:rFonts w:asciiTheme="minorBidi" w:hAnsiTheme="minorBidi"/>
            <w:color w:val="000000" w:themeColor="text1"/>
            <w:sz w:val="20"/>
            <w:szCs w:val="20"/>
          </w:rPr>
          <w:delText xml:space="preserve"> more</w:delText>
        </w:r>
      </w:del>
      <w:ins w:id="93" w:author="Nathan Lo" w:date="2026-04-08T20:50:00Z">
        <w:r w:rsidR="00771BAE">
          <w:rPr>
            <w:rFonts w:asciiTheme="minorBidi" w:hAnsiTheme="minorBidi"/>
            <w:color w:val="000000" w:themeColor="text1"/>
            <w:sz w:val="20"/>
            <w:szCs w:val="20"/>
          </w:rPr>
          <w:t>high numbers of</w:t>
        </w:r>
      </w:ins>
      <w:r w:rsidRPr="00915B11">
        <w:rPr>
          <w:rFonts w:asciiTheme="minorBidi" w:hAnsiTheme="minorBidi"/>
          <w:color w:val="000000" w:themeColor="text1"/>
          <w:sz w:val="20"/>
          <w:szCs w:val="20"/>
        </w:rPr>
        <w:t xml:space="preserve"> inserts </w:t>
      </w:r>
      <w:ins w:id="94" w:author="Nathan Lo" w:date="2026-04-08T20:53:00Z">
        <w:r w:rsidR="00771BAE">
          <w:rPr>
            <w:rFonts w:asciiTheme="minorBidi" w:hAnsiTheme="minorBidi"/>
            <w:color w:val="000000" w:themeColor="text1"/>
            <w:sz w:val="20"/>
            <w:szCs w:val="20"/>
          </w:rPr>
          <w:t xml:space="preserve">we </w:t>
        </w:r>
      </w:ins>
      <w:ins w:id="95" w:author="Nathan Lo" w:date="2026-04-08T20:54:00Z">
        <w:r w:rsidR="00771BAE">
          <w:rPr>
            <w:rFonts w:asciiTheme="minorBidi" w:hAnsiTheme="minorBidi"/>
            <w:color w:val="000000" w:themeColor="text1"/>
            <w:sz w:val="20"/>
            <w:szCs w:val="20"/>
          </w:rPr>
          <w:t>identified in</w:t>
        </w:r>
      </w:ins>
      <w:del w:id="96" w:author="Nathan Lo" w:date="2026-04-08T20:53:00Z">
        <w:r w:rsidRPr="00915B11" w:rsidDel="00771BAE">
          <w:rPr>
            <w:rFonts w:asciiTheme="minorBidi" w:hAnsiTheme="minorBidi"/>
            <w:color w:val="000000" w:themeColor="text1"/>
            <w:sz w:val="20"/>
            <w:szCs w:val="20"/>
          </w:rPr>
          <w:delText>in</w:delText>
        </w:r>
      </w:del>
      <w:r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ins w:id="97" w:author="Nathan Lo" w:date="2026-04-08T20:54:00Z">
        <w:r w:rsidR="00771BAE">
          <w:rPr>
            <w:rFonts w:asciiTheme="minorBidi" w:hAnsiTheme="minorBidi"/>
            <w:color w:val="000000" w:themeColor="text1"/>
            <w:sz w:val="20"/>
            <w:szCs w:val="20"/>
          </w:rPr>
          <w:t xml:space="preserve"> are as follows</w:t>
        </w:r>
      </w:ins>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r w:rsidR="00702420" w:rsidRPr="00915B11">
        <w:rPr>
          <w:rFonts w:asciiTheme="minorBidi" w:hAnsiTheme="minorBidi"/>
          <w:i/>
          <w:sz w:val="20"/>
          <w:szCs w:val="20"/>
        </w:rPr>
        <w:t>Blattabacterium</w:t>
      </w:r>
      <w:r w:rsidR="00702420" w:rsidRPr="00915B11">
        <w:rPr>
          <w:rFonts w:asciiTheme="minorBidi" w:hAnsiTheme="minorBidi"/>
          <w:sz w:val="20"/>
          <w:szCs w:val="20"/>
        </w:rPr>
        <w:t xml:space="preserve">, an obligate endosymbiont whose genome is likely to come in close contact with host nuclear DNA during </w:t>
      </w:r>
      <w:ins w:id="98" w:author="Nathan Lo" w:date="2026-04-08T07:54:00Z">
        <w:r w:rsidR="002634E9">
          <w:rPr>
            <w:rFonts w:asciiTheme="minorBidi" w:hAnsiTheme="minorBidi"/>
            <w:sz w:val="20"/>
            <w:szCs w:val="20"/>
          </w:rPr>
          <w:t>oogenesis</w:t>
        </w:r>
      </w:ins>
      <w:ins w:id="99" w:author="Nathan Lo" w:date="2026-04-08T07:55:00Z">
        <w:r w:rsidR="002634E9">
          <w:rPr>
            <w:rFonts w:asciiTheme="minorBidi" w:hAnsiTheme="minorBidi"/>
            <w:sz w:val="20"/>
            <w:szCs w:val="20"/>
          </w:rPr>
          <w:t xml:space="preserve"> and</w:t>
        </w:r>
      </w:ins>
      <w:ins w:id="100" w:author="Nathan Lo" w:date="2026-04-08T20:51:00Z">
        <w:r w:rsidR="00771BAE">
          <w:rPr>
            <w:rFonts w:asciiTheme="minorBidi" w:hAnsiTheme="minorBidi"/>
            <w:sz w:val="20"/>
            <w:szCs w:val="20"/>
          </w:rPr>
          <w:t xml:space="preserve"> </w:t>
        </w:r>
      </w:ins>
      <w:del w:id="101" w:author="Nathan Lo" w:date="2026-04-08T07:54:00Z">
        <w:r w:rsidR="00702420" w:rsidRPr="00915B11" w:rsidDel="002634E9">
          <w:rPr>
            <w:rFonts w:asciiTheme="minorBidi" w:hAnsiTheme="minorBidi"/>
            <w:sz w:val="20"/>
            <w:szCs w:val="20"/>
          </w:rPr>
          <w:delText>egg formation a</w:delText>
        </w:r>
        <w:r w:rsidR="00702420" w:rsidRPr="00915B11" w:rsidDel="00793BF1">
          <w:rPr>
            <w:rFonts w:asciiTheme="minorBidi" w:hAnsiTheme="minorBidi"/>
            <w:sz w:val="20"/>
            <w:szCs w:val="20"/>
          </w:rPr>
          <w:delText xml:space="preserve">nd zygote </w:delText>
        </w:r>
      </w:del>
      <w:r w:rsidR="00702420" w:rsidRPr="00915B11">
        <w:rPr>
          <w:rFonts w:asciiTheme="minorBidi" w:hAnsiTheme="minorBidi"/>
          <w:sz w:val="20"/>
          <w:szCs w:val="20"/>
        </w:rPr>
        <w:t>development.</w:t>
      </w:r>
      <w:r w:rsidR="00702420">
        <w:rPr>
          <w:rFonts w:asciiTheme="minorBidi" w:hAnsiTheme="minorBidi"/>
          <w:sz w:val="20"/>
          <w:szCs w:val="20"/>
        </w:rPr>
        <w:t xml:space="preserve"> </w:t>
      </w:r>
      <w:ins w:id="102" w:author="Microsoft Office User" w:date="2026-04-03T10:03:00Z">
        <w:del w:id="103" w:author="Nathan Lo" w:date="2026-04-08T20:52:00Z">
          <w:r w:rsidR="00C918E1" w:rsidRPr="00C918E1" w:rsidDel="00771BAE">
            <w:rPr>
              <w:rFonts w:asciiTheme="minorBidi" w:hAnsiTheme="minorBidi"/>
              <w:sz w:val="20"/>
              <w:szCs w:val="20"/>
            </w:rPr>
            <w:delText xml:space="preserve">Using the same pipeline, we identified </w:delText>
          </w:r>
        </w:del>
        <w:del w:id="104" w:author="Nathan Lo" w:date="2026-04-08T20:51:00Z">
          <w:r w:rsidR="00C918E1" w:rsidRPr="00C918E1" w:rsidDel="00771BAE">
            <w:rPr>
              <w:rFonts w:asciiTheme="minorBidi" w:hAnsiTheme="minorBidi"/>
              <w:sz w:val="20"/>
              <w:szCs w:val="20"/>
            </w:rPr>
            <w:delText>very fe</w:delText>
          </w:r>
          <w:commentRangeStart w:id="105"/>
          <w:r w:rsidR="00C918E1" w:rsidRPr="00C918E1" w:rsidDel="00771BAE">
            <w:rPr>
              <w:rFonts w:asciiTheme="minorBidi" w:hAnsiTheme="minorBidi"/>
              <w:sz w:val="20"/>
              <w:szCs w:val="20"/>
            </w:rPr>
            <w:delText>w</w:delText>
          </w:r>
        </w:del>
      </w:ins>
      <w:commentRangeEnd w:id="105"/>
      <w:ins w:id="106" w:author="Microsoft Office User" w:date="2026-04-06T15:44:00Z">
        <w:del w:id="107" w:author="Nathan Lo" w:date="2026-04-08T20:51:00Z">
          <w:r w:rsidR="00D16199" w:rsidDel="00771BAE">
            <w:rPr>
              <w:rStyle w:val="CommentReference"/>
              <w:rFonts w:ascii="Times New Roman" w:eastAsia="Times New Roman" w:hAnsi="Times New Roman" w:cs="Times New Roman"/>
            </w:rPr>
            <w:commentReference w:id="105"/>
          </w:r>
        </w:del>
      </w:ins>
      <w:ins w:id="108" w:author="Microsoft Office User" w:date="2026-04-03T10:03:00Z">
        <w:del w:id="109" w:author="Nathan Lo" w:date="2026-04-08T20:52:00Z">
          <w:r w:rsidR="00C918E1" w:rsidRPr="00C918E1" w:rsidDel="00771BAE">
            <w:rPr>
              <w:rFonts w:asciiTheme="minorBidi" w:hAnsiTheme="minorBidi"/>
              <w:sz w:val="20"/>
              <w:szCs w:val="20"/>
            </w:rPr>
            <w:delText xml:space="preserve"> inserts from </w:delText>
          </w:r>
          <w:r w:rsidR="00C918E1" w:rsidRPr="00C918E1" w:rsidDel="00771BAE">
            <w:rPr>
              <w:rFonts w:asciiTheme="minorBidi" w:hAnsiTheme="minorBidi"/>
              <w:i/>
              <w:iCs/>
              <w:sz w:val="20"/>
              <w:szCs w:val="20"/>
              <w:rPrChange w:id="110" w:author="Microsoft Office User" w:date="2026-04-03T10:03:00Z">
                <w:rPr>
                  <w:rFonts w:asciiTheme="minorBidi" w:hAnsiTheme="minorBidi"/>
                  <w:sz w:val="20"/>
                  <w:szCs w:val="20"/>
                </w:rPr>
              </w:rPrChange>
            </w:rPr>
            <w:delText>Buchnera</w:delText>
          </w:r>
          <w:r w:rsidR="00C918E1" w:rsidRPr="00C918E1" w:rsidDel="00771BAE">
            <w:rPr>
              <w:rFonts w:asciiTheme="minorBidi" w:hAnsiTheme="minorBidi"/>
              <w:sz w:val="20"/>
              <w:szCs w:val="20"/>
            </w:rPr>
            <w:delText xml:space="preserve"> (not known to co-occur with these hosts), whereas insert counts from </w:delText>
          </w:r>
          <w:r w:rsidR="00C918E1" w:rsidRPr="00C918E1" w:rsidDel="00771BAE">
            <w:rPr>
              <w:rFonts w:asciiTheme="minorBidi" w:hAnsiTheme="minorBidi"/>
              <w:i/>
              <w:iCs/>
              <w:sz w:val="20"/>
              <w:szCs w:val="20"/>
              <w:rPrChange w:id="111" w:author="Microsoft Office User" w:date="2026-04-03T10:03:00Z">
                <w:rPr>
                  <w:rFonts w:asciiTheme="minorBidi" w:hAnsiTheme="minorBidi"/>
                  <w:sz w:val="20"/>
                  <w:szCs w:val="20"/>
                </w:rPr>
              </w:rPrChange>
            </w:rPr>
            <w:delText>Wolbachia</w:delText>
          </w:r>
          <w:r w:rsidR="00C918E1" w:rsidRPr="00C918E1" w:rsidDel="00771BAE">
            <w:rPr>
              <w:rFonts w:asciiTheme="minorBidi" w:hAnsiTheme="minorBidi"/>
              <w:sz w:val="20"/>
              <w:szCs w:val="20"/>
            </w:rPr>
            <w:delText xml:space="preserve"> (which can infect these hosts) were slightly higher (see Supporting Information).</w:delText>
          </w:r>
          <w:r w:rsidR="00C918E1" w:rsidDel="00771BAE">
            <w:rPr>
              <w:rFonts w:asciiTheme="minorBidi" w:hAnsiTheme="minorBidi"/>
              <w:sz w:val="20"/>
              <w:szCs w:val="20"/>
            </w:rPr>
            <w:delText xml:space="preserve"> </w:delText>
          </w:r>
        </w:del>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r w:rsidRPr="00915B11">
        <w:rPr>
          <w:rFonts w:asciiTheme="minorBidi" w:hAnsiTheme="minorBidi"/>
          <w:i/>
          <w:sz w:val="20"/>
          <w:szCs w:val="20"/>
        </w:rPr>
        <w:t xml:space="preserve">Blattabacterium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r w:rsidRPr="00915B11">
        <w:rPr>
          <w:rFonts w:asciiTheme="minorBidi" w:hAnsiTheme="minorBidi"/>
          <w:i/>
          <w:sz w:val="20"/>
          <w:szCs w:val="20"/>
        </w:rPr>
        <w:t>Mastotermes darwiniensis</w:t>
      </w:r>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112"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r w:rsidR="00703734" w:rsidRPr="00D16199">
          <w:rPr>
            <w:rFonts w:asciiTheme="minorBidi" w:hAnsiTheme="minorBidi"/>
            <w:i/>
            <w:iCs/>
            <w:sz w:val="20"/>
            <w:szCs w:val="20"/>
            <w:rPrChange w:id="113" w:author="Microsoft Office User" w:date="2026-04-06T15:44:00Z">
              <w:rPr>
                <w:rFonts w:asciiTheme="minorBidi" w:hAnsiTheme="minorBidi"/>
                <w:sz w:val="20"/>
                <w:szCs w:val="20"/>
              </w:rPr>
            </w:rPrChange>
          </w:rPr>
          <w:t>Blattabacterium</w:t>
        </w:r>
        <w:r w:rsidR="00703734" w:rsidRPr="00703734">
          <w:rPr>
            <w:rFonts w:asciiTheme="minorBidi" w:hAnsiTheme="minorBidi"/>
            <w:sz w:val="20"/>
            <w:szCs w:val="20"/>
          </w:rPr>
          <w:t xml:space="preserve">-like sequences </w:t>
        </w:r>
      </w:ins>
      <w:ins w:id="114" w:author="Nathan Lo" w:date="2026-04-08T20:55:00Z">
        <w:r w:rsidR="00291C86">
          <w:rPr>
            <w:rFonts w:asciiTheme="minorBidi" w:hAnsiTheme="minorBidi"/>
            <w:sz w:val="20"/>
            <w:szCs w:val="20"/>
          </w:rPr>
          <w:t xml:space="preserve">during assembly, </w:t>
        </w:r>
      </w:ins>
      <w:ins w:id="115" w:author="Microsoft Office User" w:date="2026-04-03T10:55:00Z">
        <w:r w:rsidR="00703734" w:rsidRPr="00703734">
          <w:rPr>
            <w:rFonts w:asciiTheme="minorBidi" w:hAnsiTheme="minorBidi"/>
            <w:sz w:val="20"/>
            <w:szCs w:val="20"/>
          </w:rPr>
          <w:t xml:space="preserve">and analysed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ins w:id="116" w:author="Microsoft Office User" w:date="2026-04-13T16:50:00Z">
        <w:r w:rsidR="004414DD">
          <w:rPr>
            <w:rFonts w:asciiTheme="minorBidi" w:hAnsiTheme="minorBidi"/>
            <w:sz w:val="20"/>
            <w:szCs w:val="20"/>
          </w:rPr>
          <w:t xml:space="preserve"> </w:t>
        </w:r>
      </w:ins>
      <w:ins w:id="117" w:author="Nathan Lo" w:date="2026-04-08T20:55:00Z">
        <w:del w:id="118" w:author="Microsoft Office User" w:date="2026-04-13T16:50:00Z">
          <w:r w:rsidR="00291C86" w:rsidDel="004414DD">
            <w:rPr>
              <w:rFonts w:asciiTheme="minorBidi" w:hAnsiTheme="minorBidi"/>
              <w:sz w:val="20"/>
              <w:szCs w:val="20"/>
            </w:rPr>
            <w:delText xml:space="preserve"> </w:delText>
          </w:r>
        </w:del>
        <w:commentRangeStart w:id="119"/>
        <w:commentRangeStart w:id="120"/>
        <w:r w:rsidR="00291C86" w:rsidRPr="00C918E1">
          <w:rPr>
            <w:rFonts w:asciiTheme="minorBidi" w:hAnsiTheme="minorBidi"/>
            <w:sz w:val="20"/>
            <w:szCs w:val="20"/>
          </w:rPr>
          <w:t>Using the same pipeline, we identified</w:t>
        </w:r>
      </w:ins>
      <w:ins w:id="121" w:author="Nathan Lo" w:date="2026-04-08T20:56:00Z">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ins>
      <w:ins w:id="122" w:author="Microsoft Office User" w:date="2026-04-13T14:07:00Z">
        <w:r w:rsidR="00CD5EE5">
          <w:rPr>
            <w:rFonts w:asciiTheme="minorBidi" w:hAnsiTheme="minorBidi"/>
            <w:sz w:val="20"/>
            <w:szCs w:val="20"/>
          </w:rPr>
          <w:t>few</w:t>
        </w:r>
      </w:ins>
      <w:ins w:id="123" w:author="Nathan Lo" w:date="2026-04-08T20:55:00Z">
        <w:del w:id="124" w:author="Microsoft Office User" w:date="2026-04-13T14:07:00Z">
          <w:r w:rsidR="00291C86" w:rsidDel="00CD5EE5">
            <w:rPr>
              <w:rFonts w:asciiTheme="minorBidi" w:hAnsiTheme="minorBidi"/>
              <w:sz w:val="20"/>
              <w:szCs w:val="20"/>
            </w:rPr>
            <w:delText>no</w:delText>
          </w:r>
        </w:del>
      </w:ins>
      <w:ins w:id="125" w:author="Microsoft Office User" w:date="2026-04-13T15:28:00Z">
        <w:r w:rsidR="007C020E">
          <w:rPr>
            <w:rFonts w:asciiTheme="minorBidi" w:hAnsiTheme="minorBidi"/>
            <w:sz w:val="20"/>
            <w:szCs w:val="20"/>
          </w:rPr>
          <w:t xml:space="preserve"> to </w:t>
        </w:r>
      </w:ins>
      <w:ins w:id="126" w:author="Microsoft Office User" w:date="2026-04-13T14:11:00Z">
        <w:r w:rsidR="008807D7">
          <w:rPr>
            <w:rFonts w:asciiTheme="minorBidi" w:hAnsiTheme="minorBidi"/>
            <w:sz w:val="20"/>
            <w:szCs w:val="20"/>
          </w:rPr>
          <w:t xml:space="preserve">no </w:t>
        </w:r>
      </w:ins>
      <w:ins w:id="127" w:author="Nathan Lo" w:date="2026-04-08T20:55:00Z">
        <w:del w:id="128" w:author="Microsoft Office User" w:date="2026-04-13T14:11:00Z">
          <w:r w:rsidR="00291C86" w:rsidRPr="00C918E1" w:rsidDel="008807D7">
            <w:rPr>
              <w:rFonts w:asciiTheme="minorBidi" w:hAnsiTheme="minorBidi"/>
              <w:sz w:val="20"/>
              <w:szCs w:val="20"/>
            </w:rPr>
            <w:delText xml:space="preserve"> </w:delText>
          </w:r>
        </w:del>
        <w:r w:rsidR="00291C86" w:rsidRPr="00C918E1">
          <w:rPr>
            <w:rFonts w:asciiTheme="minorBidi" w:hAnsiTheme="minorBidi"/>
            <w:sz w:val="20"/>
            <w:szCs w:val="20"/>
          </w:rPr>
          <w:t xml:space="preserve">inserts from </w:t>
        </w:r>
        <w:r w:rsidR="00291C86" w:rsidRPr="00450653">
          <w:rPr>
            <w:rFonts w:asciiTheme="minorBidi" w:hAnsiTheme="minorBidi"/>
            <w:i/>
            <w:iCs/>
            <w:sz w:val="20"/>
            <w:szCs w:val="20"/>
          </w:rPr>
          <w:t>Buchnera</w:t>
        </w:r>
        <w:r w:rsidR="00291C86" w:rsidRPr="00C918E1">
          <w:rPr>
            <w:rFonts w:asciiTheme="minorBidi" w:hAnsiTheme="minorBidi"/>
            <w:sz w:val="20"/>
            <w:szCs w:val="20"/>
          </w:rPr>
          <w:t xml:space="preserve"> (</w:t>
        </w:r>
      </w:ins>
      <w:ins w:id="129" w:author="Microsoft Office User" w:date="2026-04-13T15:29:00Z">
        <w:r w:rsidR="007C020E" w:rsidRPr="007C020E">
          <w:rPr>
            <w:rFonts w:asciiTheme="minorBidi" w:hAnsiTheme="minorBidi"/>
            <w:sz w:val="20"/>
            <w:szCs w:val="20"/>
          </w:rPr>
          <w:t>included as a negative control</w:t>
        </w:r>
        <w:r w:rsidR="007C020E">
          <w:rPr>
            <w:rFonts w:asciiTheme="minorBidi" w:hAnsiTheme="minorBidi"/>
            <w:sz w:val="20"/>
            <w:szCs w:val="20"/>
          </w:rPr>
          <w:t xml:space="preserve">, as </w:t>
        </w:r>
      </w:ins>
      <w:ins w:id="130" w:author="Microsoft Office User" w:date="2026-04-13T14:08:00Z">
        <w:r w:rsidR="00673E36">
          <w:rPr>
            <w:rFonts w:asciiTheme="minorBidi" w:hAnsiTheme="minorBidi"/>
            <w:sz w:val="20"/>
            <w:szCs w:val="20"/>
          </w:rPr>
          <w:t xml:space="preserve">it </w:t>
        </w:r>
      </w:ins>
      <w:ins w:id="131" w:author="Nathan Lo" w:date="2026-04-08T20:57:00Z">
        <w:del w:id="132" w:author="Microsoft Office User" w:date="2026-04-13T14:08:00Z">
          <w:r w:rsidR="00291C86" w:rsidDel="00673E36">
            <w:rPr>
              <w:rFonts w:asciiTheme="minorBidi" w:hAnsiTheme="minorBidi"/>
              <w:sz w:val="20"/>
              <w:szCs w:val="20"/>
            </w:rPr>
            <w:delText xml:space="preserve">which </w:delText>
          </w:r>
        </w:del>
        <w:r w:rsidR="00291C86">
          <w:rPr>
            <w:rFonts w:asciiTheme="minorBidi" w:hAnsiTheme="minorBidi"/>
            <w:sz w:val="20"/>
            <w:szCs w:val="20"/>
          </w:rPr>
          <w:t>infect</w:t>
        </w:r>
      </w:ins>
      <w:ins w:id="133" w:author="Microsoft Office User" w:date="2026-04-13T14:08:00Z">
        <w:r w:rsidR="00673E36">
          <w:rPr>
            <w:rFonts w:asciiTheme="minorBidi" w:hAnsiTheme="minorBidi"/>
            <w:sz w:val="20"/>
            <w:szCs w:val="20"/>
          </w:rPr>
          <w:t>s</w:t>
        </w:r>
      </w:ins>
      <w:ins w:id="134" w:author="Nathan Lo" w:date="2026-04-08T20:57:00Z">
        <w:r w:rsidR="00291C86">
          <w:rPr>
            <w:rFonts w:asciiTheme="minorBidi" w:hAnsiTheme="minorBidi"/>
            <w:sz w:val="20"/>
            <w:szCs w:val="20"/>
          </w:rPr>
          <w:t xml:space="preserve"> aphids and not cockroaches) </w:t>
        </w:r>
      </w:ins>
      <w:ins w:id="135" w:author="Nathan Lo" w:date="2026-04-08T20:55:00Z">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ins>
      <w:commentRangeEnd w:id="119"/>
      <w:ins w:id="136" w:author="Nathan Lo" w:date="2026-04-08T21:02:00Z">
        <w:r w:rsidR="00D27CE6">
          <w:rPr>
            <w:rStyle w:val="CommentReference"/>
            <w:rFonts w:ascii="Times New Roman" w:eastAsia="Times New Roman" w:hAnsi="Times New Roman" w:cs="Times New Roman"/>
          </w:rPr>
          <w:commentReference w:id="119"/>
        </w:r>
      </w:ins>
      <w:commentRangeEnd w:id="120"/>
      <w:r w:rsidR="007C020E">
        <w:rPr>
          <w:rStyle w:val="CommentReference"/>
          <w:rFonts w:ascii="Times New Roman" w:eastAsia="Times New Roman" w:hAnsi="Times New Roman" w:cs="Times New Roman"/>
        </w:rPr>
        <w:commentReference w:id="120"/>
      </w:r>
      <w:del w:id="138"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5495E698" w:rsidR="006231F1" w:rsidRPr="006231F1" w:rsidRDefault="006231F1" w:rsidP="006231F1">
      <w:pPr>
        <w:rPr>
          <w:rFonts w:asciiTheme="minorBidi" w:hAnsiTheme="minorBidi"/>
          <w:sz w:val="20"/>
          <w:szCs w:val="20"/>
        </w:rPr>
      </w:pPr>
      <w:bookmarkStart w:id="139" w:name="OLE_LINK3"/>
      <w:bookmarkStart w:id="140" w:name="OLE_LINK4"/>
      <w:r w:rsidRPr="00915B11">
        <w:rPr>
          <w:rFonts w:asciiTheme="minorBidi" w:hAnsiTheme="minorBidi"/>
          <w:sz w:val="20"/>
          <w:szCs w:val="20"/>
        </w:rPr>
        <w:t>Panesthiinae</w:t>
      </w:r>
      <w:bookmarkEnd w:id="139"/>
      <w:bookmarkEnd w:id="140"/>
      <w:r w:rsidRPr="00915B11">
        <w:rPr>
          <w:rFonts w:asciiTheme="minorBidi" w:hAnsiTheme="minorBidi"/>
          <w:sz w:val="20"/>
          <w:szCs w:val="20"/>
        </w:rPr>
        <w:t xml:space="preserve"> were found to possess particularly high numbers of </w:t>
      </w:r>
      <w:r w:rsidRPr="00915B11">
        <w:rPr>
          <w:rFonts w:asciiTheme="minorBidi" w:hAnsiTheme="minorBidi"/>
          <w:i/>
          <w:sz w:val="20"/>
          <w:szCs w:val="20"/>
        </w:rPr>
        <w:t>Blattabacterium-</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41" w:author="Microsoft Office User" w:date="2026-03-31T15:31:00Z">
        <w:r w:rsidR="00736E9A">
          <w:rPr>
            <w:rFonts w:asciiTheme="minorBidi" w:hAnsiTheme="minorBidi"/>
            <w:color w:val="000000" w:themeColor="text1"/>
            <w:sz w:val="20"/>
            <w:szCs w:val="20"/>
          </w:rPr>
          <w:t xml:space="preserve">Previous work </w:t>
        </w:r>
      </w:ins>
      <w:ins w:id="142" w:author="Microsoft Office User" w:date="2026-03-31T15:32:00Z">
        <w:r w:rsidR="00736E9A">
          <w:rPr>
            <w:rFonts w:asciiTheme="minorBidi" w:hAnsiTheme="minorBidi"/>
            <w:color w:val="000000" w:themeColor="text1"/>
            <w:sz w:val="20"/>
            <w:szCs w:val="20"/>
          </w:rPr>
          <w:t xml:space="preserve">found that </w:t>
        </w:r>
      </w:ins>
      <w:del w:id="143" w:author="Microsoft Office User" w:date="2026-03-31T15:32:00Z">
        <w:r w:rsidRPr="00915B11" w:rsidDel="00736E9A">
          <w:rPr>
            <w:rFonts w:asciiTheme="minorBidi" w:hAnsiTheme="minorBidi"/>
            <w:sz w:val="20"/>
            <w:szCs w:val="20"/>
          </w:rPr>
          <w:delText>T</w:delText>
        </w:r>
      </w:del>
      <w:ins w:id="144"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145" w:author="Microsoft Office User" w:date="2026-04-06T14:40:00Z">
        <w:r w:rsidR="00405C25">
          <w:rPr>
            <w:rFonts w:asciiTheme="minorBidi" w:hAnsiTheme="minorBidi"/>
            <w:sz w:val="20"/>
            <w:szCs w:val="20"/>
          </w:rPr>
          <w:t>e</w:t>
        </w:r>
      </w:ins>
      <w:del w:id="146"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147"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148" w:author="Microsoft Office User" w:date="2026-04-06T14:40:00Z">
        <w:r w:rsidRPr="00915B11" w:rsidDel="00405C25">
          <w:rPr>
            <w:rFonts w:asciiTheme="minorBidi" w:hAnsiTheme="minorBidi"/>
            <w:sz w:val="20"/>
            <w:szCs w:val="20"/>
          </w:rPr>
          <w:delText>than other cockroaches</w:delText>
        </w:r>
      </w:del>
      <w:del w:id="149"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[1</w:t>
      </w:r>
      <w:ins w:id="150" w:author="Microsoft Office User" w:date="2026-04-13T15:30:00Z">
        <w:r w:rsidR="00990DCA">
          <w:rPr>
            <w:rFonts w:asciiTheme="minorBidi" w:hAnsiTheme="minorBidi"/>
            <w:sz w:val="20"/>
            <w:szCs w:val="20"/>
          </w:rPr>
          <w:t>0</w:t>
        </w:r>
      </w:ins>
      <w:del w:id="151" w:author="Microsoft Office User" w:date="2026-04-13T15:30:00Z">
        <w:r w:rsidRPr="00915B11" w:rsidDel="00990DCA">
          <w:rPr>
            <w:rFonts w:asciiTheme="minorBidi" w:hAnsiTheme="minorBidi"/>
            <w:sz w:val="20"/>
            <w:szCs w:val="20"/>
          </w:rPr>
          <w:delText>1</w:delText>
        </w:r>
      </w:del>
      <w:r w:rsidRPr="00915B11">
        <w:rPr>
          <w:rFonts w:asciiTheme="minorBidi" w:hAnsiTheme="minorBidi"/>
          <w:sz w:val="20"/>
          <w:szCs w:val="20"/>
        </w:rPr>
        <w:t xml:space="preserve">], </w:t>
      </w:r>
      <w:ins w:id="152" w:author="Microsoft Office User" w:date="2026-04-03T09:42:00Z">
        <w:r w:rsidR="00CE6AC2">
          <w:rPr>
            <w:rFonts w:asciiTheme="minorBidi" w:hAnsiTheme="minorBidi"/>
            <w:sz w:val="20"/>
            <w:szCs w:val="20"/>
          </w:rPr>
          <w:t xml:space="preserve">possibly due to </w:t>
        </w:r>
      </w:ins>
      <w:ins w:id="153" w:author="Microsoft Office User" w:date="2026-04-06T14:40:00Z">
        <w:r w:rsidR="00405C25">
          <w:rPr>
            <w:rFonts w:asciiTheme="minorBidi" w:hAnsiTheme="minorBidi"/>
            <w:sz w:val="20"/>
            <w:szCs w:val="20"/>
          </w:rPr>
          <w:t xml:space="preserve">reduced </w:t>
        </w:r>
      </w:ins>
      <w:ins w:id="154"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155" w:author="Microsoft Office User" w:date="2026-04-03T09:42:00Z">
        <w:r w:rsidRPr="00915B11" w:rsidDel="00CE6AC2">
          <w:rPr>
            <w:rFonts w:asciiTheme="minorBidi" w:hAnsiTheme="minorBidi"/>
            <w:sz w:val="20"/>
            <w:szCs w:val="20"/>
          </w:rPr>
          <w:delText xml:space="preserve">could </w:delText>
        </w:r>
      </w:del>
      <w:ins w:id="156"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r w:rsidRPr="00915B11">
        <w:rPr>
          <w:rFonts w:asciiTheme="minorBidi" w:hAnsiTheme="minorBidi"/>
          <w:i/>
          <w:iCs/>
          <w:sz w:val="20"/>
          <w:szCs w:val="20"/>
        </w:rPr>
        <w:t>Blattabacterium</w:t>
      </w:r>
      <w:r w:rsidRPr="00915B11">
        <w:rPr>
          <w:rFonts w:asciiTheme="minorBidi" w:hAnsiTheme="minorBidi"/>
          <w:sz w:val="20"/>
          <w:szCs w:val="20"/>
        </w:rPr>
        <w:t>, as well as a considerable reduction in genome size</w:t>
      </w:r>
      <w:del w:id="157" w:author="Microsoft Office User" w:date="2026-04-13T15:30:00Z">
        <w:r w:rsidRPr="00915B11" w:rsidDel="00990DCA">
          <w:rPr>
            <w:rFonts w:asciiTheme="minorBidi" w:hAnsiTheme="minorBidi"/>
            <w:sz w:val="20"/>
            <w:szCs w:val="20"/>
          </w:rPr>
          <w:delText xml:space="preserve"> compared with cockroaches</w:delText>
        </w:r>
      </w:del>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r w:rsidRPr="00915B11">
        <w:rPr>
          <w:rFonts w:asciiTheme="minorBidi" w:hAnsiTheme="minorBidi"/>
          <w:sz w:val="20"/>
          <w:szCs w:val="20"/>
        </w:rPr>
        <w:t>Blattabacterium</w:t>
      </w:r>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158"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r w:rsidRPr="00915B11">
        <w:rPr>
          <w:rFonts w:asciiTheme="minorBidi" w:hAnsiTheme="minorBidi"/>
          <w:i/>
          <w:iCs/>
          <w:sz w:val="20"/>
          <w:szCs w:val="20"/>
        </w:rPr>
        <w:t xml:space="preserve">Blattabacterium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4CFEA0F8"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r w:rsidRPr="00915B11">
        <w:rPr>
          <w:rFonts w:asciiTheme="minorBidi" w:hAnsiTheme="minorBidi"/>
          <w:i/>
          <w:iCs/>
          <w:sz w:val="20"/>
          <w:szCs w:val="20"/>
        </w:rPr>
        <w:t>Blattabacterium</w:t>
      </w:r>
      <w:r w:rsidRPr="00915B11">
        <w:rPr>
          <w:rFonts w:asciiTheme="minorBidi" w:hAnsiTheme="minorBidi"/>
          <w:sz w:val="20"/>
          <w:szCs w:val="20"/>
        </w:rPr>
        <w:t xml:space="preserve"> strain</w:t>
      </w:r>
      <w:r w:rsidR="00347713">
        <w:rPr>
          <w:rFonts w:asciiTheme="minorBidi" w:hAnsiTheme="minorBidi"/>
          <w:sz w:val="20"/>
          <w:szCs w:val="20"/>
        </w:rPr>
        <w:t>, and subsequently inspecting homology (and common origin)</w:t>
      </w:r>
      <w:del w:id="159" w:author="Microsoft Office User" w:date="2026-04-13T15:22:00Z">
        <w:r w:rsidR="00347713" w:rsidDel="00C8524C">
          <w:rPr>
            <w:rFonts w:asciiTheme="minorBidi" w:hAnsiTheme="minorBidi"/>
            <w:sz w:val="20"/>
            <w:szCs w:val="20"/>
          </w:rPr>
          <w:delText xml:space="preserve"> </w:delText>
        </w:r>
      </w:del>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Panesthiinae, at least </w:t>
      </w:r>
      <w:r w:rsidRPr="00915B11">
        <w:rPr>
          <w:rFonts w:asciiTheme="minorBidi" w:hAnsiTheme="minorBidi"/>
          <w:color w:val="000000" w:themeColor="text1"/>
          <w:sz w:val="20"/>
          <w:szCs w:val="20"/>
        </w:rPr>
        <w:t>~28.7 Mya [1</w:t>
      </w:r>
      <w:ins w:id="160" w:author="Microsoft Office User" w:date="2026-04-13T15:31:00Z">
        <w:r w:rsidR="00990DCA">
          <w:rPr>
            <w:rFonts w:asciiTheme="minorBidi" w:hAnsiTheme="minorBidi"/>
            <w:color w:val="000000" w:themeColor="text1"/>
            <w:sz w:val="20"/>
            <w:szCs w:val="20"/>
          </w:rPr>
          <w:t>1</w:t>
        </w:r>
      </w:ins>
      <w:del w:id="161" w:author="Microsoft Office User" w:date="2026-04-13T15:31:00Z">
        <w:r w:rsidRPr="00915B11" w:rsidDel="00990DCA">
          <w:rPr>
            <w:rFonts w:asciiTheme="minorBidi" w:hAnsiTheme="minorBidi"/>
            <w:color w:val="000000" w:themeColor="text1"/>
            <w:sz w:val="20"/>
            <w:szCs w:val="20"/>
          </w:rPr>
          <w:delText>2</w:delText>
        </w:r>
      </w:del>
      <w:r w:rsidRPr="00915B11">
        <w:rPr>
          <w:rFonts w:asciiTheme="minorBidi" w:hAnsiTheme="minorBidi"/>
          <w:color w:val="000000" w:themeColor="text1"/>
          <w:sz w:val="20"/>
          <w:szCs w:val="20"/>
        </w:rPr>
        <w:t>].</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RNAseq data to investigate the transcription of inserts in </w:t>
      </w:r>
      <w:r w:rsidRPr="00915B11">
        <w:rPr>
          <w:rFonts w:asciiTheme="minorBidi" w:hAnsiTheme="minorBidi"/>
          <w:i/>
          <w:iCs/>
          <w:sz w:val="20"/>
          <w:szCs w:val="20"/>
        </w:rPr>
        <w:t>Panesthia t. tegminifera</w:t>
      </w:r>
      <w:r w:rsidRPr="00915B11">
        <w:rPr>
          <w:rFonts w:asciiTheme="minorBidi" w:hAnsiTheme="minorBidi"/>
          <w:sz w:val="20"/>
          <w:szCs w:val="20"/>
        </w:rPr>
        <w:t xml:space="preserve">, </w:t>
      </w:r>
      <w:r w:rsidRPr="00915B11">
        <w:rPr>
          <w:rFonts w:asciiTheme="minorBidi" w:hAnsiTheme="minorBidi"/>
          <w:i/>
          <w:iCs/>
          <w:sz w:val="20"/>
          <w:szCs w:val="20"/>
        </w:rPr>
        <w:t>Macropanesthia lithgowae</w:t>
      </w:r>
      <w:r w:rsidRPr="00915B11">
        <w:rPr>
          <w:rFonts w:asciiTheme="minorBidi" w:hAnsiTheme="minorBidi"/>
          <w:sz w:val="20"/>
          <w:szCs w:val="20"/>
        </w:rPr>
        <w:t xml:space="preserve">, and </w:t>
      </w:r>
      <w:r w:rsidRPr="00915B11">
        <w:rPr>
          <w:rFonts w:asciiTheme="minorBidi" w:hAnsiTheme="minorBidi"/>
          <w:i/>
          <w:iCs/>
          <w:sz w:val="20"/>
          <w:szCs w:val="20"/>
        </w:rPr>
        <w:t>Panesthia sloanei</w:t>
      </w:r>
      <w:r w:rsidRPr="00915B11">
        <w:rPr>
          <w:rFonts w:asciiTheme="minorBidi" w:hAnsiTheme="minorBidi"/>
          <w:sz w:val="20"/>
          <w:szCs w:val="20"/>
        </w:rPr>
        <w:t>. By mapping insert sequences to RNA contigs using BLASTn,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t>
      </w:r>
      <w:r w:rsidRPr="00915B11">
        <w:rPr>
          <w:rFonts w:asciiTheme="minorBidi" w:hAnsiTheme="minorBidi"/>
          <w:sz w:val="20"/>
          <w:szCs w:val="20"/>
        </w:rPr>
        <w:lastRenderedPageBreak/>
        <w:t>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162" w:author="Microsoft Office User" w:date="2026-04-03T11:01:00Z">
        <w:r w:rsidR="00703734">
          <w:rPr>
            <w:rFonts w:asciiTheme="minorBidi" w:hAnsiTheme="minorBidi"/>
            <w:sz w:val="20"/>
            <w:szCs w:val="20"/>
          </w:rPr>
          <w:t xml:space="preserve"> (see </w:t>
        </w:r>
      </w:ins>
      <w:commentRangeStart w:id="163"/>
      <w:ins w:id="164" w:author="Microsoft Office User" w:date="2026-04-03T11:02:00Z">
        <w:r w:rsidR="00703734">
          <w:rPr>
            <w:rFonts w:asciiTheme="minorBidi" w:hAnsiTheme="minorBidi"/>
            <w:sz w:val="20"/>
            <w:szCs w:val="20"/>
          </w:rPr>
          <w:t xml:space="preserve">Dataset S5 </w:t>
        </w:r>
      </w:ins>
      <w:commentRangeEnd w:id="163"/>
      <w:ins w:id="165" w:author="Microsoft Office User" w:date="2026-04-13T10:44:00Z">
        <w:r w:rsidR="007067CC">
          <w:rPr>
            <w:rStyle w:val="CommentReference"/>
            <w:rFonts w:ascii="Times New Roman" w:eastAsia="Times New Roman" w:hAnsi="Times New Roman" w:cs="Times New Roman"/>
          </w:rPr>
          <w:commentReference w:id="163"/>
        </w:r>
      </w:ins>
      <w:ins w:id="166" w:author="Microsoft Office User" w:date="2026-04-03T11:02:00Z">
        <w:r w:rsidR="00703734">
          <w:rPr>
            <w:rFonts w:asciiTheme="minorBidi" w:hAnsiTheme="minorBidi"/>
            <w:sz w:val="20"/>
            <w:szCs w:val="20"/>
          </w:rPr>
          <w:t xml:space="preserve">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4D202254"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167"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 xml:space="preserve">of the </w:t>
        </w:r>
        <w:commentRangeStart w:id="168"/>
        <w:r w:rsidR="00246A17" w:rsidRPr="00246A17">
          <w:rPr>
            <w:rFonts w:asciiTheme="minorBidi" w:hAnsiTheme="minorBidi"/>
            <w:sz w:val="20"/>
            <w:szCs w:val="20"/>
          </w:rPr>
          <w:t>l</w:t>
        </w:r>
      </w:ins>
      <w:commentRangeEnd w:id="168"/>
      <w:ins w:id="169" w:author="Microsoft Office User" w:date="2026-04-13T10:01:00Z">
        <w:r w:rsidR="008E3C40">
          <w:rPr>
            <w:rStyle w:val="CommentReference"/>
            <w:rFonts w:ascii="Times New Roman" w:eastAsia="Times New Roman" w:hAnsi="Times New Roman" w:cs="Times New Roman"/>
          </w:rPr>
          <w:commentReference w:id="168"/>
        </w:r>
      </w:ins>
      <w:ins w:id="170" w:author="Microsoft Office User" w:date="2026-04-03T11:53:00Z">
        <w:r w:rsidR="00246A17" w:rsidRPr="00246A17">
          <w:rPr>
            <w:rFonts w:asciiTheme="minorBidi" w:hAnsiTheme="minorBidi"/>
            <w:sz w:val="20"/>
            <w:szCs w:val="20"/>
          </w:rPr>
          <w:t>ongest inserts</w:t>
        </w:r>
      </w:ins>
      <w:r w:rsidRPr="00915B11">
        <w:rPr>
          <w:rFonts w:asciiTheme="minorBidi" w:hAnsiTheme="minorBidi"/>
          <w:sz w:val="20"/>
          <w:szCs w:val="20"/>
        </w:rPr>
        <w:t xml:space="preserve">, </w:t>
      </w:r>
      <w:ins w:id="171" w:author="Microsoft Office User" w:date="2026-04-03T11:56:00Z">
        <w:r w:rsidR="00246A17" w:rsidRPr="00246A17">
          <w:rPr>
            <w:rFonts w:asciiTheme="minorBidi" w:hAnsiTheme="minorBidi"/>
            <w:sz w:val="20"/>
            <w:szCs w:val="20"/>
          </w:rPr>
          <w:t xml:space="preserve">we identified </w:t>
        </w:r>
      </w:ins>
      <w:ins w:id="172" w:author="Microsoft Office User" w:date="2026-04-13T10:01:00Z">
        <w:r w:rsidR="008E3C40">
          <w:rPr>
            <w:rFonts w:asciiTheme="minorBidi" w:hAnsiTheme="minorBidi"/>
            <w:sz w:val="20"/>
            <w:szCs w:val="20"/>
          </w:rPr>
          <w:t xml:space="preserve">32 </w:t>
        </w:r>
      </w:ins>
      <w:ins w:id="173" w:author="Microsoft Office User" w:date="2026-04-03T11:56:00Z">
        <w:r w:rsidR="00246A17" w:rsidRPr="00246A17">
          <w:rPr>
            <w:rFonts w:asciiTheme="minorBidi" w:hAnsiTheme="minorBidi"/>
            <w:sz w:val="20"/>
            <w:szCs w:val="20"/>
          </w:rPr>
          <w:t>inserts displaying a chimeric nature</w:t>
        </w:r>
      </w:ins>
      <w:del w:id="174"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r w:rsidRPr="00915B11">
        <w:rPr>
          <w:rFonts w:asciiTheme="minorBidi" w:hAnsiTheme="minorBidi"/>
          <w:i/>
          <w:sz w:val="20"/>
          <w:szCs w:val="20"/>
        </w:rPr>
        <w:t>Blattabacterium-</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r w:rsidR="00F12055" w:rsidRPr="00915B11">
        <w:rPr>
          <w:rFonts w:asciiTheme="minorBidi" w:hAnsiTheme="minorBidi"/>
          <w:i/>
          <w:color w:val="000000" w:themeColor="text1"/>
          <w:sz w:val="20"/>
          <w:szCs w:val="20"/>
        </w:rPr>
        <w:t>Blattabacterium</w:t>
      </w:r>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Such chimeric DNA inserts were present in all cockroach genomes, independently sequenced by separate research groups</w:t>
      </w:r>
      <w:del w:id="175" w:author="Microsoft Office User" w:date="2026-04-13T16:02:00Z">
        <w:r w:rsidRPr="00915B11" w:rsidDel="00F067DB">
          <w:rPr>
            <w:rFonts w:asciiTheme="minorBidi" w:hAnsiTheme="minorBidi"/>
            <w:color w:val="000000" w:themeColor="text1"/>
            <w:sz w:val="20"/>
            <w:szCs w:val="20"/>
          </w:rPr>
          <w:delText xml:space="preserve"> </w:delText>
        </w:r>
        <w:commentRangeStart w:id="176"/>
        <w:r w:rsidRPr="00915B11" w:rsidDel="00F067DB">
          <w:rPr>
            <w:rFonts w:asciiTheme="minorBidi" w:hAnsiTheme="minorBidi"/>
            <w:color w:val="000000" w:themeColor="text1"/>
            <w:sz w:val="20"/>
            <w:szCs w:val="20"/>
          </w:rPr>
          <w:delText>using different sequencing technologies</w:delText>
        </w:r>
        <w:commentRangeEnd w:id="176"/>
        <w:r w:rsidR="00595512" w:rsidDel="00F067DB">
          <w:rPr>
            <w:rStyle w:val="CommentReference"/>
            <w:rFonts w:ascii="Times New Roman" w:eastAsia="Times New Roman" w:hAnsi="Times New Roman" w:cs="Times New Roman"/>
          </w:rPr>
          <w:commentReference w:id="176"/>
        </w:r>
      </w:del>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numts in </w:t>
      </w:r>
      <w:r w:rsidRPr="00915B11">
        <w:rPr>
          <w:rFonts w:asciiTheme="minorBidi" w:hAnsiTheme="minorBidi"/>
          <w:i/>
          <w:sz w:val="20"/>
          <w:szCs w:val="20"/>
        </w:rPr>
        <w:t>Arabidopsis thaliana</w:t>
      </w:r>
      <w:r w:rsidRPr="00915B11">
        <w:rPr>
          <w:rFonts w:asciiTheme="minorBidi" w:hAnsiTheme="minorBidi"/>
          <w:sz w:val="20"/>
          <w:szCs w:val="20"/>
        </w:rPr>
        <w:t xml:space="preserve"> [1</w:t>
      </w:r>
      <w:ins w:id="177" w:author="Microsoft Office User" w:date="2026-04-13T15:31:00Z">
        <w:r w:rsidR="00990DCA">
          <w:rPr>
            <w:rFonts w:asciiTheme="minorBidi" w:hAnsiTheme="minorBidi"/>
            <w:sz w:val="20"/>
            <w:szCs w:val="20"/>
          </w:rPr>
          <w:t>2</w:t>
        </w:r>
      </w:ins>
      <w:del w:id="178" w:author="Microsoft Office User" w:date="2026-04-13T15:31:00Z">
        <w:r w:rsidRPr="00915B11" w:rsidDel="00990DCA">
          <w:rPr>
            <w:rFonts w:asciiTheme="minorBidi" w:hAnsiTheme="minorBidi"/>
            <w:sz w:val="20"/>
            <w:szCs w:val="20"/>
          </w:rPr>
          <w:delText>3</w:delText>
        </w:r>
      </w:del>
      <w:r w:rsidRPr="00915B11">
        <w:rPr>
          <w:rFonts w:asciiTheme="minorBidi" w:hAnsiTheme="minorBidi"/>
          <w:sz w:val="20"/>
          <w:szCs w:val="20"/>
        </w:rPr>
        <w:t xml:space="preserve">],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r w:rsidRPr="00915B11">
        <w:rPr>
          <w:rFonts w:asciiTheme="minorBidi" w:hAnsiTheme="minorBidi"/>
          <w:i/>
          <w:sz w:val="20"/>
          <w:szCs w:val="20"/>
        </w:rPr>
        <w:t>Blattabacterium</w:t>
      </w:r>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179" w:author="Microsoft Office User" w:date="2026-03-31T15:35:00Z">
        <w:r w:rsidRPr="00915B11" w:rsidDel="00736E9A">
          <w:rPr>
            <w:rFonts w:asciiTheme="minorBidi" w:hAnsiTheme="minorBidi"/>
            <w:sz w:val="20"/>
            <w:szCs w:val="20"/>
          </w:rPr>
          <w:delText>suggest that</w:delText>
        </w:r>
      </w:del>
      <w:ins w:id="180" w:author="Microsoft Office User" w:date="2026-03-31T15:35:00Z">
        <w:r w:rsidR="00736E9A">
          <w:rPr>
            <w:rFonts w:asciiTheme="minorBidi" w:hAnsiTheme="minorBidi"/>
            <w:sz w:val="20"/>
            <w:szCs w:val="20"/>
          </w:rPr>
          <w:t>reveal exten</w:t>
        </w:r>
      </w:ins>
      <w:ins w:id="181"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182"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183" w:author="Microsoft Office User" w:date="2026-03-31T15:49:00Z">
        <w:r w:rsidRPr="00915B11" w:rsidDel="00595512">
          <w:rPr>
            <w:rFonts w:asciiTheme="minorBidi" w:hAnsiTheme="minorBidi"/>
            <w:sz w:val="20"/>
            <w:szCs w:val="20"/>
          </w:rPr>
          <w:delText>horizontal transfer</w:delText>
        </w:r>
      </w:del>
      <w:ins w:id="184"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4"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r w:rsidRPr="00915B11">
        <w:rPr>
          <w:rFonts w:asciiTheme="minorBidi" w:hAnsiTheme="minorBidi"/>
          <w:color w:val="000000" w:themeColor="text1"/>
          <w:sz w:val="20"/>
          <w:szCs w:val="20"/>
        </w:rPr>
        <w:t>Blaberidae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r w:rsidRPr="00915B11">
        <w:rPr>
          <w:rFonts w:asciiTheme="minorBidi" w:hAnsiTheme="minorBidi"/>
          <w:color w:val="000000" w:themeColor="text1"/>
          <w:sz w:val="20"/>
          <w:szCs w:val="20"/>
        </w:rPr>
        <w:t xml:space="preserve">Blattodea and 77 </w:t>
      </w:r>
      <w:r w:rsidRPr="00DA70E8">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(Dataset S2). To locate DNA transfers from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r w:rsidRPr="00915B11">
        <w:rPr>
          <w:rFonts w:asciiTheme="minorBidi" w:hAnsiTheme="minorBidi"/>
          <w:i/>
          <w:iCs/>
          <w:sz w:val="20"/>
          <w:szCs w:val="20"/>
        </w:rPr>
        <w:t>Blattabacterium</w:t>
      </w:r>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185"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r w:rsidR="00F26308" w:rsidRPr="00F26308">
          <w:rPr>
            <w:rFonts w:asciiTheme="minorBidi" w:hAnsiTheme="minorBidi"/>
            <w:i/>
            <w:iCs/>
            <w:sz w:val="20"/>
            <w:szCs w:val="20"/>
            <w:rPrChange w:id="186" w:author="Microsoft Office User" w:date="2026-04-03T09:57:00Z">
              <w:rPr>
                <w:rFonts w:asciiTheme="minorBidi" w:hAnsiTheme="minorBidi"/>
                <w:sz w:val="20"/>
                <w:szCs w:val="20"/>
              </w:rPr>
            </w:rPrChange>
          </w:rPr>
          <w:t>Buchnera</w:t>
        </w:r>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187"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188" w:author="Microsoft Office User" w:date="2026-04-03T10:12:00Z">
        <w:r w:rsidR="00EE7FBE">
          <w:rPr>
            <w:rFonts w:asciiTheme="minorBidi" w:hAnsiTheme="minorBidi"/>
            <w:sz w:val="20"/>
            <w:szCs w:val="20"/>
          </w:rPr>
          <w:t>known to infect hosts</w:t>
        </w:r>
      </w:ins>
      <w:ins w:id="189" w:author="Microsoft Office User" w:date="2026-04-03T09:57:00Z">
        <w:r w:rsidR="00F26308" w:rsidRPr="00F26308">
          <w:rPr>
            <w:rFonts w:asciiTheme="minorBidi" w:hAnsiTheme="minorBidi"/>
            <w:sz w:val="20"/>
            <w:szCs w:val="20"/>
          </w:rPr>
          <w:t xml:space="preserve">) </w:t>
        </w:r>
      </w:ins>
      <w:ins w:id="190" w:author="Microsoft Office User" w:date="2026-04-03T09:58:00Z">
        <w:r w:rsidR="00F26308">
          <w:rPr>
            <w:rFonts w:asciiTheme="minorBidi" w:hAnsiTheme="minorBidi"/>
            <w:sz w:val="20"/>
            <w:szCs w:val="20"/>
          </w:rPr>
          <w:t xml:space="preserve">using the </w:t>
        </w:r>
      </w:ins>
      <w:ins w:id="191" w:author="Microsoft Office User" w:date="2026-04-03T09:57:00Z">
        <w:r w:rsidR="00F26308" w:rsidRPr="00F26308">
          <w:rPr>
            <w:rFonts w:asciiTheme="minorBidi" w:hAnsiTheme="minorBidi"/>
            <w:sz w:val="20"/>
            <w:szCs w:val="20"/>
          </w:rPr>
          <w:t>same pipeline.</w:t>
        </w:r>
      </w:ins>
      <w:del w:id="192"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4DC9637C"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w:t>
      </w:r>
      <w:commentRangeStart w:id="193"/>
      <w:del w:id="194" w:author="Microsoft Office User" w:date="2026-04-13T14:12:00Z">
        <w:r w:rsidRPr="004375B0" w:rsidDel="00AF1CC1">
          <w:rPr>
            <w:rFonts w:asciiTheme="minorBidi" w:hAnsiTheme="minorBidi"/>
            <w:sz w:val="20"/>
            <w:szCs w:val="20"/>
          </w:rPr>
          <w:delText>Jack Marsden for technical assistance</w:delText>
        </w:r>
        <w:commentRangeEnd w:id="193"/>
        <w:r w:rsidR="00291C86" w:rsidDel="00AF1CC1">
          <w:rPr>
            <w:rStyle w:val="CommentReference"/>
            <w:rFonts w:ascii="Times New Roman" w:eastAsia="Times New Roman" w:hAnsi="Times New Roman" w:cs="Times New Roman"/>
          </w:rPr>
          <w:commentReference w:id="193"/>
        </w:r>
        <w:r w:rsidRPr="004375B0" w:rsidDel="00AF1CC1">
          <w:rPr>
            <w:rFonts w:asciiTheme="minorBidi" w:hAnsiTheme="minorBidi"/>
            <w:sz w:val="20"/>
            <w:szCs w:val="20"/>
          </w:rPr>
          <w:delText xml:space="preserve">, </w:delText>
        </w:r>
      </w:del>
      <w:r w:rsidRPr="004375B0">
        <w:rPr>
          <w:rFonts w:asciiTheme="minorBidi" w:hAnsiTheme="minorBidi"/>
          <w:sz w:val="20"/>
          <w:szCs w:val="20"/>
        </w:rPr>
        <w:t>Pawsey Supercomputing Research Centre, and Australian BioCommons Leadership Share (ABLeS)</w:t>
      </w:r>
      <w:del w:id="195" w:author="Microsoft Office User" w:date="2026-04-13T14:12:00Z">
        <w:r w:rsidRPr="004375B0" w:rsidDel="00AF1CC1">
          <w:rPr>
            <w:rFonts w:asciiTheme="minorBidi" w:hAnsiTheme="minorBidi"/>
            <w:sz w:val="20"/>
            <w:szCs w:val="20"/>
          </w:rPr>
          <w:delText xml:space="preserve"> </w:delText>
        </w:r>
        <w:commentRangeStart w:id="196"/>
        <w:r w:rsidRPr="004375B0" w:rsidDel="00AF1CC1">
          <w:rPr>
            <w:rFonts w:asciiTheme="minorBidi" w:hAnsiTheme="minorBidi"/>
            <w:sz w:val="20"/>
            <w:szCs w:val="20"/>
          </w:rPr>
          <w:delText>for providing access to Australia’s National Computational Infrastructure</w:delText>
        </w:r>
        <w:commentRangeEnd w:id="196"/>
        <w:r w:rsidR="00291C86" w:rsidDel="00AF1CC1">
          <w:rPr>
            <w:rStyle w:val="CommentReference"/>
            <w:rFonts w:ascii="Times New Roman" w:eastAsia="Times New Roman" w:hAnsi="Times New Roman" w:cs="Times New Roman"/>
          </w:rPr>
          <w:commentReference w:id="196"/>
        </w:r>
      </w:del>
      <w:r w:rsidRPr="004375B0">
        <w:rPr>
          <w:rFonts w:asciiTheme="minorBidi" w:hAnsiTheme="minorBidi"/>
          <w:sz w:val="20"/>
          <w:szCs w:val="20"/>
        </w:rPr>
        <w:t>. This study was supported by grants from the Australian Research Council (FT160100463; DP220103265</w:t>
      </w:r>
      <w:commentRangeStart w:id="197"/>
      <w:r w:rsidRPr="004375B0">
        <w:rPr>
          <w:rFonts w:asciiTheme="minorBidi" w:hAnsiTheme="minorBidi"/>
          <w:sz w:val="20"/>
          <w:szCs w:val="20"/>
        </w:rPr>
        <w:t>)</w:t>
      </w:r>
      <w:commentRangeEnd w:id="197"/>
      <w:r w:rsidR="00D1645C">
        <w:rPr>
          <w:rStyle w:val="CommentReference"/>
          <w:rFonts w:ascii="Times New Roman" w:eastAsia="Times New Roman" w:hAnsi="Times New Roman" w:cs="Times New Roman"/>
        </w:rPr>
        <w:commentReference w:id="197"/>
      </w:r>
      <w:del w:id="198" w:author="Microsoft Office User" w:date="2026-04-13T14:12:00Z">
        <w:r w:rsidRPr="004375B0" w:rsidDel="00AF1CC1">
          <w:rPr>
            <w:rFonts w:asciiTheme="minorBidi" w:hAnsiTheme="minorBidi"/>
            <w:sz w:val="20"/>
            <w:szCs w:val="20"/>
          </w:rPr>
          <w:delText xml:space="preserve">, </w:delText>
        </w:r>
        <w:commentRangeStart w:id="199"/>
        <w:r w:rsidRPr="004375B0" w:rsidDel="00AF1CC1">
          <w:rPr>
            <w:rFonts w:asciiTheme="minorBidi" w:hAnsiTheme="minorBidi"/>
            <w:sz w:val="20"/>
            <w:szCs w:val="20"/>
          </w:rPr>
          <w:delText>and The University of Sydney</w:delText>
        </w:r>
        <w:commentRangeEnd w:id="199"/>
        <w:r w:rsidR="00291C86" w:rsidDel="00AF1CC1">
          <w:rPr>
            <w:rStyle w:val="CommentReference"/>
            <w:rFonts w:ascii="Times New Roman" w:eastAsia="Times New Roman" w:hAnsi="Times New Roman" w:cs="Times New Roman"/>
          </w:rPr>
          <w:commentReference w:id="199"/>
        </w:r>
      </w:del>
      <w:r w:rsidRPr="004375B0">
        <w:rPr>
          <w:rFonts w:asciiTheme="minorBidi" w:hAnsiTheme="minorBidi"/>
          <w:sz w:val="20"/>
          <w:szCs w:val="20"/>
        </w:rPr>
        <w:t>.</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Nat. Rev. Microbiol.</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Sacchi </w:t>
      </w:r>
      <w:r w:rsidRPr="00927DAC">
        <w:rPr>
          <w:rFonts w:asciiTheme="minorBidi" w:hAnsiTheme="minorBidi"/>
          <w:i/>
          <w:iCs/>
          <w:sz w:val="20"/>
          <w:szCs w:val="20"/>
        </w:rPr>
        <w:t>et al</w:t>
      </w:r>
      <w:r w:rsidRPr="00927DAC">
        <w:rPr>
          <w:rFonts w:asciiTheme="minorBidi" w:hAnsiTheme="minorBidi"/>
          <w:sz w:val="20"/>
          <w:szCs w:val="20"/>
        </w:rPr>
        <w:t xml:space="preserve">., Symbionts in the oocytes of Blattella germanica (L.)(Dictyoptera: Blattellidae): Their mode of transmission. </w:t>
      </w:r>
      <w:r w:rsidRPr="00927DAC">
        <w:rPr>
          <w:rFonts w:asciiTheme="minorBidi" w:hAnsiTheme="minorBidi"/>
          <w:i/>
          <w:iCs/>
          <w:sz w:val="20"/>
          <w:szCs w:val="20"/>
        </w:rPr>
        <w:t>Int. J. Insect Morph. Embryol.</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cocladogenesis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Nikoh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Buchnera to its host. </w:t>
      </w:r>
      <w:r w:rsidRPr="00927DAC">
        <w:rPr>
          <w:rFonts w:asciiTheme="minorBidi" w:hAnsiTheme="minorBidi"/>
          <w:i/>
          <w:iCs/>
          <w:sz w:val="20"/>
          <w:szCs w:val="20"/>
        </w:rPr>
        <w:t>PLoS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commentRangeStart w:id="200"/>
      <w:r w:rsidRPr="00927DAC">
        <w:rPr>
          <w:rFonts w:asciiTheme="minorBidi" w:hAnsiTheme="minorBidi"/>
          <w:sz w:val="20"/>
          <w:szCs w:val="20"/>
        </w:rPr>
        <w:t>.</w:t>
      </w:r>
      <w:commentRangeEnd w:id="200"/>
      <w:r w:rsidR="00985BE3">
        <w:rPr>
          <w:rStyle w:val="CommentReference"/>
          <w:rFonts w:ascii="Times New Roman" w:eastAsia="Times New Roman" w:hAnsi="Times New Roman" w:cs="Times New Roman"/>
        </w:rPr>
        <w:commentReference w:id="200"/>
      </w:r>
    </w:p>
    <w:p w14:paraId="702F0FA4" w14:textId="77777777" w:rsidR="00985BE3" w:rsidRPr="00927DAC" w:rsidRDefault="00985BE3" w:rsidP="00985BE3">
      <w:pPr>
        <w:pStyle w:val="ListParagraph"/>
        <w:numPr>
          <w:ilvl w:val="0"/>
          <w:numId w:val="2"/>
        </w:numPr>
        <w:spacing w:after="0"/>
        <w:jc w:val="both"/>
        <w:rPr>
          <w:moveTo w:id="201" w:author="Microsoft Office User" w:date="2026-04-13T15:24:00Z"/>
          <w:rFonts w:asciiTheme="minorBidi" w:hAnsiTheme="minorBidi"/>
          <w:sz w:val="20"/>
          <w:szCs w:val="20"/>
        </w:rPr>
      </w:pPr>
      <w:moveToRangeStart w:id="202" w:author="Microsoft Office User" w:date="2026-04-13T15:24:00Z" w:name="move226986263"/>
      <w:moveTo w:id="203" w:author="Microsoft Office User" w:date="2026-04-13T15:24:00Z">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moveTo>
    </w:p>
    <w:moveToRangeEnd w:id="202"/>
    <w:p w14:paraId="1BD9835F" w14:textId="6F2D8B76" w:rsidR="00D3701A" w:rsidRPr="00927DAC" w:rsidDel="00985BE3" w:rsidRDefault="00D3701A" w:rsidP="00D3701A">
      <w:pPr>
        <w:pStyle w:val="ListParagraph"/>
        <w:numPr>
          <w:ilvl w:val="0"/>
          <w:numId w:val="2"/>
        </w:numPr>
        <w:spacing w:after="0"/>
        <w:jc w:val="both"/>
        <w:rPr>
          <w:del w:id="204" w:author="Microsoft Office User" w:date="2026-04-13T15:24:00Z"/>
          <w:rFonts w:asciiTheme="minorBidi" w:hAnsiTheme="minorBidi"/>
          <w:sz w:val="20"/>
          <w:szCs w:val="20"/>
          <w:lang w:val="da-DK"/>
        </w:rPr>
      </w:pPr>
      <w:del w:id="205" w:author="Microsoft Office User" w:date="2026-04-13T15:24:00Z">
        <w:r w:rsidRPr="00927DAC" w:rsidDel="00985BE3">
          <w:rPr>
            <w:rFonts w:asciiTheme="minorBidi" w:hAnsiTheme="minorBidi"/>
            <w:sz w:val="20"/>
            <w:szCs w:val="20"/>
          </w:rPr>
          <w:delText xml:space="preserve">J. B. Luan </w:delText>
        </w:r>
        <w:r w:rsidRPr="00927DAC" w:rsidDel="00985BE3">
          <w:rPr>
            <w:rFonts w:asciiTheme="minorBidi" w:hAnsiTheme="minorBidi"/>
            <w:i/>
            <w:iCs/>
            <w:sz w:val="20"/>
            <w:szCs w:val="20"/>
          </w:rPr>
          <w:delText>et al</w:delText>
        </w:r>
        <w:r w:rsidRPr="00927DAC" w:rsidDel="00985BE3">
          <w:rPr>
            <w:rFonts w:asciiTheme="minorBidi" w:hAnsiTheme="minorBidi"/>
            <w:sz w:val="20"/>
            <w:szCs w:val="20"/>
          </w:rPr>
          <w:delText xml:space="preserve">., Metabolic coevolution in the bacterial symbiosis of whiteflies and related plant sap-feeding insects. </w:delText>
        </w:r>
        <w:r w:rsidRPr="00927DAC" w:rsidDel="00985BE3">
          <w:rPr>
            <w:rFonts w:asciiTheme="minorBidi" w:hAnsiTheme="minorBidi"/>
            <w:i/>
            <w:iCs/>
            <w:sz w:val="20"/>
            <w:szCs w:val="20"/>
            <w:lang w:val="da-DK"/>
          </w:rPr>
          <w:delText>Genome Biol. Evol</w:delText>
        </w:r>
        <w:r w:rsidRPr="00927DAC" w:rsidDel="00985BE3">
          <w:rPr>
            <w:rFonts w:asciiTheme="minorBidi" w:hAnsiTheme="minorBidi"/>
            <w:sz w:val="20"/>
            <w:szCs w:val="20"/>
            <w:lang w:val="da-DK"/>
          </w:rPr>
          <w:delText xml:space="preserve">. </w:delText>
        </w:r>
        <w:r w:rsidRPr="00927DAC" w:rsidDel="00985BE3">
          <w:rPr>
            <w:rFonts w:asciiTheme="minorBidi" w:hAnsiTheme="minorBidi"/>
            <w:b/>
            <w:bCs/>
            <w:sz w:val="20"/>
            <w:szCs w:val="20"/>
            <w:lang w:val="da-DK"/>
          </w:rPr>
          <w:delText>7</w:delText>
        </w:r>
        <w:r w:rsidRPr="00927DAC" w:rsidDel="00985BE3">
          <w:rPr>
            <w:rFonts w:asciiTheme="minorBidi" w:hAnsiTheme="minorBidi"/>
            <w:sz w:val="20"/>
            <w:szCs w:val="20"/>
            <w:lang w:val="da-DK"/>
          </w:rPr>
          <w:delText>, 2635</w:delText>
        </w:r>
        <w:r w:rsidRPr="00927DAC" w:rsidDel="00985BE3">
          <w:rPr>
            <w:rFonts w:asciiTheme="minorBidi" w:hAnsiTheme="minorBidi"/>
            <w:sz w:val="20"/>
            <w:szCs w:val="20"/>
          </w:rPr>
          <w:delText>–</w:delText>
        </w:r>
        <w:r w:rsidRPr="00927DAC" w:rsidDel="00985BE3">
          <w:rPr>
            <w:rFonts w:asciiTheme="minorBidi" w:hAnsiTheme="minorBidi"/>
            <w:sz w:val="20"/>
            <w:szCs w:val="20"/>
            <w:lang w:val="da-DK"/>
          </w:rPr>
          <w:delText>2647 (2015).</w:delText>
        </w:r>
      </w:del>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r w:rsidRPr="00927DAC">
        <w:rPr>
          <w:rFonts w:asciiTheme="minorBidi" w:hAnsiTheme="minorBidi"/>
          <w:i/>
          <w:iCs/>
          <w:sz w:val="20"/>
          <w:szCs w:val="20"/>
        </w:rPr>
        <w:t>bioRxiv</w:t>
      </w:r>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r w:rsidRPr="00927DAC">
        <w:rPr>
          <w:rFonts w:asciiTheme="minorBidi" w:hAnsiTheme="minorBidi"/>
          <w:i/>
          <w:iCs/>
          <w:sz w:val="20"/>
          <w:szCs w:val="20"/>
        </w:rPr>
        <w:t>Adineta vaga</w:t>
      </w:r>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009795E1" w:rsidR="00D3701A" w:rsidRPr="00927DAC" w:rsidDel="00985BE3" w:rsidRDefault="00D3701A" w:rsidP="00D3701A">
      <w:pPr>
        <w:pStyle w:val="ListParagraph"/>
        <w:numPr>
          <w:ilvl w:val="0"/>
          <w:numId w:val="2"/>
        </w:numPr>
        <w:spacing w:after="0"/>
        <w:jc w:val="both"/>
        <w:rPr>
          <w:moveFrom w:id="206" w:author="Microsoft Office User" w:date="2026-04-13T15:24:00Z"/>
          <w:rFonts w:asciiTheme="minorBidi" w:hAnsiTheme="minorBidi"/>
          <w:sz w:val="20"/>
          <w:szCs w:val="20"/>
        </w:rPr>
      </w:pPr>
      <w:moveFromRangeStart w:id="207" w:author="Microsoft Office User" w:date="2026-04-13T15:24:00Z" w:name="move226986263"/>
      <w:moveFrom w:id="208" w:author="Microsoft Office User" w:date="2026-04-13T15:24:00Z">
        <w:r w:rsidRPr="00927DAC" w:rsidDel="00985BE3">
          <w:rPr>
            <w:rFonts w:asciiTheme="minorBidi" w:hAnsiTheme="minorBidi"/>
            <w:sz w:val="20"/>
            <w:szCs w:val="20"/>
          </w:rPr>
          <w:t xml:space="preserve">Y. Li </w:t>
        </w:r>
        <w:r w:rsidRPr="00927DAC" w:rsidDel="00985BE3">
          <w:rPr>
            <w:rFonts w:asciiTheme="minorBidi" w:hAnsiTheme="minorBidi"/>
            <w:i/>
            <w:iCs/>
            <w:sz w:val="20"/>
            <w:szCs w:val="20"/>
          </w:rPr>
          <w:t>et al</w:t>
        </w:r>
        <w:r w:rsidRPr="00927DAC" w:rsidDel="00985BE3">
          <w:rPr>
            <w:rFonts w:asciiTheme="minorBidi" w:hAnsiTheme="minorBidi"/>
            <w:sz w:val="20"/>
            <w:szCs w:val="20"/>
          </w:rPr>
          <w:t>., HGT is widespread in insects and contributes to male courtship in lepidopterans</w:t>
        </w:r>
        <w:r w:rsidRPr="00927DAC" w:rsidDel="00985BE3">
          <w:rPr>
            <w:rFonts w:asciiTheme="minorBidi" w:hAnsiTheme="minorBidi"/>
            <w:i/>
            <w:iCs/>
            <w:sz w:val="20"/>
            <w:szCs w:val="20"/>
          </w:rPr>
          <w:t>. Cell</w:t>
        </w:r>
        <w:r w:rsidRPr="00927DAC" w:rsidDel="00985BE3">
          <w:rPr>
            <w:rFonts w:asciiTheme="minorBidi" w:hAnsiTheme="minorBidi"/>
            <w:sz w:val="20"/>
            <w:szCs w:val="20"/>
          </w:rPr>
          <w:t xml:space="preserve">, </w:t>
        </w:r>
        <w:r w:rsidRPr="00927DAC" w:rsidDel="00985BE3">
          <w:rPr>
            <w:rFonts w:asciiTheme="minorBidi" w:hAnsiTheme="minorBidi"/>
            <w:i/>
            <w:iCs/>
            <w:sz w:val="20"/>
            <w:szCs w:val="20"/>
          </w:rPr>
          <w:t>185</w:t>
        </w:r>
        <w:r w:rsidRPr="00927DAC" w:rsidDel="00985BE3">
          <w:rPr>
            <w:rFonts w:asciiTheme="minorBidi" w:hAnsiTheme="minorBidi"/>
            <w:sz w:val="20"/>
            <w:szCs w:val="20"/>
          </w:rPr>
          <w:t>, 2975–2987 (2022).</w:t>
        </w:r>
      </w:moveFrom>
    </w:p>
    <w:moveFromRangeEnd w:id="207"/>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xml:space="preserve">., Digging deep: a revised phylogeny of Australian burrowing cockroaches (Blaberidae: Panesthiinae, Geoscapheinae) confirms extensive nonmonophyly and provides insights into biogeography and evolution of burrowing. </w:t>
      </w:r>
      <w:r w:rsidRPr="00927DAC">
        <w:rPr>
          <w:rFonts w:asciiTheme="minorBidi" w:hAnsiTheme="minorBidi"/>
          <w:i/>
          <w:iCs/>
          <w:sz w:val="20"/>
          <w:szCs w:val="20"/>
        </w:rPr>
        <w:t>Syst. Entomol.</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r w:rsidRPr="00927DAC">
        <w:rPr>
          <w:rFonts w:asciiTheme="minorBidi" w:hAnsiTheme="minorBidi"/>
          <w:i/>
          <w:iCs/>
          <w:sz w:val="20"/>
          <w:szCs w:val="20"/>
        </w:rPr>
        <w:t>Panesthia lata</w:t>
      </w:r>
      <w:r w:rsidRPr="00927DAC">
        <w:rPr>
          <w:rFonts w:asciiTheme="minorBidi" w:hAnsiTheme="minorBidi"/>
          <w:sz w:val="20"/>
          <w:szCs w:val="20"/>
        </w:rPr>
        <w:t xml:space="preserve">. </w:t>
      </w:r>
      <w:r w:rsidRPr="00927DAC">
        <w:rPr>
          <w:rFonts w:asciiTheme="minorBidi" w:hAnsiTheme="minorBidi"/>
          <w:i/>
          <w:iCs/>
          <w:sz w:val="20"/>
          <w:szCs w:val="20"/>
        </w:rPr>
        <w:t>bioRxiv</w:t>
      </w:r>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5"/>
                    <a:stretch>
                      <a:fillRect/>
                    </a:stretch>
                  </pic:blipFill>
                  <pic:spPr>
                    <a:xfrm>
                      <a:off x="0" y="0"/>
                      <a:ext cx="8195164" cy="3640770"/>
                    </a:xfrm>
                    <a:prstGeom prst="rect">
                      <a:avLst/>
                    </a:prstGeom>
                  </pic:spPr>
                </pic:pic>
              </a:graphicData>
            </a:graphic>
          </wp:inline>
        </w:drawing>
      </w:r>
    </w:p>
    <w:p w14:paraId="3BC816A0" w14:textId="0F0EC6D7" w:rsidR="00E378A2" w:rsidRDefault="00E378A2" w:rsidP="00A818F7">
      <w:pPr>
        <w:keepNext/>
        <w:pBdr>
          <w:top w:val="nil"/>
          <w:left w:val="nil"/>
          <w:bottom w:val="nil"/>
          <w:right w:val="nil"/>
          <w:between w:val="nil"/>
        </w:pBdr>
        <w:spacing w:before="240" w:after="60"/>
        <w:contextualSpacing/>
        <w:rPr>
          <w:ins w:id="209" w:author="Microsoft Office User" w:date="2026-04-14T15:25:00Z"/>
          <w:rFonts w:ascii="Arial" w:hAnsi="Arial" w:cs="Arial"/>
          <w:b/>
          <w:color w:val="000000"/>
          <w:sz w:val="20"/>
          <w:szCs w:val="20"/>
        </w:rPr>
      </w:pPr>
      <w:r w:rsidRPr="00E378A2">
        <w:rPr>
          <w:rFonts w:ascii="Arial" w:hAnsi="Arial" w:cs="Arial"/>
          <w:b/>
          <w:noProof/>
          <w:color w:val="000000"/>
          <w:sz w:val="20"/>
          <w:szCs w:val="20"/>
        </w:rPr>
        <w:lastRenderedPageBreak/>
        <w:drawing>
          <wp:inline distT="0" distB="0" distL="0" distR="0" wp14:anchorId="44EEEB57" wp14:editId="5033FE03">
            <wp:extent cx="3331687" cy="223353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0364" cy="2239351"/>
                    </a:xfrm>
                    <a:prstGeom prst="rect">
                      <a:avLst/>
                    </a:prstGeom>
                  </pic:spPr>
                </pic:pic>
              </a:graphicData>
            </a:graphic>
          </wp:inline>
        </w:drawing>
      </w:r>
    </w:p>
    <w:p w14:paraId="2A676FE0" w14:textId="22130AF9"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w:t>
      </w:r>
      <w:ins w:id="210" w:author="Microsoft Office User" w:date="2026-04-13T15:32:00Z">
        <w:r w:rsidR="00990DCA">
          <w:rPr>
            <w:rFonts w:asciiTheme="minorBidi" w:hAnsiTheme="minorBidi"/>
            <w:color w:val="000000" w:themeColor="text1"/>
            <w:sz w:val="20"/>
            <w:szCs w:val="20"/>
          </w:rPr>
          <w:t>1</w:t>
        </w:r>
      </w:ins>
      <w:del w:id="211" w:author="Microsoft Office User" w:date="2026-04-13T15:32:00Z">
        <w:r w:rsidR="00D3701A" w:rsidDel="00990DCA">
          <w:rPr>
            <w:rFonts w:asciiTheme="minorBidi" w:hAnsiTheme="minorBidi"/>
            <w:color w:val="000000" w:themeColor="text1"/>
            <w:sz w:val="20"/>
            <w:szCs w:val="20"/>
          </w:rPr>
          <w:delText>2</w:delText>
        </w:r>
      </w:del>
      <w:r w:rsidR="00D3701A">
        <w:rPr>
          <w:rFonts w:asciiTheme="minorBidi" w:hAnsiTheme="minorBidi"/>
          <w:color w:val="000000" w:themeColor="text1"/>
          <w:sz w:val="20"/>
          <w:szCs w:val="20"/>
        </w:rPr>
        <w:t>,1</w:t>
      </w:r>
      <w:ins w:id="212" w:author="Microsoft Office User" w:date="2026-04-13T15:32:00Z">
        <w:r w:rsidR="00990DCA">
          <w:rPr>
            <w:rFonts w:asciiTheme="minorBidi" w:hAnsiTheme="minorBidi"/>
            <w:color w:val="000000" w:themeColor="text1"/>
            <w:sz w:val="20"/>
            <w:szCs w:val="20"/>
          </w:rPr>
          <w:t>3</w:t>
        </w:r>
      </w:ins>
      <w:del w:id="213" w:author="Microsoft Office User" w:date="2026-04-13T15:32:00Z">
        <w:r w:rsidR="00D3701A" w:rsidDel="00990DCA">
          <w:rPr>
            <w:rFonts w:asciiTheme="minorBidi" w:hAnsiTheme="minorBidi"/>
            <w:color w:val="000000" w:themeColor="text1"/>
            <w:sz w:val="20"/>
            <w:szCs w:val="20"/>
          </w:rPr>
          <w:delText>4</w:delText>
        </w:r>
      </w:del>
      <w:r w:rsidR="00D3701A">
        <w:rPr>
          <w:rFonts w:asciiTheme="minorBidi" w:hAnsiTheme="minorBidi"/>
          <w:color w:val="000000" w:themeColor="text1"/>
          <w:sz w:val="20"/>
          <w:szCs w:val="20"/>
        </w:rPr>
        <w:t>,1</w:t>
      </w:r>
      <w:ins w:id="214" w:author="Microsoft Office User" w:date="2026-04-13T15:32:00Z">
        <w:r w:rsidR="00990DCA">
          <w:rPr>
            <w:rFonts w:asciiTheme="minorBidi" w:hAnsiTheme="minorBidi"/>
            <w:color w:val="000000" w:themeColor="text1"/>
            <w:sz w:val="20"/>
            <w:szCs w:val="20"/>
          </w:rPr>
          <w:t>4</w:t>
        </w:r>
      </w:ins>
      <w:del w:id="215" w:author="Microsoft Office User" w:date="2026-04-13T15:32:00Z">
        <w:r w:rsidR="00D3701A" w:rsidDel="00990DCA">
          <w:rPr>
            <w:rFonts w:asciiTheme="minorBidi" w:hAnsiTheme="minorBidi"/>
            <w:color w:val="000000" w:themeColor="text1"/>
            <w:sz w:val="20"/>
            <w:szCs w:val="20"/>
          </w:rPr>
          <w:delText>5</w:delText>
        </w:r>
      </w:del>
      <w:r w:rsidR="00D3701A">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Blattabacterium</w:t>
      </w:r>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r w:rsidR="00D3701A" w:rsidRPr="00A7195B">
        <w:rPr>
          <w:rFonts w:asciiTheme="minorBidi" w:hAnsiTheme="minorBidi"/>
          <w:i/>
          <w:iCs/>
          <w:color w:val="000000" w:themeColor="text1"/>
          <w:sz w:val="20"/>
          <w:szCs w:val="20"/>
        </w:rPr>
        <w:t>Blattabacterium</w:t>
      </w:r>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r w:rsidR="00D3701A" w:rsidRPr="00A7195B">
        <w:rPr>
          <w:rFonts w:asciiTheme="minorBidi" w:hAnsiTheme="minorBidi"/>
          <w:i/>
          <w:iCs/>
          <w:color w:val="000000" w:themeColor="text1"/>
          <w:sz w:val="20"/>
          <w:szCs w:val="20"/>
        </w:rPr>
        <w:t>Blattabacterium</w:t>
      </w:r>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ins w:id="216" w:author="Microsoft Office User" w:date="2026-04-14T15:24:00Z">
        <w:r w:rsidR="00E378A2">
          <w:rPr>
            <w:rFonts w:asciiTheme="minorBidi" w:hAnsiTheme="minorBidi"/>
            <w:color w:val="000000" w:themeColor="text1"/>
            <w:sz w:val="20"/>
            <w:szCs w:val="20"/>
          </w:rPr>
          <w:t>The c</w:t>
        </w:r>
        <w:r w:rsidR="00E378A2" w:rsidRPr="00E378A2">
          <w:rPr>
            <w:rFonts w:asciiTheme="minorBidi" w:hAnsiTheme="minorBidi"/>
            <w:color w:val="000000" w:themeColor="text1"/>
            <w:sz w:val="20"/>
            <w:szCs w:val="20"/>
          </w:rPr>
          <w:t xml:space="preserve">umulative </w:t>
        </w:r>
        <w:r w:rsidR="00E378A2">
          <w:rPr>
            <w:rFonts w:asciiTheme="minorBidi" w:hAnsiTheme="minorBidi"/>
            <w:color w:val="000000" w:themeColor="text1"/>
            <w:sz w:val="20"/>
            <w:szCs w:val="20"/>
          </w:rPr>
          <w:t>number of plotted along the host genomes (D</w:t>
        </w:r>
        <w:commentRangeStart w:id="217"/>
        <w:r w:rsidR="00E378A2">
          <w:rPr>
            <w:rFonts w:asciiTheme="minorBidi" w:hAnsiTheme="minorBidi"/>
            <w:color w:val="000000" w:themeColor="text1"/>
            <w:sz w:val="20"/>
            <w:szCs w:val="20"/>
          </w:rPr>
          <w:t>)</w:t>
        </w:r>
      </w:ins>
      <w:commentRangeEnd w:id="217"/>
      <w:r w:rsidR="00E378A2">
        <w:rPr>
          <w:rStyle w:val="CommentReference"/>
          <w:rFonts w:ascii="Times New Roman" w:eastAsia="Times New Roman" w:hAnsi="Times New Roman" w:cs="Times New Roman"/>
        </w:rPr>
        <w:commentReference w:id="217"/>
      </w:r>
      <w:ins w:id="218" w:author="Microsoft Office User" w:date="2026-04-14T15:24:00Z">
        <w:r w:rsidR="00E378A2">
          <w:rPr>
            <w:rFonts w:asciiTheme="minorBidi" w:hAnsiTheme="minorBidi"/>
            <w:color w:val="000000" w:themeColor="text1"/>
            <w:sz w:val="20"/>
            <w:szCs w:val="20"/>
          </w:rPr>
          <w:t xml:space="preserve">. </w:t>
        </w:r>
        <w:r w:rsidR="00E378A2" w:rsidRPr="00E378A2">
          <w:rPr>
            <w:rFonts w:asciiTheme="minorBidi" w:hAnsiTheme="minorBidi"/>
            <w:color w:val="000000" w:themeColor="text1"/>
            <w:sz w:val="20"/>
            <w:szCs w:val="20"/>
          </w:rPr>
          <w:t>Individual lines correspond to individual contigs</w:t>
        </w:r>
      </w:ins>
      <w:ins w:id="219" w:author="Microsoft Office User" w:date="2026-04-14T15:29:00Z">
        <w:r w:rsidR="00E378A2">
          <w:rPr>
            <w:rFonts w:asciiTheme="minorBidi" w:hAnsiTheme="minorBidi"/>
            <w:color w:val="000000" w:themeColor="text1"/>
            <w:sz w:val="20"/>
            <w:szCs w:val="20"/>
          </w:rPr>
          <w:t xml:space="preserve"> (and coloured by genome)</w:t>
        </w:r>
      </w:ins>
      <w:ins w:id="220" w:author="Microsoft Office User" w:date="2026-04-14T15:24:00Z">
        <w:r w:rsidR="00E378A2" w:rsidRPr="00E378A2">
          <w:rPr>
            <w:rFonts w:asciiTheme="minorBidi" w:hAnsiTheme="minorBidi"/>
            <w:color w:val="000000" w:themeColor="text1"/>
            <w:sz w:val="20"/>
            <w:szCs w:val="20"/>
          </w:rPr>
          <w:t>, such that each line starts at position 0 and terminates at the length of the contig.</w:t>
        </w:r>
        <w:r w:rsidR="00E378A2">
          <w:rPr>
            <w:rFonts w:asciiTheme="minorBidi" w:hAnsiTheme="minorBidi"/>
            <w:color w:val="000000" w:themeColor="text1"/>
            <w:sz w:val="20"/>
            <w:szCs w:val="20"/>
          </w:rPr>
          <w:t xml:space="preserve"> </w:t>
        </w:r>
      </w:ins>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 xml:space="preserve">ed (for </w:t>
      </w:r>
      <w:bookmarkStart w:id="221" w:name="_GoBack"/>
      <w:bookmarkEnd w:id="221"/>
      <w:del w:id="222" w:author="Microsoft Office User" w:date="2026-04-14T15:43:00Z">
        <w:r w:rsidR="00D3701A" w:rsidRPr="00A7195B" w:rsidDel="001B65AE">
          <w:rPr>
            <w:rFonts w:asciiTheme="minorBidi" w:hAnsiTheme="minorBidi"/>
            <w:color w:val="000000" w:themeColor="text1"/>
            <w:sz w:val="20"/>
            <w:szCs w:val="20"/>
          </w:rPr>
          <w:delText xml:space="preserve">both </w:delText>
        </w:r>
      </w:del>
      <w:del w:id="223" w:author="Microsoft Office User" w:date="2026-04-14T15:23:00Z">
        <w:r w:rsidR="00D3701A" w:rsidRPr="00A7195B" w:rsidDel="00E378A2">
          <w:rPr>
            <w:rFonts w:asciiTheme="minorBidi" w:hAnsiTheme="minorBidi"/>
            <w:color w:val="000000" w:themeColor="text1"/>
            <w:sz w:val="20"/>
            <w:szCs w:val="20"/>
          </w:rPr>
          <w:delText>‘</w:delText>
        </w:r>
      </w:del>
      <w:r w:rsidR="00D3701A" w:rsidRPr="00A7195B">
        <w:rPr>
          <w:rFonts w:asciiTheme="minorBidi" w:hAnsiTheme="minorBidi"/>
          <w:color w:val="000000" w:themeColor="text1"/>
          <w:sz w:val="20"/>
          <w:szCs w:val="20"/>
        </w:rPr>
        <w:t>B</w:t>
      </w:r>
      <w:ins w:id="224" w:author="Microsoft Office User" w:date="2026-04-14T15:23:00Z">
        <w:r w:rsidR="00E378A2">
          <w:rPr>
            <w:rFonts w:asciiTheme="minorBidi" w:hAnsiTheme="minorBidi"/>
            <w:color w:val="000000" w:themeColor="text1"/>
            <w:sz w:val="20"/>
            <w:szCs w:val="20"/>
          </w:rPr>
          <w:t>-D</w:t>
        </w:r>
      </w:ins>
      <w:del w:id="225" w:author="Microsoft Office User" w:date="2026-04-14T15:23:00Z">
        <w:r w:rsidR="00D3701A" w:rsidRPr="00A7195B" w:rsidDel="00E378A2">
          <w:rPr>
            <w:rFonts w:asciiTheme="minorBidi" w:hAnsiTheme="minorBidi"/>
            <w:color w:val="000000" w:themeColor="text1"/>
            <w:sz w:val="20"/>
            <w:szCs w:val="20"/>
          </w:rPr>
          <w:delText>’ and ‘C’</w:delText>
        </w:r>
      </w:del>
      <w:r w:rsidR="00D3701A" w:rsidRPr="00A7195B">
        <w:rPr>
          <w:rFonts w:asciiTheme="minorBidi" w:hAnsiTheme="minorBidi"/>
          <w:color w:val="000000" w:themeColor="text1"/>
          <w:sz w:val="20"/>
          <w:szCs w:val="20"/>
        </w:rPr>
        <w:t>)</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732B313C">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r w:rsidR="00D3701A" w:rsidRPr="00A7195B">
        <w:rPr>
          <w:rFonts w:asciiTheme="minorBidi" w:hAnsiTheme="minorBidi"/>
          <w:i/>
          <w:iCs/>
          <w:sz w:val="20"/>
          <w:szCs w:val="20"/>
        </w:rPr>
        <w:t>Panesthia tryoni tegminifera</w:t>
      </w:r>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P. t. tegminifera</w:t>
      </w:r>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13T15:18:00Z" w:initials="MOU">
    <w:p w14:paraId="25D788A0" w14:textId="1B6B22AE" w:rsidR="007149FA" w:rsidRDefault="007149FA">
      <w:pPr>
        <w:pStyle w:val="CommentText"/>
      </w:pPr>
      <w:r>
        <w:rPr>
          <w:rStyle w:val="CommentReference"/>
        </w:rPr>
        <w:annotationRef/>
      </w:r>
      <w:r>
        <w:t>Quite a basic contributions statement – can add more levels/tasks if needed.</w:t>
      </w:r>
    </w:p>
  </w:comment>
  <w:comment w:id="33" w:author="Microsoft Office User" w:date="2026-04-13T13:59:00Z" w:initials="MOU">
    <w:p w14:paraId="0CC59FB7" w14:textId="706DF3BF" w:rsidR="00392B79" w:rsidRDefault="00392B79" w:rsidP="00D21A97">
      <w:pPr>
        <w:pStyle w:val="CommentText"/>
      </w:pPr>
      <w:r>
        <w:rPr>
          <w:rStyle w:val="CommentReference"/>
        </w:rPr>
        <w:annotationRef/>
      </w:r>
      <w:r>
        <w:t xml:space="preserve">To get this number, I added the number of </w:t>
      </w:r>
      <w:r w:rsidRPr="00392B79">
        <w:t xml:space="preserve">horizontally acquired genes and horizontally acquired pseudogenes from </w:t>
      </w:r>
      <w:r>
        <w:t>Thomas’s</w:t>
      </w:r>
      <w:r w:rsidRPr="00392B79">
        <w:t xml:space="preserve"> paper</w:t>
      </w:r>
      <w:r w:rsidR="00D21A97">
        <w:t>..</w:t>
      </w:r>
    </w:p>
  </w:comment>
  <w:comment w:id="105"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119" w:author="Nathan Lo" w:date="2026-04-08T21:02:00Z" w:initials="NL">
    <w:p w14:paraId="5D5E2D0D" w14:textId="23C102C3" w:rsidR="00D27CE6" w:rsidRDefault="00D27CE6" w:rsidP="002551A6">
      <w:pPr>
        <w:pStyle w:val="CommentText"/>
      </w:pPr>
      <w:r>
        <w:rPr>
          <w:rStyle w:val="CommentReference"/>
        </w:rPr>
        <w:annotationRef/>
      </w:r>
      <w:r w:rsidR="002551A6">
        <w:t>Better to have this here, rather than interrupt flow of ideas above. Note that I went back to look at the Buchnera results from Maxim. We can write “no inserts” here. It is pretty much impossible there could be any Buchnera in there.</w:t>
      </w:r>
    </w:p>
  </w:comment>
  <w:comment w:id="120" w:author="Microsoft Office User" w:date="2026-04-13T15:30:00Z" w:initials="MOU">
    <w:p w14:paraId="12C199C8" w14:textId="1F525A0E" w:rsidR="007C020E" w:rsidRDefault="007C020E">
      <w:pPr>
        <w:pStyle w:val="CommentText"/>
      </w:pPr>
      <w:r>
        <w:rPr>
          <w:rStyle w:val="CommentReference"/>
        </w:rPr>
        <w:annotationRef/>
      </w:r>
      <w:r>
        <w:t xml:space="preserve">Or </w:t>
      </w:r>
      <w:r w:rsidR="002741B6">
        <w:t>could possibly say</w:t>
      </w:r>
      <w:r>
        <w:t xml:space="preserve"> “negligible”.</w:t>
      </w:r>
    </w:p>
    <w:p w14:paraId="35559558" w14:textId="2F4F1BAC" w:rsidR="00CC6F19" w:rsidRDefault="00CC6F19">
      <w:pPr>
        <w:pStyle w:val="CommentText"/>
      </w:pPr>
    </w:p>
    <w:p w14:paraId="3AB2CF3E" w14:textId="77777777" w:rsidR="007C020E" w:rsidRDefault="00CC6F19">
      <w:pPr>
        <w:pStyle w:val="CommentText"/>
      </w:pPr>
      <w:r w:rsidRPr="00CC6F19">
        <w:t>I think we need to report that Buchnera inserts were detected, as the point of including it as a negative control is to assess potential inflation of insert counts using our bioinformatic pipeline – I think reporting zero would be misleading. If we do selective filtering for Buchnera, we should also be doing this for Blattabacterium. Further, some of the inserts BLAST 100% to Buchnera (and to other bacteria species), so even if we think these aren’t Buchnera, there’s no way of knowing. I think we can say there is very few or negligible (and possibly zero), and point to a longer explanation in the Supporting Information.</w:t>
      </w:r>
    </w:p>
    <w:p w14:paraId="43231A13" w14:textId="77777777" w:rsidR="00D21A97" w:rsidRDefault="00D21A97">
      <w:pPr>
        <w:pStyle w:val="CommentText"/>
      </w:pPr>
    </w:p>
    <w:p w14:paraId="490F431B" w14:textId="09901250" w:rsidR="00D21A97" w:rsidDel="00E80D87" w:rsidRDefault="0088504A" w:rsidP="00CC6F19">
      <w:pPr>
        <w:pStyle w:val="CommentText"/>
        <w:rPr>
          <w:del w:id="137" w:author="Microsoft Office User" w:date="2026-04-13T15:59:00Z"/>
        </w:rPr>
      </w:pPr>
      <w:r>
        <w:rPr>
          <w:noProof/>
        </w:rPr>
        <w:t xml:space="preserve">Note, </w:t>
      </w:r>
      <w:r w:rsidR="00D21A97" w:rsidRPr="00D21A97">
        <w:rPr>
          <w:noProof/>
        </w:rPr>
        <w:t>happy to leave this sentence down here, but could also move it back up to after the first point above, where we are talking the number of inserts found may be unique to Blattabacterium (which is relevant to Wolbachia)</w:t>
      </w:r>
      <w:r>
        <w:rPr>
          <w:noProof/>
        </w:rPr>
        <w:t>.</w:t>
      </w:r>
    </w:p>
  </w:comment>
  <w:comment w:id="163" w:author="Microsoft Office User" w:date="2026-04-13T10:44:00Z" w:initials="MOU">
    <w:p w14:paraId="097D4517" w14:textId="10FF79F9" w:rsidR="007067CC" w:rsidRDefault="007067CC">
      <w:pPr>
        <w:pStyle w:val="CommentText"/>
      </w:pPr>
      <w:r>
        <w:rPr>
          <w:rStyle w:val="CommentReference"/>
        </w:rPr>
        <w:annotationRef/>
      </w:r>
      <w:r>
        <w:t>For Maxim to do.</w:t>
      </w:r>
    </w:p>
  </w:comment>
  <w:comment w:id="168" w:author="Microsoft Office User" w:date="2026-04-13T10:01:00Z" w:initials="MOU">
    <w:p w14:paraId="5BC62A8E" w14:textId="0EE6869C" w:rsidR="008E3C40" w:rsidRDefault="008E3C40">
      <w:pPr>
        <w:pStyle w:val="CommentText"/>
      </w:pPr>
      <w:r>
        <w:rPr>
          <w:rStyle w:val="CommentReference"/>
        </w:rPr>
        <w:annotationRef/>
      </w:r>
      <w:r>
        <w:t xml:space="preserve">Zhuzhi found </w:t>
      </w:r>
      <w:r w:rsidRPr="008E3C40">
        <w:t>32 chimeric inserts in 50 longest ones.</w:t>
      </w:r>
      <w:r>
        <w:t xml:space="preserve"> I’m hesitant to put </w:t>
      </w:r>
      <w:r w:rsidR="00B27FA9">
        <w:t>“</w:t>
      </w:r>
      <w:r>
        <w:t xml:space="preserve">50 </w:t>
      </w:r>
      <w:r w:rsidR="00B27FA9">
        <w:t xml:space="preserve">longest inserts” </w:t>
      </w:r>
      <w:r>
        <w:t>here though as this might inflate the real frequency of chimeras</w:t>
      </w:r>
      <w:r w:rsidR="003C621D">
        <w:t xml:space="preserve"> (i.e. surely it’s not 32/50)</w:t>
      </w:r>
    </w:p>
  </w:comment>
  <w:comment w:id="176" w:author="Microsoft Office User" w:date="2026-03-31T15:48:00Z" w:initials="MOU">
    <w:p w14:paraId="7F8E17FB" w14:textId="33C78BE3" w:rsidR="00595512" w:rsidRDefault="00595512">
      <w:pPr>
        <w:pStyle w:val="CommentText"/>
      </w:pPr>
      <w:r>
        <w:rPr>
          <w:rStyle w:val="CommentReference"/>
        </w:rPr>
        <w:annotationRef/>
      </w:r>
      <w:r>
        <w:t>Could delete these 4 words if needed</w:t>
      </w:r>
      <w:r w:rsidR="00246A17">
        <w:t>, as it has been alluded to previous</w:t>
      </w:r>
      <w:r w:rsidR="00AF1CC1">
        <w:t>l</w:t>
      </w:r>
      <w:r w:rsidR="00246A17">
        <w:t>y</w:t>
      </w:r>
    </w:p>
  </w:comment>
  <w:comment w:id="193" w:author="Nathan Lo" w:date="2026-04-08T20:59:00Z" w:initials="NL">
    <w:p w14:paraId="0088987F" w14:textId="40995C15" w:rsidR="00291C86" w:rsidRDefault="00291C86" w:rsidP="00291C86">
      <w:pPr>
        <w:pStyle w:val="CommentText"/>
      </w:pPr>
      <w:r>
        <w:rPr>
          <w:rStyle w:val="CommentReference"/>
        </w:rPr>
        <w:annotationRef/>
      </w:r>
      <w:r>
        <w:t>this can be removed if we need to reduce words. Jack was paid, so no need to acknowledge him here</w:t>
      </w:r>
    </w:p>
  </w:comment>
  <w:comment w:id="196" w:author="Nathan Lo" w:date="2026-04-08T20:59:00Z" w:initials="NL">
    <w:p w14:paraId="3C8DDEC3" w14:textId="552C15C8" w:rsidR="00291C86" w:rsidRDefault="00291C86" w:rsidP="00291C86">
      <w:pPr>
        <w:pStyle w:val="CommentText"/>
      </w:pPr>
      <w:r>
        <w:rPr>
          <w:rStyle w:val="CommentReference"/>
        </w:rPr>
        <w:annotationRef/>
      </w:r>
      <w:r>
        <w:t>these words could be removed</w:t>
      </w:r>
    </w:p>
  </w:comment>
  <w:comment w:id="197" w:author="Microsoft Office User" w:date="2026-04-13T16:03:00Z" w:initials="MOU">
    <w:p w14:paraId="6FFF414A" w14:textId="4D4CC688" w:rsidR="00D1645C" w:rsidRDefault="00D1645C">
      <w:pPr>
        <w:pStyle w:val="CommentText"/>
      </w:pPr>
      <w:r>
        <w:rPr>
          <w:rStyle w:val="CommentReference"/>
        </w:rPr>
        <w:annotationRef/>
      </w:r>
      <w:r>
        <w:t>Are these 2 grants associated with you, Nate?</w:t>
      </w:r>
    </w:p>
  </w:comment>
  <w:comment w:id="199" w:author="Nathan Lo" w:date="2026-04-08T20:59:00Z" w:initials="NL">
    <w:p w14:paraId="4C8C818A" w14:textId="55928C89" w:rsidR="00291C86" w:rsidRDefault="00291C86" w:rsidP="00291C86">
      <w:pPr>
        <w:pStyle w:val="CommentText"/>
      </w:pPr>
      <w:r>
        <w:rPr>
          <w:rStyle w:val="CommentReference"/>
        </w:rPr>
        <w:annotationRef/>
      </w:r>
      <w:r>
        <w:t xml:space="preserve">these words could be removed. </w:t>
      </w:r>
    </w:p>
  </w:comment>
  <w:comment w:id="200" w:author="Microsoft Office User" w:date="2026-04-13T15:24:00Z" w:initials="MOU">
    <w:p w14:paraId="3DDE45AE" w14:textId="7728B4A4" w:rsidR="00985BE3" w:rsidRDefault="00985BE3">
      <w:pPr>
        <w:pStyle w:val="CommentText"/>
      </w:pPr>
      <w:r>
        <w:rPr>
          <w:rStyle w:val="CommentReference"/>
        </w:rPr>
        <w:annotationRef/>
      </w:r>
      <w:r>
        <w:t>Could possibly delete this reference to save space</w:t>
      </w:r>
      <w:r w:rsidR="00F067DB">
        <w:t xml:space="preserve"> if needed.</w:t>
      </w:r>
    </w:p>
  </w:comment>
  <w:comment w:id="217" w:author="Microsoft Office User" w:date="2026-04-14T15:28:00Z" w:initials="MOU">
    <w:p w14:paraId="327B7FED" w14:textId="1F260CEA" w:rsidR="00E378A2" w:rsidRDefault="00E378A2">
      <w:pPr>
        <w:pStyle w:val="CommentText"/>
      </w:pPr>
      <w:r>
        <w:rPr>
          <w:rStyle w:val="CommentReference"/>
        </w:rPr>
        <w:annotationRef/>
      </w:r>
      <w:r>
        <w:t xml:space="preserve">Needs to be integrated into Figure 1. </w:t>
      </w:r>
      <w:r w:rsidRPr="00E378A2">
        <w:t>Ideally 1C and 1D should be swapped to reflect the order they are mentioned in the text, but I don't think its too important.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5D788A0" w15:done="0"/>
  <w15:commentEx w15:paraId="0CC59FB7" w15:done="0"/>
  <w15:commentEx w15:paraId="55A82985" w15:done="0"/>
  <w15:commentEx w15:paraId="5D5E2D0D" w15:done="0"/>
  <w15:commentEx w15:paraId="490F431B" w15:paraIdParent="5D5E2D0D" w15:done="0"/>
  <w15:commentEx w15:paraId="097D4517" w15:done="0"/>
  <w15:commentEx w15:paraId="5BC62A8E" w15:done="0"/>
  <w15:commentEx w15:paraId="7F8E17FB" w15:done="0"/>
  <w15:commentEx w15:paraId="0088987F" w15:done="0"/>
  <w15:commentEx w15:paraId="3C8DDEC3" w15:done="0"/>
  <w15:commentEx w15:paraId="6FFF414A" w15:done="0"/>
  <w15:commentEx w15:paraId="4C8C818A" w15:done="0"/>
  <w15:commentEx w15:paraId="3DDE45AE" w15:done="0"/>
  <w15:commentEx w15:paraId="327B7F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2A78E19" w16cex:dateUtc="2026-04-07T21:45:00Z"/>
  <w16cex:commentExtensible w16cex:durableId="2D8140F3" w16cex:dateUtc="2026-04-08T11:02:00Z"/>
  <w16cex:commentExtensible w16cex:durableId="2D814022" w16cex:dateUtc="2026-04-08T10:59:00Z"/>
  <w16cex:commentExtensible w16cex:durableId="2D814039" w16cex:dateUtc="2026-04-08T10:59:00Z"/>
  <w16cex:commentExtensible w16cex:durableId="2D81404B" w16cex:dateUtc="2026-04-08T10:59:00Z"/>
  <w16cex:commentExtensible w16cex:durableId="2D81407D" w16cex:dateUtc="2026-04-08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5D788A0" w16cid:durableId="2D8787DE"/>
  <w16cid:commentId w16cid:paraId="0CC59FB7" w16cid:durableId="2D877542"/>
  <w16cid:commentId w16cid:paraId="55A82985" w16cid:durableId="2D7E536D"/>
  <w16cid:commentId w16cid:paraId="5D5E2D0D" w16cid:durableId="2D8140F3"/>
  <w16cid:commentId w16cid:paraId="490F431B" w16cid:durableId="2D878A7C"/>
  <w16cid:commentId w16cid:paraId="097D4517" w16cid:durableId="2D874778"/>
  <w16cid:commentId w16cid:paraId="5BC62A8E" w16cid:durableId="2D873D75"/>
  <w16cid:commentId w16cid:paraId="7F8E17FB" w16cid:durableId="2D766B59"/>
  <w16cid:commentId w16cid:paraId="0088987F" w16cid:durableId="2D814022"/>
  <w16cid:commentId w16cid:paraId="3C8DDEC3" w16cid:durableId="2D814039"/>
  <w16cid:commentId w16cid:paraId="6FFF414A" w16cid:durableId="2D879265"/>
  <w16cid:commentId w16cid:paraId="4C8C818A" w16cid:durableId="2D81404B"/>
  <w16cid:commentId w16cid:paraId="3DDE45AE" w16cid:durableId="2D87893C"/>
  <w16cid:commentId w16cid:paraId="327B7FED" w16cid:durableId="2D88DB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B5A45" w14:textId="77777777" w:rsidR="008148ED" w:rsidRDefault="008148ED">
      <w:pPr>
        <w:spacing w:after="0"/>
      </w:pPr>
      <w:r>
        <w:separator/>
      </w:r>
    </w:p>
  </w:endnote>
  <w:endnote w:type="continuationSeparator" w:id="0">
    <w:p w14:paraId="19E070AD" w14:textId="77777777" w:rsidR="008148ED" w:rsidRDefault="00814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C0739" w14:textId="77777777" w:rsidR="008148ED" w:rsidRDefault="008148ED">
      <w:pPr>
        <w:spacing w:after="0"/>
      </w:pPr>
      <w:r>
        <w:separator/>
      </w:r>
    </w:p>
  </w:footnote>
  <w:footnote w:type="continuationSeparator" w:id="0">
    <w:p w14:paraId="69060979" w14:textId="77777777" w:rsidR="008148ED" w:rsidRDefault="008148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405C25"/>
    <w:rsid w:val="00412482"/>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231F1"/>
    <w:rsid w:val="006329B2"/>
    <w:rsid w:val="00633855"/>
    <w:rsid w:val="00642F4D"/>
    <w:rsid w:val="006528DE"/>
    <w:rsid w:val="00662665"/>
    <w:rsid w:val="00666EBF"/>
    <w:rsid w:val="00673E36"/>
    <w:rsid w:val="0067724D"/>
    <w:rsid w:val="00681782"/>
    <w:rsid w:val="006A090B"/>
    <w:rsid w:val="006B42BD"/>
    <w:rsid w:val="006C1280"/>
    <w:rsid w:val="006C474E"/>
    <w:rsid w:val="006E0803"/>
    <w:rsid w:val="006E732F"/>
    <w:rsid w:val="00702420"/>
    <w:rsid w:val="00703734"/>
    <w:rsid w:val="007067CC"/>
    <w:rsid w:val="00712041"/>
    <w:rsid w:val="007149FA"/>
    <w:rsid w:val="00734252"/>
    <w:rsid w:val="00736E9A"/>
    <w:rsid w:val="0074134D"/>
    <w:rsid w:val="00765283"/>
    <w:rsid w:val="00771BAE"/>
    <w:rsid w:val="007740C8"/>
    <w:rsid w:val="00776E4F"/>
    <w:rsid w:val="00793BF1"/>
    <w:rsid w:val="00797279"/>
    <w:rsid w:val="007A27C8"/>
    <w:rsid w:val="007B0CD8"/>
    <w:rsid w:val="007C020E"/>
    <w:rsid w:val="007D0CF7"/>
    <w:rsid w:val="007E0547"/>
    <w:rsid w:val="007E36B5"/>
    <w:rsid w:val="00805382"/>
    <w:rsid w:val="00806640"/>
    <w:rsid w:val="008148ED"/>
    <w:rsid w:val="00845A44"/>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825AB"/>
    <w:rsid w:val="00B83092"/>
    <w:rsid w:val="00B9147E"/>
    <w:rsid w:val="00BB6B27"/>
    <w:rsid w:val="00BC37F3"/>
    <w:rsid w:val="00BD3C83"/>
    <w:rsid w:val="00BE21A9"/>
    <w:rsid w:val="00BF0FAD"/>
    <w:rsid w:val="00C0777F"/>
    <w:rsid w:val="00C14844"/>
    <w:rsid w:val="00C20E42"/>
    <w:rsid w:val="00C33CBC"/>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80994"/>
    <w:rsid w:val="00D96490"/>
    <w:rsid w:val="00DA70E8"/>
    <w:rsid w:val="00DC098E"/>
    <w:rsid w:val="00DD49BD"/>
    <w:rsid w:val="00DD556D"/>
    <w:rsid w:val="00E112C3"/>
    <w:rsid w:val="00E12FEF"/>
    <w:rsid w:val="00E300A4"/>
    <w:rsid w:val="00E378A2"/>
    <w:rsid w:val="00E50558"/>
    <w:rsid w:val="00E5440A"/>
    <w:rsid w:val="00E56B02"/>
    <w:rsid w:val="00E604B8"/>
    <w:rsid w:val="00E6133D"/>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emf"/><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github.com/MEEP-projects/HGT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2764</Words>
  <Characters>16059</Characters>
  <Application>Microsoft Office Word</Application>
  <DocSecurity>0</DocSecurity>
  <Lines>272</Lines>
  <Paragraphs>62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28</cp:revision>
  <dcterms:created xsi:type="dcterms:W3CDTF">2026-04-07T23:22:00Z</dcterms:created>
  <dcterms:modified xsi:type="dcterms:W3CDTF">2026-04-14T14:43:00Z</dcterms:modified>
</cp:coreProperties>
</file>