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70751D" w14:textId="5D5DA39B" w:rsidR="00E6133D" w:rsidRDefault="00AA1B2D" w:rsidP="00AF49C3">
      <w:pPr>
        <w:rPr>
          <w:sz w:val="36"/>
          <w:szCs w:val="36"/>
        </w:rPr>
      </w:pPr>
      <w:r>
        <w:rPr>
          <w:rFonts w:ascii="Arial" w:hAnsi="Arial" w:cs="Arial"/>
          <w:noProof/>
          <w:sz w:val="20"/>
        </w:rPr>
        <w:drawing>
          <wp:inline distT="0" distB="0" distL="0" distR="0" wp14:anchorId="2973C961" wp14:editId="552E3989">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420FE55B" w14:textId="77777777" w:rsidR="00AA1B2D" w:rsidRPr="008B661B" w:rsidRDefault="00AA1B2D" w:rsidP="00BB6B27">
      <w:pPr>
        <w:jc w:val="center"/>
        <w:rPr>
          <w:sz w:val="36"/>
          <w:szCs w:val="36"/>
        </w:rPr>
      </w:pPr>
    </w:p>
    <w:p w14:paraId="1649890B" w14:textId="77777777" w:rsidR="00E6133D" w:rsidRPr="008B661B" w:rsidRDefault="00E6133D" w:rsidP="00A818F7">
      <w:pPr>
        <w:rPr>
          <w:rFonts w:ascii="Arial" w:hAnsi="Arial" w:cs="Arial"/>
          <w:b/>
          <w:sz w:val="28"/>
          <w:szCs w:val="28"/>
        </w:rPr>
      </w:pPr>
      <w:r w:rsidRPr="008B661B">
        <w:rPr>
          <w:rFonts w:ascii="Arial" w:hAnsi="Arial" w:cs="Arial"/>
          <w:b/>
          <w:sz w:val="28"/>
          <w:szCs w:val="28"/>
        </w:rPr>
        <w:t>Main Manuscript for</w:t>
      </w:r>
    </w:p>
    <w:p w14:paraId="12588F07" w14:textId="05958D6F" w:rsidR="00E6133D" w:rsidRPr="006231F1" w:rsidRDefault="006231F1" w:rsidP="006231F1">
      <w:pPr>
        <w:rPr>
          <w:rFonts w:ascii="Arial" w:hAnsi="Arial" w:cs="Arial"/>
          <w:sz w:val="24"/>
          <w:szCs w:val="24"/>
        </w:rPr>
      </w:pPr>
      <w:r w:rsidRPr="006231F1">
        <w:rPr>
          <w:rFonts w:ascii="Arial" w:hAnsi="Arial" w:cs="Arial"/>
          <w:sz w:val="28"/>
          <w:szCs w:val="28"/>
        </w:rPr>
        <w:t>Uncovering thousands of endosymbiont DNA transfer events within single cockroach genomes</w:t>
      </w:r>
    </w:p>
    <w:p w14:paraId="6A73B9E9" w14:textId="6AC2CB7D" w:rsidR="00E6133D" w:rsidRPr="008B661B" w:rsidRDefault="006231F1" w:rsidP="00A818F7">
      <w:pPr>
        <w:rPr>
          <w:rFonts w:ascii="Arial" w:hAnsi="Arial" w:cs="Arial"/>
          <w:sz w:val="20"/>
          <w:szCs w:val="20"/>
        </w:rPr>
      </w:pPr>
      <w:r w:rsidRPr="00915B11">
        <w:rPr>
          <w:rFonts w:asciiTheme="minorBidi" w:hAnsiTheme="minorBidi"/>
          <w:bCs/>
          <w:sz w:val="20"/>
          <w:szCs w:val="20"/>
        </w:rPr>
        <w:t>Kyle M. Ewart</w:t>
      </w:r>
      <w:r w:rsidRPr="00915B11">
        <w:rPr>
          <w:rFonts w:asciiTheme="minorBidi" w:hAnsiTheme="minorBidi"/>
          <w:bCs/>
          <w:sz w:val="20"/>
          <w:szCs w:val="20"/>
          <w:vertAlign w:val="superscript"/>
        </w:rPr>
        <w:t>1,2</w:t>
      </w:r>
      <w:r w:rsidRPr="00915B11">
        <w:rPr>
          <w:rFonts w:asciiTheme="minorBidi" w:hAnsiTheme="minorBidi"/>
          <w:bCs/>
          <w:sz w:val="20"/>
          <w:szCs w:val="20"/>
        </w:rPr>
        <w:t>*</w:t>
      </w:r>
      <w:r w:rsidR="00521C49" w:rsidRPr="00521C49">
        <w:rPr>
          <w:rFonts w:asciiTheme="minorBidi" w:hAnsiTheme="minorBidi"/>
          <w:bCs/>
          <w:sz w:val="20"/>
          <w:szCs w:val="20"/>
          <w:vertAlign w:val="superscript"/>
        </w:rPr>
        <w:t>†</w:t>
      </w:r>
      <w:r w:rsidRPr="00915B11">
        <w:rPr>
          <w:rFonts w:asciiTheme="minorBidi" w:hAnsiTheme="minorBidi"/>
          <w:bCs/>
          <w:sz w:val="20"/>
          <w:szCs w:val="20"/>
        </w:rPr>
        <w:t>, Maxim W. D. Adams</w:t>
      </w:r>
      <w:r w:rsidRPr="00915B11">
        <w:rPr>
          <w:rFonts w:asciiTheme="minorBidi" w:hAnsiTheme="minorBidi"/>
          <w:bCs/>
          <w:sz w:val="20"/>
          <w:szCs w:val="20"/>
          <w:vertAlign w:val="superscript"/>
        </w:rPr>
        <w:t>1</w:t>
      </w:r>
      <w:r w:rsidR="00521C49" w:rsidRPr="00521C49">
        <w:rPr>
          <w:rFonts w:asciiTheme="minorBidi" w:hAnsiTheme="minorBidi"/>
          <w:bCs/>
          <w:sz w:val="20"/>
          <w:szCs w:val="20"/>
          <w:vertAlign w:val="superscript"/>
        </w:rPr>
        <w:t>†</w:t>
      </w:r>
      <w:r w:rsidRPr="00915B11">
        <w:rPr>
          <w:rFonts w:asciiTheme="minorBidi" w:hAnsiTheme="minorBidi"/>
          <w:bCs/>
          <w:sz w:val="20"/>
          <w:szCs w:val="20"/>
        </w:rPr>
        <w:t xml:space="preserve">, </w:t>
      </w:r>
      <w:proofErr w:type="spellStart"/>
      <w:r w:rsidRPr="00915B11">
        <w:rPr>
          <w:rFonts w:asciiTheme="minorBidi" w:hAnsiTheme="minorBidi"/>
          <w:bCs/>
          <w:sz w:val="20"/>
          <w:szCs w:val="20"/>
        </w:rPr>
        <w:t>Zhuzhi</w:t>
      </w:r>
      <w:proofErr w:type="spellEnd"/>
      <w:r w:rsidRPr="00915B11">
        <w:rPr>
          <w:rFonts w:asciiTheme="minorBidi" w:hAnsiTheme="minorBidi"/>
          <w:bCs/>
          <w:sz w:val="20"/>
          <w:szCs w:val="20"/>
        </w:rPr>
        <w:t xml:space="preserve"> Zhang</w:t>
      </w:r>
      <w:r w:rsidRPr="00915B11">
        <w:rPr>
          <w:rFonts w:asciiTheme="minorBidi" w:hAnsiTheme="minorBidi"/>
          <w:bCs/>
          <w:sz w:val="20"/>
          <w:szCs w:val="20"/>
          <w:vertAlign w:val="superscript"/>
        </w:rPr>
        <w:t>1</w:t>
      </w:r>
      <w:r w:rsidR="00521C49" w:rsidRPr="00521C49">
        <w:rPr>
          <w:rFonts w:asciiTheme="minorBidi" w:hAnsiTheme="minorBidi"/>
          <w:bCs/>
          <w:sz w:val="20"/>
          <w:szCs w:val="20"/>
          <w:vertAlign w:val="superscript"/>
        </w:rPr>
        <w:t>†</w:t>
      </w:r>
      <w:r w:rsidRPr="00915B11">
        <w:rPr>
          <w:rFonts w:asciiTheme="minorBidi" w:hAnsiTheme="minorBidi"/>
          <w:bCs/>
          <w:sz w:val="20"/>
          <w:szCs w:val="20"/>
        </w:rPr>
        <w:t>, Louise Baker</w:t>
      </w:r>
      <w:r w:rsidRPr="00915B11">
        <w:rPr>
          <w:rFonts w:asciiTheme="minorBidi" w:hAnsiTheme="minorBidi"/>
          <w:bCs/>
          <w:sz w:val="20"/>
          <w:szCs w:val="20"/>
          <w:vertAlign w:val="superscript"/>
        </w:rPr>
        <w:t>3</w:t>
      </w:r>
      <w:r w:rsidRPr="00915B11">
        <w:rPr>
          <w:rFonts w:asciiTheme="minorBidi" w:hAnsiTheme="minorBidi"/>
          <w:bCs/>
          <w:sz w:val="20"/>
          <w:szCs w:val="20"/>
        </w:rPr>
        <w:t xml:space="preserve">, </w:t>
      </w:r>
      <w:proofErr w:type="spellStart"/>
      <w:r w:rsidRPr="00915B11">
        <w:rPr>
          <w:rFonts w:asciiTheme="minorBidi" w:hAnsiTheme="minorBidi"/>
          <w:bCs/>
          <w:sz w:val="20"/>
          <w:szCs w:val="20"/>
        </w:rPr>
        <w:t>Kokuto</w:t>
      </w:r>
      <w:proofErr w:type="spellEnd"/>
      <w:r w:rsidRPr="00915B11">
        <w:rPr>
          <w:rFonts w:asciiTheme="minorBidi" w:hAnsiTheme="minorBidi"/>
          <w:bCs/>
          <w:sz w:val="20"/>
          <w:szCs w:val="20"/>
        </w:rPr>
        <w:t xml:space="preserve"> Fujiwara</w:t>
      </w:r>
      <w:r w:rsidRPr="00915B11">
        <w:rPr>
          <w:rFonts w:asciiTheme="minorBidi" w:hAnsiTheme="minorBidi"/>
          <w:bCs/>
          <w:sz w:val="20"/>
          <w:szCs w:val="20"/>
          <w:vertAlign w:val="superscript"/>
        </w:rPr>
        <w:t>4</w:t>
      </w:r>
      <w:r w:rsidRPr="00915B11">
        <w:rPr>
          <w:rFonts w:asciiTheme="minorBidi" w:hAnsiTheme="minorBidi"/>
          <w:bCs/>
          <w:sz w:val="20"/>
          <w:szCs w:val="20"/>
        </w:rPr>
        <w:t>, Yoshinobu Hayashi</w:t>
      </w:r>
      <w:r w:rsidRPr="00915B11">
        <w:rPr>
          <w:rFonts w:asciiTheme="minorBidi" w:hAnsiTheme="minorBidi"/>
          <w:bCs/>
          <w:sz w:val="20"/>
          <w:szCs w:val="20"/>
          <w:vertAlign w:val="superscript"/>
        </w:rPr>
        <w:t>5</w:t>
      </w:r>
      <w:r w:rsidRPr="00915B11">
        <w:rPr>
          <w:rFonts w:asciiTheme="minorBidi" w:hAnsiTheme="minorBidi"/>
          <w:bCs/>
          <w:sz w:val="20"/>
          <w:szCs w:val="20"/>
        </w:rPr>
        <w:t>, Leo A. Featherstone</w:t>
      </w:r>
      <w:r w:rsidRPr="00915B11">
        <w:rPr>
          <w:rFonts w:asciiTheme="minorBidi" w:hAnsiTheme="minorBidi"/>
          <w:bCs/>
          <w:sz w:val="20"/>
          <w:szCs w:val="20"/>
          <w:vertAlign w:val="superscript"/>
        </w:rPr>
        <w:t>6</w:t>
      </w:r>
      <w:r w:rsidRPr="00915B11">
        <w:rPr>
          <w:rFonts w:asciiTheme="minorBidi" w:hAnsiTheme="minorBidi"/>
          <w:bCs/>
          <w:sz w:val="20"/>
          <w:szCs w:val="20"/>
        </w:rPr>
        <w:t>, Oscar Lo Lu</w:t>
      </w:r>
      <w:r w:rsidRPr="00915B11">
        <w:rPr>
          <w:rFonts w:asciiTheme="minorBidi" w:hAnsiTheme="minorBidi"/>
          <w:bCs/>
          <w:sz w:val="20"/>
          <w:szCs w:val="20"/>
          <w:vertAlign w:val="superscript"/>
        </w:rPr>
        <w:t>1</w:t>
      </w:r>
      <w:r w:rsidRPr="00915B11">
        <w:rPr>
          <w:rFonts w:asciiTheme="minorBidi" w:hAnsiTheme="minorBidi"/>
          <w:bCs/>
          <w:sz w:val="20"/>
          <w:szCs w:val="20"/>
        </w:rPr>
        <w:t xml:space="preserve">, </w:t>
      </w:r>
      <w:proofErr w:type="spellStart"/>
      <w:r w:rsidRPr="00915B11">
        <w:rPr>
          <w:rFonts w:asciiTheme="minorBidi" w:hAnsiTheme="minorBidi"/>
          <w:bCs/>
          <w:sz w:val="20"/>
          <w:szCs w:val="20"/>
        </w:rPr>
        <w:t>Jil</w:t>
      </w:r>
      <w:proofErr w:type="spellEnd"/>
      <w:r w:rsidRPr="00915B11">
        <w:rPr>
          <w:rFonts w:asciiTheme="minorBidi" w:hAnsiTheme="minorBidi"/>
          <w:bCs/>
          <w:sz w:val="20"/>
          <w:szCs w:val="20"/>
        </w:rPr>
        <w:t xml:space="preserve"> Helbling</w:t>
      </w:r>
      <w:r w:rsidRPr="00915B11">
        <w:rPr>
          <w:rFonts w:asciiTheme="minorBidi" w:hAnsiTheme="minorBidi"/>
          <w:bCs/>
          <w:sz w:val="20"/>
          <w:szCs w:val="20"/>
          <w:vertAlign w:val="superscript"/>
        </w:rPr>
        <w:t>1</w:t>
      </w:r>
      <w:r w:rsidRPr="00915B11">
        <w:rPr>
          <w:rFonts w:asciiTheme="minorBidi" w:hAnsiTheme="minorBidi"/>
          <w:bCs/>
          <w:sz w:val="20"/>
          <w:szCs w:val="20"/>
        </w:rPr>
        <w:t>, Maya Moral</w:t>
      </w:r>
      <w:r w:rsidRPr="00915B11">
        <w:rPr>
          <w:rFonts w:asciiTheme="minorBidi" w:hAnsiTheme="minorBidi"/>
          <w:bCs/>
          <w:sz w:val="20"/>
          <w:szCs w:val="20"/>
          <w:vertAlign w:val="superscript"/>
        </w:rPr>
        <w:t>1</w:t>
      </w:r>
      <w:r w:rsidRPr="00915B11">
        <w:rPr>
          <w:rFonts w:asciiTheme="minorBidi" w:hAnsiTheme="minorBidi"/>
          <w:bCs/>
          <w:sz w:val="20"/>
          <w:szCs w:val="20"/>
        </w:rPr>
        <w:t>, Kiyoto Maekawa</w:t>
      </w:r>
      <w:r w:rsidRPr="00915B11">
        <w:rPr>
          <w:rFonts w:asciiTheme="minorBidi" w:hAnsiTheme="minorBidi"/>
          <w:bCs/>
          <w:sz w:val="20"/>
          <w:szCs w:val="20"/>
          <w:vertAlign w:val="superscript"/>
        </w:rPr>
        <w:t>7</w:t>
      </w:r>
      <w:r w:rsidRPr="00915B11">
        <w:rPr>
          <w:rFonts w:asciiTheme="minorBidi" w:hAnsiTheme="minorBidi"/>
          <w:bCs/>
          <w:sz w:val="20"/>
          <w:szCs w:val="20"/>
        </w:rPr>
        <w:t>, Harley Rose</w:t>
      </w:r>
      <w:r w:rsidRPr="00915B11">
        <w:rPr>
          <w:rFonts w:asciiTheme="minorBidi" w:hAnsiTheme="minorBidi"/>
          <w:bCs/>
          <w:sz w:val="20"/>
          <w:szCs w:val="20"/>
          <w:vertAlign w:val="superscript"/>
        </w:rPr>
        <w:t>1</w:t>
      </w:r>
      <w:r w:rsidRPr="00915B11">
        <w:rPr>
          <w:rFonts w:asciiTheme="minorBidi" w:hAnsiTheme="minorBidi"/>
          <w:bCs/>
          <w:sz w:val="20"/>
          <w:szCs w:val="20"/>
        </w:rPr>
        <w:t>, Aaron Jex</w:t>
      </w:r>
      <w:r w:rsidRPr="00915B11">
        <w:rPr>
          <w:rFonts w:asciiTheme="minorBidi" w:hAnsiTheme="minorBidi"/>
          <w:bCs/>
          <w:sz w:val="20"/>
          <w:szCs w:val="20"/>
          <w:vertAlign w:val="superscript"/>
        </w:rPr>
        <w:t>3,8</w:t>
      </w:r>
      <w:r w:rsidRPr="00915B11">
        <w:rPr>
          <w:rFonts w:asciiTheme="minorBidi" w:hAnsiTheme="minorBidi"/>
          <w:bCs/>
          <w:sz w:val="20"/>
          <w:szCs w:val="20"/>
        </w:rPr>
        <w:t>, Simon Y. W. Ho</w:t>
      </w:r>
      <w:r w:rsidRPr="00915B11">
        <w:rPr>
          <w:rFonts w:asciiTheme="minorBidi" w:hAnsiTheme="minorBidi"/>
          <w:bCs/>
          <w:sz w:val="20"/>
          <w:szCs w:val="20"/>
          <w:vertAlign w:val="superscript"/>
        </w:rPr>
        <w:t>1</w:t>
      </w:r>
      <w:r w:rsidRPr="00915B11">
        <w:rPr>
          <w:rFonts w:asciiTheme="minorBidi" w:hAnsiTheme="minorBidi"/>
          <w:bCs/>
          <w:sz w:val="20"/>
          <w:szCs w:val="20"/>
        </w:rPr>
        <w:t>, Nathan Lo</w:t>
      </w:r>
      <w:r w:rsidRPr="00915B11">
        <w:rPr>
          <w:rFonts w:asciiTheme="minorBidi" w:hAnsiTheme="minorBidi"/>
          <w:bCs/>
          <w:sz w:val="20"/>
          <w:szCs w:val="20"/>
          <w:vertAlign w:val="superscript"/>
        </w:rPr>
        <w:t>1</w:t>
      </w:r>
    </w:p>
    <w:p w14:paraId="1ABCA195" w14:textId="5077E0B4"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1</w:t>
      </w:r>
      <w:r w:rsidRPr="00915B11">
        <w:rPr>
          <w:rFonts w:asciiTheme="minorBidi" w:hAnsiTheme="minorBidi"/>
          <w:bCs/>
          <w:sz w:val="20"/>
          <w:szCs w:val="20"/>
        </w:rPr>
        <w:t xml:space="preserve"> School of Life and Environmental Sciences, University of Sydney, Sydney, New South Wales, Australia</w:t>
      </w:r>
    </w:p>
    <w:p w14:paraId="518F8102"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2</w:t>
      </w:r>
      <w:r w:rsidRPr="00915B11">
        <w:rPr>
          <w:rFonts w:asciiTheme="minorBidi" w:hAnsiTheme="minorBidi"/>
          <w:bCs/>
          <w:sz w:val="20"/>
          <w:szCs w:val="20"/>
        </w:rPr>
        <w:t xml:space="preserve"> Royal (Dick) School of Veterinary Studies and the </w:t>
      </w:r>
      <w:proofErr w:type="spellStart"/>
      <w:r w:rsidRPr="00915B11">
        <w:rPr>
          <w:rFonts w:asciiTheme="minorBidi" w:hAnsiTheme="minorBidi"/>
          <w:bCs/>
          <w:sz w:val="20"/>
          <w:szCs w:val="20"/>
        </w:rPr>
        <w:t>Roslin</w:t>
      </w:r>
      <w:proofErr w:type="spellEnd"/>
      <w:r w:rsidRPr="00915B11">
        <w:rPr>
          <w:rFonts w:asciiTheme="minorBidi" w:hAnsiTheme="minorBidi"/>
          <w:bCs/>
          <w:sz w:val="20"/>
          <w:szCs w:val="20"/>
        </w:rPr>
        <w:t xml:space="preserve"> Institute, University of Edinburgh, Edinburgh, UK</w:t>
      </w:r>
    </w:p>
    <w:p w14:paraId="09550631"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3</w:t>
      </w:r>
      <w:r w:rsidRPr="00915B11">
        <w:rPr>
          <w:rFonts w:asciiTheme="minorBidi" w:hAnsiTheme="minorBidi"/>
          <w:bCs/>
          <w:sz w:val="20"/>
          <w:szCs w:val="20"/>
        </w:rPr>
        <w:t xml:space="preserve"> Infection and Global Health Division, WEHI, Parkville, Victoria, Australia</w:t>
      </w:r>
    </w:p>
    <w:p w14:paraId="1DDB3ED3"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4</w:t>
      </w:r>
      <w:r w:rsidRPr="00915B11">
        <w:rPr>
          <w:rFonts w:asciiTheme="minorBidi" w:hAnsiTheme="minorBidi"/>
          <w:bCs/>
          <w:sz w:val="20"/>
          <w:szCs w:val="20"/>
        </w:rPr>
        <w:t xml:space="preserve"> Hokkaido Center, Bioproduction Research Institute, National Institute of Advanced Industrial Science and Technology (AIST), Sapporo, Japan</w:t>
      </w:r>
    </w:p>
    <w:p w14:paraId="7F05E0E4"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5</w:t>
      </w:r>
      <w:r w:rsidRPr="00915B11">
        <w:rPr>
          <w:rFonts w:asciiTheme="minorBidi" w:hAnsiTheme="minorBidi"/>
          <w:bCs/>
          <w:sz w:val="20"/>
          <w:szCs w:val="20"/>
        </w:rPr>
        <w:t xml:space="preserve"> Department of Biology, Keio University, Yokohama, Japan</w:t>
      </w:r>
    </w:p>
    <w:p w14:paraId="1F918C88"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6</w:t>
      </w:r>
      <w:r w:rsidRPr="00915B11">
        <w:rPr>
          <w:rFonts w:asciiTheme="minorBidi" w:hAnsiTheme="minorBidi"/>
          <w:bCs/>
          <w:sz w:val="20"/>
          <w:szCs w:val="20"/>
        </w:rPr>
        <w:t xml:space="preserve"> The Kirby Institute, University of New South Wales, Sydney, New South Wales, Australia</w:t>
      </w:r>
    </w:p>
    <w:p w14:paraId="2DC90111"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7</w:t>
      </w:r>
      <w:r w:rsidRPr="00915B11">
        <w:rPr>
          <w:rFonts w:asciiTheme="minorBidi" w:hAnsiTheme="minorBidi"/>
          <w:bCs/>
          <w:sz w:val="20"/>
          <w:szCs w:val="20"/>
        </w:rPr>
        <w:t xml:space="preserve"> Faculty of Science, Academic Assembly, University of Toyama, Toyama, Japan</w:t>
      </w:r>
    </w:p>
    <w:p w14:paraId="74B00C96" w14:textId="4458975D" w:rsidR="00E6133D" w:rsidRPr="006231F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8</w:t>
      </w:r>
      <w:r w:rsidRPr="00915B11">
        <w:rPr>
          <w:rFonts w:asciiTheme="minorBidi" w:hAnsiTheme="minorBidi"/>
          <w:bCs/>
          <w:sz w:val="20"/>
          <w:szCs w:val="20"/>
        </w:rPr>
        <w:t xml:space="preserve"> Melbourne Veterinary School, University of Melbourne, Parkville, Victoria, Australia</w:t>
      </w:r>
    </w:p>
    <w:p w14:paraId="14D39589" w14:textId="11B61CD0" w:rsidR="00521C49" w:rsidRPr="00521C49" w:rsidRDefault="00521C49" w:rsidP="00A818F7">
      <w:pPr>
        <w:rPr>
          <w:rFonts w:ascii="Arial" w:hAnsi="Arial" w:cs="Arial"/>
          <w:sz w:val="20"/>
          <w:szCs w:val="20"/>
        </w:rPr>
      </w:pPr>
      <w:r w:rsidRPr="00521C49">
        <w:rPr>
          <w:rFonts w:asciiTheme="minorBidi" w:hAnsiTheme="minorBidi"/>
          <w:bCs/>
          <w:sz w:val="20"/>
          <w:szCs w:val="20"/>
          <w:vertAlign w:val="superscript"/>
        </w:rPr>
        <w:t>†</w:t>
      </w:r>
      <w:r>
        <w:rPr>
          <w:rFonts w:asciiTheme="minorBidi" w:hAnsiTheme="minorBidi"/>
          <w:bCs/>
          <w:sz w:val="20"/>
          <w:szCs w:val="20"/>
          <w:vertAlign w:val="superscript"/>
        </w:rPr>
        <w:t xml:space="preserve"> </w:t>
      </w:r>
      <w:r w:rsidRPr="00521C49">
        <w:rPr>
          <w:rFonts w:asciiTheme="minorBidi" w:hAnsiTheme="minorBidi"/>
          <w:bCs/>
          <w:sz w:val="20"/>
          <w:szCs w:val="20"/>
        </w:rPr>
        <w:t>These authors contributed equally to this work.</w:t>
      </w:r>
    </w:p>
    <w:p w14:paraId="20DFDABE" w14:textId="029E7AA4" w:rsidR="00E6133D" w:rsidRPr="008B661B" w:rsidRDefault="00E6133D" w:rsidP="00A818F7">
      <w:pPr>
        <w:rPr>
          <w:rFonts w:ascii="Arial" w:hAnsi="Arial" w:cs="Arial"/>
          <w:sz w:val="20"/>
          <w:szCs w:val="20"/>
        </w:rPr>
      </w:pPr>
      <w:r w:rsidRPr="008B661B">
        <w:rPr>
          <w:rFonts w:ascii="Arial" w:hAnsi="Arial" w:cs="Arial"/>
          <w:sz w:val="20"/>
          <w:szCs w:val="20"/>
        </w:rPr>
        <w:t xml:space="preserve">* </w:t>
      </w:r>
      <w:r w:rsidR="006231F1">
        <w:rPr>
          <w:rFonts w:ascii="Arial" w:hAnsi="Arial" w:cs="Arial"/>
          <w:sz w:val="20"/>
          <w:szCs w:val="20"/>
        </w:rPr>
        <w:t xml:space="preserve">Corresponding author: </w:t>
      </w:r>
      <w:r w:rsidR="006231F1" w:rsidRPr="003F5081">
        <w:rPr>
          <w:rFonts w:ascii="Arial" w:hAnsi="Arial" w:cs="Arial"/>
          <w:sz w:val="20"/>
          <w:szCs w:val="20"/>
        </w:rPr>
        <w:t>Kyle M. Ewart</w:t>
      </w:r>
    </w:p>
    <w:p w14:paraId="52C0BE99" w14:textId="75AEC88E" w:rsidR="00E6133D" w:rsidRPr="00921127" w:rsidRDefault="00E6133D" w:rsidP="00A818F7">
      <w:pPr>
        <w:rPr>
          <w:rFonts w:ascii="Arial" w:hAnsi="Arial" w:cs="Arial"/>
          <w:sz w:val="20"/>
          <w:szCs w:val="20"/>
          <w:lang w:val="en-AU"/>
        </w:rPr>
      </w:pPr>
      <w:r w:rsidRPr="00921127">
        <w:rPr>
          <w:rFonts w:ascii="Arial" w:hAnsi="Arial" w:cs="Arial"/>
          <w:b/>
          <w:sz w:val="20"/>
          <w:szCs w:val="20"/>
          <w:lang w:val="en-AU"/>
        </w:rPr>
        <w:t xml:space="preserve">Email: </w:t>
      </w:r>
      <w:r w:rsidRPr="00921127">
        <w:rPr>
          <w:rFonts w:ascii="Arial" w:hAnsi="Arial" w:cs="Arial"/>
          <w:sz w:val="20"/>
          <w:szCs w:val="20"/>
          <w:lang w:val="en-AU"/>
        </w:rPr>
        <w:t xml:space="preserve"> </w:t>
      </w:r>
      <w:r w:rsidR="006231F1" w:rsidRPr="00921127">
        <w:rPr>
          <w:rFonts w:ascii="Arial" w:hAnsi="Arial" w:cs="Arial"/>
          <w:sz w:val="20"/>
          <w:szCs w:val="20"/>
          <w:lang w:val="en-AU"/>
        </w:rPr>
        <w:t>kyle.ewart@sydney.edu.au</w:t>
      </w:r>
    </w:p>
    <w:p w14:paraId="2058240E" w14:textId="61384887" w:rsidR="00BB6B27" w:rsidRPr="00921127" w:rsidRDefault="00E6133D" w:rsidP="00A818F7">
      <w:pPr>
        <w:rPr>
          <w:rFonts w:ascii="Arial" w:hAnsi="Arial" w:cs="Arial"/>
          <w:sz w:val="20"/>
          <w:szCs w:val="20"/>
          <w:lang w:val="en-AU"/>
        </w:rPr>
      </w:pPr>
      <w:commentRangeStart w:id="0"/>
      <w:r w:rsidRPr="00921127">
        <w:rPr>
          <w:rFonts w:ascii="Arial" w:hAnsi="Arial" w:cs="Arial"/>
          <w:b/>
          <w:sz w:val="20"/>
          <w:szCs w:val="20"/>
          <w:lang w:val="en-AU"/>
        </w:rPr>
        <w:t>A</w:t>
      </w:r>
      <w:commentRangeEnd w:id="0"/>
      <w:r w:rsidR="007149FA">
        <w:rPr>
          <w:rStyle w:val="CommentReference"/>
          <w:rFonts w:ascii="Times New Roman" w:eastAsia="Times New Roman" w:hAnsi="Times New Roman" w:cs="Times New Roman"/>
        </w:rPr>
        <w:commentReference w:id="0"/>
      </w:r>
      <w:r w:rsidRPr="00921127">
        <w:rPr>
          <w:rFonts w:ascii="Arial" w:hAnsi="Arial" w:cs="Arial"/>
          <w:b/>
          <w:sz w:val="20"/>
          <w:szCs w:val="20"/>
          <w:lang w:val="en-AU"/>
        </w:rPr>
        <w:t>uthor Contributions</w:t>
      </w:r>
      <w:r w:rsidR="0005683B" w:rsidRPr="00921127">
        <w:rPr>
          <w:rFonts w:ascii="Arial" w:hAnsi="Arial" w:cs="Arial"/>
          <w:b/>
          <w:sz w:val="20"/>
          <w:szCs w:val="20"/>
          <w:lang w:val="en-AU"/>
        </w:rPr>
        <w:t xml:space="preserve">: </w:t>
      </w:r>
      <w:r w:rsidR="006231F1" w:rsidRPr="00921127">
        <w:rPr>
          <w:rFonts w:ascii="Arial" w:hAnsi="Arial" w:cs="Arial"/>
          <w:sz w:val="20"/>
          <w:szCs w:val="20"/>
          <w:lang w:val="en-AU"/>
        </w:rPr>
        <w:t xml:space="preserve">K.M.E., M.W.D.A., Z.Z. and N.L. designed research; K.M.E., M.W.D.A., Z.Z., L.A.F., O.L.L., J.H., M.M. and N.L. </w:t>
      </w:r>
      <w:proofErr w:type="spellStart"/>
      <w:r w:rsidR="006231F1" w:rsidRPr="00921127">
        <w:rPr>
          <w:rFonts w:ascii="Arial" w:hAnsi="Arial" w:cs="Arial"/>
          <w:sz w:val="20"/>
          <w:szCs w:val="20"/>
          <w:lang w:val="en-AU"/>
        </w:rPr>
        <w:t>analyzed</w:t>
      </w:r>
      <w:proofErr w:type="spellEnd"/>
      <w:r w:rsidR="006231F1" w:rsidRPr="00921127">
        <w:rPr>
          <w:rFonts w:ascii="Arial" w:hAnsi="Arial" w:cs="Arial"/>
          <w:sz w:val="20"/>
          <w:szCs w:val="20"/>
          <w:lang w:val="en-AU"/>
        </w:rPr>
        <w:t xml:space="preserve"> data; Z.Z., L. B. and A.J. carried out laboratory work; and K.M.E., M.W.D.A., Z.Z. and N.L. wrote the paper; all authors revised the paper.</w:t>
      </w:r>
    </w:p>
    <w:p w14:paraId="0B966253" w14:textId="726496F2" w:rsidR="00BB6B27" w:rsidRPr="00BB6B27" w:rsidRDefault="00BB6B27" w:rsidP="00A818F7">
      <w:pPr>
        <w:rPr>
          <w:rFonts w:ascii="Arial" w:hAnsi="Arial" w:cs="Arial"/>
          <w:sz w:val="20"/>
          <w:szCs w:val="20"/>
        </w:rPr>
      </w:pPr>
      <w:r>
        <w:rPr>
          <w:rFonts w:ascii="Arial" w:hAnsi="Arial" w:cs="Arial"/>
          <w:b/>
          <w:sz w:val="20"/>
          <w:szCs w:val="20"/>
        </w:rPr>
        <w:t xml:space="preserve">Competing Interest Statement: </w:t>
      </w:r>
      <w:r w:rsidR="006231F1" w:rsidRPr="006231F1">
        <w:rPr>
          <w:rFonts w:ascii="Arial" w:hAnsi="Arial" w:cs="Arial"/>
          <w:sz w:val="20"/>
          <w:szCs w:val="20"/>
        </w:rPr>
        <w:t>The authors declare no competing interest.</w:t>
      </w:r>
    </w:p>
    <w:p w14:paraId="17432F60" w14:textId="51851C7D" w:rsidR="0005683B" w:rsidRPr="0005683B" w:rsidRDefault="0005683B" w:rsidP="0005683B">
      <w:pPr>
        <w:rPr>
          <w:rFonts w:ascii="Arial" w:hAnsi="Arial" w:cs="Arial"/>
          <w:sz w:val="20"/>
          <w:szCs w:val="20"/>
        </w:rPr>
      </w:pPr>
      <w:r w:rsidRPr="0005683B">
        <w:rPr>
          <w:rFonts w:ascii="Arial" w:hAnsi="Arial" w:cs="Arial"/>
          <w:b/>
          <w:sz w:val="20"/>
          <w:szCs w:val="20"/>
        </w:rPr>
        <w:t>Keywords</w:t>
      </w:r>
      <w:r>
        <w:rPr>
          <w:rFonts w:ascii="Arial" w:hAnsi="Arial" w:cs="Arial"/>
          <w:b/>
          <w:sz w:val="20"/>
          <w:szCs w:val="20"/>
        </w:rPr>
        <w:t xml:space="preserve">: </w:t>
      </w:r>
      <w:proofErr w:type="spellStart"/>
      <w:r w:rsidR="006231F1" w:rsidRPr="006231F1">
        <w:rPr>
          <w:rFonts w:ascii="Arial" w:hAnsi="Arial" w:cs="Arial"/>
          <w:bCs/>
          <w:i/>
          <w:iCs/>
          <w:sz w:val="20"/>
          <w:szCs w:val="20"/>
        </w:rPr>
        <w:t>Blattabacterium</w:t>
      </w:r>
      <w:proofErr w:type="spellEnd"/>
      <w:r w:rsidR="006231F1" w:rsidRPr="006231F1">
        <w:rPr>
          <w:rFonts w:ascii="Arial" w:hAnsi="Arial" w:cs="Arial"/>
          <w:bCs/>
          <w:i/>
          <w:iCs/>
          <w:sz w:val="20"/>
          <w:szCs w:val="20"/>
        </w:rPr>
        <w:t xml:space="preserve"> </w:t>
      </w:r>
      <w:proofErr w:type="spellStart"/>
      <w:r w:rsidR="006231F1" w:rsidRPr="006231F1">
        <w:rPr>
          <w:rFonts w:ascii="Arial" w:hAnsi="Arial" w:cs="Arial"/>
          <w:bCs/>
          <w:i/>
          <w:iCs/>
          <w:sz w:val="20"/>
          <w:szCs w:val="20"/>
        </w:rPr>
        <w:t>cuenoti</w:t>
      </w:r>
      <w:proofErr w:type="spellEnd"/>
      <w:r w:rsidR="006231F1" w:rsidRPr="006231F1">
        <w:rPr>
          <w:rFonts w:ascii="Arial" w:hAnsi="Arial" w:cs="Arial"/>
          <w:bCs/>
          <w:sz w:val="20"/>
          <w:szCs w:val="20"/>
        </w:rPr>
        <w:t xml:space="preserve">; </w:t>
      </w:r>
      <w:proofErr w:type="spellStart"/>
      <w:r w:rsidR="006231F1" w:rsidRPr="006231F1">
        <w:rPr>
          <w:rFonts w:ascii="Arial" w:hAnsi="Arial" w:cs="Arial"/>
          <w:bCs/>
          <w:sz w:val="20"/>
          <w:szCs w:val="20"/>
        </w:rPr>
        <w:t>Blattodea</w:t>
      </w:r>
      <w:proofErr w:type="spellEnd"/>
      <w:r w:rsidR="006231F1" w:rsidRPr="006231F1">
        <w:rPr>
          <w:rFonts w:ascii="Arial" w:hAnsi="Arial" w:cs="Arial"/>
          <w:bCs/>
          <w:sz w:val="20"/>
          <w:szCs w:val="20"/>
        </w:rPr>
        <w:t>; Endosymbiosis; Horizontal gene transfer; Insect genomics</w:t>
      </w:r>
    </w:p>
    <w:p w14:paraId="788EAF02" w14:textId="620F78E0" w:rsidR="00E6133D" w:rsidRPr="00E6133D" w:rsidRDefault="00175FC4" w:rsidP="00A818F7">
      <w:pPr>
        <w:rPr>
          <w:rFonts w:ascii="Arial" w:hAnsi="Arial" w:cs="Arial"/>
          <w:b/>
          <w:sz w:val="20"/>
          <w:szCs w:val="20"/>
        </w:rPr>
      </w:pPr>
      <w:r>
        <w:rPr>
          <w:rFonts w:ascii="Arial" w:hAnsi="Arial" w:cs="Arial"/>
          <w:b/>
          <w:sz w:val="20"/>
          <w:szCs w:val="20"/>
        </w:rPr>
        <w:t>This</w:t>
      </w:r>
      <w:r w:rsidR="00E6133D" w:rsidRPr="00E6133D">
        <w:rPr>
          <w:rFonts w:ascii="Arial" w:hAnsi="Arial" w:cs="Arial"/>
          <w:b/>
          <w:sz w:val="20"/>
          <w:szCs w:val="20"/>
        </w:rPr>
        <w:t xml:space="preserve"> file includes:</w:t>
      </w:r>
    </w:p>
    <w:p w14:paraId="14DCCC60" w14:textId="77777777" w:rsidR="00E6133D" w:rsidRPr="00E6133D" w:rsidRDefault="00E6133D" w:rsidP="00A818F7">
      <w:pPr>
        <w:ind w:left="720"/>
        <w:contextualSpacing/>
        <w:rPr>
          <w:rFonts w:ascii="Arial" w:hAnsi="Arial" w:cs="Arial"/>
          <w:sz w:val="20"/>
          <w:szCs w:val="20"/>
        </w:rPr>
      </w:pPr>
      <w:r w:rsidRPr="00E6133D">
        <w:rPr>
          <w:rFonts w:ascii="Arial" w:hAnsi="Arial" w:cs="Arial"/>
          <w:sz w:val="20"/>
          <w:szCs w:val="20"/>
        </w:rPr>
        <w:t>Main Text</w:t>
      </w:r>
    </w:p>
    <w:p w14:paraId="4EEAF45F" w14:textId="5D626BA5" w:rsidR="00474D11" w:rsidRDefault="00E6133D" w:rsidP="00A818F7">
      <w:pPr>
        <w:ind w:left="720"/>
        <w:contextualSpacing/>
        <w:rPr>
          <w:rFonts w:ascii="Arial" w:hAnsi="Arial" w:cs="Arial"/>
          <w:sz w:val="20"/>
          <w:szCs w:val="20"/>
        </w:rPr>
      </w:pPr>
      <w:r w:rsidRPr="00E6133D">
        <w:rPr>
          <w:rFonts w:ascii="Arial" w:hAnsi="Arial" w:cs="Arial"/>
          <w:sz w:val="20"/>
          <w:szCs w:val="20"/>
        </w:rPr>
        <w:t xml:space="preserve">Figures 1 to </w:t>
      </w:r>
      <w:r w:rsidR="006231F1">
        <w:rPr>
          <w:rFonts w:ascii="Arial" w:hAnsi="Arial" w:cs="Arial"/>
          <w:sz w:val="20"/>
          <w:szCs w:val="20"/>
        </w:rPr>
        <w:t>2</w:t>
      </w:r>
    </w:p>
    <w:p w14:paraId="3BBB04CE" w14:textId="7D40818E" w:rsidR="00175FC4" w:rsidRPr="00C917B2" w:rsidRDefault="00175FC4" w:rsidP="00BB6B27">
      <w:pPr>
        <w:contextualSpacing/>
        <w:rPr>
          <w:rFonts w:ascii="Arial" w:hAnsi="Arial" w:cs="Arial"/>
          <w:sz w:val="20"/>
          <w:szCs w:val="20"/>
        </w:rPr>
      </w:pPr>
    </w:p>
    <w:p w14:paraId="51908B0B" w14:textId="77777777" w:rsidR="004E0FB2" w:rsidRDefault="004E0FB2" w:rsidP="00A818F7">
      <w:pPr>
        <w:keepNext/>
        <w:pBdr>
          <w:top w:val="nil"/>
          <w:left w:val="nil"/>
          <w:bottom w:val="nil"/>
          <w:right w:val="nil"/>
          <w:between w:val="nil"/>
        </w:pBdr>
        <w:spacing w:before="240" w:after="60"/>
        <w:rPr>
          <w:rFonts w:ascii="Arial" w:hAnsi="Arial" w:cs="Arial"/>
          <w:b/>
          <w:color w:val="000000"/>
          <w:sz w:val="20"/>
          <w:szCs w:val="20"/>
        </w:rPr>
        <w:sectPr w:rsidR="004E0FB2">
          <w:headerReference w:type="default" r:id="rId12"/>
          <w:footerReference w:type="default" r:id="rId13"/>
          <w:type w:val="continuous"/>
          <w:pgSz w:w="12240" w:h="15840"/>
          <w:pgMar w:top="1440" w:right="1800" w:bottom="1440" w:left="1800" w:header="720" w:footer="720" w:gutter="0"/>
          <w:cols w:space="720"/>
        </w:sectPr>
      </w:pPr>
      <w:bookmarkStart w:id="1" w:name="30j0zll" w:colFirst="0" w:colLast="0"/>
      <w:bookmarkStart w:id="2" w:name="1fob9te" w:colFirst="0" w:colLast="0"/>
      <w:bookmarkEnd w:id="1"/>
      <w:bookmarkEnd w:id="2"/>
    </w:p>
    <w:p w14:paraId="1022AED8" w14:textId="793DC3E1" w:rsidR="00E6133D" w:rsidRPr="00980C22" w:rsidRDefault="00E6133D" w:rsidP="00A818F7">
      <w:pPr>
        <w:keepNext/>
        <w:pBdr>
          <w:top w:val="nil"/>
          <w:left w:val="nil"/>
          <w:bottom w:val="nil"/>
          <w:right w:val="nil"/>
          <w:between w:val="nil"/>
        </w:pBdr>
        <w:spacing w:before="240" w:after="60"/>
        <w:rPr>
          <w:rFonts w:ascii="Arial" w:hAnsi="Arial" w:cs="Arial"/>
          <w:b/>
          <w:color w:val="000000"/>
          <w:sz w:val="20"/>
          <w:szCs w:val="20"/>
        </w:rPr>
      </w:pPr>
      <w:r w:rsidRPr="00980C22">
        <w:rPr>
          <w:rFonts w:ascii="Arial" w:hAnsi="Arial" w:cs="Arial"/>
          <w:b/>
          <w:color w:val="000000"/>
          <w:sz w:val="20"/>
          <w:szCs w:val="20"/>
        </w:rPr>
        <w:lastRenderedPageBreak/>
        <w:t>Abstract</w:t>
      </w:r>
    </w:p>
    <w:p w14:paraId="1D9A5848" w14:textId="1955864D" w:rsidR="00E6133D" w:rsidRPr="00980C22" w:rsidRDefault="006231F1" w:rsidP="00A818F7">
      <w:pPr>
        <w:keepNext/>
        <w:pBdr>
          <w:top w:val="nil"/>
          <w:left w:val="nil"/>
          <w:bottom w:val="nil"/>
          <w:right w:val="nil"/>
          <w:between w:val="nil"/>
        </w:pBdr>
        <w:spacing w:before="240" w:after="60"/>
        <w:rPr>
          <w:rFonts w:ascii="Arial" w:hAnsi="Arial" w:cs="Arial"/>
          <w:color w:val="000000"/>
          <w:sz w:val="20"/>
          <w:szCs w:val="20"/>
        </w:rPr>
      </w:pPr>
      <w:r w:rsidRPr="006231F1">
        <w:rPr>
          <w:rFonts w:ascii="Arial" w:hAnsi="Arial" w:cs="Arial"/>
          <w:color w:val="000000"/>
          <w:sz w:val="20"/>
          <w:szCs w:val="20"/>
        </w:rPr>
        <w:t xml:space="preserve">Horizontal gene transfer (HGT) between organisms can be a valuable source of genetic variation and innovation. </w:t>
      </w:r>
      <w:del w:id="3" w:author="Microsoft Office User" w:date="2026-03-31T15:28:00Z">
        <w:r w:rsidRPr="006231F1" w:rsidDel="00736E9A">
          <w:rPr>
            <w:rFonts w:ascii="Arial" w:hAnsi="Arial" w:cs="Arial"/>
            <w:color w:val="000000"/>
            <w:sz w:val="20"/>
            <w:szCs w:val="20"/>
          </w:rPr>
          <w:delText xml:space="preserve">While HGT is prevalent among prokaryotes, it is generally believed to occur infrequently in eukaryotes. </w:delText>
        </w:r>
      </w:del>
      <w:r w:rsidRPr="006231F1">
        <w:rPr>
          <w:rFonts w:ascii="Arial" w:hAnsi="Arial" w:cs="Arial"/>
          <w:color w:val="000000"/>
          <w:sz w:val="20"/>
          <w:szCs w:val="20"/>
        </w:rPr>
        <w:t xml:space="preserve">Research on HGT in eukaryotes has hitherto focused on transfers of coding sequences; insertions of non-coding DNA remain poorly understood. Here, we investigated HGT in cockroaches, which </w:t>
      </w:r>
      <w:r w:rsidR="007E36B5">
        <w:rPr>
          <w:rFonts w:ascii="Arial" w:hAnsi="Arial" w:cs="Arial"/>
          <w:color w:val="000000"/>
          <w:sz w:val="20"/>
          <w:szCs w:val="20"/>
        </w:rPr>
        <w:t>have</w:t>
      </w:r>
      <w:r w:rsidRPr="006231F1">
        <w:rPr>
          <w:rFonts w:ascii="Arial" w:hAnsi="Arial" w:cs="Arial"/>
          <w:color w:val="000000"/>
          <w:sz w:val="20"/>
          <w:szCs w:val="20"/>
        </w:rPr>
        <w:t xml:space="preserve"> a long-standing evolutionary relationship with the vertically transmitted endosymbiont </w:t>
      </w:r>
      <w:proofErr w:type="spellStart"/>
      <w:r w:rsidRPr="006231F1">
        <w:rPr>
          <w:rFonts w:ascii="Arial" w:hAnsi="Arial" w:cs="Arial"/>
          <w:i/>
          <w:iCs/>
          <w:color w:val="000000"/>
          <w:sz w:val="20"/>
          <w:szCs w:val="20"/>
        </w:rPr>
        <w:t>Blattabacterium</w:t>
      </w:r>
      <w:proofErr w:type="spellEnd"/>
      <w:r w:rsidRPr="006231F1">
        <w:rPr>
          <w:rFonts w:ascii="Arial" w:hAnsi="Arial" w:cs="Arial"/>
          <w:i/>
          <w:iCs/>
          <w:color w:val="000000"/>
          <w:sz w:val="20"/>
          <w:szCs w:val="20"/>
        </w:rPr>
        <w:t xml:space="preserve"> </w:t>
      </w:r>
      <w:proofErr w:type="spellStart"/>
      <w:r w:rsidRPr="006231F1">
        <w:rPr>
          <w:rFonts w:ascii="Arial" w:hAnsi="Arial" w:cs="Arial"/>
          <w:i/>
          <w:iCs/>
          <w:color w:val="000000"/>
          <w:sz w:val="20"/>
          <w:szCs w:val="20"/>
        </w:rPr>
        <w:t>cuenoti</w:t>
      </w:r>
      <w:proofErr w:type="spellEnd"/>
      <w:r w:rsidRPr="006231F1">
        <w:rPr>
          <w:rFonts w:ascii="Arial" w:hAnsi="Arial" w:cs="Arial"/>
          <w:color w:val="000000"/>
          <w:sz w:val="20"/>
          <w:szCs w:val="20"/>
        </w:rPr>
        <w:t xml:space="preserve">, making them a valuable system for assessing the potential scale of HGT. We aligned 150 </w:t>
      </w:r>
      <w:proofErr w:type="spellStart"/>
      <w:r w:rsidRPr="006231F1">
        <w:rPr>
          <w:rFonts w:ascii="Arial" w:hAnsi="Arial" w:cs="Arial"/>
          <w:color w:val="000000"/>
          <w:sz w:val="20"/>
          <w:szCs w:val="20"/>
        </w:rPr>
        <w:t>bp</w:t>
      </w:r>
      <w:proofErr w:type="spellEnd"/>
      <w:r w:rsidRPr="006231F1">
        <w:rPr>
          <w:rFonts w:ascii="Arial" w:hAnsi="Arial" w:cs="Arial"/>
          <w:color w:val="000000"/>
          <w:sz w:val="20"/>
          <w:szCs w:val="20"/>
        </w:rPr>
        <w:t xml:space="preserve"> </w:t>
      </w:r>
      <w:r w:rsidR="002832D5">
        <w:rPr>
          <w:rFonts w:ascii="Arial" w:hAnsi="Arial" w:cs="Arial"/>
          <w:color w:val="000000"/>
          <w:sz w:val="20"/>
          <w:szCs w:val="20"/>
        </w:rPr>
        <w:t xml:space="preserve">genomic </w:t>
      </w:r>
      <w:r w:rsidR="00271437">
        <w:rPr>
          <w:rFonts w:ascii="Arial" w:hAnsi="Arial" w:cs="Arial"/>
          <w:color w:val="000000"/>
          <w:sz w:val="20"/>
          <w:szCs w:val="20"/>
        </w:rPr>
        <w:t xml:space="preserve">fragments of </w:t>
      </w:r>
      <w:proofErr w:type="spellStart"/>
      <w:r w:rsidRPr="006231F1">
        <w:rPr>
          <w:rFonts w:ascii="Arial" w:hAnsi="Arial" w:cs="Arial"/>
          <w:i/>
          <w:iCs/>
          <w:color w:val="000000"/>
          <w:sz w:val="20"/>
          <w:szCs w:val="20"/>
        </w:rPr>
        <w:t>Blattabacterium</w:t>
      </w:r>
      <w:proofErr w:type="spellEnd"/>
      <w:r w:rsidRPr="006231F1">
        <w:rPr>
          <w:rFonts w:ascii="Arial" w:hAnsi="Arial" w:cs="Arial"/>
          <w:i/>
          <w:iCs/>
          <w:color w:val="000000"/>
          <w:sz w:val="20"/>
          <w:szCs w:val="20"/>
        </w:rPr>
        <w:t xml:space="preserve"> </w:t>
      </w:r>
      <w:proofErr w:type="spellStart"/>
      <w:r w:rsidRPr="006231F1">
        <w:rPr>
          <w:rFonts w:ascii="Arial" w:hAnsi="Arial" w:cs="Arial"/>
          <w:i/>
          <w:iCs/>
          <w:color w:val="000000"/>
          <w:sz w:val="20"/>
          <w:szCs w:val="20"/>
        </w:rPr>
        <w:t>cuenoti</w:t>
      </w:r>
      <w:proofErr w:type="spellEnd"/>
      <w:r w:rsidRPr="006231F1">
        <w:rPr>
          <w:rFonts w:ascii="Arial" w:hAnsi="Arial" w:cs="Arial"/>
          <w:color w:val="000000"/>
          <w:sz w:val="20"/>
          <w:szCs w:val="20"/>
        </w:rPr>
        <w:t xml:space="preserve"> to 23 cockroach and termite genomes, including 8 genomes newly sequenced, and revealed pervasive endosymbiont DNA transfer events. Australian </w:t>
      </w:r>
      <w:proofErr w:type="spellStart"/>
      <w:r w:rsidRPr="006231F1">
        <w:rPr>
          <w:rFonts w:ascii="Arial" w:hAnsi="Arial" w:cs="Arial"/>
          <w:color w:val="000000"/>
          <w:sz w:val="20"/>
          <w:szCs w:val="20"/>
        </w:rPr>
        <w:t>geoscapheine</w:t>
      </w:r>
      <w:proofErr w:type="spellEnd"/>
      <w:r w:rsidRPr="006231F1">
        <w:rPr>
          <w:rFonts w:ascii="Arial" w:hAnsi="Arial" w:cs="Arial"/>
          <w:color w:val="000000"/>
          <w:sz w:val="20"/>
          <w:szCs w:val="20"/>
        </w:rPr>
        <w:t xml:space="preserve"> cockroaches were consistently found to harbor over 3000 HGT inserts, </w:t>
      </w:r>
      <w:r w:rsidR="00845A44">
        <w:rPr>
          <w:rFonts w:ascii="Arial" w:hAnsi="Arial" w:cs="Arial"/>
          <w:color w:val="000000"/>
          <w:sz w:val="20"/>
          <w:szCs w:val="20"/>
        </w:rPr>
        <w:t xml:space="preserve">more than an </w:t>
      </w:r>
      <w:r w:rsidRPr="006231F1">
        <w:rPr>
          <w:rFonts w:ascii="Arial" w:hAnsi="Arial" w:cs="Arial"/>
          <w:color w:val="000000"/>
          <w:sz w:val="20"/>
          <w:szCs w:val="20"/>
        </w:rPr>
        <w:t xml:space="preserve">order of magnitude higher than the previous maximum estimate in other eukaryotes, excluding rotifers. Some inserts appear to have persisted for &gt;28.7 million years in </w:t>
      </w:r>
      <w:proofErr w:type="spellStart"/>
      <w:r w:rsidRPr="006231F1">
        <w:rPr>
          <w:rFonts w:ascii="Arial" w:hAnsi="Arial" w:cs="Arial"/>
          <w:color w:val="000000"/>
          <w:sz w:val="20"/>
          <w:szCs w:val="20"/>
        </w:rPr>
        <w:t>panesthiine</w:t>
      </w:r>
      <w:proofErr w:type="spellEnd"/>
      <w:r w:rsidRPr="006231F1">
        <w:rPr>
          <w:rFonts w:ascii="Arial" w:hAnsi="Arial" w:cs="Arial"/>
          <w:color w:val="000000"/>
          <w:sz w:val="20"/>
          <w:szCs w:val="20"/>
        </w:rPr>
        <w:t xml:space="preserve"> cockroaches, which may reflect function</w:t>
      </w:r>
      <w:r w:rsidR="00FA2DD2">
        <w:rPr>
          <w:rFonts w:ascii="Arial" w:hAnsi="Arial" w:cs="Arial"/>
          <w:color w:val="000000"/>
          <w:sz w:val="20"/>
          <w:szCs w:val="20"/>
        </w:rPr>
        <w:t>al</w:t>
      </w:r>
      <w:r w:rsidRPr="006231F1">
        <w:rPr>
          <w:rFonts w:ascii="Arial" w:hAnsi="Arial" w:cs="Arial"/>
          <w:color w:val="000000"/>
          <w:sz w:val="20"/>
          <w:szCs w:val="20"/>
        </w:rPr>
        <w:t xml:space="preserve"> roles. We identified numerous chimeric inserts comprising up to </w:t>
      </w:r>
      <w:r w:rsidR="00E12FEF">
        <w:rPr>
          <w:rFonts w:ascii="Arial" w:hAnsi="Arial" w:cs="Arial"/>
          <w:color w:val="000000"/>
          <w:sz w:val="20"/>
          <w:szCs w:val="20"/>
        </w:rPr>
        <w:t>nine</w:t>
      </w:r>
      <w:r w:rsidRPr="006231F1">
        <w:rPr>
          <w:rFonts w:ascii="Arial" w:hAnsi="Arial" w:cs="Arial"/>
          <w:color w:val="000000"/>
          <w:sz w:val="20"/>
          <w:szCs w:val="20"/>
        </w:rPr>
        <w:t xml:space="preserve"> short segments from different locations in the </w:t>
      </w:r>
      <w:proofErr w:type="spellStart"/>
      <w:r w:rsidRPr="006231F1">
        <w:rPr>
          <w:rFonts w:ascii="Arial" w:hAnsi="Arial" w:cs="Arial"/>
          <w:i/>
          <w:iCs/>
          <w:color w:val="000000"/>
          <w:sz w:val="20"/>
          <w:szCs w:val="20"/>
        </w:rPr>
        <w:t>Blattabacterium</w:t>
      </w:r>
      <w:proofErr w:type="spellEnd"/>
      <w:r w:rsidRPr="006231F1">
        <w:rPr>
          <w:rFonts w:ascii="Arial" w:hAnsi="Arial" w:cs="Arial"/>
          <w:i/>
          <w:iCs/>
          <w:color w:val="000000"/>
          <w:sz w:val="20"/>
          <w:szCs w:val="20"/>
        </w:rPr>
        <w:t xml:space="preserve"> </w:t>
      </w:r>
      <w:proofErr w:type="spellStart"/>
      <w:r w:rsidRPr="006231F1">
        <w:rPr>
          <w:rFonts w:ascii="Arial" w:hAnsi="Arial" w:cs="Arial"/>
          <w:i/>
          <w:iCs/>
          <w:color w:val="000000"/>
          <w:sz w:val="20"/>
          <w:szCs w:val="20"/>
        </w:rPr>
        <w:t>cuenoti</w:t>
      </w:r>
      <w:proofErr w:type="spellEnd"/>
      <w:r w:rsidRPr="006231F1">
        <w:rPr>
          <w:rFonts w:ascii="Arial" w:hAnsi="Arial" w:cs="Arial"/>
          <w:color w:val="000000"/>
          <w:sz w:val="20"/>
          <w:szCs w:val="20"/>
        </w:rPr>
        <w:t xml:space="preserve"> genome. Our findings indicate that </w:t>
      </w:r>
      <w:ins w:id="4" w:author="Microsoft Office User" w:date="2026-04-06T14:32:00Z">
        <w:r w:rsidR="002347C9">
          <w:rPr>
            <w:rFonts w:ascii="Arial" w:hAnsi="Arial" w:cs="Arial"/>
            <w:color w:val="000000"/>
            <w:sz w:val="20"/>
            <w:szCs w:val="20"/>
          </w:rPr>
          <w:t xml:space="preserve">pervasive </w:t>
        </w:r>
      </w:ins>
      <w:r w:rsidRPr="006231F1">
        <w:rPr>
          <w:rFonts w:ascii="Arial" w:hAnsi="Arial" w:cs="Arial"/>
          <w:color w:val="000000"/>
          <w:sz w:val="20"/>
          <w:szCs w:val="20"/>
        </w:rPr>
        <w:t xml:space="preserve">HGT </w:t>
      </w:r>
      <w:del w:id="5" w:author="Microsoft Office User" w:date="2026-04-06T14:32:00Z">
        <w:r w:rsidRPr="006231F1" w:rsidDel="002347C9">
          <w:rPr>
            <w:rFonts w:ascii="Arial" w:hAnsi="Arial" w:cs="Arial"/>
            <w:color w:val="000000"/>
            <w:sz w:val="20"/>
            <w:szCs w:val="20"/>
          </w:rPr>
          <w:delText xml:space="preserve">may be considerably more prevalent </w:delText>
        </w:r>
      </w:del>
      <w:r w:rsidRPr="006231F1">
        <w:rPr>
          <w:rFonts w:ascii="Arial" w:hAnsi="Arial" w:cs="Arial"/>
          <w:color w:val="000000"/>
          <w:sz w:val="20"/>
          <w:szCs w:val="20"/>
        </w:rPr>
        <w:t xml:space="preserve">in eukaryotes </w:t>
      </w:r>
      <w:ins w:id="6" w:author="Microsoft Office User" w:date="2026-04-06T14:32:00Z">
        <w:r w:rsidR="002347C9">
          <w:rPr>
            <w:rFonts w:ascii="Arial" w:hAnsi="Arial" w:cs="Arial"/>
            <w:color w:val="000000"/>
            <w:sz w:val="20"/>
            <w:szCs w:val="20"/>
          </w:rPr>
          <w:t>genomes</w:t>
        </w:r>
      </w:ins>
      <w:del w:id="7" w:author="Microsoft Office User" w:date="2026-04-06T14:32:00Z">
        <w:r w:rsidRPr="006231F1" w:rsidDel="002347C9">
          <w:rPr>
            <w:rFonts w:ascii="Arial" w:hAnsi="Arial" w:cs="Arial"/>
            <w:color w:val="000000"/>
            <w:sz w:val="20"/>
            <w:szCs w:val="20"/>
          </w:rPr>
          <w:delText>than previously thought</w:delText>
        </w:r>
      </w:del>
      <w:r w:rsidRPr="006231F1">
        <w:rPr>
          <w:rFonts w:ascii="Arial" w:hAnsi="Arial" w:cs="Arial"/>
          <w:color w:val="000000"/>
          <w:sz w:val="20"/>
          <w:szCs w:val="20"/>
        </w:rPr>
        <w:t>, with potentially far-reaching implications for adaptation and speciation.</w:t>
      </w:r>
    </w:p>
    <w:p w14:paraId="65D7FF87" w14:textId="77777777" w:rsidR="00E6133D"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A72CFB6"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Main Text</w:t>
      </w:r>
    </w:p>
    <w:p w14:paraId="72BE508C"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Introduction</w:t>
      </w:r>
    </w:p>
    <w:p w14:paraId="4903E3B2"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921A9A2" w14:textId="2D24A1F8" w:rsidR="006231F1" w:rsidRDefault="006231F1" w:rsidP="006231F1">
      <w:pPr>
        <w:rPr>
          <w:rFonts w:asciiTheme="minorBidi" w:hAnsiTheme="minorBidi"/>
          <w:sz w:val="20"/>
          <w:szCs w:val="20"/>
        </w:rPr>
      </w:pPr>
      <w:del w:id="8" w:author="Microsoft Office User" w:date="2026-03-31T15:40:00Z">
        <w:r w:rsidRPr="00915B11" w:rsidDel="00736E9A">
          <w:rPr>
            <w:rFonts w:asciiTheme="minorBidi" w:hAnsiTheme="minorBidi"/>
            <w:color w:val="000000" w:themeColor="text1"/>
            <w:sz w:val="20"/>
            <w:szCs w:val="20"/>
          </w:rPr>
          <w:delText xml:space="preserve">Horizontal gene transfer (HGT) challenges conventional Darwinian </w:delText>
        </w:r>
        <w:r w:rsidRPr="00915B11" w:rsidDel="00736E9A">
          <w:rPr>
            <w:rFonts w:asciiTheme="minorBidi" w:hAnsiTheme="minorBidi"/>
            <w:color w:val="000000" w:themeColor="text1"/>
            <w:sz w:val="20"/>
            <w:szCs w:val="20"/>
            <w:shd w:val="clear" w:color="auto" w:fill="FFFFFF"/>
          </w:rPr>
          <w:delText xml:space="preserve">evolutionary </w:delText>
        </w:r>
        <w:r w:rsidRPr="00915B11" w:rsidDel="00736E9A">
          <w:rPr>
            <w:rFonts w:asciiTheme="minorBidi" w:hAnsiTheme="minorBidi"/>
            <w:color w:val="000000" w:themeColor="text1"/>
            <w:sz w:val="20"/>
            <w:szCs w:val="20"/>
          </w:rPr>
          <w:delText xml:space="preserve">models by introducing genetic material across species boundaries. </w:delText>
        </w:r>
      </w:del>
      <w:r w:rsidRPr="00915B11">
        <w:rPr>
          <w:rFonts w:asciiTheme="minorBidi" w:hAnsiTheme="minorBidi"/>
          <w:sz w:val="20"/>
          <w:szCs w:val="20"/>
        </w:rPr>
        <w:t xml:space="preserve">The number </w:t>
      </w:r>
      <w:ins w:id="9" w:author="Microsoft Office User" w:date="2026-03-31T15:40:00Z">
        <w:r w:rsidR="00736E9A">
          <w:rPr>
            <w:rFonts w:asciiTheme="minorBidi" w:hAnsiTheme="minorBidi"/>
            <w:sz w:val="20"/>
            <w:szCs w:val="20"/>
          </w:rPr>
          <w:t xml:space="preserve">of </w:t>
        </w:r>
      </w:ins>
      <w:del w:id="10" w:author="Microsoft Office User" w:date="2026-03-31T15:38:00Z">
        <w:r w:rsidRPr="00915B11" w:rsidDel="00736E9A">
          <w:rPr>
            <w:rFonts w:asciiTheme="minorBidi" w:hAnsiTheme="minorBidi"/>
            <w:sz w:val="20"/>
            <w:szCs w:val="20"/>
          </w:rPr>
          <w:delText xml:space="preserve">of </w:delText>
        </w:r>
        <w:r w:rsidR="000A2DB1" w:rsidDel="00736E9A">
          <w:rPr>
            <w:rFonts w:asciiTheme="minorBidi" w:hAnsiTheme="minorBidi"/>
            <w:sz w:val="20"/>
            <w:szCs w:val="20"/>
          </w:rPr>
          <w:delText xml:space="preserve">transferred </w:delText>
        </w:r>
      </w:del>
      <w:r w:rsidR="000A2DB1">
        <w:rPr>
          <w:rFonts w:asciiTheme="minorBidi" w:hAnsiTheme="minorBidi"/>
          <w:sz w:val="20"/>
          <w:szCs w:val="20"/>
        </w:rPr>
        <w:t>DNA inserts</w:t>
      </w:r>
      <w:r w:rsidR="000A2DB1" w:rsidRPr="00915B11">
        <w:rPr>
          <w:rFonts w:asciiTheme="minorBidi" w:hAnsiTheme="minorBidi"/>
          <w:sz w:val="20"/>
          <w:szCs w:val="20"/>
        </w:rPr>
        <w:t xml:space="preserve"> </w:t>
      </w:r>
      <w:ins w:id="11" w:author="Microsoft Office User" w:date="2026-03-31T15:38:00Z">
        <w:r w:rsidR="00736E9A">
          <w:rPr>
            <w:rFonts w:asciiTheme="minorBidi" w:hAnsiTheme="minorBidi"/>
            <w:sz w:val="20"/>
            <w:szCs w:val="20"/>
          </w:rPr>
          <w:t xml:space="preserve">acquired </w:t>
        </w:r>
      </w:ins>
      <w:ins w:id="12" w:author="Microsoft Office User" w:date="2026-03-31T15:39:00Z">
        <w:r w:rsidR="00736E9A">
          <w:rPr>
            <w:rFonts w:asciiTheme="minorBidi" w:hAnsiTheme="minorBidi"/>
            <w:sz w:val="20"/>
            <w:szCs w:val="20"/>
          </w:rPr>
          <w:t>via h</w:t>
        </w:r>
        <w:r w:rsidR="00736E9A" w:rsidRPr="00736E9A">
          <w:rPr>
            <w:rFonts w:asciiTheme="minorBidi" w:hAnsiTheme="minorBidi"/>
            <w:sz w:val="20"/>
            <w:szCs w:val="20"/>
          </w:rPr>
          <w:t xml:space="preserve">orizontal gene transfer (HGT) </w:t>
        </w:r>
      </w:ins>
      <w:r w:rsidRPr="00915B11">
        <w:rPr>
          <w:rFonts w:asciiTheme="minorBidi" w:hAnsiTheme="minorBidi"/>
          <w:sz w:val="20"/>
          <w:szCs w:val="20"/>
        </w:rPr>
        <w:t xml:space="preserve">that become fixed in a species is expected to represent only a small fraction of the </w:t>
      </w:r>
      <w:del w:id="13" w:author="Microsoft Office User" w:date="2026-03-31T15:40:00Z">
        <w:r w:rsidRPr="00915B11" w:rsidDel="00736E9A">
          <w:rPr>
            <w:rFonts w:asciiTheme="minorBidi" w:hAnsiTheme="minorBidi"/>
            <w:sz w:val="20"/>
            <w:szCs w:val="20"/>
          </w:rPr>
          <w:delText xml:space="preserve">actual </w:delText>
        </w:r>
      </w:del>
      <w:ins w:id="14" w:author="Microsoft Office User" w:date="2026-03-31T15:40:00Z">
        <w:r w:rsidR="00736E9A">
          <w:rPr>
            <w:rFonts w:asciiTheme="minorBidi" w:hAnsiTheme="minorBidi"/>
            <w:sz w:val="20"/>
            <w:szCs w:val="20"/>
          </w:rPr>
          <w:t>total</w:t>
        </w:r>
        <w:r w:rsidR="00736E9A" w:rsidRPr="00915B11">
          <w:rPr>
            <w:rFonts w:asciiTheme="minorBidi" w:hAnsiTheme="minorBidi"/>
            <w:sz w:val="20"/>
            <w:szCs w:val="20"/>
          </w:rPr>
          <w:t xml:space="preserve"> </w:t>
        </w:r>
      </w:ins>
      <w:r w:rsidRPr="00915B11">
        <w:rPr>
          <w:rFonts w:asciiTheme="minorBidi" w:hAnsiTheme="minorBidi"/>
          <w:sz w:val="20"/>
          <w:szCs w:val="20"/>
        </w:rPr>
        <w:t xml:space="preserve">number of </w:t>
      </w:r>
      <w:del w:id="15" w:author="Microsoft Office User" w:date="2026-03-31T15:39:00Z">
        <w:r w:rsidRPr="00915B11" w:rsidDel="00736E9A">
          <w:rPr>
            <w:rFonts w:asciiTheme="minorBidi" w:hAnsiTheme="minorBidi"/>
            <w:sz w:val="20"/>
            <w:szCs w:val="20"/>
          </w:rPr>
          <w:delText xml:space="preserve">acquisition </w:delText>
        </w:r>
      </w:del>
      <w:ins w:id="16" w:author="Microsoft Office User" w:date="2026-03-31T15:39:00Z">
        <w:r w:rsidR="00736E9A">
          <w:rPr>
            <w:rFonts w:asciiTheme="minorBidi" w:hAnsiTheme="minorBidi"/>
            <w:sz w:val="20"/>
            <w:szCs w:val="20"/>
          </w:rPr>
          <w:t>transfer</w:t>
        </w:r>
        <w:r w:rsidR="00736E9A" w:rsidRPr="00915B11">
          <w:rPr>
            <w:rFonts w:asciiTheme="minorBidi" w:hAnsiTheme="minorBidi"/>
            <w:sz w:val="20"/>
            <w:szCs w:val="20"/>
          </w:rPr>
          <w:t xml:space="preserve"> </w:t>
        </w:r>
      </w:ins>
      <w:r w:rsidRPr="00915B11">
        <w:rPr>
          <w:rFonts w:asciiTheme="minorBidi" w:hAnsiTheme="minorBidi"/>
          <w:sz w:val="20"/>
          <w:szCs w:val="20"/>
        </w:rPr>
        <w:t xml:space="preserve">events that occur </w:t>
      </w:r>
      <w:del w:id="17" w:author="Microsoft Office User" w:date="2026-03-31T15:40:00Z">
        <w:r w:rsidRPr="00915B11" w:rsidDel="00736E9A">
          <w:rPr>
            <w:rFonts w:asciiTheme="minorBidi" w:hAnsiTheme="minorBidi"/>
            <w:sz w:val="20"/>
            <w:szCs w:val="20"/>
          </w:rPr>
          <w:delText xml:space="preserve">across </w:delText>
        </w:r>
      </w:del>
      <w:ins w:id="18" w:author="Microsoft Office User" w:date="2026-03-31T15:40:00Z">
        <w:r w:rsidR="00736E9A">
          <w:rPr>
            <w:rFonts w:asciiTheme="minorBidi" w:hAnsiTheme="minorBidi"/>
            <w:sz w:val="20"/>
            <w:szCs w:val="20"/>
          </w:rPr>
          <w:t>over</w:t>
        </w:r>
        <w:r w:rsidR="00736E9A" w:rsidRPr="00915B11">
          <w:rPr>
            <w:rFonts w:asciiTheme="minorBidi" w:hAnsiTheme="minorBidi"/>
            <w:sz w:val="20"/>
            <w:szCs w:val="20"/>
          </w:rPr>
          <w:t xml:space="preserve"> </w:t>
        </w:r>
      </w:ins>
      <w:r w:rsidRPr="00915B11">
        <w:rPr>
          <w:rFonts w:asciiTheme="minorBidi" w:hAnsiTheme="minorBidi"/>
          <w:sz w:val="20"/>
          <w:szCs w:val="20"/>
        </w:rPr>
        <w:t xml:space="preserve">evolutionary time [1]. While there is an abundant body of research focused on insertions with homology to protein-coding sequence, transfers that do not encode proteins, or with unknown function, have been largely ignored. </w:t>
      </w:r>
      <w:r w:rsidR="00805382">
        <w:rPr>
          <w:rFonts w:asciiTheme="minorBidi" w:hAnsiTheme="minorBidi"/>
          <w:sz w:val="20"/>
          <w:szCs w:val="20"/>
        </w:rPr>
        <w:t>Nevertheless, s</w:t>
      </w:r>
      <w:r w:rsidRPr="00915B11">
        <w:rPr>
          <w:rFonts w:asciiTheme="minorBidi" w:hAnsiTheme="minorBidi"/>
          <w:sz w:val="20"/>
          <w:szCs w:val="20"/>
        </w:rPr>
        <w:t xml:space="preserve">uch insertions </w:t>
      </w:r>
      <w:r w:rsidR="00805382">
        <w:rPr>
          <w:rFonts w:asciiTheme="minorBidi" w:hAnsiTheme="minorBidi"/>
          <w:sz w:val="20"/>
          <w:szCs w:val="20"/>
        </w:rPr>
        <w:t>abruptly</w:t>
      </w:r>
      <w:r w:rsidRPr="00915B11">
        <w:rPr>
          <w:rFonts w:asciiTheme="minorBidi" w:hAnsiTheme="minorBidi"/>
          <w:sz w:val="20"/>
          <w:szCs w:val="20"/>
        </w:rPr>
        <w:t xml:space="preserve"> introduce genetic variation</w:t>
      </w:r>
      <w:r w:rsidR="006C1280">
        <w:rPr>
          <w:rFonts w:asciiTheme="minorBidi" w:hAnsiTheme="minorBidi"/>
          <w:sz w:val="20"/>
          <w:szCs w:val="20"/>
        </w:rPr>
        <w:t xml:space="preserve"> that </w:t>
      </w:r>
      <w:r w:rsidRPr="00915B11">
        <w:rPr>
          <w:rFonts w:asciiTheme="minorBidi" w:hAnsiTheme="minorBidi"/>
          <w:sz w:val="20"/>
          <w:szCs w:val="20"/>
        </w:rPr>
        <w:t>can persist if fitness effects are minimal, if purifying selection is insufficient, or if the inserts acquire functional roles [2].</w:t>
      </w:r>
    </w:p>
    <w:p w14:paraId="672C2236" w14:textId="19AC4C07" w:rsidR="00980C22" w:rsidRPr="006231F1" w:rsidRDefault="006231F1" w:rsidP="006231F1">
      <w:pPr>
        <w:rPr>
          <w:rFonts w:asciiTheme="minorBidi" w:hAnsiTheme="minorBidi"/>
          <w:color w:val="000000" w:themeColor="text1"/>
          <w:sz w:val="20"/>
          <w:szCs w:val="20"/>
        </w:rPr>
      </w:pPr>
      <w:r w:rsidRPr="00915B11">
        <w:rPr>
          <w:rFonts w:asciiTheme="minorBidi" w:hAnsiTheme="minorBidi"/>
          <w:sz w:val="20"/>
          <w:szCs w:val="20"/>
        </w:rPr>
        <w:t xml:space="preserve">We explored the prevalence and characteristics of DNA inserts originating from the endosymbiont </w:t>
      </w:r>
      <w:proofErr w:type="spellStart"/>
      <w:r w:rsidRPr="00915B11">
        <w:rPr>
          <w:rFonts w:asciiTheme="minorBidi" w:hAnsiTheme="minorBidi"/>
          <w:i/>
          <w:iCs/>
          <w:sz w:val="20"/>
          <w:szCs w:val="20"/>
        </w:rPr>
        <w:t>Blattabacterium</w:t>
      </w:r>
      <w:proofErr w:type="spellEnd"/>
      <w:r w:rsidRPr="00915B11">
        <w:rPr>
          <w:rFonts w:asciiTheme="minorBidi" w:hAnsiTheme="minorBidi"/>
          <w:i/>
          <w:iCs/>
          <w:sz w:val="20"/>
          <w:szCs w:val="20"/>
        </w:rPr>
        <w:t xml:space="preserve"> </w:t>
      </w:r>
      <w:proofErr w:type="spellStart"/>
      <w:r w:rsidRPr="00915B11">
        <w:rPr>
          <w:rFonts w:asciiTheme="minorBidi" w:hAnsiTheme="minorBidi"/>
          <w:i/>
          <w:iCs/>
          <w:sz w:val="20"/>
          <w:szCs w:val="20"/>
        </w:rPr>
        <w:t>cuenoti</w:t>
      </w:r>
      <w:proofErr w:type="spellEnd"/>
      <w:r w:rsidRPr="00915B11">
        <w:rPr>
          <w:rFonts w:asciiTheme="minorBidi" w:hAnsiTheme="minorBidi"/>
          <w:i/>
          <w:iCs/>
          <w:sz w:val="20"/>
          <w:szCs w:val="20"/>
        </w:rPr>
        <w:t xml:space="preserve"> </w:t>
      </w:r>
      <w:r w:rsidRPr="00915B11">
        <w:rPr>
          <w:rFonts w:asciiTheme="minorBidi" w:hAnsiTheme="minorBidi"/>
          <w:color w:val="000000" w:themeColor="text1"/>
          <w:sz w:val="20"/>
          <w:szCs w:val="20"/>
        </w:rPr>
        <w:t xml:space="preserve">(hereafter </w:t>
      </w:r>
      <w:proofErr w:type="spellStart"/>
      <w:r w:rsidRPr="00915B11">
        <w:rPr>
          <w:rFonts w:asciiTheme="minorBidi" w:hAnsiTheme="minorBidi"/>
          <w:i/>
          <w:iCs/>
          <w:color w:val="000000" w:themeColor="text1"/>
          <w:sz w:val="20"/>
          <w:szCs w:val="20"/>
        </w:rPr>
        <w:t>Blattabacterium</w:t>
      </w:r>
      <w:proofErr w:type="spellEnd"/>
      <w:r w:rsidRPr="00915B11">
        <w:rPr>
          <w:rFonts w:asciiTheme="minorBidi" w:hAnsiTheme="minorBidi"/>
          <w:color w:val="000000" w:themeColor="text1"/>
          <w:sz w:val="20"/>
          <w:szCs w:val="20"/>
        </w:rPr>
        <w:t>)</w:t>
      </w:r>
      <w:r w:rsidRPr="00915B11">
        <w:rPr>
          <w:rFonts w:asciiTheme="minorBidi" w:hAnsiTheme="minorBidi"/>
          <w:sz w:val="20"/>
          <w:szCs w:val="20"/>
        </w:rPr>
        <w:t xml:space="preserve">, in the genomes of 14 cockroaches and 4 termites, including 8 newly sequenced using long-read technology. </w:t>
      </w:r>
      <w:proofErr w:type="spellStart"/>
      <w:r w:rsidRPr="00915B11">
        <w:rPr>
          <w:rFonts w:asciiTheme="minorBidi" w:hAnsiTheme="minorBidi"/>
          <w:i/>
          <w:iCs/>
          <w:sz w:val="20"/>
          <w:szCs w:val="20"/>
        </w:rPr>
        <w:t>Blattabacterium</w:t>
      </w:r>
      <w:proofErr w:type="spellEnd"/>
      <w:r w:rsidRPr="00915B11">
        <w:rPr>
          <w:rFonts w:asciiTheme="minorBidi" w:hAnsiTheme="minorBidi"/>
          <w:sz w:val="20"/>
          <w:szCs w:val="20"/>
        </w:rPr>
        <w:t xml:space="preserve"> is </w:t>
      </w:r>
      <w:r w:rsidRPr="00915B11">
        <w:rPr>
          <w:rFonts w:asciiTheme="minorBidi" w:hAnsiTheme="minorBidi"/>
          <w:color w:val="000000" w:themeColor="text1"/>
          <w:sz w:val="20"/>
          <w:szCs w:val="20"/>
        </w:rPr>
        <w:t>found in specialized cells of cockroach fat bodies</w:t>
      </w:r>
      <w:r w:rsidRPr="00915B11">
        <w:rPr>
          <w:rFonts w:asciiTheme="minorBidi" w:hAnsiTheme="minorBidi"/>
          <w:sz w:val="20"/>
          <w:szCs w:val="20"/>
        </w:rPr>
        <w:t xml:space="preserve"> and is </w:t>
      </w:r>
      <w:ins w:id="19" w:author="Nathan Lo" w:date="2026-04-08T07:43:00Z">
        <w:r w:rsidR="00412482">
          <w:rPr>
            <w:rFonts w:asciiTheme="minorBidi" w:hAnsiTheme="minorBidi"/>
            <w:sz w:val="20"/>
            <w:szCs w:val="20"/>
          </w:rPr>
          <w:t xml:space="preserve">inherited </w:t>
        </w:r>
        <w:proofErr w:type="spellStart"/>
        <w:r w:rsidR="00412482">
          <w:rPr>
            <w:rFonts w:asciiTheme="minorBidi" w:hAnsiTheme="minorBidi"/>
            <w:sz w:val="20"/>
            <w:szCs w:val="20"/>
          </w:rPr>
          <w:t>t</w:t>
        </w:r>
      </w:ins>
      <w:ins w:id="20" w:author="Microsoft Office User" w:date="2026-03-31T15:41:00Z">
        <w:del w:id="21" w:author="Nathan Lo" w:date="2026-04-08T07:43:00Z">
          <w:r w:rsidR="00316293" w:rsidRPr="00316293" w:rsidDel="005A2FDD">
            <w:rPr>
              <w:rFonts w:asciiTheme="minorBidi" w:hAnsiTheme="minorBidi"/>
              <w:sz w:val="20"/>
              <w:szCs w:val="20"/>
            </w:rPr>
            <w:delText>t</w:delText>
          </w:r>
        </w:del>
        <w:r w:rsidR="00316293" w:rsidRPr="00316293">
          <w:rPr>
            <w:rFonts w:asciiTheme="minorBidi" w:hAnsiTheme="minorBidi"/>
            <w:sz w:val="20"/>
            <w:szCs w:val="20"/>
          </w:rPr>
          <w:t>ransovarially</w:t>
        </w:r>
      </w:ins>
      <w:proofErr w:type="spellEnd"/>
      <w:del w:id="22" w:author="Microsoft Office User" w:date="2026-03-31T15:41:00Z">
        <w:r w:rsidRPr="00915B11" w:rsidDel="00316293">
          <w:rPr>
            <w:rFonts w:asciiTheme="minorBidi" w:hAnsiTheme="minorBidi"/>
            <w:sz w:val="20"/>
            <w:szCs w:val="20"/>
          </w:rPr>
          <w:delText>inherited</w:delText>
        </w:r>
      </w:del>
      <w:r w:rsidRPr="00915B11">
        <w:rPr>
          <w:rFonts w:asciiTheme="minorBidi" w:hAnsiTheme="minorBidi"/>
          <w:sz w:val="20"/>
          <w:szCs w:val="20"/>
        </w:rPr>
        <w:t xml:space="preserve"> </w:t>
      </w:r>
      <w:del w:id="23" w:author="Microsoft Office User" w:date="2026-04-06T14:31:00Z">
        <w:r w:rsidRPr="00915B11" w:rsidDel="002347C9">
          <w:rPr>
            <w:rFonts w:asciiTheme="minorBidi" w:hAnsiTheme="minorBidi"/>
            <w:sz w:val="20"/>
            <w:szCs w:val="20"/>
          </w:rPr>
          <w:delText xml:space="preserve">maternally </w:delText>
        </w:r>
      </w:del>
      <w:r w:rsidRPr="00915B11">
        <w:rPr>
          <w:rFonts w:asciiTheme="minorBidi" w:hAnsiTheme="minorBidi"/>
          <w:sz w:val="20"/>
          <w:szCs w:val="20"/>
        </w:rPr>
        <w:t>[3]. It</w:t>
      </w:r>
      <w:r w:rsidRPr="00915B11">
        <w:rPr>
          <w:rFonts w:asciiTheme="minorBidi" w:hAnsiTheme="minorBidi"/>
          <w:i/>
          <w:iCs/>
          <w:sz w:val="20"/>
          <w:szCs w:val="20"/>
        </w:rPr>
        <w:t xml:space="preserve"> </w:t>
      </w:r>
      <w:r w:rsidRPr="00915B11">
        <w:rPr>
          <w:rFonts w:asciiTheme="minorBidi" w:hAnsiTheme="minorBidi"/>
          <w:sz w:val="20"/>
          <w:szCs w:val="20"/>
        </w:rPr>
        <w:t>infected the ancestors of cockroaches &gt;150–200 Mya [4], but was lost early in termite evolution</w:t>
      </w:r>
      <w:r w:rsidRPr="00915B11">
        <w:rPr>
          <w:rFonts w:asciiTheme="minorBidi" w:hAnsiTheme="minorBidi"/>
          <w:i/>
          <w:iCs/>
          <w:sz w:val="20"/>
          <w:szCs w:val="20"/>
        </w:rPr>
        <w:t xml:space="preserve">. </w:t>
      </w:r>
      <w:r w:rsidRPr="00915B11">
        <w:rPr>
          <w:rFonts w:asciiTheme="minorBidi" w:hAnsiTheme="minorBidi"/>
          <w:iCs/>
          <w:sz w:val="20"/>
          <w:szCs w:val="20"/>
        </w:rPr>
        <w:t xml:space="preserve">Although long-term obligate endosymbionts </w:t>
      </w:r>
      <w:del w:id="24" w:author="Microsoft Office User" w:date="2026-03-31T15:30:00Z">
        <w:r w:rsidRPr="00915B11" w:rsidDel="00736E9A">
          <w:rPr>
            <w:rFonts w:asciiTheme="minorBidi" w:hAnsiTheme="minorBidi"/>
            <w:iCs/>
            <w:sz w:val="20"/>
            <w:szCs w:val="20"/>
          </w:rPr>
          <w:delText>are thought to</w:delText>
        </w:r>
      </w:del>
      <w:ins w:id="25" w:author="Microsoft Office User" w:date="2026-03-31T15:30:00Z">
        <w:r w:rsidR="00736E9A">
          <w:rPr>
            <w:rFonts w:asciiTheme="minorBidi" w:hAnsiTheme="minorBidi"/>
            <w:iCs/>
            <w:sz w:val="20"/>
            <w:szCs w:val="20"/>
          </w:rPr>
          <w:t xml:space="preserve">have been reported to </w:t>
        </w:r>
      </w:ins>
      <w:del w:id="26" w:author="Microsoft Office User" w:date="2026-03-31T15:30:00Z">
        <w:r w:rsidRPr="00915B11" w:rsidDel="00736E9A">
          <w:rPr>
            <w:rFonts w:asciiTheme="minorBidi" w:hAnsiTheme="minorBidi"/>
            <w:iCs/>
            <w:sz w:val="20"/>
            <w:szCs w:val="20"/>
          </w:rPr>
          <w:delText xml:space="preserve"> </w:delText>
        </w:r>
      </w:del>
      <w:r w:rsidRPr="00915B11">
        <w:rPr>
          <w:rFonts w:asciiTheme="minorBidi" w:hAnsiTheme="minorBidi"/>
          <w:iCs/>
          <w:sz w:val="20"/>
          <w:szCs w:val="20"/>
        </w:rPr>
        <w:t xml:space="preserve">contribute no or few DNA transfers to their host genomes, previous studies have focused only on protein-coding sequences [5-8]. </w:t>
      </w:r>
    </w:p>
    <w:p w14:paraId="23296EE6" w14:textId="77777777" w:rsid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5683E7C7" w:rsidR="00E6133D" w:rsidRPr="00980C2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Results</w:t>
      </w:r>
      <w:r w:rsidR="006231F1">
        <w:rPr>
          <w:rFonts w:ascii="Arial" w:hAnsi="Arial" w:cs="Arial"/>
          <w:b/>
          <w:color w:val="000000"/>
          <w:sz w:val="20"/>
          <w:szCs w:val="20"/>
        </w:rPr>
        <w:t xml:space="preserve"> and Discussion</w:t>
      </w:r>
    </w:p>
    <w:p w14:paraId="435AD305" w14:textId="77777777" w:rsidR="00980C2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6F3A944A" w14:textId="5502D7B5" w:rsidR="006231F1" w:rsidRPr="00915B11" w:rsidRDefault="006231F1" w:rsidP="006231F1">
      <w:pPr>
        <w:rPr>
          <w:rFonts w:asciiTheme="minorBidi" w:hAnsiTheme="minorBidi"/>
          <w:color w:val="000000" w:themeColor="text1"/>
          <w:sz w:val="20"/>
          <w:szCs w:val="20"/>
        </w:rPr>
      </w:pPr>
      <w:r w:rsidRPr="00915B11">
        <w:rPr>
          <w:rFonts w:asciiTheme="minorBidi" w:hAnsiTheme="minorBidi"/>
          <w:bCs/>
          <w:i/>
          <w:sz w:val="20"/>
          <w:szCs w:val="20"/>
        </w:rPr>
        <w:t xml:space="preserve">Cockroach genomes contain thousands of </w:t>
      </w:r>
      <w:proofErr w:type="spellStart"/>
      <w:r w:rsidRPr="00915B11">
        <w:rPr>
          <w:rFonts w:asciiTheme="minorBidi" w:hAnsiTheme="minorBidi"/>
          <w:bCs/>
          <w:iCs/>
          <w:sz w:val="20"/>
          <w:szCs w:val="20"/>
        </w:rPr>
        <w:t>Blattabacterium</w:t>
      </w:r>
      <w:proofErr w:type="spellEnd"/>
      <w:r w:rsidRPr="00915B11">
        <w:rPr>
          <w:rFonts w:asciiTheme="minorBidi" w:hAnsiTheme="minorBidi"/>
          <w:bCs/>
          <w:i/>
          <w:sz w:val="20"/>
          <w:szCs w:val="20"/>
        </w:rPr>
        <w:t>-derived inserts</w:t>
      </w:r>
    </w:p>
    <w:p w14:paraId="3932CF25" w14:textId="79D6D911" w:rsidR="00D20C68" w:rsidRPr="00E604B8" w:rsidRDefault="006231F1" w:rsidP="00CD1C11">
      <w:pPr>
        <w:rPr>
          <w:rFonts w:asciiTheme="minorBidi" w:hAnsiTheme="minorBidi"/>
          <w:color w:val="000000" w:themeColor="text1"/>
          <w:sz w:val="20"/>
          <w:szCs w:val="20"/>
          <w:rPrChange w:id="27" w:author="Nathan Lo" w:date="2026-04-08T07:52:00Z">
            <w:rPr/>
          </w:rPrChange>
        </w:rPr>
      </w:pPr>
      <w:r w:rsidRPr="00E604B8">
        <w:rPr>
          <w:rFonts w:asciiTheme="minorBidi" w:hAnsiTheme="minorBidi"/>
          <w:color w:val="000000" w:themeColor="text1"/>
          <w:sz w:val="20"/>
          <w:szCs w:val="20"/>
          <w:rPrChange w:id="28" w:author="Nathan Lo" w:date="2026-04-08T07:52:00Z">
            <w:rPr/>
          </w:rPrChange>
        </w:rPr>
        <w:t xml:space="preserve">By focusing on transferred DNA inserts ≥50 </w:t>
      </w:r>
      <w:proofErr w:type="spellStart"/>
      <w:r w:rsidRPr="00E604B8">
        <w:rPr>
          <w:rFonts w:asciiTheme="minorBidi" w:hAnsiTheme="minorBidi"/>
          <w:color w:val="000000" w:themeColor="text1"/>
          <w:sz w:val="20"/>
          <w:szCs w:val="20"/>
          <w:rPrChange w:id="29" w:author="Nathan Lo" w:date="2026-04-08T07:52:00Z">
            <w:rPr/>
          </w:rPrChange>
        </w:rPr>
        <w:t>bp</w:t>
      </w:r>
      <w:proofErr w:type="spellEnd"/>
      <w:r w:rsidRPr="00E604B8">
        <w:rPr>
          <w:rFonts w:asciiTheme="minorBidi" w:hAnsiTheme="minorBidi"/>
          <w:color w:val="000000" w:themeColor="text1"/>
          <w:sz w:val="20"/>
          <w:szCs w:val="20"/>
          <w:rPrChange w:id="30" w:author="Nathan Lo" w:date="2026-04-08T07:52:00Z">
            <w:rPr/>
          </w:rPrChange>
        </w:rPr>
        <w:t xml:space="preserve"> and applying stringent filters to remove art</w:t>
      </w:r>
      <w:r w:rsidR="00BC37F3" w:rsidRPr="00E604B8">
        <w:rPr>
          <w:rFonts w:asciiTheme="minorBidi" w:hAnsiTheme="minorBidi"/>
          <w:color w:val="000000" w:themeColor="text1"/>
          <w:sz w:val="20"/>
          <w:szCs w:val="20"/>
          <w:rPrChange w:id="31" w:author="Nathan Lo" w:date="2026-04-08T07:52:00Z">
            <w:rPr/>
          </w:rPrChange>
        </w:rPr>
        <w:t>i</w:t>
      </w:r>
      <w:r w:rsidRPr="00E604B8">
        <w:rPr>
          <w:rFonts w:asciiTheme="minorBidi" w:hAnsiTheme="minorBidi"/>
          <w:color w:val="000000" w:themeColor="text1"/>
          <w:sz w:val="20"/>
          <w:szCs w:val="20"/>
          <w:rPrChange w:id="32" w:author="Nathan Lo" w:date="2026-04-08T07:52:00Z">
            <w:rPr/>
          </w:rPrChange>
        </w:rPr>
        <w:t xml:space="preserve">factual inserts and inserts potentially derived from duplication events (see SI Appendix), we characterized 40,485 </w:t>
      </w:r>
      <w:proofErr w:type="spellStart"/>
      <w:r w:rsidRPr="00E604B8">
        <w:rPr>
          <w:rFonts w:asciiTheme="minorBidi" w:hAnsiTheme="minorBidi"/>
          <w:i/>
          <w:iCs/>
          <w:color w:val="000000" w:themeColor="text1"/>
          <w:sz w:val="20"/>
          <w:szCs w:val="20"/>
          <w:rPrChange w:id="33" w:author="Nathan Lo" w:date="2026-04-08T07:52:00Z">
            <w:rPr>
              <w:i/>
              <w:iCs/>
            </w:rPr>
          </w:rPrChange>
        </w:rPr>
        <w:t>Blattabacterium</w:t>
      </w:r>
      <w:proofErr w:type="spellEnd"/>
      <w:r w:rsidRPr="00E604B8">
        <w:rPr>
          <w:rFonts w:asciiTheme="minorBidi" w:hAnsiTheme="minorBidi"/>
          <w:i/>
          <w:iCs/>
          <w:color w:val="000000" w:themeColor="text1"/>
          <w:sz w:val="20"/>
          <w:szCs w:val="20"/>
          <w:rPrChange w:id="34" w:author="Nathan Lo" w:date="2026-04-08T07:52:00Z">
            <w:rPr>
              <w:i/>
              <w:iCs/>
            </w:rPr>
          </w:rPrChange>
        </w:rPr>
        <w:t>-</w:t>
      </w:r>
      <w:r w:rsidRPr="00E604B8">
        <w:rPr>
          <w:rFonts w:asciiTheme="minorBidi" w:hAnsiTheme="minorBidi"/>
          <w:color w:val="000000" w:themeColor="text1"/>
          <w:sz w:val="20"/>
          <w:szCs w:val="20"/>
          <w:rPrChange w:id="35" w:author="Nathan Lo" w:date="2026-04-08T07:52:00Z">
            <w:rPr/>
          </w:rPrChange>
        </w:rPr>
        <w:t xml:space="preserve">derived inserts across 23 cockroach and termite genomes (93–4900 per genome; Fig. 1A), with a median size of 161 </w:t>
      </w:r>
      <w:proofErr w:type="spellStart"/>
      <w:r w:rsidRPr="00E604B8">
        <w:rPr>
          <w:rFonts w:asciiTheme="minorBidi" w:hAnsiTheme="minorBidi"/>
          <w:color w:val="000000" w:themeColor="text1"/>
          <w:sz w:val="20"/>
          <w:szCs w:val="20"/>
          <w:rPrChange w:id="36" w:author="Nathan Lo" w:date="2026-04-08T07:52:00Z">
            <w:rPr/>
          </w:rPrChange>
        </w:rPr>
        <w:t>bp</w:t>
      </w:r>
      <w:proofErr w:type="spellEnd"/>
      <w:r w:rsidRPr="00E604B8">
        <w:rPr>
          <w:rFonts w:asciiTheme="minorBidi" w:hAnsiTheme="minorBidi"/>
          <w:color w:val="000000" w:themeColor="text1"/>
          <w:sz w:val="20"/>
          <w:szCs w:val="20"/>
          <w:rPrChange w:id="37" w:author="Nathan Lo" w:date="2026-04-08T07:52:00Z">
            <w:rPr/>
          </w:rPrChange>
        </w:rPr>
        <w:t xml:space="preserve"> (Fig. 1B). With the exception of rotifers, which have frequent HGT associated with </w:t>
      </w:r>
      <w:proofErr w:type="spellStart"/>
      <w:r w:rsidRPr="00E604B8">
        <w:rPr>
          <w:rFonts w:asciiTheme="minorBidi" w:hAnsiTheme="minorBidi"/>
          <w:color w:val="000000" w:themeColor="text1"/>
          <w:sz w:val="20"/>
          <w:szCs w:val="20"/>
          <w:rPrChange w:id="38" w:author="Nathan Lo" w:date="2026-04-08T07:52:00Z">
            <w:rPr/>
          </w:rPrChange>
        </w:rPr>
        <w:t>anhydrobiosis</w:t>
      </w:r>
      <w:proofErr w:type="spellEnd"/>
      <w:r w:rsidRPr="00E604B8">
        <w:rPr>
          <w:rFonts w:asciiTheme="minorBidi" w:hAnsiTheme="minorBidi"/>
          <w:color w:val="000000" w:themeColor="text1"/>
          <w:sz w:val="20"/>
          <w:szCs w:val="20"/>
          <w:rPrChange w:id="39" w:author="Nathan Lo" w:date="2026-04-08T07:52:00Z">
            <w:rPr/>
          </w:rPrChange>
        </w:rPr>
        <w:t xml:space="preserve"> [9], the highest number of transfers reported in any eukaryotic species was previously </w:t>
      </w:r>
      <w:commentRangeStart w:id="40"/>
      <w:ins w:id="41" w:author="Microsoft Office User" w:date="2026-04-13T13:57:00Z">
        <w:r w:rsidR="00EE502C">
          <w:rPr>
            <w:rFonts w:asciiTheme="minorBidi" w:hAnsiTheme="minorBidi"/>
            <w:color w:val="000000" w:themeColor="text1"/>
            <w:sz w:val="20"/>
            <w:szCs w:val="20"/>
          </w:rPr>
          <w:t>~282 [8</w:t>
        </w:r>
      </w:ins>
      <w:commentRangeEnd w:id="40"/>
      <w:ins w:id="42" w:author="Microsoft Office User" w:date="2026-04-13T13:59:00Z">
        <w:r w:rsidR="00392B79">
          <w:rPr>
            <w:rStyle w:val="CommentReference"/>
            <w:rFonts w:ascii="Times New Roman" w:eastAsia="Times New Roman" w:hAnsi="Times New Roman" w:cs="Times New Roman"/>
          </w:rPr>
          <w:commentReference w:id="40"/>
        </w:r>
      </w:ins>
      <w:ins w:id="43" w:author="Microsoft Office User" w:date="2026-04-13T13:57:00Z">
        <w:r w:rsidR="00EE502C">
          <w:rPr>
            <w:rFonts w:asciiTheme="minorBidi" w:hAnsiTheme="minorBidi"/>
            <w:color w:val="000000" w:themeColor="text1"/>
            <w:sz w:val="20"/>
            <w:szCs w:val="20"/>
          </w:rPr>
          <w:t>]</w:t>
        </w:r>
      </w:ins>
      <w:del w:id="44" w:author="Microsoft Office User" w:date="2026-04-13T15:25:00Z">
        <w:r w:rsidRPr="00E604B8" w:rsidDel="007C020E">
          <w:rPr>
            <w:rFonts w:asciiTheme="minorBidi" w:hAnsiTheme="minorBidi"/>
            <w:color w:val="000000" w:themeColor="text1"/>
            <w:sz w:val="20"/>
            <w:szCs w:val="20"/>
            <w:rPrChange w:id="45" w:author="Nathan Lo" w:date="2026-04-08T07:52:00Z">
              <w:rPr/>
            </w:rPrChange>
          </w:rPr>
          <w:delText>170</w:delText>
        </w:r>
      </w:del>
      <w:ins w:id="46" w:author="Nathan Lo" w:date="2026-04-08T07:44:00Z">
        <w:del w:id="47" w:author="Microsoft Office User" w:date="2026-04-13T15:25:00Z">
          <w:r w:rsidR="0025061B" w:rsidRPr="00E604B8" w:rsidDel="007C020E">
            <w:rPr>
              <w:rFonts w:asciiTheme="minorBidi" w:hAnsiTheme="minorBidi"/>
              <w:color w:val="000000" w:themeColor="text1"/>
              <w:sz w:val="20"/>
              <w:szCs w:val="20"/>
              <w:rPrChange w:id="48" w:author="Nathan Lo" w:date="2026-04-08T07:52:00Z">
                <w:rPr/>
              </w:rPrChange>
            </w:rPr>
            <w:delText xml:space="preserve">jeed </w:delText>
          </w:r>
        </w:del>
      </w:ins>
      <w:del w:id="49" w:author="Microsoft Office User" w:date="2026-04-13T15:25:00Z">
        <w:r w:rsidRPr="00E604B8" w:rsidDel="007C020E">
          <w:rPr>
            <w:rFonts w:asciiTheme="minorBidi" w:hAnsiTheme="minorBidi"/>
            <w:color w:val="000000" w:themeColor="text1"/>
            <w:sz w:val="20"/>
            <w:szCs w:val="20"/>
            <w:rPrChange w:id="50" w:author="Nathan Lo" w:date="2026-04-08T07:52:00Z">
              <w:rPr/>
            </w:rPrChange>
          </w:rPr>
          <w:delText xml:space="preserve"> [10]</w:delText>
        </w:r>
      </w:del>
      <w:r w:rsidRPr="00E604B8">
        <w:rPr>
          <w:rFonts w:asciiTheme="minorBidi" w:hAnsiTheme="minorBidi"/>
          <w:color w:val="000000" w:themeColor="text1"/>
          <w:sz w:val="20"/>
          <w:szCs w:val="20"/>
          <w:rPrChange w:id="51" w:author="Nathan Lo" w:date="2026-04-08T07:52:00Z">
            <w:rPr/>
          </w:rPrChange>
        </w:rPr>
        <w:t>.</w:t>
      </w:r>
      <w:ins w:id="52" w:author="Microsoft Office User" w:date="2026-04-03T08:49:00Z">
        <w:r w:rsidR="001D6359" w:rsidRPr="00E604B8">
          <w:rPr>
            <w:rFonts w:asciiTheme="minorBidi" w:hAnsiTheme="minorBidi"/>
            <w:color w:val="000000" w:themeColor="text1"/>
            <w:sz w:val="20"/>
            <w:szCs w:val="20"/>
            <w:rPrChange w:id="53" w:author="Nathan Lo" w:date="2026-04-08T07:52:00Z">
              <w:rPr/>
            </w:rPrChange>
          </w:rPr>
          <w:t xml:space="preserve"> </w:t>
        </w:r>
      </w:ins>
      <w:ins w:id="54" w:author="Microsoft Office User" w:date="2026-04-06T14:36:00Z">
        <w:r w:rsidR="002347C9" w:rsidRPr="00E604B8">
          <w:rPr>
            <w:rFonts w:asciiTheme="minorBidi" w:hAnsiTheme="minorBidi"/>
            <w:color w:val="000000" w:themeColor="text1"/>
            <w:sz w:val="20"/>
            <w:szCs w:val="20"/>
            <w:rPrChange w:id="55" w:author="Nathan Lo" w:date="2026-04-08T07:52:00Z">
              <w:rPr/>
            </w:rPrChange>
          </w:rPr>
          <w:t xml:space="preserve">Inserts </w:t>
        </w:r>
      </w:ins>
      <w:ins w:id="56" w:author="Nathan Lo" w:date="2026-04-08T07:50:00Z">
        <w:r w:rsidR="00712041" w:rsidRPr="00E604B8">
          <w:rPr>
            <w:rFonts w:asciiTheme="minorBidi" w:hAnsiTheme="minorBidi"/>
            <w:color w:val="000000" w:themeColor="text1"/>
            <w:sz w:val="20"/>
            <w:szCs w:val="20"/>
            <w:rPrChange w:id="57" w:author="Nathan Lo" w:date="2026-04-08T07:52:00Z">
              <w:rPr/>
            </w:rPrChange>
          </w:rPr>
          <w:t>were</w:t>
        </w:r>
      </w:ins>
      <w:ins w:id="58" w:author="Microsoft Office User" w:date="2026-04-06T14:36:00Z">
        <w:del w:id="59" w:author="Nathan Lo" w:date="2026-04-08T07:50:00Z">
          <w:r w:rsidR="002347C9" w:rsidRPr="00E604B8" w:rsidDel="00712041">
            <w:rPr>
              <w:rFonts w:asciiTheme="minorBidi" w:hAnsiTheme="minorBidi"/>
              <w:color w:val="000000" w:themeColor="text1"/>
              <w:sz w:val="20"/>
              <w:szCs w:val="20"/>
              <w:rPrChange w:id="60" w:author="Nathan Lo" w:date="2026-04-08T07:52:00Z">
                <w:rPr/>
              </w:rPrChange>
            </w:rPr>
            <w:delText>showed some</w:delText>
          </w:r>
        </w:del>
        <w:r w:rsidR="002347C9" w:rsidRPr="00E604B8">
          <w:rPr>
            <w:rFonts w:asciiTheme="minorBidi" w:hAnsiTheme="minorBidi"/>
            <w:color w:val="000000" w:themeColor="text1"/>
            <w:sz w:val="20"/>
            <w:szCs w:val="20"/>
            <w:rPrChange w:id="61" w:author="Nathan Lo" w:date="2026-04-08T07:52:00Z">
              <w:rPr/>
            </w:rPrChange>
          </w:rPr>
          <w:t xml:space="preserve"> cluster</w:t>
        </w:r>
      </w:ins>
      <w:ins w:id="62" w:author="Nathan Lo" w:date="2026-04-08T07:51:00Z">
        <w:r w:rsidR="009D6544" w:rsidRPr="00E604B8">
          <w:rPr>
            <w:rFonts w:asciiTheme="minorBidi" w:hAnsiTheme="minorBidi"/>
            <w:color w:val="000000" w:themeColor="text1"/>
            <w:sz w:val="20"/>
            <w:szCs w:val="20"/>
            <w:rPrChange w:id="63" w:author="Nathan Lo" w:date="2026-04-08T07:52:00Z">
              <w:rPr/>
            </w:rPrChange>
          </w:rPr>
          <w:t>ed</w:t>
        </w:r>
      </w:ins>
      <w:ins w:id="64" w:author="Microsoft Office User" w:date="2026-04-06T14:36:00Z">
        <w:del w:id="65" w:author="Nathan Lo" w:date="2026-04-08T07:51:00Z">
          <w:r w:rsidR="002347C9" w:rsidRPr="00E604B8" w:rsidDel="009D6544">
            <w:rPr>
              <w:rFonts w:asciiTheme="minorBidi" w:hAnsiTheme="minorBidi"/>
              <w:color w:val="000000" w:themeColor="text1"/>
              <w:sz w:val="20"/>
              <w:szCs w:val="20"/>
              <w:rPrChange w:id="66" w:author="Nathan Lo" w:date="2026-04-08T07:52:00Z">
                <w:rPr/>
              </w:rPrChange>
            </w:rPr>
            <w:delText>ing</w:delText>
          </w:r>
        </w:del>
        <w:r w:rsidR="002347C9" w:rsidRPr="00E604B8">
          <w:rPr>
            <w:rFonts w:asciiTheme="minorBidi" w:hAnsiTheme="minorBidi"/>
            <w:color w:val="000000" w:themeColor="text1"/>
            <w:sz w:val="20"/>
            <w:szCs w:val="20"/>
            <w:rPrChange w:id="67" w:author="Nathan Lo" w:date="2026-04-08T07:52:00Z">
              <w:rPr/>
            </w:rPrChange>
          </w:rPr>
          <w:t xml:space="preserve"> on some contigs, but </w:t>
        </w:r>
        <w:del w:id="68" w:author="Nathan Lo" w:date="2026-04-08T07:51:00Z">
          <w:r w:rsidR="002347C9" w:rsidRPr="00E604B8" w:rsidDel="00485197">
            <w:rPr>
              <w:rFonts w:asciiTheme="minorBidi" w:hAnsiTheme="minorBidi"/>
              <w:color w:val="000000" w:themeColor="text1"/>
              <w:sz w:val="20"/>
              <w:szCs w:val="20"/>
              <w:rPrChange w:id="69" w:author="Nathan Lo" w:date="2026-04-08T07:52:00Z">
                <w:rPr/>
              </w:rPrChange>
            </w:rPr>
            <w:delText xml:space="preserve">in </w:delText>
          </w:r>
        </w:del>
        <w:r w:rsidR="002347C9" w:rsidRPr="00E604B8">
          <w:rPr>
            <w:rFonts w:asciiTheme="minorBidi" w:hAnsiTheme="minorBidi"/>
            <w:color w:val="000000" w:themeColor="text1"/>
            <w:sz w:val="20"/>
            <w:szCs w:val="20"/>
            <w:rPrChange w:id="70" w:author="Nathan Lo" w:date="2026-04-08T07:52:00Z">
              <w:rPr/>
            </w:rPrChange>
          </w:rPr>
          <w:t>general</w:t>
        </w:r>
      </w:ins>
      <w:ins w:id="71" w:author="Nathan Lo" w:date="2026-04-08T07:52:00Z">
        <w:r w:rsidR="00E604B8" w:rsidRPr="00E604B8">
          <w:rPr>
            <w:rFonts w:asciiTheme="minorBidi" w:hAnsiTheme="minorBidi"/>
            <w:color w:val="000000" w:themeColor="text1"/>
            <w:sz w:val="20"/>
            <w:szCs w:val="20"/>
            <w:rPrChange w:id="72" w:author="Nathan Lo" w:date="2026-04-08T07:52:00Z">
              <w:rPr/>
            </w:rPrChange>
          </w:rPr>
          <w:t xml:space="preserve">ly </w:t>
        </w:r>
      </w:ins>
      <w:ins w:id="73" w:author="Microsoft Office User" w:date="2026-04-06T14:36:00Z">
        <w:del w:id="74" w:author="Nathan Lo" w:date="2026-04-08T07:52:00Z">
          <w:r w:rsidR="002347C9" w:rsidRPr="00E604B8" w:rsidDel="00E604B8">
            <w:rPr>
              <w:rFonts w:asciiTheme="minorBidi" w:hAnsiTheme="minorBidi"/>
              <w:color w:val="000000" w:themeColor="text1"/>
              <w:sz w:val="20"/>
              <w:szCs w:val="20"/>
              <w:rPrChange w:id="75" w:author="Nathan Lo" w:date="2026-04-08T07:52:00Z">
                <w:rPr/>
              </w:rPrChange>
            </w:rPr>
            <w:delText xml:space="preserve"> </w:delText>
          </w:r>
        </w:del>
        <w:r w:rsidR="002347C9" w:rsidRPr="00E604B8">
          <w:rPr>
            <w:rFonts w:asciiTheme="minorBidi" w:hAnsiTheme="minorBidi"/>
            <w:color w:val="000000" w:themeColor="text1"/>
            <w:sz w:val="20"/>
            <w:szCs w:val="20"/>
            <w:rPrChange w:id="76" w:author="Nathan Lo" w:date="2026-04-08T07:52:00Z">
              <w:rPr/>
            </w:rPrChange>
          </w:rPr>
          <w:t xml:space="preserve">were broadly distributed across the host genomes, consistent with </w:t>
        </w:r>
      </w:ins>
      <w:ins w:id="77" w:author="Nathan Lo" w:date="2026-04-08T07:48:00Z">
        <w:r w:rsidR="00554EC6" w:rsidRPr="00E604B8">
          <w:rPr>
            <w:rFonts w:asciiTheme="minorBidi" w:hAnsiTheme="minorBidi"/>
            <w:color w:val="000000" w:themeColor="text1"/>
            <w:sz w:val="20"/>
            <w:szCs w:val="20"/>
            <w:rPrChange w:id="78" w:author="Nathan Lo" w:date="2026-04-08T07:52:00Z">
              <w:rPr/>
            </w:rPrChange>
          </w:rPr>
          <w:t>man</w:t>
        </w:r>
      </w:ins>
      <w:ins w:id="79" w:author="Nathan Lo" w:date="2026-04-08T07:49:00Z">
        <w:r w:rsidR="00FD1066" w:rsidRPr="00E604B8">
          <w:rPr>
            <w:rFonts w:asciiTheme="minorBidi" w:hAnsiTheme="minorBidi"/>
            <w:color w:val="000000" w:themeColor="text1"/>
            <w:sz w:val="20"/>
            <w:szCs w:val="20"/>
            <w:rPrChange w:id="80" w:author="Nathan Lo" w:date="2026-04-08T07:52:00Z">
              <w:rPr/>
            </w:rPrChange>
          </w:rPr>
          <w:t xml:space="preserve">y </w:t>
        </w:r>
      </w:ins>
      <w:ins w:id="81" w:author="Nathan Lo" w:date="2026-04-08T07:50:00Z">
        <w:r w:rsidR="00712041" w:rsidRPr="00E604B8">
          <w:rPr>
            <w:rFonts w:asciiTheme="minorBidi" w:hAnsiTheme="minorBidi"/>
            <w:color w:val="000000" w:themeColor="text1"/>
            <w:sz w:val="20"/>
            <w:szCs w:val="20"/>
            <w:rPrChange w:id="82" w:author="Nathan Lo" w:date="2026-04-08T07:52:00Z">
              <w:rPr/>
            </w:rPrChange>
          </w:rPr>
          <w:t xml:space="preserve">independent </w:t>
        </w:r>
      </w:ins>
      <w:ins w:id="83" w:author="Microsoft Office User" w:date="2026-04-06T14:36:00Z">
        <w:del w:id="84" w:author="Nathan Lo" w:date="2026-04-08T07:48:00Z">
          <w:r w:rsidR="002347C9" w:rsidRPr="00E604B8" w:rsidDel="00554EC6">
            <w:rPr>
              <w:rFonts w:asciiTheme="minorBidi" w:hAnsiTheme="minorBidi"/>
              <w:color w:val="000000" w:themeColor="text1"/>
              <w:sz w:val="20"/>
              <w:szCs w:val="20"/>
              <w:rPrChange w:id="85" w:author="Nathan Lo" w:date="2026-04-08T07:52:00Z">
                <w:rPr/>
              </w:rPrChange>
            </w:rPr>
            <w:delText xml:space="preserve">multiple </w:delText>
          </w:r>
        </w:del>
        <w:r w:rsidR="002347C9" w:rsidRPr="00E604B8">
          <w:rPr>
            <w:rFonts w:asciiTheme="minorBidi" w:hAnsiTheme="minorBidi"/>
            <w:color w:val="000000" w:themeColor="text1"/>
            <w:sz w:val="20"/>
            <w:szCs w:val="20"/>
            <w:rPrChange w:id="86" w:author="Nathan Lo" w:date="2026-04-08T07:52:00Z">
              <w:rPr/>
            </w:rPrChange>
          </w:rPr>
          <w:t>HGT events rather than a small number of ancestral events followed by extensive recombination (see Supporting Information and Dataset S4</w:t>
        </w:r>
        <w:commentRangeStart w:id="87"/>
        <w:r w:rsidR="002347C9" w:rsidRPr="00E604B8">
          <w:rPr>
            <w:rFonts w:asciiTheme="minorBidi" w:hAnsiTheme="minorBidi"/>
            <w:color w:val="000000" w:themeColor="text1"/>
            <w:sz w:val="20"/>
            <w:szCs w:val="20"/>
            <w:rPrChange w:id="88" w:author="Nathan Lo" w:date="2026-04-08T07:52:00Z">
              <w:rPr/>
            </w:rPrChange>
          </w:rPr>
          <w:t>).</w:t>
        </w:r>
      </w:ins>
      <w:commentRangeEnd w:id="87"/>
      <w:ins w:id="89" w:author="Microsoft Office User" w:date="2026-04-06T14:37:00Z">
        <w:r w:rsidR="002347C9">
          <w:rPr>
            <w:rStyle w:val="CommentReference"/>
            <w:rFonts w:ascii="Times New Roman" w:eastAsia="Times New Roman" w:hAnsi="Times New Roman" w:cs="Times New Roman"/>
          </w:rPr>
          <w:commentReference w:id="87"/>
        </w:r>
      </w:ins>
    </w:p>
    <w:p w14:paraId="761CAEEA" w14:textId="77777777" w:rsidR="00D20C68" w:rsidRDefault="00D20C68" w:rsidP="006231F1">
      <w:pPr>
        <w:rPr>
          <w:rFonts w:asciiTheme="minorBidi" w:hAnsiTheme="minorBidi"/>
          <w:color w:val="000000" w:themeColor="text1"/>
          <w:sz w:val="20"/>
          <w:szCs w:val="20"/>
        </w:rPr>
      </w:pPr>
    </w:p>
    <w:p w14:paraId="227C033C" w14:textId="662DDE1B" w:rsidR="006231F1" w:rsidRPr="00915B11" w:rsidRDefault="006231F1" w:rsidP="006231F1">
      <w:pPr>
        <w:rPr>
          <w:rFonts w:asciiTheme="minorBidi" w:hAnsiTheme="minorBidi"/>
          <w:sz w:val="20"/>
          <w:szCs w:val="20"/>
        </w:rPr>
      </w:pPr>
      <w:del w:id="90" w:author="Nathan Lo" w:date="2026-04-08T20:53:00Z">
        <w:r w:rsidRPr="00915B11" w:rsidDel="00771BAE">
          <w:rPr>
            <w:rFonts w:asciiTheme="minorBidi" w:hAnsiTheme="minorBidi"/>
            <w:color w:val="000000" w:themeColor="text1"/>
            <w:sz w:val="20"/>
            <w:szCs w:val="20"/>
          </w:rPr>
          <w:delText>The</w:delText>
        </w:r>
      </w:del>
      <w:del w:id="91" w:author="Nathan Lo" w:date="2026-04-08T07:55:00Z">
        <w:r w:rsidRPr="00915B11" w:rsidDel="00B83092">
          <w:rPr>
            <w:rFonts w:asciiTheme="minorBidi" w:hAnsiTheme="minorBidi"/>
            <w:color w:val="000000" w:themeColor="text1"/>
            <w:sz w:val="20"/>
            <w:szCs w:val="20"/>
          </w:rPr>
          <w:delText>re</w:delText>
        </w:r>
      </w:del>
      <w:del w:id="92" w:author="Nathan Lo" w:date="2026-04-08T20:49:00Z">
        <w:r w:rsidRPr="00915B11" w:rsidDel="00771BAE">
          <w:rPr>
            <w:rFonts w:asciiTheme="minorBidi" w:hAnsiTheme="minorBidi"/>
            <w:color w:val="000000" w:themeColor="text1"/>
            <w:sz w:val="20"/>
            <w:szCs w:val="20"/>
          </w:rPr>
          <w:delText xml:space="preserve"> </w:delText>
        </w:r>
      </w:del>
      <w:del w:id="93" w:author="Nathan Lo" w:date="2026-04-08T20:53:00Z">
        <w:r w:rsidRPr="00915B11" w:rsidDel="00771BAE">
          <w:rPr>
            <w:rFonts w:asciiTheme="minorBidi" w:hAnsiTheme="minorBidi"/>
            <w:color w:val="000000" w:themeColor="text1"/>
            <w:sz w:val="20"/>
            <w:szCs w:val="20"/>
          </w:rPr>
          <w:delText xml:space="preserve">are several reasons why we </w:delText>
        </w:r>
      </w:del>
      <w:del w:id="94" w:author="Nathan Lo" w:date="2026-04-08T20:49:00Z">
        <w:r w:rsidRPr="00915B11" w:rsidDel="00771BAE">
          <w:rPr>
            <w:rFonts w:asciiTheme="minorBidi" w:hAnsiTheme="minorBidi"/>
            <w:color w:val="000000" w:themeColor="text1"/>
            <w:sz w:val="20"/>
            <w:szCs w:val="20"/>
          </w:rPr>
          <w:delText xml:space="preserve">may have </w:delText>
        </w:r>
      </w:del>
      <w:del w:id="95" w:author="Nathan Lo" w:date="2026-04-08T20:53:00Z">
        <w:r w:rsidRPr="00915B11" w:rsidDel="00771BAE">
          <w:rPr>
            <w:rFonts w:asciiTheme="minorBidi" w:hAnsiTheme="minorBidi"/>
            <w:color w:val="000000" w:themeColor="text1"/>
            <w:sz w:val="20"/>
            <w:szCs w:val="20"/>
          </w:rPr>
          <w:delText>identified</w:delText>
        </w:r>
      </w:del>
      <w:ins w:id="96" w:author="Nathan Lo" w:date="2026-04-08T20:53:00Z">
        <w:r w:rsidR="00771BAE">
          <w:rPr>
            <w:rFonts w:asciiTheme="minorBidi" w:hAnsiTheme="minorBidi"/>
            <w:color w:val="000000" w:themeColor="text1"/>
            <w:sz w:val="20"/>
            <w:szCs w:val="20"/>
          </w:rPr>
          <w:t>Explanations for the</w:t>
        </w:r>
      </w:ins>
      <w:r w:rsidRPr="00915B11">
        <w:rPr>
          <w:rFonts w:asciiTheme="minorBidi" w:hAnsiTheme="minorBidi"/>
          <w:color w:val="000000" w:themeColor="text1"/>
          <w:sz w:val="20"/>
          <w:szCs w:val="20"/>
        </w:rPr>
        <w:t xml:space="preserve"> </w:t>
      </w:r>
      <w:del w:id="97" w:author="Nathan Lo" w:date="2026-04-08T20:50:00Z">
        <w:r w:rsidR="00D20C68" w:rsidDel="00771BAE">
          <w:rPr>
            <w:rFonts w:asciiTheme="minorBidi" w:hAnsiTheme="minorBidi"/>
            <w:color w:val="000000" w:themeColor="text1"/>
            <w:sz w:val="20"/>
            <w:szCs w:val="20"/>
          </w:rPr>
          <w:delText>considerably</w:delText>
        </w:r>
        <w:r w:rsidRPr="00915B11" w:rsidDel="00771BAE">
          <w:rPr>
            <w:rFonts w:asciiTheme="minorBidi" w:hAnsiTheme="minorBidi"/>
            <w:color w:val="000000" w:themeColor="text1"/>
            <w:sz w:val="20"/>
            <w:szCs w:val="20"/>
          </w:rPr>
          <w:delText xml:space="preserve"> more</w:delText>
        </w:r>
      </w:del>
      <w:ins w:id="98" w:author="Nathan Lo" w:date="2026-04-08T20:50:00Z">
        <w:r w:rsidR="00771BAE">
          <w:rPr>
            <w:rFonts w:asciiTheme="minorBidi" w:hAnsiTheme="minorBidi"/>
            <w:color w:val="000000" w:themeColor="text1"/>
            <w:sz w:val="20"/>
            <w:szCs w:val="20"/>
          </w:rPr>
          <w:t>high numbers of</w:t>
        </w:r>
      </w:ins>
      <w:r w:rsidRPr="00915B11">
        <w:rPr>
          <w:rFonts w:asciiTheme="minorBidi" w:hAnsiTheme="minorBidi"/>
          <w:color w:val="000000" w:themeColor="text1"/>
          <w:sz w:val="20"/>
          <w:szCs w:val="20"/>
        </w:rPr>
        <w:t xml:space="preserve"> inserts </w:t>
      </w:r>
      <w:ins w:id="99" w:author="Nathan Lo" w:date="2026-04-08T20:53:00Z">
        <w:r w:rsidR="00771BAE">
          <w:rPr>
            <w:rFonts w:asciiTheme="minorBidi" w:hAnsiTheme="minorBidi"/>
            <w:color w:val="000000" w:themeColor="text1"/>
            <w:sz w:val="20"/>
            <w:szCs w:val="20"/>
          </w:rPr>
          <w:t xml:space="preserve">we </w:t>
        </w:r>
      </w:ins>
      <w:ins w:id="100" w:author="Nathan Lo" w:date="2026-04-08T20:54:00Z">
        <w:r w:rsidR="00771BAE">
          <w:rPr>
            <w:rFonts w:asciiTheme="minorBidi" w:hAnsiTheme="minorBidi"/>
            <w:color w:val="000000" w:themeColor="text1"/>
            <w:sz w:val="20"/>
            <w:szCs w:val="20"/>
          </w:rPr>
          <w:t>identified in</w:t>
        </w:r>
      </w:ins>
      <w:del w:id="101" w:author="Nathan Lo" w:date="2026-04-08T20:53:00Z">
        <w:r w:rsidRPr="00915B11" w:rsidDel="00771BAE">
          <w:rPr>
            <w:rFonts w:asciiTheme="minorBidi" w:hAnsiTheme="minorBidi"/>
            <w:color w:val="000000" w:themeColor="text1"/>
            <w:sz w:val="20"/>
            <w:szCs w:val="20"/>
          </w:rPr>
          <w:delText>in</w:delText>
        </w:r>
      </w:del>
      <w:r w:rsidRPr="00915B11">
        <w:rPr>
          <w:rFonts w:asciiTheme="minorBidi" w:hAnsiTheme="minorBidi"/>
          <w:color w:val="000000" w:themeColor="text1"/>
          <w:sz w:val="20"/>
          <w:szCs w:val="20"/>
        </w:rPr>
        <w:t xml:space="preserve"> cockroach</w:t>
      </w:r>
      <w:r w:rsidR="00D20C68">
        <w:rPr>
          <w:rFonts w:asciiTheme="minorBidi" w:hAnsiTheme="minorBidi"/>
          <w:color w:val="000000" w:themeColor="text1"/>
          <w:sz w:val="20"/>
          <w:szCs w:val="20"/>
        </w:rPr>
        <w:t>es</w:t>
      </w:r>
      <w:ins w:id="102" w:author="Nathan Lo" w:date="2026-04-08T20:54:00Z">
        <w:r w:rsidR="00771BAE">
          <w:rPr>
            <w:rFonts w:asciiTheme="minorBidi" w:hAnsiTheme="minorBidi"/>
            <w:color w:val="000000" w:themeColor="text1"/>
            <w:sz w:val="20"/>
            <w:szCs w:val="20"/>
          </w:rPr>
          <w:t xml:space="preserve"> are as follows</w:t>
        </w:r>
      </w:ins>
      <w:r w:rsidRPr="00915B11">
        <w:rPr>
          <w:rFonts w:asciiTheme="minorBidi" w:hAnsiTheme="minorBidi"/>
          <w:color w:val="000000" w:themeColor="text1"/>
          <w:sz w:val="20"/>
          <w:szCs w:val="20"/>
        </w:rPr>
        <w:t>.</w:t>
      </w:r>
      <w:r w:rsidR="00702420">
        <w:rPr>
          <w:rFonts w:asciiTheme="minorBidi" w:hAnsiTheme="minorBidi"/>
          <w:color w:val="000000" w:themeColor="text1"/>
          <w:sz w:val="20"/>
          <w:szCs w:val="20"/>
        </w:rPr>
        <w:t xml:space="preserve"> First</w:t>
      </w:r>
      <w:r w:rsidR="00702420" w:rsidRPr="00915B11">
        <w:rPr>
          <w:rFonts w:asciiTheme="minorBidi" w:hAnsiTheme="minorBidi"/>
          <w:sz w:val="20"/>
          <w:szCs w:val="20"/>
        </w:rPr>
        <w:t xml:space="preserve">, we focused on </w:t>
      </w:r>
      <w:proofErr w:type="spellStart"/>
      <w:r w:rsidR="00702420" w:rsidRPr="00915B11">
        <w:rPr>
          <w:rFonts w:asciiTheme="minorBidi" w:hAnsiTheme="minorBidi"/>
          <w:i/>
          <w:sz w:val="20"/>
          <w:szCs w:val="20"/>
        </w:rPr>
        <w:t>Blattabacterium</w:t>
      </w:r>
      <w:proofErr w:type="spellEnd"/>
      <w:r w:rsidR="00702420" w:rsidRPr="00915B11">
        <w:rPr>
          <w:rFonts w:asciiTheme="minorBidi" w:hAnsiTheme="minorBidi"/>
          <w:sz w:val="20"/>
          <w:szCs w:val="20"/>
        </w:rPr>
        <w:t xml:space="preserve">, an obligate endosymbiont whose genome is likely to come in close contact with host nuclear DNA during </w:t>
      </w:r>
      <w:ins w:id="103" w:author="Nathan Lo" w:date="2026-04-08T07:54:00Z">
        <w:r w:rsidR="002634E9">
          <w:rPr>
            <w:rFonts w:asciiTheme="minorBidi" w:hAnsiTheme="minorBidi"/>
            <w:sz w:val="20"/>
            <w:szCs w:val="20"/>
          </w:rPr>
          <w:t>oogenesis</w:t>
        </w:r>
      </w:ins>
      <w:ins w:id="104" w:author="Nathan Lo" w:date="2026-04-08T07:55:00Z">
        <w:r w:rsidR="002634E9">
          <w:rPr>
            <w:rFonts w:asciiTheme="minorBidi" w:hAnsiTheme="minorBidi"/>
            <w:sz w:val="20"/>
            <w:szCs w:val="20"/>
          </w:rPr>
          <w:t xml:space="preserve"> and</w:t>
        </w:r>
      </w:ins>
      <w:ins w:id="105" w:author="Nathan Lo" w:date="2026-04-08T20:51:00Z">
        <w:r w:rsidR="00771BAE">
          <w:rPr>
            <w:rFonts w:asciiTheme="minorBidi" w:hAnsiTheme="minorBidi"/>
            <w:sz w:val="20"/>
            <w:szCs w:val="20"/>
          </w:rPr>
          <w:t xml:space="preserve"> </w:t>
        </w:r>
      </w:ins>
      <w:del w:id="106" w:author="Nathan Lo" w:date="2026-04-08T07:54:00Z">
        <w:r w:rsidR="00702420" w:rsidRPr="00915B11" w:rsidDel="002634E9">
          <w:rPr>
            <w:rFonts w:asciiTheme="minorBidi" w:hAnsiTheme="minorBidi"/>
            <w:sz w:val="20"/>
            <w:szCs w:val="20"/>
          </w:rPr>
          <w:delText>egg formation a</w:delText>
        </w:r>
        <w:r w:rsidR="00702420" w:rsidRPr="00915B11" w:rsidDel="00793BF1">
          <w:rPr>
            <w:rFonts w:asciiTheme="minorBidi" w:hAnsiTheme="minorBidi"/>
            <w:sz w:val="20"/>
            <w:szCs w:val="20"/>
          </w:rPr>
          <w:delText xml:space="preserve">nd zygote </w:delText>
        </w:r>
      </w:del>
      <w:r w:rsidR="00702420" w:rsidRPr="00915B11">
        <w:rPr>
          <w:rFonts w:asciiTheme="minorBidi" w:hAnsiTheme="minorBidi"/>
          <w:sz w:val="20"/>
          <w:szCs w:val="20"/>
        </w:rPr>
        <w:t>development.</w:t>
      </w:r>
      <w:r w:rsidR="00702420">
        <w:rPr>
          <w:rFonts w:asciiTheme="minorBidi" w:hAnsiTheme="minorBidi"/>
          <w:sz w:val="20"/>
          <w:szCs w:val="20"/>
        </w:rPr>
        <w:t xml:space="preserve"> </w:t>
      </w:r>
      <w:ins w:id="107" w:author="Microsoft Office User" w:date="2026-04-03T10:03:00Z">
        <w:del w:id="108" w:author="Nathan Lo" w:date="2026-04-08T20:52:00Z">
          <w:r w:rsidR="00C918E1" w:rsidRPr="00C918E1" w:rsidDel="00771BAE">
            <w:rPr>
              <w:rFonts w:asciiTheme="minorBidi" w:hAnsiTheme="minorBidi"/>
              <w:sz w:val="20"/>
              <w:szCs w:val="20"/>
            </w:rPr>
            <w:delText xml:space="preserve">Using the same pipeline, we identified </w:delText>
          </w:r>
        </w:del>
        <w:del w:id="109" w:author="Nathan Lo" w:date="2026-04-08T20:51:00Z">
          <w:r w:rsidR="00C918E1" w:rsidRPr="00C918E1" w:rsidDel="00771BAE">
            <w:rPr>
              <w:rFonts w:asciiTheme="minorBidi" w:hAnsiTheme="minorBidi"/>
              <w:sz w:val="20"/>
              <w:szCs w:val="20"/>
            </w:rPr>
            <w:delText>very fe</w:delText>
          </w:r>
          <w:commentRangeStart w:id="110"/>
          <w:r w:rsidR="00C918E1" w:rsidRPr="00C918E1" w:rsidDel="00771BAE">
            <w:rPr>
              <w:rFonts w:asciiTheme="minorBidi" w:hAnsiTheme="minorBidi"/>
              <w:sz w:val="20"/>
              <w:szCs w:val="20"/>
            </w:rPr>
            <w:delText>w</w:delText>
          </w:r>
        </w:del>
      </w:ins>
      <w:commentRangeEnd w:id="110"/>
      <w:ins w:id="111" w:author="Microsoft Office User" w:date="2026-04-06T15:44:00Z">
        <w:del w:id="112" w:author="Nathan Lo" w:date="2026-04-08T20:51:00Z">
          <w:r w:rsidR="00D16199" w:rsidDel="00771BAE">
            <w:rPr>
              <w:rStyle w:val="CommentReference"/>
              <w:rFonts w:ascii="Times New Roman" w:eastAsia="Times New Roman" w:hAnsi="Times New Roman" w:cs="Times New Roman"/>
            </w:rPr>
            <w:commentReference w:id="110"/>
          </w:r>
        </w:del>
      </w:ins>
      <w:ins w:id="113" w:author="Microsoft Office User" w:date="2026-04-03T10:03:00Z">
        <w:del w:id="114" w:author="Nathan Lo" w:date="2026-04-08T20:52:00Z">
          <w:r w:rsidR="00C918E1" w:rsidRPr="00C918E1" w:rsidDel="00771BAE">
            <w:rPr>
              <w:rFonts w:asciiTheme="minorBidi" w:hAnsiTheme="minorBidi"/>
              <w:sz w:val="20"/>
              <w:szCs w:val="20"/>
            </w:rPr>
            <w:delText xml:space="preserve"> inserts from </w:delText>
          </w:r>
          <w:r w:rsidR="00C918E1" w:rsidRPr="00C918E1" w:rsidDel="00771BAE">
            <w:rPr>
              <w:rFonts w:asciiTheme="minorBidi" w:hAnsiTheme="minorBidi"/>
              <w:i/>
              <w:iCs/>
              <w:sz w:val="20"/>
              <w:szCs w:val="20"/>
              <w:rPrChange w:id="115" w:author="Microsoft Office User" w:date="2026-04-03T10:03:00Z">
                <w:rPr>
                  <w:rFonts w:asciiTheme="minorBidi" w:hAnsiTheme="minorBidi"/>
                  <w:sz w:val="20"/>
                  <w:szCs w:val="20"/>
                </w:rPr>
              </w:rPrChange>
            </w:rPr>
            <w:delText>Buchnera</w:delText>
          </w:r>
          <w:r w:rsidR="00C918E1" w:rsidRPr="00C918E1" w:rsidDel="00771BAE">
            <w:rPr>
              <w:rFonts w:asciiTheme="minorBidi" w:hAnsiTheme="minorBidi"/>
              <w:sz w:val="20"/>
              <w:szCs w:val="20"/>
            </w:rPr>
            <w:delText xml:space="preserve"> (not known to co-occur with these hosts), whereas insert counts from </w:delText>
          </w:r>
          <w:r w:rsidR="00C918E1" w:rsidRPr="00C918E1" w:rsidDel="00771BAE">
            <w:rPr>
              <w:rFonts w:asciiTheme="minorBidi" w:hAnsiTheme="minorBidi"/>
              <w:i/>
              <w:iCs/>
              <w:sz w:val="20"/>
              <w:szCs w:val="20"/>
              <w:rPrChange w:id="116" w:author="Microsoft Office User" w:date="2026-04-03T10:03:00Z">
                <w:rPr>
                  <w:rFonts w:asciiTheme="minorBidi" w:hAnsiTheme="minorBidi"/>
                  <w:sz w:val="20"/>
                  <w:szCs w:val="20"/>
                </w:rPr>
              </w:rPrChange>
            </w:rPr>
            <w:delText>Wolbachia</w:delText>
          </w:r>
          <w:r w:rsidR="00C918E1" w:rsidRPr="00C918E1" w:rsidDel="00771BAE">
            <w:rPr>
              <w:rFonts w:asciiTheme="minorBidi" w:hAnsiTheme="minorBidi"/>
              <w:sz w:val="20"/>
              <w:szCs w:val="20"/>
            </w:rPr>
            <w:delText xml:space="preserve"> (which can infect these hosts) were slightly higher (see Supporting Information).</w:delText>
          </w:r>
          <w:r w:rsidR="00C918E1" w:rsidDel="00771BAE">
            <w:rPr>
              <w:rFonts w:asciiTheme="minorBidi" w:hAnsiTheme="minorBidi"/>
              <w:sz w:val="20"/>
              <w:szCs w:val="20"/>
            </w:rPr>
            <w:delText xml:space="preserve"> </w:delText>
          </w:r>
        </w:del>
      </w:ins>
      <w:r w:rsidR="00702420">
        <w:rPr>
          <w:rFonts w:asciiTheme="minorBidi" w:hAnsiTheme="minorBidi"/>
          <w:sz w:val="20"/>
          <w:szCs w:val="20"/>
        </w:rPr>
        <w:t>Second</w:t>
      </w:r>
      <w:r w:rsidRPr="00915B11">
        <w:rPr>
          <w:rFonts w:asciiTheme="minorBidi" w:hAnsiTheme="minorBidi"/>
          <w:sz w:val="20"/>
          <w:szCs w:val="20"/>
        </w:rPr>
        <w:t xml:space="preserve">, we analyzed both intra- and intergenic regions of the genome. A recent study did not detect any horizontal transfers from </w:t>
      </w:r>
      <w:proofErr w:type="spellStart"/>
      <w:r w:rsidRPr="00915B11">
        <w:rPr>
          <w:rFonts w:asciiTheme="minorBidi" w:hAnsiTheme="minorBidi"/>
          <w:i/>
          <w:sz w:val="20"/>
          <w:szCs w:val="20"/>
        </w:rPr>
        <w:t>Blattabacterium</w:t>
      </w:r>
      <w:proofErr w:type="spellEnd"/>
      <w:r w:rsidRPr="00915B11">
        <w:rPr>
          <w:rFonts w:asciiTheme="minorBidi" w:hAnsiTheme="minorBidi"/>
          <w:i/>
          <w:sz w:val="20"/>
          <w:szCs w:val="20"/>
        </w:rPr>
        <w:t xml:space="preserve"> </w:t>
      </w:r>
      <w:r w:rsidRPr="00915B11">
        <w:rPr>
          <w:rFonts w:asciiTheme="minorBidi" w:hAnsiTheme="minorBidi"/>
          <w:sz w:val="20"/>
          <w:szCs w:val="20"/>
        </w:rPr>
        <w:t xml:space="preserve">in either of the two cockroaches examined or </w:t>
      </w:r>
      <w:r w:rsidR="006B42BD">
        <w:rPr>
          <w:rFonts w:asciiTheme="minorBidi" w:hAnsiTheme="minorBidi"/>
          <w:sz w:val="20"/>
          <w:szCs w:val="20"/>
        </w:rPr>
        <w:t xml:space="preserve">in </w:t>
      </w:r>
      <w:r w:rsidRPr="00915B11">
        <w:rPr>
          <w:rFonts w:asciiTheme="minorBidi" w:hAnsiTheme="minorBidi"/>
          <w:sz w:val="20"/>
          <w:szCs w:val="20"/>
        </w:rPr>
        <w:t xml:space="preserve">the termite </w:t>
      </w:r>
      <w:proofErr w:type="spellStart"/>
      <w:r w:rsidRPr="00915B11">
        <w:rPr>
          <w:rFonts w:asciiTheme="minorBidi" w:hAnsiTheme="minorBidi"/>
          <w:i/>
          <w:sz w:val="20"/>
          <w:szCs w:val="20"/>
        </w:rPr>
        <w:t>Mastotermes</w:t>
      </w:r>
      <w:proofErr w:type="spellEnd"/>
      <w:r w:rsidRPr="00915B11">
        <w:rPr>
          <w:rFonts w:asciiTheme="minorBidi" w:hAnsiTheme="minorBidi"/>
          <w:i/>
          <w:sz w:val="20"/>
          <w:szCs w:val="20"/>
        </w:rPr>
        <w:t xml:space="preserve"> </w:t>
      </w:r>
      <w:proofErr w:type="spellStart"/>
      <w:r w:rsidRPr="00915B11">
        <w:rPr>
          <w:rFonts w:asciiTheme="minorBidi" w:hAnsiTheme="minorBidi"/>
          <w:i/>
          <w:sz w:val="20"/>
          <w:szCs w:val="20"/>
        </w:rPr>
        <w:t>darwiniensis</w:t>
      </w:r>
      <w:proofErr w:type="spellEnd"/>
      <w:r w:rsidRPr="00915B11">
        <w:rPr>
          <w:rFonts w:asciiTheme="minorBidi" w:hAnsiTheme="minorBidi"/>
          <w:sz w:val="20"/>
          <w:szCs w:val="20"/>
        </w:rPr>
        <w:t xml:space="preserve">, all of which harbor this symbiont [8]; however, this is likely due to a focus on protein-coding sequence. </w:t>
      </w:r>
      <w:r w:rsidR="00702420">
        <w:rPr>
          <w:rFonts w:asciiTheme="minorBidi" w:hAnsiTheme="minorBidi"/>
          <w:sz w:val="20"/>
          <w:szCs w:val="20"/>
        </w:rPr>
        <w:t>Third</w:t>
      </w:r>
      <w:r w:rsidRPr="00915B11">
        <w:rPr>
          <w:rFonts w:asciiTheme="minorBidi" w:hAnsiTheme="minorBidi"/>
          <w:sz w:val="20"/>
          <w:szCs w:val="20"/>
        </w:rPr>
        <w:t xml:space="preserve">, while previous studies have filtered for the completeness of inserted coding sequences, we identified inserts as short as 50 </w:t>
      </w:r>
      <w:proofErr w:type="spellStart"/>
      <w:r w:rsidRPr="00915B11">
        <w:rPr>
          <w:rFonts w:asciiTheme="minorBidi" w:hAnsiTheme="minorBidi"/>
          <w:sz w:val="20"/>
          <w:szCs w:val="20"/>
        </w:rPr>
        <w:t>bp.</w:t>
      </w:r>
      <w:proofErr w:type="spellEnd"/>
      <w:r w:rsidRPr="00915B11">
        <w:rPr>
          <w:rFonts w:asciiTheme="minorBidi" w:hAnsiTheme="minorBidi"/>
          <w:sz w:val="20"/>
          <w:szCs w:val="20"/>
        </w:rPr>
        <w:t xml:space="preserve"> </w:t>
      </w:r>
      <w:ins w:id="117" w:author="Microsoft Office User" w:date="2026-04-03T10:55:00Z">
        <w:r w:rsidR="00703734" w:rsidRPr="00703734">
          <w:rPr>
            <w:rFonts w:asciiTheme="minorBidi" w:hAnsiTheme="minorBidi"/>
            <w:sz w:val="20"/>
            <w:szCs w:val="20"/>
          </w:rPr>
          <w:t xml:space="preserve">Fourth, previous studies often relied on short-read sequencing, where inserts spanning most of a sequence read may have been misidentified as bacterial contamination and discarded. In contrast, we did not actively exclude </w:t>
        </w:r>
        <w:proofErr w:type="spellStart"/>
        <w:r w:rsidR="00703734" w:rsidRPr="00D16199">
          <w:rPr>
            <w:rFonts w:asciiTheme="minorBidi" w:hAnsiTheme="minorBidi"/>
            <w:i/>
            <w:iCs/>
            <w:sz w:val="20"/>
            <w:szCs w:val="20"/>
            <w:rPrChange w:id="118" w:author="Microsoft Office User" w:date="2026-04-06T15:44:00Z">
              <w:rPr>
                <w:rFonts w:asciiTheme="minorBidi" w:hAnsiTheme="minorBidi"/>
                <w:sz w:val="20"/>
                <w:szCs w:val="20"/>
              </w:rPr>
            </w:rPrChange>
          </w:rPr>
          <w:t>Blattabacterium</w:t>
        </w:r>
        <w:proofErr w:type="spellEnd"/>
        <w:r w:rsidR="00703734" w:rsidRPr="00703734">
          <w:rPr>
            <w:rFonts w:asciiTheme="minorBidi" w:hAnsiTheme="minorBidi"/>
            <w:sz w:val="20"/>
            <w:szCs w:val="20"/>
          </w:rPr>
          <w:t xml:space="preserve">-like sequences </w:t>
        </w:r>
      </w:ins>
      <w:ins w:id="119" w:author="Nathan Lo" w:date="2026-04-08T20:55:00Z">
        <w:r w:rsidR="00291C86">
          <w:rPr>
            <w:rFonts w:asciiTheme="minorBidi" w:hAnsiTheme="minorBidi"/>
            <w:sz w:val="20"/>
            <w:szCs w:val="20"/>
          </w:rPr>
          <w:t xml:space="preserve">during assembly, </w:t>
        </w:r>
      </w:ins>
      <w:ins w:id="120" w:author="Microsoft Office User" w:date="2026-04-03T10:55:00Z">
        <w:r w:rsidR="00703734" w:rsidRPr="00703734">
          <w:rPr>
            <w:rFonts w:asciiTheme="minorBidi" w:hAnsiTheme="minorBidi"/>
            <w:sz w:val="20"/>
            <w:szCs w:val="20"/>
          </w:rPr>
          <w:t xml:space="preserve">and </w:t>
        </w:r>
        <w:proofErr w:type="spellStart"/>
        <w:r w:rsidR="00703734" w:rsidRPr="00703734">
          <w:rPr>
            <w:rFonts w:asciiTheme="minorBidi" w:hAnsiTheme="minorBidi"/>
            <w:sz w:val="20"/>
            <w:szCs w:val="20"/>
          </w:rPr>
          <w:t>analysed</w:t>
        </w:r>
        <w:proofErr w:type="spellEnd"/>
        <w:r w:rsidR="00703734" w:rsidRPr="00703734">
          <w:rPr>
            <w:rFonts w:asciiTheme="minorBidi" w:hAnsiTheme="minorBidi"/>
            <w:sz w:val="20"/>
            <w:szCs w:val="20"/>
          </w:rPr>
          <w:t xml:space="preserve"> genomes generated using both short- and long-read data (Dataset S2). Long-read data enables detection of inserts flanked by host sequence that may be missed </w:t>
        </w:r>
        <w:r w:rsidR="00703734">
          <w:rPr>
            <w:rFonts w:asciiTheme="minorBidi" w:hAnsiTheme="minorBidi"/>
            <w:sz w:val="20"/>
            <w:szCs w:val="20"/>
          </w:rPr>
          <w:t xml:space="preserve">in previous studies that used </w:t>
        </w:r>
        <w:r w:rsidR="00703734" w:rsidRPr="00703734">
          <w:rPr>
            <w:rFonts w:asciiTheme="minorBidi" w:hAnsiTheme="minorBidi"/>
            <w:sz w:val="20"/>
            <w:szCs w:val="20"/>
          </w:rPr>
          <w:t xml:space="preserve">short-read </w:t>
        </w:r>
        <w:r w:rsidR="00703734">
          <w:rPr>
            <w:rFonts w:asciiTheme="minorBidi" w:hAnsiTheme="minorBidi"/>
            <w:sz w:val="20"/>
            <w:szCs w:val="20"/>
          </w:rPr>
          <w:t>data</w:t>
        </w:r>
        <w:r w:rsidR="00703734" w:rsidRPr="00703734">
          <w:rPr>
            <w:rFonts w:asciiTheme="minorBidi" w:hAnsiTheme="minorBidi"/>
            <w:sz w:val="20"/>
            <w:szCs w:val="20"/>
          </w:rPr>
          <w:t>.</w:t>
        </w:r>
      </w:ins>
      <w:ins w:id="121" w:author="Microsoft Office User" w:date="2026-04-13T16:50:00Z">
        <w:r w:rsidR="004414DD">
          <w:rPr>
            <w:rFonts w:asciiTheme="minorBidi" w:hAnsiTheme="minorBidi"/>
            <w:sz w:val="20"/>
            <w:szCs w:val="20"/>
          </w:rPr>
          <w:t xml:space="preserve"> </w:t>
        </w:r>
      </w:ins>
      <w:ins w:id="122" w:author="Nathan Lo" w:date="2026-04-08T20:55:00Z">
        <w:del w:id="123" w:author="Microsoft Office User" w:date="2026-04-13T16:50:00Z">
          <w:r w:rsidR="00291C86" w:rsidDel="004414DD">
            <w:rPr>
              <w:rFonts w:asciiTheme="minorBidi" w:hAnsiTheme="minorBidi"/>
              <w:sz w:val="20"/>
              <w:szCs w:val="20"/>
            </w:rPr>
            <w:delText xml:space="preserve"> </w:delText>
          </w:r>
        </w:del>
        <w:commentRangeStart w:id="124"/>
        <w:commentRangeStart w:id="125"/>
        <w:r w:rsidR="00291C86" w:rsidRPr="00C918E1">
          <w:rPr>
            <w:rFonts w:asciiTheme="minorBidi" w:hAnsiTheme="minorBidi"/>
            <w:sz w:val="20"/>
            <w:szCs w:val="20"/>
          </w:rPr>
          <w:t>Using the same pipeline, we identified</w:t>
        </w:r>
      </w:ins>
      <w:ins w:id="126" w:author="Nathan Lo" w:date="2026-04-08T20:56:00Z">
        <w:r w:rsidR="00291C86">
          <w:rPr>
            <w:rFonts w:asciiTheme="minorBidi" w:hAnsiTheme="minorBidi"/>
            <w:sz w:val="20"/>
            <w:szCs w:val="20"/>
          </w:rPr>
          <w:t xml:space="preserve"> comparatively low numbers of inserts from </w:t>
        </w:r>
        <w:r w:rsidR="00291C86" w:rsidRPr="00450653">
          <w:rPr>
            <w:rFonts w:asciiTheme="minorBidi" w:hAnsiTheme="minorBidi"/>
            <w:i/>
            <w:iCs/>
            <w:sz w:val="20"/>
            <w:szCs w:val="20"/>
          </w:rPr>
          <w:t>Wolbachia</w:t>
        </w:r>
        <w:r w:rsidR="00291C86">
          <w:rPr>
            <w:rFonts w:asciiTheme="minorBidi" w:hAnsiTheme="minorBidi"/>
            <w:sz w:val="20"/>
            <w:szCs w:val="20"/>
          </w:rPr>
          <w:t xml:space="preserve">, and </w:t>
        </w:r>
      </w:ins>
      <w:ins w:id="127" w:author="Microsoft Office User" w:date="2026-04-13T14:07:00Z">
        <w:r w:rsidR="00CD5EE5">
          <w:rPr>
            <w:rFonts w:asciiTheme="minorBidi" w:hAnsiTheme="minorBidi"/>
            <w:sz w:val="20"/>
            <w:szCs w:val="20"/>
          </w:rPr>
          <w:t>few</w:t>
        </w:r>
      </w:ins>
      <w:ins w:id="128" w:author="Nathan Lo" w:date="2026-04-08T20:55:00Z">
        <w:del w:id="129" w:author="Microsoft Office User" w:date="2026-04-13T14:07:00Z">
          <w:r w:rsidR="00291C86" w:rsidDel="00CD5EE5">
            <w:rPr>
              <w:rFonts w:asciiTheme="minorBidi" w:hAnsiTheme="minorBidi"/>
              <w:sz w:val="20"/>
              <w:szCs w:val="20"/>
            </w:rPr>
            <w:delText>no</w:delText>
          </w:r>
        </w:del>
      </w:ins>
      <w:ins w:id="130" w:author="Microsoft Office User" w:date="2026-04-13T15:28:00Z">
        <w:r w:rsidR="007C020E">
          <w:rPr>
            <w:rFonts w:asciiTheme="minorBidi" w:hAnsiTheme="minorBidi"/>
            <w:sz w:val="20"/>
            <w:szCs w:val="20"/>
          </w:rPr>
          <w:t xml:space="preserve"> to </w:t>
        </w:r>
      </w:ins>
      <w:ins w:id="131" w:author="Microsoft Office User" w:date="2026-04-13T14:11:00Z">
        <w:r w:rsidR="008807D7">
          <w:rPr>
            <w:rFonts w:asciiTheme="minorBidi" w:hAnsiTheme="minorBidi"/>
            <w:sz w:val="20"/>
            <w:szCs w:val="20"/>
          </w:rPr>
          <w:t xml:space="preserve">no </w:t>
        </w:r>
      </w:ins>
      <w:ins w:id="132" w:author="Nathan Lo" w:date="2026-04-08T20:55:00Z">
        <w:del w:id="133" w:author="Microsoft Office User" w:date="2026-04-13T14:11:00Z">
          <w:r w:rsidR="00291C86" w:rsidRPr="00C918E1" w:rsidDel="008807D7">
            <w:rPr>
              <w:rFonts w:asciiTheme="minorBidi" w:hAnsiTheme="minorBidi"/>
              <w:sz w:val="20"/>
              <w:szCs w:val="20"/>
            </w:rPr>
            <w:delText xml:space="preserve"> </w:delText>
          </w:r>
        </w:del>
        <w:r w:rsidR="00291C86" w:rsidRPr="00C918E1">
          <w:rPr>
            <w:rFonts w:asciiTheme="minorBidi" w:hAnsiTheme="minorBidi"/>
            <w:sz w:val="20"/>
            <w:szCs w:val="20"/>
          </w:rPr>
          <w:t xml:space="preserve">inserts from </w:t>
        </w:r>
        <w:proofErr w:type="spellStart"/>
        <w:r w:rsidR="00291C86" w:rsidRPr="00450653">
          <w:rPr>
            <w:rFonts w:asciiTheme="minorBidi" w:hAnsiTheme="minorBidi"/>
            <w:i/>
            <w:iCs/>
            <w:sz w:val="20"/>
            <w:szCs w:val="20"/>
          </w:rPr>
          <w:t>Buchnera</w:t>
        </w:r>
        <w:proofErr w:type="spellEnd"/>
        <w:r w:rsidR="00291C86" w:rsidRPr="00C918E1">
          <w:rPr>
            <w:rFonts w:asciiTheme="minorBidi" w:hAnsiTheme="minorBidi"/>
            <w:sz w:val="20"/>
            <w:szCs w:val="20"/>
          </w:rPr>
          <w:t xml:space="preserve"> (</w:t>
        </w:r>
      </w:ins>
      <w:ins w:id="134" w:author="Microsoft Office User" w:date="2026-04-13T15:29:00Z">
        <w:r w:rsidR="007C020E" w:rsidRPr="007C020E">
          <w:rPr>
            <w:rFonts w:asciiTheme="minorBidi" w:hAnsiTheme="minorBidi"/>
            <w:sz w:val="20"/>
            <w:szCs w:val="20"/>
          </w:rPr>
          <w:t>included as a negative control</w:t>
        </w:r>
        <w:r w:rsidR="007C020E">
          <w:rPr>
            <w:rFonts w:asciiTheme="minorBidi" w:hAnsiTheme="minorBidi"/>
            <w:sz w:val="20"/>
            <w:szCs w:val="20"/>
          </w:rPr>
          <w:t xml:space="preserve">, as </w:t>
        </w:r>
      </w:ins>
      <w:ins w:id="135" w:author="Microsoft Office User" w:date="2026-04-13T14:08:00Z">
        <w:r w:rsidR="00673E36">
          <w:rPr>
            <w:rFonts w:asciiTheme="minorBidi" w:hAnsiTheme="minorBidi"/>
            <w:sz w:val="20"/>
            <w:szCs w:val="20"/>
          </w:rPr>
          <w:t xml:space="preserve">it </w:t>
        </w:r>
      </w:ins>
      <w:ins w:id="136" w:author="Nathan Lo" w:date="2026-04-08T20:57:00Z">
        <w:del w:id="137" w:author="Microsoft Office User" w:date="2026-04-13T14:08:00Z">
          <w:r w:rsidR="00291C86" w:rsidDel="00673E36">
            <w:rPr>
              <w:rFonts w:asciiTheme="minorBidi" w:hAnsiTheme="minorBidi"/>
              <w:sz w:val="20"/>
              <w:szCs w:val="20"/>
            </w:rPr>
            <w:delText xml:space="preserve">which </w:delText>
          </w:r>
        </w:del>
        <w:r w:rsidR="00291C86">
          <w:rPr>
            <w:rFonts w:asciiTheme="minorBidi" w:hAnsiTheme="minorBidi"/>
            <w:sz w:val="20"/>
            <w:szCs w:val="20"/>
          </w:rPr>
          <w:t>infect</w:t>
        </w:r>
      </w:ins>
      <w:ins w:id="138" w:author="Microsoft Office User" w:date="2026-04-13T14:08:00Z">
        <w:r w:rsidR="00673E36">
          <w:rPr>
            <w:rFonts w:asciiTheme="minorBidi" w:hAnsiTheme="minorBidi"/>
            <w:sz w:val="20"/>
            <w:szCs w:val="20"/>
          </w:rPr>
          <w:t>s</w:t>
        </w:r>
      </w:ins>
      <w:ins w:id="139" w:author="Nathan Lo" w:date="2026-04-08T20:57:00Z">
        <w:r w:rsidR="00291C86">
          <w:rPr>
            <w:rFonts w:asciiTheme="minorBidi" w:hAnsiTheme="minorBidi"/>
            <w:sz w:val="20"/>
            <w:szCs w:val="20"/>
          </w:rPr>
          <w:t xml:space="preserve"> aphids and not cockroaches) </w:t>
        </w:r>
      </w:ins>
      <w:ins w:id="140" w:author="Nathan Lo" w:date="2026-04-08T20:55:00Z">
        <w:r w:rsidR="00291C86" w:rsidRPr="00C918E1">
          <w:rPr>
            <w:rFonts w:asciiTheme="minorBidi" w:hAnsiTheme="minorBidi"/>
            <w:sz w:val="20"/>
            <w:szCs w:val="20"/>
          </w:rPr>
          <w:t>(see Supporting Information).</w:t>
        </w:r>
        <w:r w:rsidR="00291C86">
          <w:rPr>
            <w:rFonts w:asciiTheme="minorBidi" w:hAnsiTheme="minorBidi"/>
            <w:sz w:val="20"/>
            <w:szCs w:val="20"/>
          </w:rPr>
          <w:t xml:space="preserve"> </w:t>
        </w:r>
      </w:ins>
      <w:commentRangeEnd w:id="124"/>
      <w:ins w:id="141" w:author="Nathan Lo" w:date="2026-04-08T21:02:00Z">
        <w:r w:rsidR="00D27CE6">
          <w:rPr>
            <w:rStyle w:val="CommentReference"/>
            <w:rFonts w:ascii="Times New Roman" w:eastAsia="Times New Roman" w:hAnsi="Times New Roman" w:cs="Times New Roman"/>
          </w:rPr>
          <w:commentReference w:id="124"/>
        </w:r>
      </w:ins>
      <w:commentRangeEnd w:id="125"/>
      <w:r w:rsidR="007C020E">
        <w:rPr>
          <w:rStyle w:val="CommentReference"/>
          <w:rFonts w:ascii="Times New Roman" w:eastAsia="Times New Roman" w:hAnsi="Times New Roman" w:cs="Times New Roman"/>
        </w:rPr>
        <w:commentReference w:id="125"/>
      </w:r>
      <w:del w:id="143" w:author="Microsoft Office User" w:date="2026-04-03T10:51:00Z">
        <w:r w:rsidR="00702420" w:rsidRPr="00915B11" w:rsidDel="00C33CBC">
          <w:rPr>
            <w:rFonts w:asciiTheme="minorBidi" w:hAnsiTheme="minorBidi"/>
            <w:sz w:val="20"/>
            <w:szCs w:val="20"/>
          </w:rPr>
          <w:delText>Fourth</w:delText>
        </w:r>
        <w:r w:rsidRPr="00915B11" w:rsidDel="00C33CBC">
          <w:rPr>
            <w:rFonts w:asciiTheme="minorBidi" w:hAnsiTheme="minorBidi"/>
            <w:sz w:val="20"/>
            <w:szCs w:val="20"/>
          </w:rPr>
          <w:delText xml:space="preserve">, previous studies often relied on short-read sequencing, where inserts spanning the majority of a sequence read may have been misidentified as bacterial contamination and discarded. In contrast, we used long-read sequencing for most </w:delText>
        </w:r>
        <w:r w:rsidR="007B0CD8" w:rsidDel="00C33CBC">
          <w:rPr>
            <w:rFonts w:asciiTheme="minorBidi" w:hAnsiTheme="minorBidi"/>
            <w:sz w:val="20"/>
            <w:szCs w:val="20"/>
          </w:rPr>
          <w:delText>p</w:delText>
        </w:r>
        <w:r w:rsidRPr="00915B11" w:rsidDel="00C33CBC">
          <w:rPr>
            <w:rFonts w:asciiTheme="minorBidi" w:hAnsiTheme="minorBidi"/>
            <w:sz w:val="20"/>
            <w:szCs w:val="20"/>
          </w:rPr>
          <w:delText>anesthiine genomes, which enabled us to detect inserts within single sequence reads</w:delText>
        </w:r>
        <w:r w:rsidR="00D20C68" w:rsidRPr="00915B11" w:rsidDel="00C33CBC">
          <w:rPr>
            <w:rFonts w:asciiTheme="minorBidi" w:hAnsiTheme="minorBidi"/>
            <w:sz w:val="20"/>
            <w:szCs w:val="20"/>
          </w:rPr>
          <w:delText>, flanked on both sides by cockroach host sequence.</w:delText>
        </w:r>
      </w:del>
    </w:p>
    <w:p w14:paraId="0BF03348" w14:textId="5495E698" w:rsidR="006231F1" w:rsidRPr="006231F1" w:rsidRDefault="006231F1" w:rsidP="006231F1">
      <w:pPr>
        <w:rPr>
          <w:rFonts w:asciiTheme="minorBidi" w:hAnsiTheme="minorBidi"/>
          <w:sz w:val="20"/>
          <w:szCs w:val="20"/>
        </w:rPr>
      </w:pPr>
      <w:bookmarkStart w:id="144" w:name="OLE_LINK3"/>
      <w:bookmarkStart w:id="145" w:name="OLE_LINK4"/>
      <w:proofErr w:type="spellStart"/>
      <w:r w:rsidRPr="00915B11">
        <w:rPr>
          <w:rFonts w:asciiTheme="minorBidi" w:hAnsiTheme="minorBidi"/>
          <w:sz w:val="20"/>
          <w:szCs w:val="20"/>
        </w:rPr>
        <w:t>Panesthiinae</w:t>
      </w:r>
      <w:bookmarkEnd w:id="144"/>
      <w:bookmarkEnd w:id="145"/>
      <w:proofErr w:type="spellEnd"/>
      <w:r w:rsidRPr="00915B11">
        <w:rPr>
          <w:rFonts w:asciiTheme="minorBidi" w:hAnsiTheme="minorBidi"/>
          <w:sz w:val="20"/>
          <w:szCs w:val="20"/>
        </w:rPr>
        <w:t xml:space="preserve"> were found to possess particularly high numbers of </w:t>
      </w:r>
      <w:proofErr w:type="spellStart"/>
      <w:r w:rsidRPr="00915B11">
        <w:rPr>
          <w:rFonts w:asciiTheme="minorBidi" w:hAnsiTheme="minorBidi"/>
          <w:i/>
          <w:sz w:val="20"/>
          <w:szCs w:val="20"/>
        </w:rPr>
        <w:t>Blattabacterium</w:t>
      </w:r>
      <w:proofErr w:type="spellEnd"/>
      <w:r w:rsidRPr="00915B11">
        <w:rPr>
          <w:rFonts w:asciiTheme="minorBidi" w:hAnsiTheme="minorBidi"/>
          <w:i/>
          <w:sz w:val="20"/>
          <w:szCs w:val="20"/>
        </w:rPr>
        <w:t>-</w:t>
      </w:r>
      <w:r w:rsidRPr="00915B11">
        <w:rPr>
          <w:rFonts w:asciiTheme="minorBidi" w:hAnsiTheme="minorBidi"/>
          <w:sz w:val="20"/>
          <w:szCs w:val="20"/>
        </w:rPr>
        <w:t>derived inserts (</w:t>
      </w:r>
      <w:r w:rsidRPr="00915B11">
        <w:rPr>
          <w:rFonts w:asciiTheme="minorBidi" w:hAnsiTheme="minorBidi"/>
          <w:color w:val="000000" w:themeColor="text1"/>
          <w:sz w:val="20"/>
          <w:szCs w:val="20"/>
        </w:rPr>
        <w:t xml:space="preserve">Fig. 1A). </w:t>
      </w:r>
      <w:ins w:id="146" w:author="Microsoft Office User" w:date="2026-03-31T15:31:00Z">
        <w:r w:rsidR="00736E9A">
          <w:rPr>
            <w:rFonts w:asciiTheme="minorBidi" w:hAnsiTheme="minorBidi"/>
            <w:color w:val="000000" w:themeColor="text1"/>
            <w:sz w:val="20"/>
            <w:szCs w:val="20"/>
          </w:rPr>
          <w:t xml:space="preserve">Previous work </w:t>
        </w:r>
      </w:ins>
      <w:ins w:id="147" w:author="Microsoft Office User" w:date="2026-03-31T15:32:00Z">
        <w:r w:rsidR="00736E9A">
          <w:rPr>
            <w:rFonts w:asciiTheme="minorBidi" w:hAnsiTheme="minorBidi"/>
            <w:color w:val="000000" w:themeColor="text1"/>
            <w:sz w:val="20"/>
            <w:szCs w:val="20"/>
          </w:rPr>
          <w:t xml:space="preserve">found that </w:t>
        </w:r>
      </w:ins>
      <w:del w:id="148" w:author="Microsoft Office User" w:date="2026-03-31T15:32:00Z">
        <w:r w:rsidRPr="00915B11" w:rsidDel="00736E9A">
          <w:rPr>
            <w:rFonts w:asciiTheme="minorBidi" w:hAnsiTheme="minorBidi"/>
            <w:sz w:val="20"/>
            <w:szCs w:val="20"/>
          </w:rPr>
          <w:delText>T</w:delText>
        </w:r>
      </w:del>
      <w:ins w:id="149" w:author="Microsoft Office User" w:date="2026-03-31T15:32:00Z">
        <w:r w:rsidR="00736E9A">
          <w:rPr>
            <w:rFonts w:asciiTheme="minorBidi" w:hAnsiTheme="minorBidi"/>
            <w:sz w:val="20"/>
            <w:szCs w:val="20"/>
          </w:rPr>
          <w:t>t</w:t>
        </w:r>
      </w:ins>
      <w:r w:rsidRPr="00915B11">
        <w:rPr>
          <w:rFonts w:asciiTheme="minorBidi" w:hAnsiTheme="minorBidi"/>
          <w:sz w:val="20"/>
          <w:szCs w:val="20"/>
        </w:rPr>
        <w:t>his group has experienced considerabl</w:t>
      </w:r>
      <w:ins w:id="150" w:author="Microsoft Office User" w:date="2026-04-06T14:40:00Z">
        <w:r w:rsidR="00405C25">
          <w:rPr>
            <w:rFonts w:asciiTheme="minorBidi" w:hAnsiTheme="minorBidi"/>
            <w:sz w:val="20"/>
            <w:szCs w:val="20"/>
          </w:rPr>
          <w:t>e</w:t>
        </w:r>
      </w:ins>
      <w:del w:id="151" w:author="Microsoft Office User" w:date="2026-04-06T14:40:00Z">
        <w:r w:rsidRPr="00915B11" w:rsidDel="00405C25">
          <w:rPr>
            <w:rFonts w:asciiTheme="minorBidi" w:hAnsiTheme="minorBidi"/>
            <w:sz w:val="20"/>
            <w:szCs w:val="20"/>
          </w:rPr>
          <w:delText>y</w:delText>
        </w:r>
      </w:del>
      <w:r w:rsidRPr="00915B11">
        <w:rPr>
          <w:rFonts w:asciiTheme="minorBidi" w:hAnsiTheme="minorBidi"/>
          <w:sz w:val="20"/>
          <w:szCs w:val="20"/>
        </w:rPr>
        <w:t xml:space="preserve"> </w:t>
      </w:r>
      <w:del w:id="152" w:author="Microsoft Office User" w:date="2026-04-06T14:40:00Z">
        <w:r w:rsidRPr="00915B11" w:rsidDel="00405C25">
          <w:rPr>
            <w:rFonts w:asciiTheme="minorBidi" w:hAnsiTheme="minorBidi"/>
            <w:sz w:val="20"/>
            <w:szCs w:val="20"/>
          </w:rPr>
          <w:delText xml:space="preserve">more </w:delText>
        </w:r>
      </w:del>
      <w:r w:rsidRPr="00915B11">
        <w:rPr>
          <w:rFonts w:asciiTheme="minorBidi" w:hAnsiTheme="minorBidi"/>
          <w:sz w:val="20"/>
          <w:szCs w:val="20"/>
        </w:rPr>
        <w:t xml:space="preserve">genome-wide relaxed selection </w:t>
      </w:r>
      <w:del w:id="153" w:author="Microsoft Office User" w:date="2026-04-06T14:40:00Z">
        <w:r w:rsidRPr="00915B11" w:rsidDel="00405C25">
          <w:rPr>
            <w:rFonts w:asciiTheme="minorBidi" w:hAnsiTheme="minorBidi"/>
            <w:sz w:val="20"/>
            <w:szCs w:val="20"/>
          </w:rPr>
          <w:delText>than other cockroaches</w:delText>
        </w:r>
      </w:del>
      <w:del w:id="154" w:author="Microsoft Office User" w:date="2026-04-03T09:42:00Z">
        <w:r w:rsidR="00D20C68" w:rsidDel="00CE6AC2">
          <w:rPr>
            <w:rFonts w:asciiTheme="minorBidi" w:hAnsiTheme="minorBidi"/>
            <w:sz w:val="20"/>
            <w:szCs w:val="20"/>
          </w:rPr>
          <w:delText xml:space="preserve"> </w:delText>
        </w:r>
      </w:del>
      <w:r w:rsidRPr="00915B11">
        <w:rPr>
          <w:rFonts w:asciiTheme="minorBidi" w:hAnsiTheme="minorBidi"/>
          <w:sz w:val="20"/>
          <w:szCs w:val="20"/>
        </w:rPr>
        <w:t>[1</w:t>
      </w:r>
      <w:ins w:id="155" w:author="Microsoft Office User" w:date="2026-04-13T15:30:00Z">
        <w:r w:rsidR="00990DCA">
          <w:rPr>
            <w:rFonts w:asciiTheme="minorBidi" w:hAnsiTheme="minorBidi"/>
            <w:sz w:val="20"/>
            <w:szCs w:val="20"/>
          </w:rPr>
          <w:t>0</w:t>
        </w:r>
      </w:ins>
      <w:del w:id="156" w:author="Microsoft Office User" w:date="2026-04-13T15:30:00Z">
        <w:r w:rsidRPr="00915B11" w:rsidDel="00990DCA">
          <w:rPr>
            <w:rFonts w:asciiTheme="minorBidi" w:hAnsiTheme="minorBidi"/>
            <w:sz w:val="20"/>
            <w:szCs w:val="20"/>
          </w:rPr>
          <w:delText>1</w:delText>
        </w:r>
      </w:del>
      <w:r w:rsidRPr="00915B11">
        <w:rPr>
          <w:rFonts w:asciiTheme="minorBidi" w:hAnsiTheme="minorBidi"/>
          <w:sz w:val="20"/>
          <w:szCs w:val="20"/>
        </w:rPr>
        <w:t xml:space="preserve">], </w:t>
      </w:r>
      <w:ins w:id="157" w:author="Microsoft Office User" w:date="2026-04-03T09:42:00Z">
        <w:r w:rsidR="00CE6AC2">
          <w:rPr>
            <w:rFonts w:asciiTheme="minorBidi" w:hAnsiTheme="minorBidi"/>
            <w:sz w:val="20"/>
            <w:szCs w:val="20"/>
          </w:rPr>
          <w:t xml:space="preserve">possibly due to </w:t>
        </w:r>
      </w:ins>
      <w:ins w:id="158" w:author="Microsoft Office User" w:date="2026-04-06T14:40:00Z">
        <w:r w:rsidR="00405C25">
          <w:rPr>
            <w:rFonts w:asciiTheme="minorBidi" w:hAnsiTheme="minorBidi"/>
            <w:sz w:val="20"/>
            <w:szCs w:val="20"/>
          </w:rPr>
          <w:t xml:space="preserve">reduced </w:t>
        </w:r>
      </w:ins>
      <w:ins w:id="159" w:author="Microsoft Office User" w:date="2026-04-03T09:42:00Z">
        <w:r w:rsidR="00CE6AC2">
          <w:rPr>
            <w:rFonts w:asciiTheme="minorBidi" w:hAnsiTheme="minorBidi"/>
            <w:sz w:val="20"/>
            <w:szCs w:val="20"/>
          </w:rPr>
          <w:t xml:space="preserve">effective population sizes, </w:t>
        </w:r>
      </w:ins>
      <w:r w:rsidRPr="00915B11">
        <w:rPr>
          <w:rFonts w:asciiTheme="minorBidi" w:hAnsiTheme="minorBidi"/>
          <w:sz w:val="20"/>
          <w:szCs w:val="20"/>
        </w:rPr>
        <w:t xml:space="preserve">which </w:t>
      </w:r>
      <w:del w:id="160" w:author="Microsoft Office User" w:date="2026-04-03T09:42:00Z">
        <w:r w:rsidRPr="00915B11" w:rsidDel="00CE6AC2">
          <w:rPr>
            <w:rFonts w:asciiTheme="minorBidi" w:hAnsiTheme="minorBidi"/>
            <w:sz w:val="20"/>
            <w:szCs w:val="20"/>
          </w:rPr>
          <w:delText xml:space="preserve">could </w:delText>
        </w:r>
      </w:del>
      <w:ins w:id="161" w:author="Microsoft Office User" w:date="2026-04-03T09:42:00Z">
        <w:r w:rsidR="00CE6AC2">
          <w:rPr>
            <w:rFonts w:asciiTheme="minorBidi" w:hAnsiTheme="minorBidi"/>
            <w:sz w:val="20"/>
            <w:szCs w:val="20"/>
          </w:rPr>
          <w:t>may</w:t>
        </w:r>
        <w:r w:rsidR="00CE6AC2" w:rsidRPr="00915B11">
          <w:rPr>
            <w:rFonts w:asciiTheme="minorBidi" w:hAnsiTheme="minorBidi"/>
            <w:sz w:val="20"/>
            <w:szCs w:val="20"/>
          </w:rPr>
          <w:t xml:space="preserve"> </w:t>
        </w:r>
      </w:ins>
      <w:r w:rsidRPr="00915B11">
        <w:rPr>
          <w:rFonts w:asciiTheme="minorBidi" w:hAnsiTheme="minorBidi"/>
          <w:sz w:val="20"/>
          <w:szCs w:val="20"/>
        </w:rPr>
        <w:t xml:space="preserve">allow larger numbers of inserts to persist. The low number of inserts identified in termite genomes may reflect the long-term absence of </w:t>
      </w:r>
      <w:proofErr w:type="spellStart"/>
      <w:r w:rsidRPr="00915B11">
        <w:rPr>
          <w:rFonts w:asciiTheme="minorBidi" w:hAnsiTheme="minorBidi"/>
          <w:i/>
          <w:iCs/>
          <w:sz w:val="20"/>
          <w:szCs w:val="20"/>
        </w:rPr>
        <w:t>Blattabacterium</w:t>
      </w:r>
      <w:proofErr w:type="spellEnd"/>
      <w:r w:rsidRPr="00915B11">
        <w:rPr>
          <w:rFonts w:asciiTheme="minorBidi" w:hAnsiTheme="minorBidi"/>
          <w:sz w:val="20"/>
          <w:szCs w:val="20"/>
        </w:rPr>
        <w:t>, as well as a considerable reduction in genome size</w:t>
      </w:r>
      <w:del w:id="162" w:author="Microsoft Office User" w:date="2026-04-13T15:30:00Z">
        <w:r w:rsidRPr="00915B11" w:rsidDel="00990DCA">
          <w:rPr>
            <w:rFonts w:asciiTheme="minorBidi" w:hAnsiTheme="minorBidi"/>
            <w:sz w:val="20"/>
            <w:szCs w:val="20"/>
          </w:rPr>
          <w:delText xml:space="preserve"> compared with cockroaches</w:delText>
        </w:r>
      </w:del>
      <w:r w:rsidRPr="00915B11">
        <w:rPr>
          <w:rFonts w:asciiTheme="minorBidi" w:hAnsiTheme="minorBidi"/>
          <w:sz w:val="20"/>
          <w:szCs w:val="20"/>
        </w:rPr>
        <w:t>.</w:t>
      </w:r>
    </w:p>
    <w:p w14:paraId="18EC0D8D" w14:textId="77777777" w:rsidR="006231F1" w:rsidRPr="00915B11" w:rsidRDefault="006231F1" w:rsidP="006231F1">
      <w:pPr>
        <w:rPr>
          <w:rFonts w:asciiTheme="minorBidi" w:hAnsiTheme="minorBidi"/>
          <w:i/>
          <w:iCs/>
          <w:sz w:val="20"/>
          <w:szCs w:val="20"/>
        </w:rPr>
      </w:pPr>
      <w:r w:rsidRPr="00915B11">
        <w:rPr>
          <w:rFonts w:asciiTheme="minorBidi" w:hAnsiTheme="minorBidi"/>
          <w:i/>
          <w:iCs/>
          <w:sz w:val="20"/>
          <w:szCs w:val="20"/>
        </w:rPr>
        <w:t xml:space="preserve">Evolution of </w:t>
      </w:r>
      <w:proofErr w:type="spellStart"/>
      <w:r w:rsidRPr="00915B11">
        <w:rPr>
          <w:rFonts w:asciiTheme="minorBidi" w:hAnsiTheme="minorBidi"/>
          <w:sz w:val="20"/>
          <w:szCs w:val="20"/>
        </w:rPr>
        <w:t>Blattabacterium</w:t>
      </w:r>
      <w:proofErr w:type="spellEnd"/>
      <w:r w:rsidRPr="00915B11">
        <w:rPr>
          <w:rFonts w:asciiTheme="minorBidi" w:hAnsiTheme="minorBidi"/>
          <w:i/>
          <w:iCs/>
          <w:sz w:val="20"/>
          <w:szCs w:val="20"/>
        </w:rPr>
        <w:t>-derived inserts in cockroach genomes</w:t>
      </w:r>
    </w:p>
    <w:p w14:paraId="08290310" w14:textId="2400870B" w:rsidR="006231F1" w:rsidRPr="006C474E" w:rsidRDefault="006231F1" w:rsidP="006231F1">
      <w:pPr>
        <w:rPr>
          <w:rFonts w:asciiTheme="minorBidi" w:hAnsiTheme="minorBidi"/>
          <w:color w:val="000000" w:themeColor="text1"/>
          <w:sz w:val="20"/>
          <w:szCs w:val="20"/>
        </w:rPr>
      </w:pPr>
      <w:r w:rsidRPr="00915B11">
        <w:rPr>
          <w:rFonts w:asciiTheme="minorBidi" w:hAnsiTheme="minorBidi"/>
          <w:color w:val="000000" w:themeColor="text1"/>
          <w:sz w:val="20"/>
          <w:szCs w:val="20"/>
        </w:rPr>
        <w:t xml:space="preserve">Examination of insert position across </w:t>
      </w:r>
      <w:r w:rsidR="00F5460B">
        <w:rPr>
          <w:rFonts w:asciiTheme="minorBidi" w:hAnsiTheme="minorBidi"/>
          <w:color w:val="000000" w:themeColor="text1"/>
          <w:sz w:val="20"/>
          <w:szCs w:val="20"/>
        </w:rPr>
        <w:t>the</w:t>
      </w:r>
      <w:r w:rsidR="00F5460B" w:rsidRPr="00915B11">
        <w:rPr>
          <w:rFonts w:asciiTheme="minorBidi" w:hAnsiTheme="minorBidi"/>
          <w:color w:val="000000" w:themeColor="text1"/>
          <w:sz w:val="20"/>
          <w:szCs w:val="20"/>
        </w:rPr>
        <w:t xml:space="preserve"> </w:t>
      </w:r>
      <w:r w:rsidR="00F5460B">
        <w:rPr>
          <w:rFonts w:asciiTheme="minorBidi" w:hAnsiTheme="minorBidi"/>
          <w:color w:val="000000" w:themeColor="text1"/>
          <w:sz w:val="20"/>
          <w:szCs w:val="20"/>
        </w:rPr>
        <w:t>cockroach genomes</w:t>
      </w:r>
      <w:r w:rsidRPr="00915B11">
        <w:rPr>
          <w:rFonts w:asciiTheme="minorBidi" w:hAnsiTheme="minorBidi"/>
          <w:color w:val="000000" w:themeColor="text1"/>
          <w:sz w:val="20"/>
          <w:szCs w:val="20"/>
        </w:rPr>
        <w:t xml:space="preserve"> revealed that 15.38–25.56% were found in intragenic regions, and 74.44–84.62% were found in intergenic regions. This differs somewhat from the proportion of genic regions in </w:t>
      </w:r>
      <w:r w:rsidR="00F5460B">
        <w:rPr>
          <w:rFonts w:asciiTheme="minorBidi" w:hAnsiTheme="minorBidi"/>
          <w:color w:val="000000" w:themeColor="text1"/>
          <w:sz w:val="20"/>
          <w:szCs w:val="20"/>
        </w:rPr>
        <w:t>the genomes</w:t>
      </w:r>
      <w:r w:rsidRPr="00915B11">
        <w:rPr>
          <w:rFonts w:asciiTheme="minorBidi" w:hAnsiTheme="minorBidi"/>
          <w:color w:val="000000" w:themeColor="text1"/>
          <w:sz w:val="20"/>
          <w:szCs w:val="20"/>
        </w:rPr>
        <w:t xml:space="preserve">, which was &gt;25% in all but four </w:t>
      </w:r>
      <w:del w:id="163" w:author="Microsoft Office User" w:date="2026-03-31T15:44:00Z">
        <w:r w:rsidR="00F5460B" w:rsidRPr="00915B11" w:rsidDel="00EE7379">
          <w:rPr>
            <w:rFonts w:asciiTheme="minorBidi" w:hAnsiTheme="minorBidi"/>
            <w:color w:val="000000" w:themeColor="text1"/>
            <w:sz w:val="20"/>
            <w:szCs w:val="20"/>
          </w:rPr>
          <w:delText xml:space="preserve"> </w:delText>
        </w:r>
      </w:del>
      <w:r w:rsidRPr="00915B11">
        <w:rPr>
          <w:rFonts w:asciiTheme="minorBidi" w:hAnsiTheme="minorBidi"/>
          <w:color w:val="000000" w:themeColor="text1"/>
          <w:sz w:val="20"/>
          <w:szCs w:val="20"/>
        </w:rPr>
        <w:t>(range 13.79–33.71%). The average size of inserts (+/- standard deviation) in intra</w:t>
      </w:r>
      <w:r w:rsidR="00F31341">
        <w:rPr>
          <w:rFonts w:asciiTheme="minorBidi" w:hAnsiTheme="minorBidi"/>
          <w:color w:val="000000" w:themeColor="text1"/>
          <w:sz w:val="20"/>
          <w:szCs w:val="20"/>
        </w:rPr>
        <w:t>genic regions</w:t>
      </w:r>
      <w:r w:rsidRPr="00915B11">
        <w:rPr>
          <w:rFonts w:asciiTheme="minorBidi" w:hAnsiTheme="minorBidi"/>
          <w:color w:val="000000" w:themeColor="text1"/>
          <w:sz w:val="20"/>
          <w:szCs w:val="20"/>
        </w:rPr>
        <w:t xml:space="preserve"> (199.13 +/- 138.75 </w:t>
      </w:r>
      <w:proofErr w:type="spellStart"/>
      <w:r w:rsidRPr="00915B11">
        <w:rPr>
          <w:rFonts w:asciiTheme="minorBidi" w:hAnsiTheme="minorBidi"/>
          <w:color w:val="000000" w:themeColor="text1"/>
          <w:sz w:val="20"/>
          <w:szCs w:val="20"/>
        </w:rPr>
        <w:t>bp</w:t>
      </w:r>
      <w:proofErr w:type="spellEnd"/>
      <w:r w:rsidRPr="00915B11">
        <w:rPr>
          <w:rFonts w:asciiTheme="minorBidi" w:hAnsiTheme="minorBidi"/>
          <w:color w:val="000000" w:themeColor="text1"/>
          <w:sz w:val="20"/>
          <w:szCs w:val="20"/>
        </w:rPr>
        <w:t xml:space="preserve">) </w:t>
      </w:r>
      <w:r w:rsidR="00F31341">
        <w:rPr>
          <w:rFonts w:asciiTheme="minorBidi" w:hAnsiTheme="minorBidi"/>
          <w:color w:val="000000" w:themeColor="text1"/>
          <w:sz w:val="20"/>
          <w:szCs w:val="20"/>
        </w:rPr>
        <w:t xml:space="preserve">was similar to that in </w:t>
      </w:r>
      <w:r w:rsidRPr="00915B11">
        <w:rPr>
          <w:rFonts w:asciiTheme="minorBidi" w:hAnsiTheme="minorBidi"/>
          <w:color w:val="000000" w:themeColor="text1"/>
          <w:sz w:val="20"/>
          <w:szCs w:val="20"/>
        </w:rPr>
        <w:t xml:space="preserve">intergenic </w:t>
      </w:r>
      <w:r w:rsidR="00F31341">
        <w:rPr>
          <w:rFonts w:asciiTheme="minorBidi" w:hAnsiTheme="minorBidi"/>
          <w:color w:val="000000" w:themeColor="text1"/>
          <w:sz w:val="20"/>
          <w:szCs w:val="20"/>
        </w:rPr>
        <w:t xml:space="preserve">regions </w:t>
      </w:r>
      <w:r w:rsidRPr="00915B11">
        <w:rPr>
          <w:rFonts w:asciiTheme="minorBidi" w:hAnsiTheme="minorBidi"/>
          <w:color w:val="000000" w:themeColor="text1"/>
          <w:sz w:val="20"/>
          <w:szCs w:val="20"/>
        </w:rPr>
        <w:t xml:space="preserve">(191.70 +/- 126.24 </w:t>
      </w:r>
      <w:proofErr w:type="spellStart"/>
      <w:r w:rsidRPr="00915B11">
        <w:rPr>
          <w:rFonts w:asciiTheme="minorBidi" w:hAnsiTheme="minorBidi"/>
          <w:color w:val="000000" w:themeColor="text1"/>
          <w:sz w:val="20"/>
          <w:szCs w:val="20"/>
        </w:rPr>
        <w:t>bp</w:t>
      </w:r>
      <w:proofErr w:type="spellEnd"/>
      <w:r w:rsidRPr="00915B11">
        <w:rPr>
          <w:rFonts w:asciiTheme="minorBidi" w:hAnsiTheme="minorBidi"/>
          <w:color w:val="000000" w:themeColor="text1"/>
          <w:sz w:val="20"/>
          <w:szCs w:val="20"/>
        </w:rPr>
        <w:t>)</w:t>
      </w:r>
      <w:r w:rsidR="00F31341">
        <w:rPr>
          <w:rFonts w:asciiTheme="minorBidi" w:hAnsiTheme="minorBidi"/>
          <w:color w:val="000000" w:themeColor="text1"/>
          <w:sz w:val="20"/>
          <w:szCs w:val="20"/>
        </w:rPr>
        <w:t>,</w:t>
      </w:r>
      <w:r w:rsidRPr="00915B11">
        <w:rPr>
          <w:rFonts w:asciiTheme="minorBidi" w:hAnsiTheme="minorBidi"/>
          <w:color w:val="000000" w:themeColor="text1"/>
          <w:sz w:val="20"/>
          <w:szCs w:val="20"/>
        </w:rPr>
        <w:t xml:space="preserve"> although significantly higher in the former (one-way nested analysis of variance: </w:t>
      </w:r>
      <w:r w:rsidRPr="00915B11">
        <w:rPr>
          <w:rFonts w:asciiTheme="minorBidi" w:hAnsiTheme="minorBidi"/>
          <w:i/>
          <w:iCs/>
          <w:color w:val="000000" w:themeColor="text1"/>
          <w:sz w:val="20"/>
          <w:szCs w:val="20"/>
        </w:rPr>
        <w:t>F</w:t>
      </w:r>
      <w:r w:rsidRPr="00915B11">
        <w:rPr>
          <w:rFonts w:asciiTheme="minorBidi" w:hAnsiTheme="minorBidi"/>
          <w:color w:val="000000" w:themeColor="text1"/>
          <w:sz w:val="20"/>
          <w:szCs w:val="20"/>
          <w:vertAlign w:val="subscript"/>
        </w:rPr>
        <w:t>1,39424</w:t>
      </w:r>
      <w:r w:rsidRPr="00915B11">
        <w:rPr>
          <w:rFonts w:asciiTheme="minorBidi" w:hAnsiTheme="minorBidi"/>
          <w:color w:val="000000" w:themeColor="text1"/>
          <w:sz w:val="20"/>
          <w:szCs w:val="20"/>
        </w:rPr>
        <w:t xml:space="preserve"> = 17.96, </w:t>
      </w:r>
      <w:r w:rsidRPr="00915B11">
        <w:rPr>
          <w:rFonts w:asciiTheme="minorBidi" w:hAnsiTheme="minorBidi"/>
          <w:i/>
          <w:iCs/>
          <w:color w:val="000000" w:themeColor="text1"/>
          <w:sz w:val="20"/>
          <w:szCs w:val="20"/>
        </w:rPr>
        <w:t>p</w:t>
      </w:r>
      <w:r w:rsidRPr="00915B11">
        <w:rPr>
          <w:rFonts w:asciiTheme="minorBidi" w:hAnsiTheme="minorBidi"/>
          <w:color w:val="000000" w:themeColor="text1"/>
          <w:sz w:val="20"/>
          <w:szCs w:val="20"/>
        </w:rPr>
        <w:t xml:space="preserve"> &lt; 0.01; Fig. 1B). Insert sequences </w:t>
      </w:r>
      <w:r w:rsidR="00F31341">
        <w:rPr>
          <w:rFonts w:asciiTheme="minorBidi" w:hAnsiTheme="minorBidi"/>
          <w:color w:val="000000" w:themeColor="text1"/>
          <w:sz w:val="20"/>
          <w:szCs w:val="20"/>
        </w:rPr>
        <w:t>had</w:t>
      </w:r>
      <w:r w:rsidRPr="00915B11">
        <w:rPr>
          <w:rFonts w:asciiTheme="minorBidi" w:hAnsiTheme="minorBidi"/>
          <w:color w:val="000000" w:themeColor="text1"/>
          <w:sz w:val="20"/>
          <w:szCs w:val="20"/>
        </w:rPr>
        <w:t xml:space="preserve"> GC content (17.9–29.6%) similar to </w:t>
      </w:r>
      <w:r w:rsidR="00F31341">
        <w:rPr>
          <w:rFonts w:asciiTheme="minorBidi" w:hAnsiTheme="minorBidi"/>
          <w:color w:val="000000" w:themeColor="text1"/>
          <w:sz w:val="20"/>
          <w:szCs w:val="20"/>
        </w:rPr>
        <w:t xml:space="preserve">those of </w:t>
      </w:r>
      <w:proofErr w:type="spellStart"/>
      <w:r w:rsidRPr="00915B11">
        <w:rPr>
          <w:rFonts w:asciiTheme="minorBidi" w:hAnsiTheme="minorBidi"/>
          <w:i/>
          <w:iCs/>
          <w:color w:val="000000" w:themeColor="text1"/>
          <w:sz w:val="20"/>
          <w:szCs w:val="20"/>
        </w:rPr>
        <w:t>Blattabacterium</w:t>
      </w:r>
      <w:proofErr w:type="spellEnd"/>
      <w:r w:rsidRPr="00915B11">
        <w:rPr>
          <w:rFonts w:asciiTheme="minorBidi" w:hAnsiTheme="minorBidi"/>
          <w:color w:val="000000" w:themeColor="text1"/>
          <w:sz w:val="20"/>
          <w:szCs w:val="20"/>
        </w:rPr>
        <w:t xml:space="preserve"> genomes (21.3–28.2%), but considerably lower than those of cockroach and termite genomes (34.5–41.1%).</w:t>
      </w:r>
      <w:r w:rsidRPr="00915B11">
        <w:rPr>
          <w:rFonts w:asciiTheme="minorBidi" w:hAnsiTheme="minorBidi"/>
          <w:sz w:val="20"/>
          <w:szCs w:val="20"/>
        </w:rPr>
        <w:t xml:space="preserve"> There was no apparent bias in the origin of inserts with respect to their position in the </w:t>
      </w:r>
      <w:proofErr w:type="spellStart"/>
      <w:r w:rsidRPr="00915B11">
        <w:rPr>
          <w:rFonts w:asciiTheme="minorBidi" w:hAnsiTheme="minorBidi"/>
          <w:i/>
          <w:iCs/>
          <w:sz w:val="20"/>
          <w:szCs w:val="20"/>
        </w:rPr>
        <w:t>Blattabacterium</w:t>
      </w:r>
      <w:proofErr w:type="spellEnd"/>
      <w:r w:rsidRPr="00915B11">
        <w:rPr>
          <w:rFonts w:asciiTheme="minorBidi" w:hAnsiTheme="minorBidi"/>
          <w:i/>
          <w:iCs/>
          <w:sz w:val="20"/>
          <w:szCs w:val="20"/>
        </w:rPr>
        <w:t xml:space="preserve"> </w:t>
      </w:r>
      <w:r w:rsidRPr="00915B11">
        <w:rPr>
          <w:rFonts w:asciiTheme="minorBidi" w:hAnsiTheme="minorBidi"/>
          <w:sz w:val="20"/>
          <w:szCs w:val="20"/>
        </w:rPr>
        <w:t>genome</w:t>
      </w:r>
      <w:r w:rsidR="00F5460B">
        <w:rPr>
          <w:rFonts w:asciiTheme="minorBidi" w:hAnsiTheme="minorBidi"/>
          <w:sz w:val="20"/>
          <w:szCs w:val="20"/>
        </w:rPr>
        <w:t xml:space="preserve">, </w:t>
      </w:r>
      <w:r w:rsidR="00F5460B" w:rsidRPr="00915B11">
        <w:rPr>
          <w:rFonts w:asciiTheme="minorBidi" w:hAnsiTheme="minorBidi"/>
          <w:sz w:val="20"/>
          <w:szCs w:val="20"/>
        </w:rPr>
        <w:t xml:space="preserve">which is highly conserved in size, gene content, and gene order across </w:t>
      </w:r>
      <w:r w:rsidR="00AC0849">
        <w:rPr>
          <w:rFonts w:asciiTheme="minorBidi" w:hAnsiTheme="minorBidi"/>
          <w:sz w:val="20"/>
          <w:szCs w:val="20"/>
        </w:rPr>
        <w:t>strains</w:t>
      </w:r>
      <w:r w:rsidRPr="00915B11">
        <w:rPr>
          <w:rFonts w:asciiTheme="minorBidi" w:hAnsiTheme="minorBidi"/>
          <w:sz w:val="20"/>
          <w:szCs w:val="20"/>
        </w:rPr>
        <w:t xml:space="preserve"> (Fig. 1C).</w:t>
      </w:r>
    </w:p>
    <w:p w14:paraId="18E561DE" w14:textId="4CFEA0F8" w:rsidR="006231F1" w:rsidRDefault="006231F1" w:rsidP="006231F1">
      <w:pPr>
        <w:rPr>
          <w:rFonts w:asciiTheme="minorBidi" w:hAnsiTheme="minorBidi"/>
          <w:color w:val="000000" w:themeColor="text1"/>
          <w:sz w:val="20"/>
          <w:szCs w:val="20"/>
        </w:rPr>
      </w:pPr>
      <w:r w:rsidRPr="00915B11">
        <w:rPr>
          <w:rFonts w:asciiTheme="minorBidi" w:hAnsiTheme="minorBidi"/>
          <w:sz w:val="20"/>
          <w:szCs w:val="20"/>
        </w:rPr>
        <w:t xml:space="preserve">Closely related taxa </w:t>
      </w:r>
      <w:r w:rsidR="00BE21A9">
        <w:rPr>
          <w:rFonts w:asciiTheme="minorBidi" w:hAnsiTheme="minorBidi"/>
          <w:sz w:val="20"/>
          <w:szCs w:val="20"/>
        </w:rPr>
        <w:t>carried</w:t>
      </w:r>
      <w:r w:rsidRPr="00915B11">
        <w:rPr>
          <w:rFonts w:asciiTheme="minorBidi" w:hAnsiTheme="minorBidi"/>
          <w:sz w:val="20"/>
          <w:szCs w:val="20"/>
        </w:rPr>
        <w:t xml:space="preserve"> similar numbers of inserts, suggesting that many had been inherited vertically (Fig</w:t>
      </w:r>
      <w:r w:rsidRPr="00915B11">
        <w:rPr>
          <w:rFonts w:asciiTheme="minorBidi" w:hAnsiTheme="minorBidi"/>
          <w:color w:val="000000" w:themeColor="text1"/>
          <w:sz w:val="20"/>
          <w:szCs w:val="20"/>
        </w:rPr>
        <w:t xml:space="preserve">. 1A). </w:t>
      </w:r>
      <w:r w:rsidRPr="00915B11">
        <w:rPr>
          <w:rFonts w:asciiTheme="minorBidi" w:hAnsiTheme="minorBidi"/>
          <w:sz w:val="20"/>
          <w:szCs w:val="20"/>
        </w:rPr>
        <w:t xml:space="preserve">We identified </w:t>
      </w:r>
      <w:r w:rsidR="00347713">
        <w:rPr>
          <w:rFonts w:asciiTheme="minorBidi" w:hAnsiTheme="minorBidi"/>
          <w:sz w:val="20"/>
          <w:szCs w:val="20"/>
        </w:rPr>
        <w:t xml:space="preserve">putatively </w:t>
      </w:r>
      <w:r w:rsidRPr="00915B11">
        <w:rPr>
          <w:rFonts w:asciiTheme="minorBidi" w:hAnsiTheme="minorBidi"/>
          <w:sz w:val="20"/>
          <w:szCs w:val="20"/>
        </w:rPr>
        <w:t xml:space="preserve">ancestral HGT inserts by calculating their similarity to inserts in other species and to the host’s specific </w:t>
      </w:r>
      <w:proofErr w:type="spellStart"/>
      <w:r w:rsidRPr="00915B11">
        <w:rPr>
          <w:rFonts w:asciiTheme="minorBidi" w:hAnsiTheme="minorBidi"/>
          <w:i/>
          <w:iCs/>
          <w:sz w:val="20"/>
          <w:szCs w:val="20"/>
        </w:rPr>
        <w:t>Blattabacterium</w:t>
      </w:r>
      <w:proofErr w:type="spellEnd"/>
      <w:r w:rsidRPr="00915B11">
        <w:rPr>
          <w:rFonts w:asciiTheme="minorBidi" w:hAnsiTheme="minorBidi"/>
          <w:sz w:val="20"/>
          <w:szCs w:val="20"/>
        </w:rPr>
        <w:t xml:space="preserve"> strain</w:t>
      </w:r>
      <w:r w:rsidR="00347713">
        <w:rPr>
          <w:rFonts w:asciiTheme="minorBidi" w:hAnsiTheme="minorBidi"/>
          <w:sz w:val="20"/>
          <w:szCs w:val="20"/>
        </w:rPr>
        <w:t>, and subsequently inspecting homology (and common origin)</w:t>
      </w:r>
      <w:del w:id="164" w:author="Microsoft Office User" w:date="2026-04-13T15:22:00Z">
        <w:r w:rsidR="00347713" w:rsidDel="00C8524C">
          <w:rPr>
            <w:rFonts w:asciiTheme="minorBidi" w:hAnsiTheme="minorBidi"/>
            <w:sz w:val="20"/>
            <w:szCs w:val="20"/>
          </w:rPr>
          <w:delText xml:space="preserve"> </w:delText>
        </w:r>
      </w:del>
      <w:r w:rsidRPr="00915B11">
        <w:rPr>
          <w:rFonts w:asciiTheme="minorBidi" w:hAnsiTheme="minorBidi"/>
          <w:sz w:val="20"/>
          <w:szCs w:val="20"/>
        </w:rPr>
        <w:t xml:space="preserve"> </w:t>
      </w:r>
      <w:r w:rsidR="00347713" w:rsidRPr="00915B11">
        <w:rPr>
          <w:rFonts w:asciiTheme="minorBidi" w:hAnsiTheme="minorBidi"/>
          <w:sz w:val="20"/>
          <w:szCs w:val="20"/>
        </w:rPr>
        <w:t xml:space="preserve">of cockroach genome sequence upstream and downstream from </w:t>
      </w:r>
      <w:r w:rsidR="00347713">
        <w:rPr>
          <w:rFonts w:asciiTheme="minorBidi" w:hAnsiTheme="minorBidi"/>
          <w:sz w:val="20"/>
          <w:szCs w:val="20"/>
        </w:rPr>
        <w:t xml:space="preserve">these candidate ancestral </w:t>
      </w:r>
      <w:r w:rsidR="00347713" w:rsidRPr="00915B11">
        <w:rPr>
          <w:rFonts w:asciiTheme="minorBidi" w:hAnsiTheme="minorBidi"/>
          <w:sz w:val="20"/>
          <w:szCs w:val="20"/>
        </w:rPr>
        <w:t>insert</w:t>
      </w:r>
      <w:r w:rsidR="00347713">
        <w:rPr>
          <w:rFonts w:asciiTheme="minorBidi" w:hAnsiTheme="minorBidi"/>
          <w:sz w:val="20"/>
          <w:szCs w:val="20"/>
        </w:rPr>
        <w:t>s</w:t>
      </w:r>
      <w:r w:rsidR="00347713" w:rsidRPr="00915B11">
        <w:rPr>
          <w:rFonts w:asciiTheme="minorBidi" w:hAnsiTheme="minorBidi"/>
          <w:sz w:val="20"/>
          <w:szCs w:val="20"/>
        </w:rPr>
        <w:t xml:space="preserve"> </w:t>
      </w:r>
      <w:r w:rsidR="00347713">
        <w:rPr>
          <w:rFonts w:asciiTheme="minorBidi" w:hAnsiTheme="minorBidi"/>
          <w:sz w:val="20"/>
          <w:szCs w:val="20"/>
        </w:rPr>
        <w:t>(</w:t>
      </w:r>
      <w:r w:rsidR="00347713" w:rsidRPr="006C474E">
        <w:rPr>
          <w:rFonts w:asciiTheme="minorBidi" w:hAnsiTheme="minorBidi"/>
          <w:i/>
          <w:iCs/>
          <w:sz w:val="20"/>
          <w:szCs w:val="20"/>
        </w:rPr>
        <w:t>n</w:t>
      </w:r>
      <w:r w:rsidR="00347713">
        <w:rPr>
          <w:rFonts w:asciiTheme="minorBidi" w:hAnsiTheme="minorBidi"/>
          <w:sz w:val="20"/>
          <w:szCs w:val="20"/>
        </w:rPr>
        <w:t xml:space="preserve"> = 22) </w:t>
      </w:r>
      <w:r w:rsidR="00347713" w:rsidRPr="00915B11">
        <w:rPr>
          <w:rFonts w:asciiTheme="minorBidi" w:hAnsiTheme="minorBidi"/>
          <w:sz w:val="20"/>
          <w:szCs w:val="20"/>
        </w:rPr>
        <w:t xml:space="preserve">across multiple taxa </w:t>
      </w:r>
      <w:r w:rsidRPr="00915B11">
        <w:rPr>
          <w:rFonts w:asciiTheme="minorBidi" w:hAnsiTheme="minorBidi"/>
          <w:sz w:val="20"/>
          <w:szCs w:val="20"/>
        </w:rPr>
        <w:t>(</w:t>
      </w:r>
      <w:r w:rsidR="00347713" w:rsidRPr="00915B11">
        <w:rPr>
          <w:rFonts w:asciiTheme="minorBidi" w:hAnsiTheme="minorBidi"/>
          <w:color w:val="000000" w:themeColor="text1"/>
          <w:sz w:val="20"/>
          <w:szCs w:val="20"/>
        </w:rPr>
        <w:t>Fig. 2A</w:t>
      </w:r>
      <w:r w:rsidR="00347713">
        <w:rPr>
          <w:rFonts w:asciiTheme="minorBidi" w:hAnsiTheme="minorBidi"/>
          <w:sz w:val="20"/>
          <w:szCs w:val="20"/>
        </w:rPr>
        <w:t xml:space="preserve">; </w:t>
      </w:r>
      <w:r w:rsidRPr="00915B11">
        <w:rPr>
          <w:rFonts w:asciiTheme="minorBidi" w:hAnsiTheme="minorBidi"/>
          <w:sz w:val="20"/>
          <w:szCs w:val="20"/>
        </w:rPr>
        <w:t xml:space="preserve">see </w:t>
      </w:r>
      <w:r w:rsidRPr="00915B11">
        <w:rPr>
          <w:rFonts w:asciiTheme="minorBidi" w:hAnsiTheme="minorBidi"/>
          <w:color w:val="000000" w:themeColor="text1"/>
          <w:sz w:val="20"/>
          <w:szCs w:val="20"/>
        </w:rPr>
        <w:t>SI Appendix for details</w:t>
      </w:r>
      <w:r w:rsidRPr="00915B11">
        <w:rPr>
          <w:rFonts w:asciiTheme="minorBidi" w:hAnsiTheme="minorBidi"/>
          <w:sz w:val="20"/>
          <w:szCs w:val="20"/>
        </w:rPr>
        <w:t xml:space="preserve">). The oldest </w:t>
      </w:r>
      <w:r w:rsidR="00347713">
        <w:rPr>
          <w:rFonts w:asciiTheme="minorBidi" w:hAnsiTheme="minorBidi"/>
          <w:sz w:val="20"/>
          <w:szCs w:val="20"/>
        </w:rPr>
        <w:t xml:space="preserve">ancestral </w:t>
      </w:r>
      <w:r w:rsidRPr="00915B11">
        <w:rPr>
          <w:rFonts w:asciiTheme="minorBidi" w:hAnsiTheme="minorBidi"/>
          <w:sz w:val="20"/>
          <w:szCs w:val="20"/>
        </w:rPr>
        <w:t xml:space="preserve">inserts </w:t>
      </w:r>
      <w:r w:rsidR="00347713">
        <w:rPr>
          <w:rFonts w:asciiTheme="minorBidi" w:hAnsiTheme="minorBidi"/>
          <w:sz w:val="20"/>
          <w:szCs w:val="20"/>
        </w:rPr>
        <w:t xml:space="preserve">identified </w:t>
      </w:r>
      <w:r w:rsidRPr="00915B11">
        <w:rPr>
          <w:rFonts w:asciiTheme="minorBidi" w:hAnsiTheme="minorBidi"/>
          <w:sz w:val="20"/>
          <w:szCs w:val="20"/>
        </w:rPr>
        <w:t xml:space="preserve">were inferred to have been </w:t>
      </w:r>
      <w:r w:rsidR="006B42BD">
        <w:rPr>
          <w:rFonts w:asciiTheme="minorBidi" w:hAnsiTheme="minorBidi"/>
          <w:sz w:val="20"/>
          <w:szCs w:val="20"/>
        </w:rPr>
        <w:t>present</w:t>
      </w:r>
      <w:r w:rsidRPr="00915B11">
        <w:rPr>
          <w:rFonts w:asciiTheme="minorBidi" w:hAnsiTheme="minorBidi"/>
          <w:sz w:val="20"/>
          <w:szCs w:val="20"/>
        </w:rPr>
        <w:t xml:space="preserve"> </w:t>
      </w:r>
      <w:r w:rsidR="006B42BD">
        <w:rPr>
          <w:rFonts w:asciiTheme="minorBidi" w:hAnsiTheme="minorBidi"/>
          <w:sz w:val="20"/>
          <w:szCs w:val="20"/>
        </w:rPr>
        <w:t xml:space="preserve">in the most recent common </w:t>
      </w:r>
      <w:r w:rsidRPr="00915B11">
        <w:rPr>
          <w:rFonts w:asciiTheme="minorBidi" w:hAnsiTheme="minorBidi"/>
          <w:sz w:val="20"/>
          <w:szCs w:val="20"/>
        </w:rPr>
        <w:t xml:space="preserve">ancestor of all </w:t>
      </w:r>
      <w:proofErr w:type="spellStart"/>
      <w:r w:rsidRPr="00915B11">
        <w:rPr>
          <w:rFonts w:asciiTheme="minorBidi" w:hAnsiTheme="minorBidi"/>
          <w:sz w:val="20"/>
          <w:szCs w:val="20"/>
        </w:rPr>
        <w:t>Panesthiinae</w:t>
      </w:r>
      <w:proofErr w:type="spellEnd"/>
      <w:r w:rsidRPr="00915B11">
        <w:rPr>
          <w:rFonts w:asciiTheme="minorBidi" w:hAnsiTheme="minorBidi"/>
          <w:sz w:val="20"/>
          <w:szCs w:val="20"/>
        </w:rPr>
        <w:t xml:space="preserve">, at least </w:t>
      </w:r>
      <w:r w:rsidRPr="00915B11">
        <w:rPr>
          <w:rFonts w:asciiTheme="minorBidi" w:hAnsiTheme="minorBidi"/>
          <w:color w:val="000000" w:themeColor="text1"/>
          <w:sz w:val="20"/>
          <w:szCs w:val="20"/>
        </w:rPr>
        <w:t>~28.7 Mya [1</w:t>
      </w:r>
      <w:ins w:id="165" w:author="Microsoft Office User" w:date="2026-04-13T15:31:00Z">
        <w:r w:rsidR="00990DCA">
          <w:rPr>
            <w:rFonts w:asciiTheme="minorBidi" w:hAnsiTheme="minorBidi"/>
            <w:color w:val="000000" w:themeColor="text1"/>
            <w:sz w:val="20"/>
            <w:szCs w:val="20"/>
          </w:rPr>
          <w:t>1</w:t>
        </w:r>
      </w:ins>
      <w:del w:id="166" w:author="Microsoft Office User" w:date="2026-04-13T15:31:00Z">
        <w:r w:rsidRPr="00915B11" w:rsidDel="00990DCA">
          <w:rPr>
            <w:rFonts w:asciiTheme="minorBidi" w:hAnsiTheme="minorBidi"/>
            <w:color w:val="000000" w:themeColor="text1"/>
            <w:sz w:val="20"/>
            <w:szCs w:val="20"/>
          </w:rPr>
          <w:delText>2</w:delText>
        </w:r>
      </w:del>
      <w:r w:rsidRPr="00915B11">
        <w:rPr>
          <w:rFonts w:asciiTheme="minorBidi" w:hAnsiTheme="minorBidi"/>
          <w:color w:val="000000" w:themeColor="text1"/>
          <w:sz w:val="20"/>
          <w:szCs w:val="20"/>
        </w:rPr>
        <w:t>].</w:t>
      </w:r>
    </w:p>
    <w:p w14:paraId="25BB564E" w14:textId="77777777" w:rsidR="00573700" w:rsidRPr="00915B11" w:rsidRDefault="00573700" w:rsidP="006231F1">
      <w:pPr>
        <w:rPr>
          <w:rFonts w:asciiTheme="minorBidi" w:hAnsiTheme="minorBidi"/>
          <w:sz w:val="20"/>
          <w:szCs w:val="20"/>
        </w:rPr>
      </w:pPr>
    </w:p>
    <w:p w14:paraId="32E850D9" w14:textId="77777777" w:rsidR="006231F1" w:rsidRPr="00915B11" w:rsidRDefault="006231F1" w:rsidP="006231F1">
      <w:pPr>
        <w:rPr>
          <w:rFonts w:asciiTheme="minorBidi" w:hAnsiTheme="minorBidi"/>
          <w:i/>
          <w:sz w:val="20"/>
          <w:szCs w:val="20"/>
        </w:rPr>
      </w:pPr>
      <w:r w:rsidRPr="00915B11">
        <w:rPr>
          <w:rFonts w:asciiTheme="minorBidi" w:hAnsiTheme="minorBidi"/>
          <w:i/>
          <w:sz w:val="20"/>
          <w:szCs w:val="20"/>
        </w:rPr>
        <w:t>Transcription and chimeric nature of inserts</w:t>
      </w:r>
    </w:p>
    <w:p w14:paraId="6203EE8B" w14:textId="68D7A5C1" w:rsidR="006231F1" w:rsidRPr="00915B11" w:rsidRDefault="006231F1" w:rsidP="006231F1">
      <w:pPr>
        <w:rPr>
          <w:rFonts w:asciiTheme="minorBidi" w:hAnsiTheme="minorBidi"/>
          <w:sz w:val="20"/>
          <w:szCs w:val="20"/>
        </w:rPr>
      </w:pPr>
      <w:r w:rsidRPr="00915B11">
        <w:rPr>
          <w:rFonts w:asciiTheme="minorBidi" w:hAnsiTheme="minorBidi"/>
          <w:sz w:val="20"/>
          <w:szCs w:val="20"/>
        </w:rPr>
        <w:t xml:space="preserve">We used </w:t>
      </w:r>
      <w:proofErr w:type="spellStart"/>
      <w:r w:rsidRPr="00915B11">
        <w:rPr>
          <w:rFonts w:asciiTheme="minorBidi" w:hAnsiTheme="minorBidi"/>
          <w:sz w:val="20"/>
          <w:szCs w:val="20"/>
        </w:rPr>
        <w:t>RNAseq</w:t>
      </w:r>
      <w:proofErr w:type="spellEnd"/>
      <w:r w:rsidRPr="00915B11">
        <w:rPr>
          <w:rFonts w:asciiTheme="minorBidi" w:hAnsiTheme="minorBidi"/>
          <w:sz w:val="20"/>
          <w:szCs w:val="20"/>
        </w:rPr>
        <w:t xml:space="preserve"> data to investigate the transcription of inserts in </w:t>
      </w:r>
      <w:proofErr w:type="spellStart"/>
      <w:r w:rsidRPr="00915B11">
        <w:rPr>
          <w:rFonts w:asciiTheme="minorBidi" w:hAnsiTheme="minorBidi"/>
          <w:i/>
          <w:iCs/>
          <w:sz w:val="20"/>
          <w:szCs w:val="20"/>
        </w:rPr>
        <w:t>Panesthia</w:t>
      </w:r>
      <w:proofErr w:type="spellEnd"/>
      <w:r w:rsidRPr="00915B11">
        <w:rPr>
          <w:rFonts w:asciiTheme="minorBidi" w:hAnsiTheme="minorBidi"/>
          <w:i/>
          <w:iCs/>
          <w:sz w:val="20"/>
          <w:szCs w:val="20"/>
        </w:rPr>
        <w:t xml:space="preserve"> t. </w:t>
      </w:r>
      <w:proofErr w:type="spellStart"/>
      <w:r w:rsidRPr="00915B11">
        <w:rPr>
          <w:rFonts w:asciiTheme="minorBidi" w:hAnsiTheme="minorBidi"/>
          <w:i/>
          <w:iCs/>
          <w:sz w:val="20"/>
          <w:szCs w:val="20"/>
        </w:rPr>
        <w:t>tegminifera</w:t>
      </w:r>
      <w:proofErr w:type="spellEnd"/>
      <w:r w:rsidRPr="00915B11">
        <w:rPr>
          <w:rFonts w:asciiTheme="minorBidi" w:hAnsiTheme="minorBidi"/>
          <w:sz w:val="20"/>
          <w:szCs w:val="20"/>
        </w:rPr>
        <w:t xml:space="preserve">, </w:t>
      </w:r>
      <w:proofErr w:type="spellStart"/>
      <w:r w:rsidRPr="00915B11">
        <w:rPr>
          <w:rFonts w:asciiTheme="minorBidi" w:hAnsiTheme="minorBidi"/>
          <w:i/>
          <w:iCs/>
          <w:sz w:val="20"/>
          <w:szCs w:val="20"/>
        </w:rPr>
        <w:t>Macropanesthia</w:t>
      </w:r>
      <w:proofErr w:type="spellEnd"/>
      <w:r w:rsidRPr="00915B11">
        <w:rPr>
          <w:rFonts w:asciiTheme="minorBidi" w:hAnsiTheme="minorBidi"/>
          <w:i/>
          <w:iCs/>
          <w:sz w:val="20"/>
          <w:szCs w:val="20"/>
        </w:rPr>
        <w:t xml:space="preserve"> </w:t>
      </w:r>
      <w:proofErr w:type="spellStart"/>
      <w:r w:rsidRPr="00915B11">
        <w:rPr>
          <w:rFonts w:asciiTheme="minorBidi" w:hAnsiTheme="minorBidi"/>
          <w:i/>
          <w:iCs/>
          <w:sz w:val="20"/>
          <w:szCs w:val="20"/>
        </w:rPr>
        <w:t>lithgowae</w:t>
      </w:r>
      <w:proofErr w:type="spellEnd"/>
      <w:r w:rsidRPr="00915B11">
        <w:rPr>
          <w:rFonts w:asciiTheme="minorBidi" w:hAnsiTheme="minorBidi"/>
          <w:sz w:val="20"/>
          <w:szCs w:val="20"/>
        </w:rPr>
        <w:t xml:space="preserve">, and </w:t>
      </w:r>
      <w:proofErr w:type="spellStart"/>
      <w:r w:rsidRPr="00915B11">
        <w:rPr>
          <w:rFonts w:asciiTheme="minorBidi" w:hAnsiTheme="minorBidi"/>
          <w:i/>
          <w:iCs/>
          <w:sz w:val="20"/>
          <w:szCs w:val="20"/>
        </w:rPr>
        <w:t>Panesthia</w:t>
      </w:r>
      <w:proofErr w:type="spellEnd"/>
      <w:r w:rsidRPr="00915B11">
        <w:rPr>
          <w:rFonts w:asciiTheme="minorBidi" w:hAnsiTheme="minorBidi"/>
          <w:i/>
          <w:iCs/>
          <w:sz w:val="20"/>
          <w:szCs w:val="20"/>
        </w:rPr>
        <w:t xml:space="preserve"> </w:t>
      </w:r>
      <w:proofErr w:type="spellStart"/>
      <w:r w:rsidRPr="00915B11">
        <w:rPr>
          <w:rFonts w:asciiTheme="minorBidi" w:hAnsiTheme="minorBidi"/>
          <w:i/>
          <w:iCs/>
          <w:sz w:val="20"/>
          <w:szCs w:val="20"/>
        </w:rPr>
        <w:t>sloanei</w:t>
      </w:r>
      <w:proofErr w:type="spellEnd"/>
      <w:r w:rsidRPr="00915B11">
        <w:rPr>
          <w:rFonts w:asciiTheme="minorBidi" w:hAnsiTheme="minorBidi"/>
          <w:sz w:val="20"/>
          <w:szCs w:val="20"/>
        </w:rPr>
        <w:t xml:space="preserve">. By mapping insert sequences to RNA contigs using </w:t>
      </w:r>
      <w:proofErr w:type="spellStart"/>
      <w:r w:rsidRPr="00915B11">
        <w:rPr>
          <w:rFonts w:asciiTheme="minorBidi" w:hAnsiTheme="minorBidi"/>
          <w:sz w:val="20"/>
          <w:szCs w:val="20"/>
        </w:rPr>
        <w:t>BLASTn</w:t>
      </w:r>
      <w:proofErr w:type="spellEnd"/>
      <w:r w:rsidRPr="00915B11">
        <w:rPr>
          <w:rFonts w:asciiTheme="minorBidi" w:hAnsiTheme="minorBidi"/>
          <w:sz w:val="20"/>
          <w:szCs w:val="20"/>
        </w:rPr>
        <w:t>, we found that 91.42–94.96% of inserts showed no evidence of transcription</w:t>
      </w:r>
      <w:r w:rsidR="00AC0849">
        <w:rPr>
          <w:rFonts w:asciiTheme="minorBidi" w:hAnsiTheme="minorBidi"/>
          <w:sz w:val="20"/>
          <w:szCs w:val="20"/>
        </w:rPr>
        <w:t xml:space="preserve"> (</w:t>
      </w:r>
      <w:r w:rsidR="00AC0849" w:rsidRPr="00AC0849">
        <w:rPr>
          <w:rFonts w:asciiTheme="minorBidi" w:hAnsiTheme="minorBidi"/>
          <w:sz w:val="20"/>
          <w:szCs w:val="20"/>
        </w:rPr>
        <w:t xml:space="preserve">although RNA from all life stages and tissues was not </w:t>
      </w:r>
      <w:r w:rsidR="00AC0849">
        <w:rPr>
          <w:rFonts w:asciiTheme="minorBidi" w:hAnsiTheme="minorBidi"/>
          <w:sz w:val="20"/>
          <w:szCs w:val="20"/>
        </w:rPr>
        <w:t>assessed)</w:t>
      </w:r>
      <w:r w:rsidRPr="00915B11">
        <w:rPr>
          <w:rFonts w:asciiTheme="minorBidi" w:hAnsiTheme="minorBidi"/>
          <w:sz w:val="20"/>
          <w:szCs w:val="20"/>
        </w:rPr>
        <w:t xml:space="preserve">. Of the remaining inserts, which </w:t>
      </w:r>
      <w:r w:rsidRPr="00915B11">
        <w:rPr>
          <w:rFonts w:asciiTheme="minorBidi" w:hAnsiTheme="minorBidi"/>
          <w:sz w:val="20"/>
          <w:szCs w:val="20"/>
        </w:rPr>
        <w:lastRenderedPageBreak/>
        <w:t>were observed in assembled RNA contigs, 26.59–32.97% overlapped with annotated genic regions of the cockroach genome</w:t>
      </w:r>
      <w:r w:rsidR="00347713">
        <w:rPr>
          <w:rFonts w:asciiTheme="minorBidi" w:hAnsiTheme="minorBidi"/>
          <w:sz w:val="20"/>
          <w:szCs w:val="20"/>
        </w:rPr>
        <w:t>s</w:t>
      </w:r>
      <w:r w:rsidRPr="00915B11">
        <w:rPr>
          <w:rFonts w:asciiTheme="minorBidi" w:hAnsiTheme="minorBidi"/>
          <w:sz w:val="20"/>
          <w:szCs w:val="20"/>
        </w:rPr>
        <w:t xml:space="preserve"> (1.66–2.28% of total inserts), while the remainder overlapped with intergenic regions (3.38–6.30% of total inserts). A small </w:t>
      </w:r>
      <w:r w:rsidRPr="00915B11">
        <w:rPr>
          <w:rFonts w:asciiTheme="minorBidi" w:hAnsiTheme="minorBidi"/>
          <w:color w:val="000000" w:themeColor="text1"/>
          <w:sz w:val="20"/>
          <w:szCs w:val="20"/>
        </w:rPr>
        <w:t xml:space="preserve">fraction (0.40–0.65%) of </w:t>
      </w:r>
      <w:r w:rsidRPr="00915B11">
        <w:rPr>
          <w:rFonts w:asciiTheme="minorBidi" w:hAnsiTheme="minorBidi"/>
          <w:sz w:val="20"/>
          <w:szCs w:val="20"/>
        </w:rPr>
        <w:t>inserts mapped to exon sequences within R</w:t>
      </w:r>
      <w:bookmarkStart w:id="167" w:name="_GoBack"/>
      <w:bookmarkEnd w:id="167"/>
      <w:r w:rsidRPr="00915B11">
        <w:rPr>
          <w:rFonts w:asciiTheme="minorBidi" w:hAnsiTheme="minorBidi"/>
          <w:sz w:val="20"/>
          <w:szCs w:val="20"/>
        </w:rPr>
        <w:t xml:space="preserve">NA </w:t>
      </w:r>
      <w:r w:rsidR="00DA70E8">
        <w:rPr>
          <w:rFonts w:asciiTheme="minorBidi" w:hAnsiTheme="minorBidi"/>
          <w:sz w:val="20"/>
          <w:szCs w:val="20"/>
        </w:rPr>
        <w:t>contigs</w:t>
      </w:r>
      <w:ins w:id="168" w:author="Microsoft Office User" w:date="2026-04-03T11:01:00Z">
        <w:r w:rsidR="00703734">
          <w:rPr>
            <w:rFonts w:asciiTheme="minorBidi" w:hAnsiTheme="minorBidi"/>
            <w:sz w:val="20"/>
            <w:szCs w:val="20"/>
          </w:rPr>
          <w:t xml:space="preserve"> (see </w:t>
        </w:r>
      </w:ins>
      <w:commentRangeStart w:id="169"/>
      <w:ins w:id="170" w:author="Microsoft Office User" w:date="2026-04-03T11:02:00Z">
        <w:r w:rsidR="00703734">
          <w:rPr>
            <w:rFonts w:asciiTheme="minorBidi" w:hAnsiTheme="minorBidi"/>
            <w:sz w:val="20"/>
            <w:szCs w:val="20"/>
          </w:rPr>
          <w:t xml:space="preserve">Dataset S5 </w:t>
        </w:r>
      </w:ins>
      <w:commentRangeEnd w:id="169"/>
      <w:ins w:id="171" w:author="Microsoft Office User" w:date="2026-04-13T10:44:00Z">
        <w:r w:rsidR="007067CC">
          <w:rPr>
            <w:rStyle w:val="CommentReference"/>
            <w:rFonts w:ascii="Times New Roman" w:eastAsia="Times New Roman" w:hAnsi="Times New Roman" w:cs="Times New Roman"/>
          </w:rPr>
          <w:commentReference w:id="169"/>
        </w:r>
      </w:ins>
      <w:ins w:id="172" w:author="Microsoft Office User" w:date="2026-04-03T11:02:00Z">
        <w:r w:rsidR="00703734">
          <w:rPr>
            <w:rFonts w:asciiTheme="minorBidi" w:hAnsiTheme="minorBidi"/>
            <w:sz w:val="20"/>
            <w:szCs w:val="20"/>
          </w:rPr>
          <w:t xml:space="preserve">for </w:t>
        </w:r>
        <w:r w:rsidR="001B59FB">
          <w:rPr>
            <w:rFonts w:asciiTheme="minorBidi" w:hAnsiTheme="minorBidi"/>
            <w:sz w:val="20"/>
            <w:szCs w:val="20"/>
          </w:rPr>
          <w:t>gene details)</w:t>
        </w:r>
      </w:ins>
      <w:r w:rsidRPr="00915B11">
        <w:rPr>
          <w:rFonts w:asciiTheme="minorBidi" w:hAnsiTheme="minorBidi"/>
          <w:sz w:val="20"/>
          <w:szCs w:val="20"/>
        </w:rPr>
        <w:t xml:space="preserve">. </w:t>
      </w:r>
    </w:p>
    <w:p w14:paraId="65BED459" w14:textId="4D202254" w:rsidR="006231F1" w:rsidRPr="00915B11" w:rsidRDefault="006231F1" w:rsidP="006231F1">
      <w:pPr>
        <w:rPr>
          <w:rFonts w:asciiTheme="minorBidi" w:hAnsiTheme="minorBidi"/>
          <w:sz w:val="20"/>
          <w:szCs w:val="20"/>
        </w:rPr>
      </w:pPr>
      <w:r w:rsidRPr="00915B11">
        <w:rPr>
          <w:rFonts w:asciiTheme="minorBidi" w:hAnsiTheme="minorBidi"/>
          <w:sz w:val="20"/>
          <w:szCs w:val="20"/>
        </w:rPr>
        <w:t>During manual BLAST inspections</w:t>
      </w:r>
      <w:ins w:id="173" w:author="Microsoft Office User" w:date="2026-04-03T11:53:00Z">
        <w:r w:rsidR="00246A17">
          <w:rPr>
            <w:rFonts w:asciiTheme="minorBidi" w:hAnsiTheme="minorBidi"/>
            <w:sz w:val="20"/>
            <w:szCs w:val="20"/>
          </w:rPr>
          <w:t xml:space="preserve"> </w:t>
        </w:r>
        <w:r w:rsidR="00246A17" w:rsidRPr="00246A17">
          <w:rPr>
            <w:rFonts w:asciiTheme="minorBidi" w:hAnsiTheme="minorBidi"/>
            <w:sz w:val="20"/>
            <w:szCs w:val="20"/>
          </w:rPr>
          <w:t xml:space="preserve">of the </w:t>
        </w:r>
        <w:commentRangeStart w:id="174"/>
        <w:r w:rsidR="00246A17" w:rsidRPr="00246A17">
          <w:rPr>
            <w:rFonts w:asciiTheme="minorBidi" w:hAnsiTheme="minorBidi"/>
            <w:sz w:val="20"/>
            <w:szCs w:val="20"/>
          </w:rPr>
          <w:t>l</w:t>
        </w:r>
      </w:ins>
      <w:commentRangeEnd w:id="174"/>
      <w:ins w:id="175" w:author="Microsoft Office User" w:date="2026-04-13T10:01:00Z">
        <w:r w:rsidR="008E3C40">
          <w:rPr>
            <w:rStyle w:val="CommentReference"/>
            <w:rFonts w:ascii="Times New Roman" w:eastAsia="Times New Roman" w:hAnsi="Times New Roman" w:cs="Times New Roman"/>
          </w:rPr>
          <w:commentReference w:id="174"/>
        </w:r>
      </w:ins>
      <w:ins w:id="176" w:author="Microsoft Office User" w:date="2026-04-03T11:53:00Z">
        <w:r w:rsidR="00246A17" w:rsidRPr="00246A17">
          <w:rPr>
            <w:rFonts w:asciiTheme="minorBidi" w:hAnsiTheme="minorBidi"/>
            <w:sz w:val="20"/>
            <w:szCs w:val="20"/>
          </w:rPr>
          <w:t>ongest inserts</w:t>
        </w:r>
      </w:ins>
      <w:r w:rsidRPr="00915B11">
        <w:rPr>
          <w:rFonts w:asciiTheme="minorBidi" w:hAnsiTheme="minorBidi"/>
          <w:sz w:val="20"/>
          <w:szCs w:val="20"/>
        </w:rPr>
        <w:t xml:space="preserve">, </w:t>
      </w:r>
      <w:ins w:id="177" w:author="Microsoft Office User" w:date="2026-04-03T11:56:00Z">
        <w:r w:rsidR="00246A17" w:rsidRPr="00246A17">
          <w:rPr>
            <w:rFonts w:asciiTheme="minorBidi" w:hAnsiTheme="minorBidi"/>
            <w:sz w:val="20"/>
            <w:szCs w:val="20"/>
          </w:rPr>
          <w:t xml:space="preserve">we identified </w:t>
        </w:r>
      </w:ins>
      <w:ins w:id="178" w:author="Microsoft Office User" w:date="2026-04-13T10:01:00Z">
        <w:r w:rsidR="008E3C40">
          <w:rPr>
            <w:rFonts w:asciiTheme="minorBidi" w:hAnsiTheme="minorBidi"/>
            <w:sz w:val="20"/>
            <w:szCs w:val="20"/>
          </w:rPr>
          <w:t xml:space="preserve">32 </w:t>
        </w:r>
      </w:ins>
      <w:ins w:id="179" w:author="Microsoft Office User" w:date="2026-04-03T11:56:00Z">
        <w:r w:rsidR="00246A17" w:rsidRPr="00246A17">
          <w:rPr>
            <w:rFonts w:asciiTheme="minorBidi" w:hAnsiTheme="minorBidi"/>
            <w:sz w:val="20"/>
            <w:szCs w:val="20"/>
          </w:rPr>
          <w:t>inserts displaying a chimeric nature</w:t>
        </w:r>
      </w:ins>
      <w:del w:id="180" w:author="Microsoft Office User" w:date="2026-04-03T11:56:00Z">
        <w:r w:rsidRPr="00915B11" w:rsidDel="00246A17">
          <w:rPr>
            <w:rFonts w:asciiTheme="minorBidi" w:hAnsiTheme="minorBidi"/>
            <w:sz w:val="20"/>
            <w:szCs w:val="20"/>
          </w:rPr>
          <w:delText>we noted that several inserts displayed a chimeric nature</w:delText>
        </w:r>
      </w:del>
      <w:r w:rsidRPr="00915B11">
        <w:rPr>
          <w:rFonts w:asciiTheme="minorBidi" w:hAnsiTheme="minorBidi"/>
          <w:sz w:val="20"/>
          <w:szCs w:val="20"/>
        </w:rPr>
        <w:t xml:space="preserve">, comprising </w:t>
      </w:r>
      <w:proofErr w:type="spellStart"/>
      <w:r w:rsidRPr="00915B11">
        <w:rPr>
          <w:rFonts w:asciiTheme="minorBidi" w:hAnsiTheme="minorBidi"/>
          <w:i/>
          <w:sz w:val="20"/>
          <w:szCs w:val="20"/>
        </w:rPr>
        <w:t>Blattabacterium</w:t>
      </w:r>
      <w:proofErr w:type="spellEnd"/>
      <w:r w:rsidRPr="00915B11">
        <w:rPr>
          <w:rFonts w:asciiTheme="minorBidi" w:hAnsiTheme="minorBidi"/>
          <w:i/>
          <w:sz w:val="20"/>
          <w:szCs w:val="20"/>
        </w:rPr>
        <w:t>-</w:t>
      </w:r>
      <w:r w:rsidRPr="00915B11">
        <w:rPr>
          <w:rFonts w:asciiTheme="minorBidi" w:hAnsiTheme="minorBidi"/>
          <w:sz w:val="20"/>
          <w:szCs w:val="20"/>
        </w:rPr>
        <w:t xml:space="preserve">like sequences </w:t>
      </w:r>
      <w:r w:rsidRPr="00915B11">
        <w:rPr>
          <w:rFonts w:asciiTheme="minorBidi" w:hAnsiTheme="minorBidi"/>
          <w:color w:val="000000" w:themeColor="text1"/>
          <w:sz w:val="20"/>
          <w:szCs w:val="20"/>
        </w:rPr>
        <w:t xml:space="preserve">from distant areas within the </w:t>
      </w:r>
      <w:proofErr w:type="spellStart"/>
      <w:r w:rsidRPr="00915B11">
        <w:rPr>
          <w:rFonts w:asciiTheme="minorBidi" w:hAnsiTheme="minorBidi"/>
          <w:i/>
          <w:color w:val="000000" w:themeColor="text1"/>
          <w:sz w:val="20"/>
          <w:szCs w:val="20"/>
        </w:rPr>
        <w:t>Blattabacterium</w:t>
      </w:r>
      <w:proofErr w:type="spellEnd"/>
      <w:r w:rsidRPr="00915B11">
        <w:rPr>
          <w:rFonts w:asciiTheme="minorBidi" w:hAnsiTheme="minorBidi"/>
          <w:i/>
          <w:color w:val="000000" w:themeColor="text1"/>
          <w:sz w:val="20"/>
          <w:szCs w:val="20"/>
        </w:rPr>
        <w:t xml:space="preserve"> </w:t>
      </w:r>
      <w:r w:rsidRPr="00915B11">
        <w:rPr>
          <w:rFonts w:asciiTheme="minorBidi" w:hAnsiTheme="minorBidi"/>
          <w:color w:val="000000" w:themeColor="text1"/>
          <w:sz w:val="20"/>
          <w:szCs w:val="20"/>
        </w:rPr>
        <w:t xml:space="preserve">genome placed directly adjacent to each other (Fig. 2B). </w:t>
      </w:r>
      <w:r w:rsidR="00F12055">
        <w:rPr>
          <w:rFonts w:asciiTheme="minorBidi" w:hAnsiTheme="minorBidi"/>
          <w:color w:val="000000" w:themeColor="text1"/>
          <w:sz w:val="20"/>
          <w:szCs w:val="20"/>
        </w:rPr>
        <w:t xml:space="preserve">These inserts comprised up to </w:t>
      </w:r>
      <w:r w:rsidR="00E12FEF">
        <w:rPr>
          <w:rFonts w:asciiTheme="minorBidi" w:hAnsiTheme="minorBidi"/>
          <w:color w:val="000000" w:themeColor="text1"/>
          <w:sz w:val="20"/>
          <w:szCs w:val="20"/>
        </w:rPr>
        <w:t>nine</w:t>
      </w:r>
      <w:r w:rsidR="008E0C31">
        <w:rPr>
          <w:rFonts w:asciiTheme="minorBidi" w:hAnsiTheme="minorBidi"/>
          <w:color w:val="000000" w:themeColor="text1"/>
          <w:sz w:val="20"/>
          <w:szCs w:val="20"/>
        </w:rPr>
        <w:t xml:space="preserve"> </w:t>
      </w:r>
      <w:proofErr w:type="spellStart"/>
      <w:r w:rsidR="00F12055" w:rsidRPr="00915B11">
        <w:rPr>
          <w:rFonts w:asciiTheme="minorBidi" w:hAnsiTheme="minorBidi"/>
          <w:i/>
          <w:color w:val="000000" w:themeColor="text1"/>
          <w:sz w:val="20"/>
          <w:szCs w:val="20"/>
        </w:rPr>
        <w:t>Blattabacterium</w:t>
      </w:r>
      <w:proofErr w:type="spellEnd"/>
      <w:r w:rsidR="00F12055" w:rsidRPr="00915B11">
        <w:rPr>
          <w:rFonts w:asciiTheme="minorBidi" w:hAnsiTheme="minorBidi"/>
          <w:color w:val="000000" w:themeColor="text1"/>
          <w:sz w:val="20"/>
          <w:szCs w:val="20"/>
        </w:rPr>
        <w:t>-derived segments from distant genomic regions</w:t>
      </w:r>
      <w:r w:rsidR="00F12055">
        <w:rPr>
          <w:rFonts w:asciiTheme="minorBidi" w:hAnsiTheme="minorBidi"/>
          <w:color w:val="000000" w:themeColor="text1"/>
          <w:sz w:val="20"/>
          <w:szCs w:val="20"/>
        </w:rPr>
        <w:t>.</w:t>
      </w:r>
      <w:r w:rsidR="00F12055" w:rsidRPr="00915B11">
        <w:rPr>
          <w:rFonts w:asciiTheme="minorBidi" w:hAnsiTheme="minorBidi"/>
          <w:color w:val="000000" w:themeColor="text1"/>
          <w:sz w:val="20"/>
          <w:szCs w:val="20"/>
        </w:rPr>
        <w:t xml:space="preserve"> </w:t>
      </w:r>
      <w:r w:rsidRPr="00915B11">
        <w:rPr>
          <w:rFonts w:asciiTheme="minorBidi" w:hAnsiTheme="minorBidi"/>
          <w:color w:val="000000" w:themeColor="text1"/>
          <w:sz w:val="20"/>
          <w:szCs w:val="20"/>
        </w:rPr>
        <w:t>Such chimeric DNA inserts were present in all cockroach genomes, independently sequenced by separate research groups</w:t>
      </w:r>
      <w:del w:id="181" w:author="Microsoft Office User" w:date="2026-04-13T16:02:00Z">
        <w:r w:rsidRPr="00915B11" w:rsidDel="00F067DB">
          <w:rPr>
            <w:rFonts w:asciiTheme="minorBidi" w:hAnsiTheme="minorBidi"/>
            <w:color w:val="000000" w:themeColor="text1"/>
            <w:sz w:val="20"/>
            <w:szCs w:val="20"/>
          </w:rPr>
          <w:delText xml:space="preserve"> </w:delText>
        </w:r>
        <w:commentRangeStart w:id="182"/>
        <w:r w:rsidRPr="00915B11" w:rsidDel="00F067DB">
          <w:rPr>
            <w:rFonts w:asciiTheme="minorBidi" w:hAnsiTheme="minorBidi"/>
            <w:color w:val="000000" w:themeColor="text1"/>
            <w:sz w:val="20"/>
            <w:szCs w:val="20"/>
          </w:rPr>
          <w:delText>using different sequencing technologies</w:delText>
        </w:r>
        <w:commentRangeEnd w:id="182"/>
        <w:r w:rsidR="00595512" w:rsidDel="00F067DB">
          <w:rPr>
            <w:rStyle w:val="CommentReference"/>
            <w:rFonts w:ascii="Times New Roman" w:eastAsia="Times New Roman" w:hAnsi="Times New Roman" w:cs="Times New Roman"/>
          </w:rPr>
          <w:commentReference w:id="182"/>
        </w:r>
      </w:del>
      <w:r w:rsidRPr="00915B11">
        <w:rPr>
          <w:rFonts w:asciiTheme="minorBidi" w:hAnsiTheme="minorBidi"/>
          <w:color w:val="000000" w:themeColor="text1"/>
          <w:sz w:val="20"/>
          <w:szCs w:val="20"/>
        </w:rPr>
        <w:t xml:space="preserve">. </w:t>
      </w:r>
      <w:r w:rsidRPr="00915B11">
        <w:rPr>
          <w:rFonts w:asciiTheme="minorBidi" w:hAnsiTheme="minorBidi"/>
          <w:sz w:val="20"/>
          <w:szCs w:val="20"/>
        </w:rPr>
        <w:t xml:space="preserve">These chimeric inserts are akin to previous reports of chimeric </w:t>
      </w:r>
      <w:proofErr w:type="spellStart"/>
      <w:r w:rsidRPr="00915B11">
        <w:rPr>
          <w:rFonts w:asciiTheme="minorBidi" w:hAnsiTheme="minorBidi"/>
          <w:sz w:val="20"/>
          <w:szCs w:val="20"/>
        </w:rPr>
        <w:t>numts</w:t>
      </w:r>
      <w:proofErr w:type="spellEnd"/>
      <w:r w:rsidRPr="00915B11">
        <w:rPr>
          <w:rFonts w:asciiTheme="minorBidi" w:hAnsiTheme="minorBidi"/>
          <w:sz w:val="20"/>
          <w:szCs w:val="20"/>
        </w:rPr>
        <w:t xml:space="preserve"> in </w:t>
      </w:r>
      <w:r w:rsidRPr="00915B11">
        <w:rPr>
          <w:rFonts w:asciiTheme="minorBidi" w:hAnsiTheme="minorBidi"/>
          <w:i/>
          <w:sz w:val="20"/>
          <w:szCs w:val="20"/>
        </w:rPr>
        <w:t>Arabidopsis thaliana</w:t>
      </w:r>
      <w:r w:rsidRPr="00915B11">
        <w:rPr>
          <w:rFonts w:asciiTheme="minorBidi" w:hAnsiTheme="minorBidi"/>
          <w:sz w:val="20"/>
          <w:szCs w:val="20"/>
        </w:rPr>
        <w:t xml:space="preserve"> [1</w:t>
      </w:r>
      <w:ins w:id="183" w:author="Microsoft Office User" w:date="2026-04-13T15:31:00Z">
        <w:r w:rsidR="00990DCA">
          <w:rPr>
            <w:rFonts w:asciiTheme="minorBidi" w:hAnsiTheme="minorBidi"/>
            <w:sz w:val="20"/>
            <w:szCs w:val="20"/>
          </w:rPr>
          <w:t>2</w:t>
        </w:r>
      </w:ins>
      <w:del w:id="184" w:author="Microsoft Office User" w:date="2026-04-13T15:31:00Z">
        <w:r w:rsidRPr="00915B11" w:rsidDel="00990DCA">
          <w:rPr>
            <w:rFonts w:asciiTheme="minorBidi" w:hAnsiTheme="minorBidi"/>
            <w:sz w:val="20"/>
            <w:szCs w:val="20"/>
          </w:rPr>
          <w:delText>3</w:delText>
        </w:r>
      </w:del>
      <w:r w:rsidRPr="00915B11">
        <w:rPr>
          <w:rFonts w:asciiTheme="minorBidi" w:hAnsiTheme="minorBidi"/>
          <w:sz w:val="20"/>
          <w:szCs w:val="20"/>
        </w:rPr>
        <w:t xml:space="preserve">], and are likely </w:t>
      </w:r>
      <w:r w:rsidR="00F12055">
        <w:rPr>
          <w:rFonts w:asciiTheme="minorBidi" w:hAnsiTheme="minorBidi"/>
          <w:sz w:val="20"/>
          <w:szCs w:val="20"/>
        </w:rPr>
        <w:t xml:space="preserve">to have been </w:t>
      </w:r>
      <w:r w:rsidRPr="00915B11">
        <w:rPr>
          <w:rFonts w:asciiTheme="minorBidi" w:hAnsiTheme="minorBidi"/>
          <w:sz w:val="20"/>
          <w:szCs w:val="20"/>
        </w:rPr>
        <w:t>produced by non-homologous end-joining repair that incorporate</w:t>
      </w:r>
      <w:r w:rsidR="00F12055">
        <w:rPr>
          <w:rFonts w:asciiTheme="minorBidi" w:hAnsiTheme="minorBidi"/>
          <w:sz w:val="20"/>
          <w:szCs w:val="20"/>
        </w:rPr>
        <w:t>d</w:t>
      </w:r>
      <w:r w:rsidRPr="00915B11">
        <w:rPr>
          <w:rFonts w:asciiTheme="minorBidi" w:hAnsiTheme="minorBidi"/>
          <w:sz w:val="20"/>
          <w:szCs w:val="20"/>
        </w:rPr>
        <w:t xml:space="preserve"> segments of </w:t>
      </w:r>
      <w:proofErr w:type="spellStart"/>
      <w:r w:rsidRPr="00915B11">
        <w:rPr>
          <w:rFonts w:asciiTheme="minorBidi" w:hAnsiTheme="minorBidi"/>
          <w:i/>
          <w:sz w:val="20"/>
          <w:szCs w:val="20"/>
        </w:rPr>
        <w:t>Blattabacterium</w:t>
      </w:r>
      <w:proofErr w:type="spellEnd"/>
      <w:r w:rsidRPr="00915B11">
        <w:rPr>
          <w:rFonts w:asciiTheme="minorBidi" w:hAnsiTheme="minorBidi"/>
          <w:sz w:val="20"/>
          <w:szCs w:val="20"/>
        </w:rPr>
        <w:t xml:space="preserve"> DNA that possibly ar</w:t>
      </w:r>
      <w:r w:rsidR="00F12055">
        <w:rPr>
          <w:rFonts w:asciiTheme="minorBidi" w:hAnsiTheme="minorBidi"/>
          <w:sz w:val="20"/>
          <w:szCs w:val="20"/>
        </w:rPr>
        <w:t>o</w:t>
      </w:r>
      <w:r w:rsidRPr="00915B11">
        <w:rPr>
          <w:rFonts w:asciiTheme="minorBidi" w:hAnsiTheme="minorBidi"/>
          <w:sz w:val="20"/>
          <w:szCs w:val="20"/>
        </w:rPr>
        <w:t xml:space="preserve">se following symbiont cell replication or death. </w:t>
      </w:r>
    </w:p>
    <w:p w14:paraId="64E55703" w14:textId="77777777" w:rsidR="006231F1" w:rsidRPr="00915B11" w:rsidRDefault="006231F1" w:rsidP="006231F1">
      <w:pPr>
        <w:rPr>
          <w:rFonts w:asciiTheme="minorBidi" w:hAnsiTheme="minorBidi"/>
          <w:sz w:val="20"/>
          <w:szCs w:val="20"/>
        </w:rPr>
      </w:pPr>
      <w:r w:rsidRPr="00915B11">
        <w:rPr>
          <w:rFonts w:asciiTheme="minorBidi" w:hAnsiTheme="minorBidi"/>
          <w:i/>
          <w:sz w:val="20"/>
          <w:szCs w:val="20"/>
        </w:rPr>
        <w:t>Conclusion</w:t>
      </w:r>
    </w:p>
    <w:p w14:paraId="0E5E4CCC" w14:textId="6900FB9F" w:rsidR="00E6133D" w:rsidRPr="006231F1" w:rsidRDefault="006231F1" w:rsidP="006231F1">
      <w:pPr>
        <w:rPr>
          <w:rFonts w:asciiTheme="minorBidi" w:hAnsiTheme="minorBidi"/>
          <w:sz w:val="20"/>
          <w:szCs w:val="20"/>
        </w:rPr>
      </w:pPr>
      <w:r w:rsidRPr="00915B11">
        <w:rPr>
          <w:rFonts w:asciiTheme="minorBidi" w:hAnsiTheme="minorBidi"/>
          <w:sz w:val="20"/>
          <w:szCs w:val="20"/>
        </w:rPr>
        <w:t xml:space="preserve">Our findings </w:t>
      </w:r>
      <w:del w:id="185" w:author="Microsoft Office User" w:date="2026-03-31T15:35:00Z">
        <w:r w:rsidRPr="00915B11" w:rsidDel="00736E9A">
          <w:rPr>
            <w:rFonts w:asciiTheme="minorBidi" w:hAnsiTheme="minorBidi"/>
            <w:sz w:val="20"/>
            <w:szCs w:val="20"/>
          </w:rPr>
          <w:delText>suggest that</w:delText>
        </w:r>
      </w:del>
      <w:ins w:id="186" w:author="Microsoft Office User" w:date="2026-03-31T15:35:00Z">
        <w:r w:rsidR="00736E9A">
          <w:rPr>
            <w:rFonts w:asciiTheme="minorBidi" w:hAnsiTheme="minorBidi"/>
            <w:sz w:val="20"/>
            <w:szCs w:val="20"/>
          </w:rPr>
          <w:t>reveal exten</w:t>
        </w:r>
      </w:ins>
      <w:ins w:id="187" w:author="Microsoft Office User" w:date="2026-03-31T15:36:00Z">
        <w:r w:rsidR="00736E9A">
          <w:rPr>
            <w:rFonts w:asciiTheme="minorBidi" w:hAnsiTheme="minorBidi"/>
            <w:sz w:val="20"/>
            <w:szCs w:val="20"/>
          </w:rPr>
          <w:t>sive</w:t>
        </w:r>
      </w:ins>
      <w:r w:rsidRPr="00915B11">
        <w:rPr>
          <w:rFonts w:asciiTheme="minorBidi" w:hAnsiTheme="minorBidi"/>
          <w:sz w:val="20"/>
          <w:szCs w:val="20"/>
        </w:rPr>
        <w:t xml:space="preserve"> horizontal transfer of DNA from prokaryote symbionts to eukaryotes</w:t>
      </w:r>
      <w:del w:id="188" w:author="Microsoft Office User" w:date="2026-03-31T15:36:00Z">
        <w:r w:rsidRPr="00915B11" w:rsidDel="00736E9A">
          <w:rPr>
            <w:rFonts w:asciiTheme="minorBidi" w:hAnsiTheme="minorBidi"/>
            <w:sz w:val="20"/>
            <w:szCs w:val="20"/>
          </w:rPr>
          <w:delText xml:space="preserve"> may be considerably more pervasive than previously thought</w:delText>
        </w:r>
      </w:del>
      <w:r w:rsidRPr="00915B11">
        <w:rPr>
          <w:rFonts w:asciiTheme="minorBidi" w:hAnsiTheme="minorBidi"/>
          <w:sz w:val="20"/>
          <w:szCs w:val="20"/>
        </w:rPr>
        <w:t xml:space="preserve">. Furthermore, the persistence of numerous inserts over millions of years indicates that they may have assumed functional roles in both genes and intergenic regions, are effectively neutral, or are only slightly deleterious. Future research on cockroaches and other species harboring obligate endosymbiotic prokaryotes will </w:t>
      </w:r>
      <w:r w:rsidR="002270A0">
        <w:rPr>
          <w:rFonts w:asciiTheme="minorBidi" w:hAnsiTheme="minorBidi"/>
          <w:sz w:val="20"/>
          <w:szCs w:val="20"/>
        </w:rPr>
        <w:t>help to</w:t>
      </w:r>
      <w:r w:rsidRPr="00915B11">
        <w:rPr>
          <w:rFonts w:asciiTheme="minorBidi" w:hAnsiTheme="minorBidi"/>
          <w:sz w:val="20"/>
          <w:szCs w:val="20"/>
        </w:rPr>
        <w:t xml:space="preserve"> uncover </w:t>
      </w:r>
      <w:r w:rsidR="008971F3">
        <w:rPr>
          <w:rFonts w:asciiTheme="minorBidi" w:hAnsiTheme="minorBidi"/>
          <w:sz w:val="20"/>
          <w:szCs w:val="20"/>
        </w:rPr>
        <w:t>any</w:t>
      </w:r>
      <w:r w:rsidRPr="00915B11">
        <w:rPr>
          <w:rFonts w:asciiTheme="minorBidi" w:hAnsiTheme="minorBidi"/>
          <w:sz w:val="20"/>
          <w:szCs w:val="20"/>
        </w:rPr>
        <w:t xml:space="preserve"> functional effects of inserts, providing a more comprehensive understanding of how </w:t>
      </w:r>
      <w:del w:id="189" w:author="Microsoft Office User" w:date="2026-03-31T15:49:00Z">
        <w:r w:rsidRPr="00915B11" w:rsidDel="00595512">
          <w:rPr>
            <w:rFonts w:asciiTheme="minorBidi" w:hAnsiTheme="minorBidi"/>
            <w:sz w:val="20"/>
            <w:szCs w:val="20"/>
          </w:rPr>
          <w:delText>horizontal transfer</w:delText>
        </w:r>
      </w:del>
      <w:ins w:id="190" w:author="Microsoft Office User" w:date="2026-03-31T15:49:00Z">
        <w:r w:rsidR="00595512">
          <w:rPr>
            <w:rFonts w:asciiTheme="minorBidi" w:hAnsiTheme="minorBidi"/>
            <w:sz w:val="20"/>
            <w:szCs w:val="20"/>
          </w:rPr>
          <w:t>HGT</w:t>
        </w:r>
      </w:ins>
      <w:r w:rsidRPr="00915B11">
        <w:rPr>
          <w:rFonts w:asciiTheme="minorBidi" w:hAnsiTheme="minorBidi"/>
          <w:sz w:val="20"/>
          <w:szCs w:val="20"/>
        </w:rPr>
        <w:t xml:space="preserve"> shapes genome evolution.</w:t>
      </w:r>
    </w:p>
    <w:p w14:paraId="01785B12" w14:textId="1122FBC3" w:rsidR="00980C22" w:rsidRPr="00F649EE"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413CE1A" w14:textId="679B2437" w:rsidR="006231F1" w:rsidRPr="006231F1" w:rsidRDefault="006231F1" w:rsidP="006231F1">
      <w:pPr>
        <w:pBdr>
          <w:top w:val="nil"/>
          <w:left w:val="nil"/>
          <w:bottom w:val="nil"/>
          <w:right w:val="nil"/>
          <w:between w:val="nil"/>
        </w:pBdr>
        <w:contextualSpacing/>
        <w:rPr>
          <w:rFonts w:ascii="Arial" w:hAnsi="Arial" w:cs="Arial"/>
          <w:b/>
          <w:color w:val="000000"/>
          <w:sz w:val="20"/>
          <w:szCs w:val="20"/>
        </w:rPr>
      </w:pPr>
      <w:r>
        <w:rPr>
          <w:rFonts w:ascii="Arial" w:hAnsi="Arial" w:cs="Arial"/>
          <w:b/>
          <w:color w:val="000000"/>
          <w:sz w:val="20"/>
          <w:szCs w:val="20"/>
        </w:rPr>
        <w:t>Materials and Methods</w:t>
      </w:r>
    </w:p>
    <w:p w14:paraId="2212F9A2" w14:textId="77777777" w:rsidR="00980C22" w:rsidRDefault="00980C22" w:rsidP="00A818F7">
      <w:pPr>
        <w:pBdr>
          <w:top w:val="nil"/>
          <w:left w:val="nil"/>
          <w:bottom w:val="nil"/>
          <w:right w:val="nil"/>
          <w:between w:val="nil"/>
        </w:pBdr>
        <w:spacing w:after="0"/>
        <w:contextualSpacing/>
        <w:rPr>
          <w:rFonts w:ascii="Arial" w:hAnsi="Arial" w:cs="Arial"/>
          <w:color w:val="000000"/>
          <w:sz w:val="20"/>
          <w:szCs w:val="20"/>
        </w:rPr>
      </w:pPr>
    </w:p>
    <w:p w14:paraId="4EEAE8C9" w14:textId="7354CA4A" w:rsidR="00980C22" w:rsidRPr="006231F1" w:rsidRDefault="006231F1" w:rsidP="006231F1">
      <w:pPr>
        <w:rPr>
          <w:rFonts w:asciiTheme="minorBidi" w:hAnsiTheme="minorBidi"/>
          <w:color w:val="000000" w:themeColor="text1"/>
          <w:sz w:val="20"/>
          <w:szCs w:val="20"/>
        </w:rPr>
      </w:pPr>
      <w:r w:rsidRPr="00915B11">
        <w:rPr>
          <w:rFonts w:asciiTheme="minorBidi" w:hAnsiTheme="minorBidi"/>
          <w:color w:val="000000" w:themeColor="text1"/>
          <w:sz w:val="20"/>
          <w:szCs w:val="20"/>
        </w:rPr>
        <w:t>Detailed methods are described in the SI Appendix and on GitHub (</w:t>
      </w:r>
      <w:hyperlink r:id="rId14" w:history="1">
        <w:r w:rsidRPr="00915B11">
          <w:rPr>
            <w:rStyle w:val="Hyperlink"/>
            <w:rFonts w:asciiTheme="minorBidi" w:hAnsiTheme="minorBidi"/>
            <w:sz w:val="20"/>
            <w:szCs w:val="20"/>
          </w:rPr>
          <w:t>https://github.com/MEEP-projects/HGT_pipeline</w:t>
        </w:r>
      </w:hyperlink>
      <w:r w:rsidRPr="00915B11">
        <w:rPr>
          <w:rFonts w:asciiTheme="minorBidi" w:hAnsiTheme="minorBidi"/>
          <w:color w:val="000000" w:themeColor="text1"/>
          <w:sz w:val="20"/>
          <w:szCs w:val="20"/>
        </w:rPr>
        <w:t xml:space="preserve">). Briefly, we generated 8 new genome assemblies from </w:t>
      </w:r>
      <w:r w:rsidR="00633855">
        <w:rPr>
          <w:rFonts w:asciiTheme="minorBidi" w:hAnsiTheme="minorBidi"/>
          <w:color w:val="000000" w:themeColor="text1"/>
          <w:sz w:val="20"/>
          <w:szCs w:val="20"/>
        </w:rPr>
        <w:t xml:space="preserve">species of </w:t>
      </w:r>
      <w:proofErr w:type="spellStart"/>
      <w:r w:rsidRPr="00915B11">
        <w:rPr>
          <w:rFonts w:asciiTheme="minorBidi" w:hAnsiTheme="minorBidi"/>
          <w:color w:val="000000" w:themeColor="text1"/>
          <w:sz w:val="20"/>
          <w:szCs w:val="20"/>
        </w:rPr>
        <w:t>Blaberidae</w:t>
      </w:r>
      <w:proofErr w:type="spellEnd"/>
      <w:r w:rsidRPr="00915B11">
        <w:rPr>
          <w:rFonts w:asciiTheme="minorBidi" w:hAnsiTheme="minorBidi"/>
          <w:color w:val="000000" w:themeColor="text1"/>
          <w:sz w:val="20"/>
          <w:szCs w:val="20"/>
        </w:rPr>
        <w:t xml:space="preserve"> (Dataset S1), and analy</w:t>
      </w:r>
      <w:r w:rsidR="001B7EE4">
        <w:rPr>
          <w:rFonts w:asciiTheme="minorBidi" w:hAnsiTheme="minorBidi"/>
          <w:color w:val="000000" w:themeColor="text1"/>
          <w:sz w:val="20"/>
          <w:szCs w:val="20"/>
        </w:rPr>
        <w:t>z</w:t>
      </w:r>
      <w:r w:rsidRPr="00915B11">
        <w:rPr>
          <w:rFonts w:asciiTheme="minorBidi" w:hAnsiTheme="minorBidi"/>
          <w:color w:val="000000" w:themeColor="text1"/>
          <w:sz w:val="20"/>
          <w:szCs w:val="20"/>
        </w:rPr>
        <w:t xml:space="preserve">ed these with 15 previously generated </w:t>
      </w:r>
      <w:r w:rsidR="001B7EE4">
        <w:rPr>
          <w:rFonts w:asciiTheme="minorBidi" w:hAnsiTheme="minorBidi"/>
          <w:color w:val="000000" w:themeColor="text1"/>
          <w:sz w:val="20"/>
          <w:szCs w:val="20"/>
        </w:rPr>
        <w:t xml:space="preserve">genomes from </w:t>
      </w:r>
      <w:proofErr w:type="spellStart"/>
      <w:r w:rsidRPr="00915B11">
        <w:rPr>
          <w:rFonts w:asciiTheme="minorBidi" w:hAnsiTheme="minorBidi"/>
          <w:color w:val="000000" w:themeColor="text1"/>
          <w:sz w:val="20"/>
          <w:szCs w:val="20"/>
        </w:rPr>
        <w:t>Blattodea</w:t>
      </w:r>
      <w:proofErr w:type="spellEnd"/>
      <w:r w:rsidRPr="00915B11">
        <w:rPr>
          <w:rFonts w:asciiTheme="minorBidi" w:hAnsiTheme="minorBidi"/>
          <w:color w:val="000000" w:themeColor="text1"/>
          <w:sz w:val="20"/>
          <w:szCs w:val="20"/>
        </w:rPr>
        <w:t xml:space="preserve"> and 77 </w:t>
      </w:r>
      <w:proofErr w:type="spellStart"/>
      <w:r w:rsidRPr="00DA70E8">
        <w:rPr>
          <w:rFonts w:asciiTheme="minorBidi" w:hAnsiTheme="minorBidi"/>
          <w:i/>
          <w:iCs/>
          <w:color w:val="000000" w:themeColor="text1"/>
          <w:sz w:val="20"/>
          <w:szCs w:val="20"/>
        </w:rPr>
        <w:t>Blattabacterium</w:t>
      </w:r>
      <w:proofErr w:type="spellEnd"/>
      <w:r w:rsidRPr="00915B11">
        <w:rPr>
          <w:rFonts w:asciiTheme="minorBidi" w:hAnsiTheme="minorBidi"/>
          <w:color w:val="000000" w:themeColor="text1"/>
          <w:sz w:val="20"/>
          <w:szCs w:val="20"/>
        </w:rPr>
        <w:t xml:space="preserve"> (Dataset S2). To locate DNA transfers from </w:t>
      </w:r>
      <w:proofErr w:type="spellStart"/>
      <w:r w:rsidRPr="00915B11">
        <w:rPr>
          <w:rFonts w:asciiTheme="minorBidi" w:hAnsiTheme="minorBidi"/>
          <w:i/>
          <w:color w:val="000000" w:themeColor="text1"/>
          <w:sz w:val="20"/>
          <w:szCs w:val="20"/>
        </w:rPr>
        <w:t>Blattabacterium</w:t>
      </w:r>
      <w:proofErr w:type="spellEnd"/>
      <w:r w:rsidRPr="00915B11">
        <w:rPr>
          <w:rFonts w:asciiTheme="minorBidi" w:hAnsiTheme="minorBidi"/>
          <w:i/>
          <w:color w:val="000000" w:themeColor="text1"/>
          <w:sz w:val="20"/>
          <w:szCs w:val="20"/>
        </w:rPr>
        <w:t xml:space="preserve"> </w:t>
      </w:r>
      <w:r w:rsidRPr="00915B11">
        <w:rPr>
          <w:rFonts w:asciiTheme="minorBidi" w:hAnsiTheme="minorBidi"/>
          <w:color w:val="000000" w:themeColor="text1"/>
          <w:sz w:val="20"/>
          <w:szCs w:val="20"/>
        </w:rPr>
        <w:t>to host genomes, we aligned 150-bp frag</w:t>
      </w:r>
      <w:r w:rsidR="0016558B">
        <w:rPr>
          <w:rFonts w:asciiTheme="minorBidi" w:hAnsiTheme="minorBidi"/>
          <w:color w:val="000000" w:themeColor="text1"/>
          <w:sz w:val="20"/>
          <w:szCs w:val="20"/>
        </w:rPr>
        <w:t>ments</w:t>
      </w:r>
      <w:r w:rsidRPr="00915B11">
        <w:rPr>
          <w:rFonts w:asciiTheme="minorBidi" w:hAnsiTheme="minorBidi"/>
          <w:color w:val="000000" w:themeColor="text1"/>
          <w:sz w:val="20"/>
          <w:szCs w:val="20"/>
        </w:rPr>
        <w:t xml:space="preserve"> of the 77 </w:t>
      </w:r>
      <w:proofErr w:type="spellStart"/>
      <w:r w:rsidRPr="00915B11">
        <w:rPr>
          <w:rFonts w:asciiTheme="minorBidi" w:hAnsiTheme="minorBidi"/>
          <w:i/>
          <w:iCs/>
          <w:color w:val="000000" w:themeColor="text1"/>
          <w:sz w:val="20"/>
          <w:szCs w:val="20"/>
        </w:rPr>
        <w:t>Blattabacterium</w:t>
      </w:r>
      <w:proofErr w:type="spellEnd"/>
      <w:r w:rsidRPr="00915B11">
        <w:rPr>
          <w:rFonts w:asciiTheme="minorBidi" w:hAnsiTheme="minorBidi"/>
          <w:color w:val="000000" w:themeColor="text1"/>
          <w:sz w:val="20"/>
          <w:szCs w:val="20"/>
        </w:rPr>
        <w:t xml:space="preserve"> genomes to the cockroach and termite genomes. Aligned fragments were characterized as putative HGT inserts, with a minimum length of 50 </w:t>
      </w:r>
      <w:proofErr w:type="spellStart"/>
      <w:r w:rsidRPr="00915B11">
        <w:rPr>
          <w:rFonts w:asciiTheme="minorBidi" w:hAnsiTheme="minorBidi"/>
          <w:color w:val="000000" w:themeColor="text1"/>
          <w:sz w:val="20"/>
          <w:szCs w:val="20"/>
        </w:rPr>
        <w:t>bp</w:t>
      </w:r>
      <w:r w:rsidRPr="00915B11">
        <w:rPr>
          <w:rFonts w:asciiTheme="minorBidi" w:hAnsiTheme="minorBidi"/>
          <w:color w:val="1F497D" w:themeColor="text2"/>
          <w:sz w:val="20"/>
          <w:szCs w:val="20"/>
        </w:rPr>
        <w:t>.</w:t>
      </w:r>
      <w:proofErr w:type="spellEnd"/>
      <w:r w:rsidRPr="00915B11">
        <w:rPr>
          <w:rFonts w:asciiTheme="minorBidi" w:hAnsiTheme="minorBidi"/>
          <w:color w:val="FF0000"/>
          <w:sz w:val="20"/>
          <w:szCs w:val="20"/>
        </w:rPr>
        <w:t xml:space="preserve"> </w:t>
      </w:r>
      <w:r w:rsidRPr="00915B11">
        <w:rPr>
          <w:rFonts w:asciiTheme="minorBidi" w:hAnsiTheme="minorBidi"/>
          <w:color w:val="000000" w:themeColor="text1"/>
          <w:sz w:val="20"/>
          <w:szCs w:val="20"/>
        </w:rPr>
        <w:t xml:space="preserve">Several filtering steps and QC analyses were applied to </w:t>
      </w:r>
      <w:r w:rsidRPr="00915B11">
        <w:rPr>
          <w:rFonts w:asciiTheme="minorBidi" w:hAnsiTheme="minorBidi"/>
          <w:sz w:val="20"/>
          <w:szCs w:val="20"/>
        </w:rPr>
        <w:t xml:space="preserve">confirm that the identified inserts were ‘true’ </w:t>
      </w:r>
      <w:r w:rsidR="00864CC8">
        <w:rPr>
          <w:rFonts w:asciiTheme="minorBidi" w:hAnsiTheme="minorBidi"/>
          <w:sz w:val="20"/>
          <w:szCs w:val="20"/>
        </w:rPr>
        <w:t>HGT inserts</w:t>
      </w:r>
      <w:r w:rsidRPr="00915B11">
        <w:rPr>
          <w:rFonts w:asciiTheme="minorBidi" w:hAnsiTheme="minorBidi"/>
          <w:sz w:val="20"/>
          <w:szCs w:val="20"/>
        </w:rPr>
        <w:t>, rather than assembly art</w:t>
      </w:r>
      <w:r w:rsidR="0016558B">
        <w:rPr>
          <w:rFonts w:asciiTheme="minorBidi" w:hAnsiTheme="minorBidi"/>
          <w:sz w:val="20"/>
          <w:szCs w:val="20"/>
        </w:rPr>
        <w:t>i</w:t>
      </w:r>
      <w:r w:rsidRPr="00915B11">
        <w:rPr>
          <w:rFonts w:asciiTheme="minorBidi" w:hAnsiTheme="minorBidi"/>
          <w:sz w:val="20"/>
          <w:szCs w:val="20"/>
        </w:rPr>
        <w:t xml:space="preserve">facts or misidentified </w:t>
      </w:r>
      <w:proofErr w:type="spellStart"/>
      <w:r w:rsidRPr="00915B11">
        <w:rPr>
          <w:rFonts w:asciiTheme="minorBidi" w:hAnsiTheme="minorBidi"/>
          <w:i/>
          <w:iCs/>
          <w:sz w:val="20"/>
          <w:szCs w:val="20"/>
        </w:rPr>
        <w:t>Blattabacterium</w:t>
      </w:r>
      <w:proofErr w:type="spellEnd"/>
      <w:r w:rsidRPr="00915B11">
        <w:rPr>
          <w:rFonts w:asciiTheme="minorBidi" w:hAnsiTheme="minorBidi"/>
          <w:sz w:val="20"/>
          <w:szCs w:val="20"/>
        </w:rPr>
        <w:t xml:space="preserve"> DNA</w:t>
      </w:r>
      <w:r w:rsidRPr="00915B11">
        <w:rPr>
          <w:rFonts w:asciiTheme="minorBidi" w:hAnsiTheme="minorBidi"/>
          <w:color w:val="000000" w:themeColor="text1"/>
          <w:sz w:val="20"/>
          <w:szCs w:val="20"/>
        </w:rPr>
        <w:t xml:space="preserve">, and to identify </w:t>
      </w:r>
      <w:r w:rsidRPr="00915B11">
        <w:rPr>
          <w:rFonts w:asciiTheme="minorBidi" w:hAnsiTheme="minorBidi"/>
          <w:sz w:val="20"/>
          <w:szCs w:val="20"/>
        </w:rPr>
        <w:t>unique insert events within a genome (i.e.</w:t>
      </w:r>
      <w:r w:rsidR="0016558B">
        <w:rPr>
          <w:rFonts w:asciiTheme="minorBidi" w:hAnsiTheme="minorBidi"/>
          <w:sz w:val="20"/>
          <w:szCs w:val="20"/>
        </w:rPr>
        <w:t>,</w:t>
      </w:r>
      <w:r w:rsidRPr="00915B11">
        <w:rPr>
          <w:rFonts w:asciiTheme="minorBidi" w:hAnsiTheme="minorBidi"/>
          <w:sz w:val="20"/>
          <w:szCs w:val="20"/>
        </w:rPr>
        <w:t xml:space="preserve"> excluding inserts arising from duplication or transposition)</w:t>
      </w:r>
      <w:ins w:id="191" w:author="Microsoft Office User" w:date="2026-04-03T09:57:00Z">
        <w:r w:rsidR="00F26308">
          <w:rPr>
            <w:rFonts w:asciiTheme="minorBidi" w:hAnsiTheme="minorBidi"/>
            <w:sz w:val="20"/>
            <w:szCs w:val="20"/>
          </w:rPr>
          <w:t xml:space="preserve">. We also ran control </w:t>
        </w:r>
        <w:r w:rsidR="00F26308" w:rsidRPr="00F26308">
          <w:rPr>
            <w:rFonts w:asciiTheme="minorBidi" w:hAnsiTheme="minorBidi"/>
            <w:sz w:val="20"/>
            <w:szCs w:val="20"/>
          </w:rPr>
          <w:t xml:space="preserve">analyses using </w:t>
        </w:r>
        <w:proofErr w:type="spellStart"/>
        <w:r w:rsidR="00F26308" w:rsidRPr="00F26308">
          <w:rPr>
            <w:rFonts w:asciiTheme="minorBidi" w:hAnsiTheme="minorBidi"/>
            <w:i/>
            <w:iCs/>
            <w:sz w:val="20"/>
            <w:szCs w:val="20"/>
            <w:rPrChange w:id="192" w:author="Microsoft Office User" w:date="2026-04-03T09:57:00Z">
              <w:rPr>
                <w:rFonts w:asciiTheme="minorBidi" w:hAnsiTheme="minorBidi"/>
                <w:sz w:val="20"/>
                <w:szCs w:val="20"/>
              </w:rPr>
            </w:rPrChange>
          </w:rPr>
          <w:t>Buchnera</w:t>
        </w:r>
        <w:proofErr w:type="spellEnd"/>
        <w:r w:rsidR="00F26308" w:rsidRPr="00F26308">
          <w:rPr>
            <w:rFonts w:asciiTheme="minorBidi" w:hAnsiTheme="minorBidi"/>
            <w:sz w:val="20"/>
            <w:szCs w:val="20"/>
          </w:rPr>
          <w:t xml:space="preserve"> (negative control) and </w:t>
        </w:r>
        <w:r w:rsidR="00F26308" w:rsidRPr="00F26308">
          <w:rPr>
            <w:rFonts w:asciiTheme="minorBidi" w:hAnsiTheme="minorBidi"/>
            <w:i/>
            <w:iCs/>
            <w:sz w:val="20"/>
            <w:szCs w:val="20"/>
            <w:rPrChange w:id="193" w:author="Microsoft Office User" w:date="2026-04-03T09:58:00Z">
              <w:rPr>
                <w:rFonts w:asciiTheme="minorBidi" w:hAnsiTheme="minorBidi"/>
                <w:sz w:val="20"/>
                <w:szCs w:val="20"/>
              </w:rPr>
            </w:rPrChange>
          </w:rPr>
          <w:t>Wolbachia</w:t>
        </w:r>
        <w:r w:rsidR="00F26308" w:rsidRPr="00F26308">
          <w:rPr>
            <w:rFonts w:asciiTheme="minorBidi" w:hAnsiTheme="minorBidi"/>
            <w:sz w:val="20"/>
            <w:szCs w:val="20"/>
          </w:rPr>
          <w:t xml:space="preserve"> (</w:t>
        </w:r>
      </w:ins>
      <w:ins w:id="194" w:author="Microsoft Office User" w:date="2026-04-03T10:12:00Z">
        <w:r w:rsidR="00EE7FBE">
          <w:rPr>
            <w:rFonts w:asciiTheme="minorBidi" w:hAnsiTheme="minorBidi"/>
            <w:sz w:val="20"/>
            <w:szCs w:val="20"/>
          </w:rPr>
          <w:t>known to infect hosts</w:t>
        </w:r>
      </w:ins>
      <w:ins w:id="195" w:author="Microsoft Office User" w:date="2026-04-03T09:57:00Z">
        <w:r w:rsidR="00F26308" w:rsidRPr="00F26308">
          <w:rPr>
            <w:rFonts w:asciiTheme="minorBidi" w:hAnsiTheme="minorBidi"/>
            <w:sz w:val="20"/>
            <w:szCs w:val="20"/>
          </w:rPr>
          <w:t xml:space="preserve">) </w:t>
        </w:r>
      </w:ins>
      <w:ins w:id="196" w:author="Microsoft Office User" w:date="2026-04-03T09:58:00Z">
        <w:r w:rsidR="00F26308">
          <w:rPr>
            <w:rFonts w:asciiTheme="minorBidi" w:hAnsiTheme="minorBidi"/>
            <w:sz w:val="20"/>
            <w:szCs w:val="20"/>
          </w:rPr>
          <w:t xml:space="preserve">using the </w:t>
        </w:r>
      </w:ins>
      <w:ins w:id="197" w:author="Microsoft Office User" w:date="2026-04-03T09:57:00Z">
        <w:r w:rsidR="00F26308" w:rsidRPr="00F26308">
          <w:rPr>
            <w:rFonts w:asciiTheme="minorBidi" w:hAnsiTheme="minorBidi"/>
            <w:sz w:val="20"/>
            <w:szCs w:val="20"/>
          </w:rPr>
          <w:t>same pipeline.</w:t>
        </w:r>
      </w:ins>
      <w:del w:id="198" w:author="Microsoft Office User" w:date="2026-04-03T09:58:00Z">
        <w:r w:rsidRPr="00915B11" w:rsidDel="00F26308">
          <w:rPr>
            <w:rFonts w:asciiTheme="minorBidi" w:hAnsiTheme="minorBidi"/>
            <w:sz w:val="20"/>
            <w:szCs w:val="20"/>
          </w:rPr>
          <w:delText>.</w:delText>
        </w:r>
      </w:del>
      <w:r w:rsidRPr="00915B11">
        <w:rPr>
          <w:rFonts w:asciiTheme="minorBidi" w:hAnsiTheme="minorBidi"/>
          <w:sz w:val="20"/>
          <w:szCs w:val="20"/>
        </w:rPr>
        <w:t xml:space="preserve"> After characteri</w:t>
      </w:r>
      <w:r w:rsidR="0016558B">
        <w:rPr>
          <w:rFonts w:asciiTheme="minorBidi" w:hAnsiTheme="minorBidi"/>
          <w:sz w:val="20"/>
          <w:szCs w:val="20"/>
        </w:rPr>
        <w:t>z</w:t>
      </w:r>
      <w:r w:rsidRPr="00915B11">
        <w:rPr>
          <w:rFonts w:asciiTheme="minorBidi" w:hAnsiTheme="minorBidi"/>
          <w:sz w:val="20"/>
          <w:szCs w:val="20"/>
        </w:rPr>
        <w:t>ing inserts, we investigated their minimum age, length, origin, insertion locality</w:t>
      </w:r>
      <w:r w:rsidR="002D13B1">
        <w:rPr>
          <w:rFonts w:asciiTheme="minorBidi" w:hAnsiTheme="minorBidi"/>
          <w:sz w:val="20"/>
          <w:szCs w:val="20"/>
        </w:rPr>
        <w:t>,</w:t>
      </w:r>
      <w:r w:rsidRPr="00915B11">
        <w:rPr>
          <w:rFonts w:asciiTheme="minorBidi" w:hAnsiTheme="minorBidi"/>
          <w:sz w:val="20"/>
          <w:szCs w:val="20"/>
        </w:rPr>
        <w:t xml:space="preserve"> and GC content.</w:t>
      </w:r>
    </w:p>
    <w:p w14:paraId="34839112" w14:textId="77777777" w:rsidR="00D3701A" w:rsidRDefault="00D3701A" w:rsidP="00A818F7">
      <w:pPr>
        <w:pBdr>
          <w:top w:val="nil"/>
          <w:left w:val="nil"/>
          <w:bottom w:val="nil"/>
          <w:right w:val="nil"/>
          <w:between w:val="nil"/>
        </w:pBdr>
        <w:contextualSpacing/>
        <w:rPr>
          <w:rFonts w:ascii="Arial" w:hAnsi="Arial" w:cs="Arial"/>
          <w:b/>
          <w:color w:val="000000"/>
          <w:sz w:val="20"/>
          <w:szCs w:val="20"/>
        </w:rPr>
      </w:pPr>
    </w:p>
    <w:p w14:paraId="24F14103" w14:textId="137CC44E" w:rsidR="00E6133D" w:rsidRPr="00980C22" w:rsidRDefault="00E6133D" w:rsidP="00A818F7">
      <w:pPr>
        <w:pBdr>
          <w:top w:val="nil"/>
          <w:left w:val="nil"/>
          <w:bottom w:val="nil"/>
          <w:right w:val="nil"/>
          <w:between w:val="nil"/>
        </w:pBdr>
        <w:contextualSpacing/>
        <w:rPr>
          <w:rFonts w:ascii="Arial" w:hAnsi="Arial" w:cs="Arial"/>
          <w:b/>
          <w:color w:val="000000"/>
          <w:sz w:val="20"/>
          <w:szCs w:val="20"/>
        </w:rPr>
      </w:pPr>
      <w:r w:rsidRPr="00F649EE">
        <w:rPr>
          <w:rFonts w:ascii="Arial" w:hAnsi="Arial" w:cs="Arial"/>
          <w:b/>
          <w:color w:val="000000"/>
          <w:sz w:val="20"/>
          <w:szCs w:val="20"/>
        </w:rPr>
        <w:t>Acknowledgments</w:t>
      </w:r>
    </w:p>
    <w:p w14:paraId="5657C956" w14:textId="77777777" w:rsidR="00E6133D" w:rsidRPr="00980C22" w:rsidRDefault="00E6133D" w:rsidP="00A818F7">
      <w:pPr>
        <w:pBdr>
          <w:top w:val="nil"/>
          <w:left w:val="nil"/>
          <w:bottom w:val="nil"/>
          <w:right w:val="nil"/>
          <w:between w:val="nil"/>
        </w:pBdr>
        <w:contextualSpacing/>
        <w:rPr>
          <w:rFonts w:ascii="Arial" w:hAnsi="Arial" w:cs="Arial"/>
          <w:b/>
          <w:color w:val="000000"/>
          <w:sz w:val="20"/>
          <w:szCs w:val="20"/>
        </w:rPr>
      </w:pPr>
    </w:p>
    <w:p w14:paraId="00D3B965" w14:textId="4DC9637C" w:rsidR="00E6133D" w:rsidRDefault="00D3701A" w:rsidP="00A818F7">
      <w:pPr>
        <w:pBdr>
          <w:top w:val="nil"/>
          <w:left w:val="nil"/>
          <w:bottom w:val="nil"/>
          <w:right w:val="nil"/>
          <w:between w:val="nil"/>
        </w:pBdr>
        <w:contextualSpacing/>
        <w:rPr>
          <w:rFonts w:ascii="Arial" w:hAnsi="Arial" w:cs="Arial"/>
          <w:color w:val="000000"/>
          <w:sz w:val="20"/>
          <w:szCs w:val="20"/>
        </w:rPr>
      </w:pPr>
      <w:r w:rsidRPr="004375B0">
        <w:rPr>
          <w:rFonts w:asciiTheme="minorBidi" w:hAnsiTheme="minorBidi"/>
          <w:sz w:val="20"/>
          <w:szCs w:val="20"/>
        </w:rPr>
        <w:t xml:space="preserve">We thank James Walker, Bruce Gray for assistance with sample provision for genome sequencing, </w:t>
      </w:r>
      <w:commentRangeStart w:id="199"/>
      <w:del w:id="200" w:author="Microsoft Office User" w:date="2026-04-13T14:12:00Z">
        <w:r w:rsidRPr="004375B0" w:rsidDel="00AF1CC1">
          <w:rPr>
            <w:rFonts w:asciiTheme="minorBidi" w:hAnsiTheme="minorBidi"/>
            <w:sz w:val="20"/>
            <w:szCs w:val="20"/>
          </w:rPr>
          <w:delText>Jack Marsden for technical assistance</w:delText>
        </w:r>
        <w:commentRangeEnd w:id="199"/>
        <w:r w:rsidR="00291C86" w:rsidDel="00AF1CC1">
          <w:rPr>
            <w:rStyle w:val="CommentReference"/>
            <w:rFonts w:ascii="Times New Roman" w:eastAsia="Times New Roman" w:hAnsi="Times New Roman" w:cs="Times New Roman"/>
          </w:rPr>
          <w:commentReference w:id="199"/>
        </w:r>
        <w:r w:rsidRPr="004375B0" w:rsidDel="00AF1CC1">
          <w:rPr>
            <w:rFonts w:asciiTheme="minorBidi" w:hAnsiTheme="minorBidi"/>
            <w:sz w:val="20"/>
            <w:szCs w:val="20"/>
          </w:rPr>
          <w:delText xml:space="preserve">, </w:delText>
        </w:r>
      </w:del>
      <w:proofErr w:type="spellStart"/>
      <w:r w:rsidRPr="004375B0">
        <w:rPr>
          <w:rFonts w:asciiTheme="minorBidi" w:hAnsiTheme="minorBidi"/>
          <w:sz w:val="20"/>
          <w:szCs w:val="20"/>
        </w:rPr>
        <w:t>Pawsey</w:t>
      </w:r>
      <w:proofErr w:type="spellEnd"/>
      <w:r w:rsidRPr="004375B0">
        <w:rPr>
          <w:rFonts w:asciiTheme="minorBidi" w:hAnsiTheme="minorBidi"/>
          <w:sz w:val="20"/>
          <w:szCs w:val="20"/>
        </w:rPr>
        <w:t xml:space="preserve"> Supercomputing Research Centre, and Australian </w:t>
      </w:r>
      <w:proofErr w:type="spellStart"/>
      <w:r w:rsidRPr="004375B0">
        <w:rPr>
          <w:rFonts w:asciiTheme="minorBidi" w:hAnsiTheme="minorBidi"/>
          <w:sz w:val="20"/>
          <w:szCs w:val="20"/>
        </w:rPr>
        <w:t>BioCommons</w:t>
      </w:r>
      <w:proofErr w:type="spellEnd"/>
      <w:r w:rsidRPr="004375B0">
        <w:rPr>
          <w:rFonts w:asciiTheme="minorBidi" w:hAnsiTheme="minorBidi"/>
          <w:sz w:val="20"/>
          <w:szCs w:val="20"/>
        </w:rPr>
        <w:t xml:space="preserve"> Leadership Share (</w:t>
      </w:r>
      <w:proofErr w:type="spellStart"/>
      <w:r w:rsidRPr="004375B0">
        <w:rPr>
          <w:rFonts w:asciiTheme="minorBidi" w:hAnsiTheme="minorBidi"/>
          <w:sz w:val="20"/>
          <w:szCs w:val="20"/>
        </w:rPr>
        <w:t>ABLeS</w:t>
      </w:r>
      <w:proofErr w:type="spellEnd"/>
      <w:r w:rsidRPr="004375B0">
        <w:rPr>
          <w:rFonts w:asciiTheme="minorBidi" w:hAnsiTheme="minorBidi"/>
          <w:sz w:val="20"/>
          <w:szCs w:val="20"/>
        </w:rPr>
        <w:t>)</w:t>
      </w:r>
      <w:del w:id="201" w:author="Microsoft Office User" w:date="2026-04-13T14:12:00Z">
        <w:r w:rsidRPr="004375B0" w:rsidDel="00AF1CC1">
          <w:rPr>
            <w:rFonts w:asciiTheme="minorBidi" w:hAnsiTheme="minorBidi"/>
            <w:sz w:val="20"/>
            <w:szCs w:val="20"/>
          </w:rPr>
          <w:delText xml:space="preserve"> </w:delText>
        </w:r>
        <w:commentRangeStart w:id="202"/>
        <w:r w:rsidRPr="004375B0" w:rsidDel="00AF1CC1">
          <w:rPr>
            <w:rFonts w:asciiTheme="minorBidi" w:hAnsiTheme="minorBidi"/>
            <w:sz w:val="20"/>
            <w:szCs w:val="20"/>
          </w:rPr>
          <w:delText>for providing access to Australia’s National Computational Infrastructure</w:delText>
        </w:r>
        <w:commentRangeEnd w:id="202"/>
        <w:r w:rsidR="00291C86" w:rsidDel="00AF1CC1">
          <w:rPr>
            <w:rStyle w:val="CommentReference"/>
            <w:rFonts w:ascii="Times New Roman" w:eastAsia="Times New Roman" w:hAnsi="Times New Roman" w:cs="Times New Roman"/>
          </w:rPr>
          <w:commentReference w:id="202"/>
        </w:r>
      </w:del>
      <w:r w:rsidRPr="004375B0">
        <w:rPr>
          <w:rFonts w:asciiTheme="minorBidi" w:hAnsiTheme="minorBidi"/>
          <w:sz w:val="20"/>
          <w:szCs w:val="20"/>
        </w:rPr>
        <w:t>. This study was supported by grants from the Australian Research Council (FT160100463; DP220103265</w:t>
      </w:r>
      <w:commentRangeStart w:id="203"/>
      <w:r w:rsidRPr="004375B0">
        <w:rPr>
          <w:rFonts w:asciiTheme="minorBidi" w:hAnsiTheme="minorBidi"/>
          <w:sz w:val="20"/>
          <w:szCs w:val="20"/>
        </w:rPr>
        <w:t>)</w:t>
      </w:r>
      <w:commentRangeEnd w:id="203"/>
      <w:r w:rsidR="00D1645C">
        <w:rPr>
          <w:rStyle w:val="CommentReference"/>
          <w:rFonts w:ascii="Times New Roman" w:eastAsia="Times New Roman" w:hAnsi="Times New Roman" w:cs="Times New Roman"/>
        </w:rPr>
        <w:commentReference w:id="203"/>
      </w:r>
      <w:del w:id="204" w:author="Microsoft Office User" w:date="2026-04-13T14:12:00Z">
        <w:r w:rsidRPr="004375B0" w:rsidDel="00AF1CC1">
          <w:rPr>
            <w:rFonts w:asciiTheme="minorBidi" w:hAnsiTheme="minorBidi"/>
            <w:sz w:val="20"/>
            <w:szCs w:val="20"/>
          </w:rPr>
          <w:delText xml:space="preserve">, </w:delText>
        </w:r>
        <w:commentRangeStart w:id="205"/>
        <w:r w:rsidRPr="004375B0" w:rsidDel="00AF1CC1">
          <w:rPr>
            <w:rFonts w:asciiTheme="minorBidi" w:hAnsiTheme="minorBidi"/>
            <w:sz w:val="20"/>
            <w:szCs w:val="20"/>
          </w:rPr>
          <w:delText>and The University of Sydney</w:delText>
        </w:r>
        <w:commentRangeEnd w:id="205"/>
        <w:r w:rsidR="00291C86" w:rsidDel="00AF1CC1">
          <w:rPr>
            <w:rStyle w:val="CommentReference"/>
            <w:rFonts w:ascii="Times New Roman" w:eastAsia="Times New Roman" w:hAnsi="Times New Roman" w:cs="Times New Roman"/>
          </w:rPr>
          <w:commentReference w:id="205"/>
        </w:r>
      </w:del>
      <w:r w:rsidRPr="004375B0">
        <w:rPr>
          <w:rFonts w:asciiTheme="minorBidi" w:hAnsiTheme="minorBidi"/>
          <w:sz w:val="20"/>
          <w:szCs w:val="20"/>
        </w:rPr>
        <w:t>.</w:t>
      </w:r>
    </w:p>
    <w:p w14:paraId="1124750D" w14:textId="5234B542" w:rsidR="00E6133D" w:rsidRPr="00980C22" w:rsidRDefault="00E6133D" w:rsidP="00A818F7">
      <w:pPr>
        <w:pBdr>
          <w:top w:val="nil"/>
          <w:left w:val="nil"/>
          <w:bottom w:val="nil"/>
          <w:right w:val="nil"/>
          <w:between w:val="nil"/>
        </w:pBdr>
        <w:contextualSpacing/>
        <w:rPr>
          <w:rFonts w:ascii="Arial" w:hAnsi="Arial" w:cs="Arial"/>
          <w:color w:val="000000"/>
          <w:sz w:val="20"/>
          <w:szCs w:val="20"/>
        </w:rPr>
      </w:pPr>
    </w:p>
    <w:p w14:paraId="3EAB21F4" w14:textId="77777777" w:rsidR="00E6133D" w:rsidRPr="00980C22" w:rsidRDefault="00E6133D" w:rsidP="00A818F7">
      <w:pPr>
        <w:pBdr>
          <w:top w:val="nil"/>
          <w:left w:val="nil"/>
          <w:bottom w:val="nil"/>
          <w:right w:val="nil"/>
          <w:between w:val="nil"/>
        </w:pBdr>
        <w:contextualSpacing/>
        <w:rPr>
          <w:rFonts w:ascii="Arial" w:hAnsi="Arial" w:cs="Arial"/>
          <w:color w:val="000000"/>
          <w:sz w:val="20"/>
          <w:szCs w:val="20"/>
        </w:rPr>
      </w:pPr>
      <w:r w:rsidRPr="00F649EE">
        <w:rPr>
          <w:rFonts w:ascii="Arial" w:hAnsi="Arial" w:cs="Arial"/>
          <w:b/>
          <w:color w:val="000000"/>
          <w:sz w:val="20"/>
          <w:szCs w:val="20"/>
        </w:rPr>
        <w:t>References</w:t>
      </w:r>
    </w:p>
    <w:p w14:paraId="306261D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J. Van </w:t>
      </w:r>
      <w:proofErr w:type="spellStart"/>
      <w:r w:rsidRPr="00927DAC">
        <w:rPr>
          <w:rFonts w:asciiTheme="minorBidi" w:hAnsiTheme="minorBidi"/>
          <w:sz w:val="20"/>
          <w:szCs w:val="20"/>
        </w:rPr>
        <w:t>Etten</w:t>
      </w:r>
      <w:proofErr w:type="spellEnd"/>
      <w:r w:rsidRPr="00927DAC">
        <w:rPr>
          <w:rFonts w:asciiTheme="minorBidi" w:hAnsiTheme="minorBidi"/>
          <w:sz w:val="20"/>
          <w:szCs w:val="20"/>
        </w:rPr>
        <w:t xml:space="preserve">, D. Bhattacharya, Horizontal gene transfer in eukaryotes: not if, but how much? </w:t>
      </w:r>
      <w:r w:rsidRPr="00927DAC">
        <w:rPr>
          <w:rFonts w:asciiTheme="minorBidi" w:hAnsiTheme="minorBidi"/>
          <w:i/>
          <w:iCs/>
          <w:sz w:val="20"/>
          <w:szCs w:val="20"/>
        </w:rPr>
        <w:t>Trends Genet.</w:t>
      </w:r>
      <w:r w:rsidRPr="00927DAC">
        <w:rPr>
          <w:rFonts w:asciiTheme="minorBidi" w:hAnsiTheme="minorBidi"/>
          <w:sz w:val="20"/>
          <w:szCs w:val="20"/>
        </w:rPr>
        <w:t xml:space="preserve"> </w:t>
      </w:r>
      <w:r w:rsidRPr="00927DAC">
        <w:rPr>
          <w:rFonts w:asciiTheme="minorBidi" w:hAnsiTheme="minorBidi"/>
          <w:b/>
          <w:bCs/>
          <w:sz w:val="20"/>
          <w:szCs w:val="20"/>
        </w:rPr>
        <w:t>36</w:t>
      </w:r>
      <w:r w:rsidRPr="00927DAC">
        <w:rPr>
          <w:rFonts w:asciiTheme="minorBidi" w:hAnsiTheme="minorBidi"/>
          <w:sz w:val="20"/>
          <w:szCs w:val="20"/>
        </w:rPr>
        <w:t>, 915–925 (2020)</w:t>
      </w:r>
    </w:p>
    <w:p w14:paraId="49513C8B"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F. </w:t>
      </w:r>
      <w:proofErr w:type="spellStart"/>
      <w:r w:rsidRPr="00927DAC">
        <w:rPr>
          <w:rFonts w:asciiTheme="minorBidi" w:hAnsiTheme="minorBidi"/>
          <w:sz w:val="20"/>
          <w:szCs w:val="20"/>
        </w:rPr>
        <w:t>Husnik</w:t>
      </w:r>
      <w:proofErr w:type="spellEnd"/>
      <w:r w:rsidRPr="00927DAC">
        <w:rPr>
          <w:rFonts w:asciiTheme="minorBidi" w:hAnsiTheme="minorBidi"/>
          <w:sz w:val="20"/>
          <w:szCs w:val="20"/>
        </w:rPr>
        <w:t xml:space="preserve">, J. P. McCutcheon, Functional horizontal gene transfer from bacteria to eukaryotes. </w:t>
      </w:r>
      <w:r w:rsidRPr="00927DAC">
        <w:rPr>
          <w:rFonts w:asciiTheme="minorBidi" w:hAnsiTheme="minorBidi"/>
          <w:i/>
          <w:iCs/>
          <w:sz w:val="20"/>
          <w:szCs w:val="20"/>
        </w:rPr>
        <w:t xml:space="preserve">Nat. Rev. </w:t>
      </w:r>
      <w:proofErr w:type="spellStart"/>
      <w:r w:rsidRPr="00927DAC">
        <w:rPr>
          <w:rFonts w:asciiTheme="minorBidi" w:hAnsiTheme="minorBidi"/>
          <w:i/>
          <w:iCs/>
          <w:sz w:val="20"/>
          <w:szCs w:val="20"/>
        </w:rPr>
        <w:t>Microbiol</w:t>
      </w:r>
      <w:proofErr w:type="spellEnd"/>
      <w:r w:rsidRPr="00927DAC">
        <w:rPr>
          <w:rFonts w:asciiTheme="minorBidi" w:hAnsiTheme="minorBidi"/>
          <w:i/>
          <w:iCs/>
          <w:sz w:val="20"/>
          <w:szCs w:val="20"/>
        </w:rPr>
        <w:t>.</w:t>
      </w:r>
      <w:r w:rsidRPr="00927DAC">
        <w:rPr>
          <w:rFonts w:asciiTheme="minorBidi" w:hAnsiTheme="minorBidi"/>
          <w:sz w:val="20"/>
          <w:szCs w:val="20"/>
        </w:rPr>
        <w:t xml:space="preserve"> </w:t>
      </w:r>
      <w:r w:rsidRPr="00927DAC">
        <w:rPr>
          <w:rFonts w:asciiTheme="minorBidi" w:hAnsiTheme="minorBidi"/>
          <w:b/>
          <w:bCs/>
          <w:sz w:val="20"/>
          <w:szCs w:val="20"/>
        </w:rPr>
        <w:t>16</w:t>
      </w:r>
      <w:r w:rsidRPr="00927DAC">
        <w:rPr>
          <w:rFonts w:asciiTheme="minorBidi" w:hAnsiTheme="minorBidi"/>
          <w:sz w:val="20"/>
          <w:szCs w:val="20"/>
        </w:rPr>
        <w:t>, 67–79 (2018).</w:t>
      </w:r>
    </w:p>
    <w:p w14:paraId="4C8C717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lastRenderedPageBreak/>
        <w:t xml:space="preserve">L. </w:t>
      </w:r>
      <w:proofErr w:type="spellStart"/>
      <w:r w:rsidRPr="00927DAC">
        <w:rPr>
          <w:rFonts w:asciiTheme="minorBidi" w:hAnsiTheme="minorBidi"/>
          <w:sz w:val="20"/>
          <w:szCs w:val="20"/>
        </w:rPr>
        <w:t>Sacchi</w:t>
      </w:r>
      <w:proofErr w:type="spellEnd"/>
      <w:r w:rsidRPr="00927DAC">
        <w:rPr>
          <w:rFonts w:asciiTheme="minorBidi" w:hAnsiTheme="minorBidi"/>
          <w:sz w:val="20"/>
          <w:szCs w:val="20"/>
        </w:rPr>
        <w:t xml:space="preserve"> </w:t>
      </w:r>
      <w:r w:rsidRPr="00927DAC">
        <w:rPr>
          <w:rFonts w:asciiTheme="minorBidi" w:hAnsiTheme="minorBidi"/>
          <w:i/>
          <w:iCs/>
          <w:sz w:val="20"/>
          <w:szCs w:val="20"/>
        </w:rPr>
        <w:t>et al</w:t>
      </w:r>
      <w:r w:rsidRPr="00927DAC">
        <w:rPr>
          <w:rFonts w:asciiTheme="minorBidi" w:hAnsiTheme="minorBidi"/>
          <w:sz w:val="20"/>
          <w:szCs w:val="20"/>
        </w:rPr>
        <w:t xml:space="preserve">., Symbionts in the oocytes of </w:t>
      </w:r>
      <w:proofErr w:type="spellStart"/>
      <w:r w:rsidRPr="00927DAC">
        <w:rPr>
          <w:rFonts w:asciiTheme="minorBidi" w:hAnsiTheme="minorBidi"/>
          <w:sz w:val="20"/>
          <w:szCs w:val="20"/>
        </w:rPr>
        <w:t>Blattella</w:t>
      </w:r>
      <w:proofErr w:type="spellEnd"/>
      <w:r w:rsidRPr="00927DAC">
        <w:rPr>
          <w:rFonts w:asciiTheme="minorBidi" w:hAnsiTheme="minorBidi"/>
          <w:sz w:val="20"/>
          <w:szCs w:val="20"/>
        </w:rPr>
        <w:t xml:space="preserve"> </w:t>
      </w:r>
      <w:proofErr w:type="spellStart"/>
      <w:r w:rsidRPr="00927DAC">
        <w:rPr>
          <w:rFonts w:asciiTheme="minorBidi" w:hAnsiTheme="minorBidi"/>
          <w:sz w:val="20"/>
          <w:szCs w:val="20"/>
        </w:rPr>
        <w:t>germanica</w:t>
      </w:r>
      <w:proofErr w:type="spellEnd"/>
      <w:r w:rsidRPr="00927DAC">
        <w:rPr>
          <w:rFonts w:asciiTheme="minorBidi" w:hAnsiTheme="minorBidi"/>
          <w:sz w:val="20"/>
          <w:szCs w:val="20"/>
        </w:rPr>
        <w:t xml:space="preserve"> (</w:t>
      </w:r>
      <w:proofErr w:type="gramStart"/>
      <w:r w:rsidRPr="00927DAC">
        <w:rPr>
          <w:rFonts w:asciiTheme="minorBidi" w:hAnsiTheme="minorBidi"/>
          <w:sz w:val="20"/>
          <w:szCs w:val="20"/>
        </w:rPr>
        <w:t>L.)(</w:t>
      </w:r>
      <w:proofErr w:type="spellStart"/>
      <w:proofErr w:type="gramEnd"/>
      <w:r w:rsidRPr="00927DAC">
        <w:rPr>
          <w:rFonts w:asciiTheme="minorBidi" w:hAnsiTheme="minorBidi"/>
          <w:sz w:val="20"/>
          <w:szCs w:val="20"/>
        </w:rPr>
        <w:t>Dictyoptera</w:t>
      </w:r>
      <w:proofErr w:type="spellEnd"/>
      <w:r w:rsidRPr="00927DAC">
        <w:rPr>
          <w:rFonts w:asciiTheme="minorBidi" w:hAnsiTheme="minorBidi"/>
          <w:sz w:val="20"/>
          <w:szCs w:val="20"/>
        </w:rPr>
        <w:t xml:space="preserve">: </w:t>
      </w:r>
      <w:proofErr w:type="spellStart"/>
      <w:r w:rsidRPr="00927DAC">
        <w:rPr>
          <w:rFonts w:asciiTheme="minorBidi" w:hAnsiTheme="minorBidi"/>
          <w:sz w:val="20"/>
          <w:szCs w:val="20"/>
        </w:rPr>
        <w:t>Blattellidae</w:t>
      </w:r>
      <w:proofErr w:type="spellEnd"/>
      <w:r w:rsidRPr="00927DAC">
        <w:rPr>
          <w:rFonts w:asciiTheme="minorBidi" w:hAnsiTheme="minorBidi"/>
          <w:sz w:val="20"/>
          <w:szCs w:val="20"/>
        </w:rPr>
        <w:t xml:space="preserve">): Their mode of transmission. </w:t>
      </w:r>
      <w:r w:rsidRPr="00927DAC">
        <w:rPr>
          <w:rFonts w:asciiTheme="minorBidi" w:hAnsiTheme="minorBidi"/>
          <w:i/>
          <w:iCs/>
          <w:sz w:val="20"/>
          <w:szCs w:val="20"/>
        </w:rPr>
        <w:t xml:space="preserve">Int. J. Insect Morph. </w:t>
      </w:r>
      <w:proofErr w:type="spellStart"/>
      <w:r w:rsidRPr="00927DAC">
        <w:rPr>
          <w:rFonts w:asciiTheme="minorBidi" w:hAnsiTheme="minorBidi"/>
          <w:i/>
          <w:iCs/>
          <w:sz w:val="20"/>
          <w:szCs w:val="20"/>
        </w:rPr>
        <w:t>Embryol</w:t>
      </w:r>
      <w:proofErr w:type="spellEnd"/>
      <w:r w:rsidRPr="00927DAC">
        <w:rPr>
          <w:rFonts w:asciiTheme="minorBidi" w:hAnsiTheme="minorBidi"/>
          <w:i/>
          <w:iCs/>
          <w:sz w:val="20"/>
          <w:szCs w:val="20"/>
        </w:rPr>
        <w:t>.</w:t>
      </w:r>
      <w:r w:rsidRPr="00927DAC">
        <w:rPr>
          <w:rFonts w:asciiTheme="minorBidi" w:hAnsiTheme="minorBidi"/>
          <w:sz w:val="20"/>
          <w:szCs w:val="20"/>
        </w:rPr>
        <w:t xml:space="preserve"> </w:t>
      </w:r>
      <w:r w:rsidRPr="00927DAC">
        <w:rPr>
          <w:rFonts w:asciiTheme="minorBidi" w:hAnsiTheme="minorBidi"/>
          <w:b/>
          <w:bCs/>
          <w:sz w:val="20"/>
          <w:szCs w:val="20"/>
        </w:rPr>
        <w:t>17</w:t>
      </w:r>
      <w:r w:rsidRPr="00927DAC">
        <w:rPr>
          <w:rFonts w:asciiTheme="minorBidi" w:hAnsiTheme="minorBidi"/>
          <w:sz w:val="20"/>
          <w:szCs w:val="20"/>
        </w:rPr>
        <w:t xml:space="preserve">, 437–446 </w:t>
      </w:r>
      <w:r w:rsidRPr="00927DAC">
        <w:rPr>
          <w:rFonts w:asciiTheme="minorBidi" w:hAnsiTheme="minorBidi"/>
          <w:sz w:val="20"/>
          <w:szCs w:val="20"/>
          <w:lang w:val="it-IT"/>
        </w:rPr>
        <w:t>(1988).</w:t>
      </w:r>
    </w:p>
    <w:p w14:paraId="42EAD62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N. Lo, C. </w:t>
      </w:r>
      <w:proofErr w:type="spellStart"/>
      <w:r w:rsidRPr="00927DAC">
        <w:rPr>
          <w:rFonts w:asciiTheme="minorBidi" w:hAnsiTheme="minorBidi"/>
          <w:sz w:val="20"/>
          <w:szCs w:val="20"/>
        </w:rPr>
        <w:t>Bandi</w:t>
      </w:r>
      <w:proofErr w:type="spellEnd"/>
      <w:r w:rsidRPr="00927DAC">
        <w:rPr>
          <w:rFonts w:asciiTheme="minorBidi" w:hAnsiTheme="minorBidi"/>
          <w:sz w:val="20"/>
          <w:szCs w:val="20"/>
        </w:rPr>
        <w:t xml:space="preserve">, H. Watanabe, C. </w:t>
      </w:r>
      <w:proofErr w:type="spellStart"/>
      <w:r w:rsidRPr="00927DAC">
        <w:rPr>
          <w:rFonts w:asciiTheme="minorBidi" w:hAnsiTheme="minorBidi"/>
          <w:sz w:val="20"/>
          <w:szCs w:val="20"/>
        </w:rPr>
        <w:t>Nalepa</w:t>
      </w:r>
      <w:proofErr w:type="spellEnd"/>
      <w:r w:rsidRPr="00927DAC">
        <w:rPr>
          <w:rFonts w:asciiTheme="minorBidi" w:hAnsiTheme="minorBidi"/>
          <w:sz w:val="20"/>
          <w:szCs w:val="20"/>
        </w:rPr>
        <w:t xml:space="preserve">, T. Beninati, Evidence for </w:t>
      </w:r>
      <w:proofErr w:type="spellStart"/>
      <w:r w:rsidRPr="00927DAC">
        <w:rPr>
          <w:rFonts w:asciiTheme="minorBidi" w:hAnsiTheme="minorBidi"/>
          <w:sz w:val="20"/>
          <w:szCs w:val="20"/>
        </w:rPr>
        <w:t>cocladogenesis</w:t>
      </w:r>
      <w:proofErr w:type="spellEnd"/>
      <w:r w:rsidRPr="00927DAC">
        <w:rPr>
          <w:rFonts w:asciiTheme="minorBidi" w:hAnsiTheme="minorBidi"/>
          <w:sz w:val="20"/>
          <w:szCs w:val="20"/>
        </w:rPr>
        <w:t xml:space="preserve"> between diverse dictyopteran lineages and their intracellular endosymbionts. </w:t>
      </w:r>
      <w:r w:rsidRPr="00927DAC">
        <w:rPr>
          <w:rFonts w:asciiTheme="minorBidi" w:hAnsiTheme="minorBidi"/>
          <w:i/>
          <w:iCs/>
          <w:sz w:val="20"/>
          <w:szCs w:val="20"/>
        </w:rPr>
        <w:t xml:space="preserve">Mol. Biol. </w:t>
      </w:r>
      <w:proofErr w:type="spellStart"/>
      <w:r w:rsidRPr="00927DAC">
        <w:rPr>
          <w:rFonts w:asciiTheme="minorBidi" w:hAnsiTheme="minorBidi"/>
          <w:i/>
          <w:iCs/>
          <w:sz w:val="20"/>
          <w:szCs w:val="20"/>
        </w:rPr>
        <w:t>Evol</w:t>
      </w:r>
      <w:proofErr w:type="spellEnd"/>
      <w:r w:rsidRPr="00927DAC">
        <w:rPr>
          <w:rFonts w:asciiTheme="minorBidi" w:hAnsiTheme="minorBidi"/>
          <w:i/>
          <w:iCs/>
          <w:sz w:val="20"/>
          <w:szCs w:val="20"/>
        </w:rPr>
        <w:t>.</w:t>
      </w:r>
      <w:r w:rsidRPr="00927DAC">
        <w:rPr>
          <w:rFonts w:asciiTheme="minorBidi" w:hAnsiTheme="minorBidi"/>
          <w:sz w:val="20"/>
          <w:szCs w:val="20"/>
        </w:rPr>
        <w:t xml:space="preserve"> </w:t>
      </w:r>
      <w:r w:rsidRPr="00927DAC">
        <w:rPr>
          <w:rFonts w:asciiTheme="minorBidi" w:hAnsiTheme="minorBidi"/>
          <w:b/>
          <w:bCs/>
          <w:sz w:val="20"/>
          <w:szCs w:val="20"/>
        </w:rPr>
        <w:t>20</w:t>
      </w:r>
      <w:r w:rsidRPr="00927DAC">
        <w:rPr>
          <w:rFonts w:asciiTheme="minorBidi" w:hAnsiTheme="minorBidi"/>
          <w:sz w:val="20"/>
          <w:szCs w:val="20"/>
        </w:rPr>
        <w:t>, 907–913 (2003).</w:t>
      </w:r>
    </w:p>
    <w:p w14:paraId="4627494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N. </w:t>
      </w:r>
      <w:proofErr w:type="spellStart"/>
      <w:r w:rsidRPr="00927DAC">
        <w:rPr>
          <w:rFonts w:asciiTheme="minorBidi" w:hAnsiTheme="minorBidi"/>
          <w:sz w:val="20"/>
          <w:szCs w:val="20"/>
        </w:rPr>
        <w:t>Nikoh</w:t>
      </w:r>
      <w:proofErr w:type="spellEnd"/>
      <w:r w:rsidRPr="00927DAC">
        <w:rPr>
          <w:rFonts w:asciiTheme="minorBidi" w:hAnsiTheme="minorBidi"/>
          <w:sz w:val="20"/>
          <w:szCs w:val="20"/>
        </w:rPr>
        <w:t xml:space="preserve"> </w:t>
      </w:r>
      <w:r w:rsidRPr="00927DAC">
        <w:rPr>
          <w:rFonts w:asciiTheme="minorBidi" w:hAnsiTheme="minorBidi"/>
          <w:i/>
          <w:iCs/>
          <w:sz w:val="20"/>
          <w:szCs w:val="20"/>
        </w:rPr>
        <w:t>et al</w:t>
      </w:r>
      <w:r w:rsidRPr="00927DAC">
        <w:rPr>
          <w:rFonts w:asciiTheme="minorBidi" w:hAnsiTheme="minorBidi"/>
          <w:sz w:val="20"/>
          <w:szCs w:val="20"/>
        </w:rPr>
        <w:t xml:space="preserve">., Bacterial genes in the aphid genome: absence of functional gene transfer from </w:t>
      </w:r>
      <w:proofErr w:type="spellStart"/>
      <w:r w:rsidRPr="00927DAC">
        <w:rPr>
          <w:rFonts w:asciiTheme="minorBidi" w:hAnsiTheme="minorBidi"/>
          <w:sz w:val="20"/>
          <w:szCs w:val="20"/>
        </w:rPr>
        <w:t>Buchnera</w:t>
      </w:r>
      <w:proofErr w:type="spellEnd"/>
      <w:r w:rsidRPr="00927DAC">
        <w:rPr>
          <w:rFonts w:asciiTheme="minorBidi" w:hAnsiTheme="minorBidi"/>
          <w:sz w:val="20"/>
          <w:szCs w:val="20"/>
        </w:rPr>
        <w:t xml:space="preserve"> to its host. </w:t>
      </w:r>
      <w:proofErr w:type="spellStart"/>
      <w:r w:rsidRPr="00927DAC">
        <w:rPr>
          <w:rFonts w:asciiTheme="minorBidi" w:hAnsiTheme="minorBidi"/>
          <w:i/>
          <w:iCs/>
          <w:sz w:val="20"/>
          <w:szCs w:val="20"/>
        </w:rPr>
        <w:t>PLoS</w:t>
      </w:r>
      <w:proofErr w:type="spellEnd"/>
      <w:r w:rsidRPr="00927DAC">
        <w:rPr>
          <w:rFonts w:asciiTheme="minorBidi" w:hAnsiTheme="minorBidi"/>
          <w:i/>
          <w:iCs/>
          <w:sz w:val="20"/>
          <w:szCs w:val="20"/>
        </w:rPr>
        <w:t xml:space="preserve"> Genet</w:t>
      </w:r>
      <w:r w:rsidRPr="00927DAC">
        <w:rPr>
          <w:rFonts w:asciiTheme="minorBidi" w:hAnsiTheme="minorBidi"/>
          <w:sz w:val="20"/>
          <w:szCs w:val="20"/>
        </w:rPr>
        <w:t xml:space="preserve">. </w:t>
      </w:r>
      <w:r w:rsidRPr="00927DAC">
        <w:rPr>
          <w:rFonts w:asciiTheme="minorBidi" w:hAnsiTheme="minorBidi"/>
          <w:b/>
          <w:bCs/>
          <w:i/>
          <w:iCs/>
          <w:sz w:val="20"/>
          <w:szCs w:val="20"/>
        </w:rPr>
        <w:t>6</w:t>
      </w:r>
      <w:r w:rsidRPr="00927DAC">
        <w:rPr>
          <w:rFonts w:asciiTheme="minorBidi" w:hAnsiTheme="minorBidi"/>
          <w:sz w:val="20"/>
          <w:szCs w:val="20"/>
        </w:rPr>
        <w:t xml:space="preserve">, e1000827 </w:t>
      </w:r>
      <w:r w:rsidRPr="00927DAC">
        <w:rPr>
          <w:rFonts w:asciiTheme="minorBidi" w:hAnsiTheme="minorBidi"/>
          <w:sz w:val="20"/>
          <w:szCs w:val="20"/>
          <w:lang w:val="pl-PL"/>
        </w:rPr>
        <w:t>(2010).</w:t>
      </w:r>
    </w:p>
    <w:p w14:paraId="6C33D75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D. B. Sloan </w:t>
      </w:r>
      <w:r w:rsidRPr="00927DAC">
        <w:rPr>
          <w:rFonts w:asciiTheme="minorBidi" w:hAnsiTheme="minorBidi"/>
          <w:i/>
          <w:iCs/>
          <w:sz w:val="20"/>
          <w:szCs w:val="20"/>
        </w:rPr>
        <w:t>et al</w:t>
      </w:r>
      <w:r w:rsidRPr="00927DAC">
        <w:rPr>
          <w:rFonts w:asciiTheme="minorBidi" w:hAnsiTheme="minorBidi"/>
          <w:sz w:val="20"/>
          <w:szCs w:val="20"/>
        </w:rPr>
        <w:t xml:space="preserve">., Parallel histories of horizontal gene transfer facilitated extreme reduction of endosymbiont genomes in sap-feeding insects. </w:t>
      </w:r>
      <w:r w:rsidRPr="00927DAC">
        <w:rPr>
          <w:rFonts w:asciiTheme="minorBidi" w:hAnsiTheme="minorBidi"/>
          <w:i/>
          <w:iCs/>
          <w:sz w:val="20"/>
          <w:szCs w:val="20"/>
        </w:rPr>
        <w:t xml:space="preserve">Mol. Biol. </w:t>
      </w:r>
      <w:proofErr w:type="spellStart"/>
      <w:r w:rsidRPr="00927DAC">
        <w:rPr>
          <w:rFonts w:asciiTheme="minorBidi" w:hAnsiTheme="minorBidi"/>
          <w:i/>
          <w:iCs/>
          <w:sz w:val="20"/>
          <w:szCs w:val="20"/>
        </w:rPr>
        <w:t>Evol</w:t>
      </w:r>
      <w:proofErr w:type="spellEnd"/>
      <w:r w:rsidRPr="00927DAC">
        <w:rPr>
          <w:rFonts w:asciiTheme="minorBidi" w:hAnsiTheme="minorBidi"/>
          <w:i/>
          <w:iCs/>
          <w:sz w:val="20"/>
          <w:szCs w:val="20"/>
        </w:rPr>
        <w:t>.</w:t>
      </w:r>
      <w:r w:rsidRPr="00927DAC">
        <w:rPr>
          <w:rFonts w:asciiTheme="minorBidi" w:hAnsiTheme="minorBidi"/>
          <w:sz w:val="20"/>
          <w:szCs w:val="20"/>
        </w:rPr>
        <w:t xml:space="preserve"> </w:t>
      </w:r>
      <w:r w:rsidRPr="00927DAC">
        <w:rPr>
          <w:rFonts w:asciiTheme="minorBidi" w:hAnsiTheme="minorBidi"/>
          <w:b/>
          <w:bCs/>
          <w:i/>
          <w:iCs/>
          <w:sz w:val="20"/>
          <w:szCs w:val="20"/>
        </w:rPr>
        <w:t>31</w:t>
      </w:r>
      <w:r w:rsidRPr="00927DAC">
        <w:rPr>
          <w:rFonts w:asciiTheme="minorBidi" w:hAnsiTheme="minorBidi"/>
          <w:sz w:val="20"/>
          <w:szCs w:val="20"/>
        </w:rPr>
        <w:t>, 857–871 (2014)</w:t>
      </w:r>
      <w:commentRangeStart w:id="206"/>
      <w:r w:rsidRPr="00927DAC">
        <w:rPr>
          <w:rFonts w:asciiTheme="minorBidi" w:hAnsiTheme="minorBidi"/>
          <w:sz w:val="20"/>
          <w:szCs w:val="20"/>
        </w:rPr>
        <w:t>.</w:t>
      </w:r>
      <w:commentRangeEnd w:id="206"/>
      <w:r w:rsidR="00985BE3">
        <w:rPr>
          <w:rStyle w:val="CommentReference"/>
          <w:rFonts w:ascii="Times New Roman" w:eastAsia="Times New Roman" w:hAnsi="Times New Roman" w:cs="Times New Roman"/>
        </w:rPr>
        <w:commentReference w:id="206"/>
      </w:r>
    </w:p>
    <w:p w14:paraId="702F0FA4" w14:textId="77777777" w:rsidR="00985BE3" w:rsidRPr="00927DAC" w:rsidRDefault="00985BE3" w:rsidP="00985BE3">
      <w:pPr>
        <w:pStyle w:val="ListParagraph"/>
        <w:numPr>
          <w:ilvl w:val="0"/>
          <w:numId w:val="2"/>
        </w:numPr>
        <w:spacing w:after="0"/>
        <w:jc w:val="both"/>
        <w:rPr>
          <w:moveTo w:id="207" w:author="Microsoft Office User" w:date="2026-04-13T15:24:00Z"/>
          <w:rFonts w:asciiTheme="minorBidi" w:hAnsiTheme="minorBidi"/>
          <w:sz w:val="20"/>
          <w:szCs w:val="20"/>
        </w:rPr>
      </w:pPr>
      <w:moveToRangeStart w:id="208" w:author="Microsoft Office User" w:date="2026-04-13T15:24:00Z" w:name="move226986263"/>
      <w:moveTo w:id="209" w:author="Microsoft Office User" w:date="2026-04-13T15:24:00Z">
        <w:r w:rsidRPr="00927DAC">
          <w:rPr>
            <w:rFonts w:asciiTheme="minorBidi" w:hAnsiTheme="minorBidi"/>
            <w:sz w:val="20"/>
            <w:szCs w:val="20"/>
          </w:rPr>
          <w:t xml:space="preserve">Y. Li </w:t>
        </w:r>
        <w:r w:rsidRPr="00927DAC">
          <w:rPr>
            <w:rFonts w:asciiTheme="minorBidi" w:hAnsiTheme="minorBidi"/>
            <w:i/>
            <w:iCs/>
            <w:sz w:val="20"/>
            <w:szCs w:val="20"/>
          </w:rPr>
          <w:t>et al</w:t>
        </w:r>
        <w:r w:rsidRPr="00927DAC">
          <w:rPr>
            <w:rFonts w:asciiTheme="minorBidi" w:hAnsiTheme="minorBidi"/>
            <w:sz w:val="20"/>
            <w:szCs w:val="20"/>
          </w:rPr>
          <w:t>., HGT is widespread in insects and contributes to male courtship in lepidopterans</w:t>
        </w:r>
        <w:r w:rsidRPr="00927DAC">
          <w:rPr>
            <w:rFonts w:asciiTheme="minorBidi" w:hAnsiTheme="minorBidi"/>
            <w:i/>
            <w:iCs/>
            <w:sz w:val="20"/>
            <w:szCs w:val="20"/>
          </w:rPr>
          <w:t>. Cell</w:t>
        </w:r>
        <w:r w:rsidRPr="00927DAC">
          <w:rPr>
            <w:rFonts w:asciiTheme="minorBidi" w:hAnsiTheme="minorBidi"/>
            <w:sz w:val="20"/>
            <w:szCs w:val="20"/>
          </w:rPr>
          <w:t xml:space="preserve">, </w:t>
        </w:r>
        <w:r w:rsidRPr="00927DAC">
          <w:rPr>
            <w:rFonts w:asciiTheme="minorBidi" w:hAnsiTheme="minorBidi"/>
            <w:i/>
            <w:iCs/>
            <w:sz w:val="20"/>
            <w:szCs w:val="20"/>
          </w:rPr>
          <w:t>185</w:t>
        </w:r>
        <w:r w:rsidRPr="00927DAC">
          <w:rPr>
            <w:rFonts w:asciiTheme="minorBidi" w:hAnsiTheme="minorBidi"/>
            <w:sz w:val="20"/>
            <w:szCs w:val="20"/>
          </w:rPr>
          <w:t>, 2975–2987 (2022).</w:t>
        </w:r>
      </w:moveTo>
    </w:p>
    <w:moveToRangeEnd w:id="208"/>
    <w:p w14:paraId="1BD9835F" w14:textId="6F2D8B76" w:rsidR="00D3701A" w:rsidRPr="00927DAC" w:rsidDel="00985BE3" w:rsidRDefault="00D3701A" w:rsidP="00D3701A">
      <w:pPr>
        <w:pStyle w:val="ListParagraph"/>
        <w:numPr>
          <w:ilvl w:val="0"/>
          <w:numId w:val="2"/>
        </w:numPr>
        <w:spacing w:after="0"/>
        <w:jc w:val="both"/>
        <w:rPr>
          <w:del w:id="210" w:author="Microsoft Office User" w:date="2026-04-13T15:24:00Z"/>
          <w:rFonts w:asciiTheme="minorBidi" w:hAnsiTheme="minorBidi"/>
          <w:sz w:val="20"/>
          <w:szCs w:val="20"/>
          <w:lang w:val="da-DK"/>
        </w:rPr>
      </w:pPr>
      <w:del w:id="211" w:author="Microsoft Office User" w:date="2026-04-13T15:24:00Z">
        <w:r w:rsidRPr="00927DAC" w:rsidDel="00985BE3">
          <w:rPr>
            <w:rFonts w:asciiTheme="minorBidi" w:hAnsiTheme="minorBidi"/>
            <w:sz w:val="20"/>
            <w:szCs w:val="20"/>
          </w:rPr>
          <w:delText xml:space="preserve">J. B. Luan </w:delText>
        </w:r>
        <w:r w:rsidRPr="00927DAC" w:rsidDel="00985BE3">
          <w:rPr>
            <w:rFonts w:asciiTheme="minorBidi" w:hAnsiTheme="minorBidi"/>
            <w:i/>
            <w:iCs/>
            <w:sz w:val="20"/>
            <w:szCs w:val="20"/>
          </w:rPr>
          <w:delText>et al</w:delText>
        </w:r>
        <w:r w:rsidRPr="00927DAC" w:rsidDel="00985BE3">
          <w:rPr>
            <w:rFonts w:asciiTheme="minorBidi" w:hAnsiTheme="minorBidi"/>
            <w:sz w:val="20"/>
            <w:szCs w:val="20"/>
          </w:rPr>
          <w:delText xml:space="preserve">., Metabolic coevolution in the bacterial symbiosis of whiteflies and related plant sap-feeding insects. </w:delText>
        </w:r>
        <w:r w:rsidRPr="00927DAC" w:rsidDel="00985BE3">
          <w:rPr>
            <w:rFonts w:asciiTheme="minorBidi" w:hAnsiTheme="minorBidi"/>
            <w:i/>
            <w:iCs/>
            <w:sz w:val="20"/>
            <w:szCs w:val="20"/>
            <w:lang w:val="da-DK"/>
          </w:rPr>
          <w:delText>Genome Biol. Evol</w:delText>
        </w:r>
        <w:r w:rsidRPr="00927DAC" w:rsidDel="00985BE3">
          <w:rPr>
            <w:rFonts w:asciiTheme="minorBidi" w:hAnsiTheme="minorBidi"/>
            <w:sz w:val="20"/>
            <w:szCs w:val="20"/>
            <w:lang w:val="da-DK"/>
          </w:rPr>
          <w:delText xml:space="preserve">. </w:delText>
        </w:r>
        <w:r w:rsidRPr="00927DAC" w:rsidDel="00985BE3">
          <w:rPr>
            <w:rFonts w:asciiTheme="minorBidi" w:hAnsiTheme="minorBidi"/>
            <w:b/>
            <w:bCs/>
            <w:sz w:val="20"/>
            <w:szCs w:val="20"/>
            <w:lang w:val="da-DK"/>
          </w:rPr>
          <w:delText>7</w:delText>
        </w:r>
        <w:r w:rsidRPr="00927DAC" w:rsidDel="00985BE3">
          <w:rPr>
            <w:rFonts w:asciiTheme="minorBidi" w:hAnsiTheme="minorBidi"/>
            <w:sz w:val="20"/>
            <w:szCs w:val="20"/>
            <w:lang w:val="da-DK"/>
          </w:rPr>
          <w:delText>, 2635</w:delText>
        </w:r>
        <w:r w:rsidRPr="00927DAC" w:rsidDel="00985BE3">
          <w:rPr>
            <w:rFonts w:asciiTheme="minorBidi" w:hAnsiTheme="minorBidi"/>
            <w:sz w:val="20"/>
            <w:szCs w:val="20"/>
          </w:rPr>
          <w:delText>–</w:delText>
        </w:r>
        <w:r w:rsidRPr="00927DAC" w:rsidDel="00985BE3">
          <w:rPr>
            <w:rFonts w:asciiTheme="minorBidi" w:hAnsiTheme="minorBidi"/>
            <w:sz w:val="20"/>
            <w:szCs w:val="20"/>
            <w:lang w:val="da-DK"/>
          </w:rPr>
          <w:delText>2647 (2015).</w:delText>
        </w:r>
      </w:del>
    </w:p>
    <w:p w14:paraId="029187B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C. Liu </w:t>
      </w:r>
      <w:r w:rsidRPr="00927DAC">
        <w:rPr>
          <w:rFonts w:asciiTheme="minorBidi" w:hAnsiTheme="minorBidi"/>
          <w:i/>
          <w:iCs/>
          <w:sz w:val="20"/>
          <w:szCs w:val="20"/>
        </w:rPr>
        <w:t>et al</w:t>
      </w:r>
      <w:r w:rsidRPr="00927DAC">
        <w:rPr>
          <w:rFonts w:asciiTheme="minorBidi" w:hAnsiTheme="minorBidi"/>
          <w:sz w:val="20"/>
          <w:szCs w:val="20"/>
        </w:rPr>
        <w:t xml:space="preserve">., Horizontal gene transfers are widespread across termite genomes but do not confer metabolic innovations. </w:t>
      </w:r>
      <w:proofErr w:type="spellStart"/>
      <w:r w:rsidRPr="00927DAC">
        <w:rPr>
          <w:rFonts w:asciiTheme="minorBidi" w:hAnsiTheme="minorBidi"/>
          <w:i/>
          <w:iCs/>
          <w:sz w:val="20"/>
          <w:szCs w:val="20"/>
        </w:rPr>
        <w:t>bioRxiv</w:t>
      </w:r>
      <w:proofErr w:type="spellEnd"/>
      <w:r w:rsidRPr="00927DAC">
        <w:rPr>
          <w:rFonts w:asciiTheme="minorBidi" w:hAnsiTheme="minorBidi"/>
          <w:sz w:val="20"/>
          <w:szCs w:val="20"/>
        </w:rPr>
        <w:t xml:space="preserve"> [Preprint] (2025). https://doi.org/10.1101/2025.03.16.643567 (accessed 6 July 2025).</w:t>
      </w:r>
    </w:p>
    <w:p w14:paraId="2411284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w:t>
      </w:r>
      <w:proofErr w:type="spellStart"/>
      <w:r w:rsidRPr="00927DAC">
        <w:rPr>
          <w:rFonts w:asciiTheme="minorBidi" w:hAnsiTheme="minorBidi"/>
          <w:sz w:val="20"/>
          <w:szCs w:val="20"/>
        </w:rPr>
        <w:t>Simion</w:t>
      </w:r>
      <w:proofErr w:type="spellEnd"/>
      <w:r w:rsidRPr="00927DAC">
        <w:rPr>
          <w:rFonts w:asciiTheme="minorBidi" w:hAnsiTheme="minorBidi"/>
          <w:sz w:val="20"/>
          <w:szCs w:val="20"/>
        </w:rPr>
        <w:t xml:space="preserve"> </w:t>
      </w:r>
      <w:r w:rsidRPr="00927DAC">
        <w:rPr>
          <w:rFonts w:asciiTheme="minorBidi" w:hAnsiTheme="minorBidi"/>
          <w:i/>
          <w:iCs/>
          <w:sz w:val="20"/>
          <w:szCs w:val="20"/>
        </w:rPr>
        <w:t>et al</w:t>
      </w:r>
      <w:r w:rsidRPr="00927DAC">
        <w:rPr>
          <w:rFonts w:asciiTheme="minorBidi" w:hAnsiTheme="minorBidi"/>
          <w:sz w:val="20"/>
          <w:szCs w:val="20"/>
        </w:rPr>
        <w:t xml:space="preserve">., Chromosome-level genome assembly reveals homologous chromosomes and recombination in asexual rotifer </w:t>
      </w:r>
      <w:proofErr w:type="spellStart"/>
      <w:r w:rsidRPr="00927DAC">
        <w:rPr>
          <w:rFonts w:asciiTheme="minorBidi" w:hAnsiTheme="minorBidi"/>
          <w:i/>
          <w:iCs/>
          <w:sz w:val="20"/>
          <w:szCs w:val="20"/>
        </w:rPr>
        <w:t>Adineta</w:t>
      </w:r>
      <w:proofErr w:type="spellEnd"/>
      <w:r w:rsidRPr="00927DAC">
        <w:rPr>
          <w:rFonts w:asciiTheme="minorBidi" w:hAnsiTheme="minorBidi"/>
          <w:i/>
          <w:iCs/>
          <w:sz w:val="20"/>
          <w:szCs w:val="20"/>
        </w:rPr>
        <w:t xml:space="preserve"> </w:t>
      </w:r>
      <w:proofErr w:type="spellStart"/>
      <w:r w:rsidRPr="00927DAC">
        <w:rPr>
          <w:rFonts w:asciiTheme="minorBidi" w:hAnsiTheme="minorBidi"/>
          <w:i/>
          <w:iCs/>
          <w:sz w:val="20"/>
          <w:szCs w:val="20"/>
        </w:rPr>
        <w:t>vaga</w:t>
      </w:r>
      <w:proofErr w:type="spellEnd"/>
      <w:r w:rsidRPr="00927DAC">
        <w:rPr>
          <w:rFonts w:asciiTheme="minorBidi" w:hAnsiTheme="minorBidi"/>
          <w:sz w:val="20"/>
          <w:szCs w:val="20"/>
        </w:rPr>
        <w:t xml:space="preserve">. </w:t>
      </w:r>
      <w:r w:rsidRPr="00927DAC">
        <w:rPr>
          <w:rFonts w:asciiTheme="minorBidi" w:hAnsiTheme="minorBidi"/>
          <w:i/>
          <w:iCs/>
          <w:sz w:val="20"/>
          <w:szCs w:val="20"/>
        </w:rPr>
        <w:t>Sci. Adv.</w:t>
      </w:r>
      <w:r w:rsidRPr="00927DAC">
        <w:rPr>
          <w:rFonts w:asciiTheme="minorBidi" w:hAnsiTheme="minorBidi"/>
          <w:sz w:val="20"/>
          <w:szCs w:val="20"/>
        </w:rPr>
        <w:t xml:space="preserve"> </w:t>
      </w:r>
      <w:r w:rsidRPr="00927DAC">
        <w:rPr>
          <w:rFonts w:asciiTheme="minorBidi" w:hAnsiTheme="minorBidi"/>
          <w:b/>
          <w:bCs/>
          <w:sz w:val="20"/>
          <w:szCs w:val="20"/>
        </w:rPr>
        <w:t>7</w:t>
      </w:r>
      <w:r w:rsidRPr="00927DAC">
        <w:rPr>
          <w:rFonts w:asciiTheme="minorBidi" w:hAnsiTheme="minorBidi"/>
          <w:sz w:val="20"/>
          <w:szCs w:val="20"/>
        </w:rPr>
        <w:t>, eabg4216 (2021).</w:t>
      </w:r>
    </w:p>
    <w:p w14:paraId="4143756D" w14:textId="009795E1" w:rsidR="00D3701A" w:rsidRPr="00927DAC" w:rsidDel="00985BE3" w:rsidRDefault="00D3701A" w:rsidP="00D3701A">
      <w:pPr>
        <w:pStyle w:val="ListParagraph"/>
        <w:numPr>
          <w:ilvl w:val="0"/>
          <w:numId w:val="2"/>
        </w:numPr>
        <w:spacing w:after="0"/>
        <w:jc w:val="both"/>
        <w:rPr>
          <w:moveFrom w:id="212" w:author="Microsoft Office User" w:date="2026-04-13T15:24:00Z"/>
          <w:rFonts w:asciiTheme="minorBidi" w:hAnsiTheme="minorBidi"/>
          <w:sz w:val="20"/>
          <w:szCs w:val="20"/>
        </w:rPr>
      </w:pPr>
      <w:moveFromRangeStart w:id="213" w:author="Microsoft Office User" w:date="2026-04-13T15:24:00Z" w:name="move226986263"/>
      <w:moveFrom w:id="214" w:author="Microsoft Office User" w:date="2026-04-13T15:24:00Z">
        <w:r w:rsidRPr="00927DAC" w:rsidDel="00985BE3">
          <w:rPr>
            <w:rFonts w:asciiTheme="minorBidi" w:hAnsiTheme="minorBidi"/>
            <w:sz w:val="20"/>
            <w:szCs w:val="20"/>
          </w:rPr>
          <w:t xml:space="preserve">Y. Li </w:t>
        </w:r>
        <w:r w:rsidRPr="00927DAC" w:rsidDel="00985BE3">
          <w:rPr>
            <w:rFonts w:asciiTheme="minorBidi" w:hAnsiTheme="minorBidi"/>
            <w:i/>
            <w:iCs/>
            <w:sz w:val="20"/>
            <w:szCs w:val="20"/>
          </w:rPr>
          <w:t>et al</w:t>
        </w:r>
        <w:r w:rsidRPr="00927DAC" w:rsidDel="00985BE3">
          <w:rPr>
            <w:rFonts w:asciiTheme="minorBidi" w:hAnsiTheme="minorBidi"/>
            <w:sz w:val="20"/>
            <w:szCs w:val="20"/>
          </w:rPr>
          <w:t>., HGT is widespread in insects and contributes to male courtship in lepidopterans</w:t>
        </w:r>
        <w:r w:rsidRPr="00927DAC" w:rsidDel="00985BE3">
          <w:rPr>
            <w:rFonts w:asciiTheme="minorBidi" w:hAnsiTheme="minorBidi"/>
            <w:i/>
            <w:iCs/>
            <w:sz w:val="20"/>
            <w:szCs w:val="20"/>
          </w:rPr>
          <w:t>. Cell</w:t>
        </w:r>
        <w:r w:rsidRPr="00927DAC" w:rsidDel="00985BE3">
          <w:rPr>
            <w:rFonts w:asciiTheme="minorBidi" w:hAnsiTheme="minorBidi"/>
            <w:sz w:val="20"/>
            <w:szCs w:val="20"/>
          </w:rPr>
          <w:t xml:space="preserve">, </w:t>
        </w:r>
        <w:r w:rsidRPr="00927DAC" w:rsidDel="00985BE3">
          <w:rPr>
            <w:rFonts w:asciiTheme="minorBidi" w:hAnsiTheme="minorBidi"/>
            <w:i/>
            <w:iCs/>
            <w:sz w:val="20"/>
            <w:szCs w:val="20"/>
          </w:rPr>
          <w:t>185</w:t>
        </w:r>
        <w:r w:rsidRPr="00927DAC" w:rsidDel="00985BE3">
          <w:rPr>
            <w:rFonts w:asciiTheme="minorBidi" w:hAnsiTheme="minorBidi"/>
            <w:sz w:val="20"/>
            <w:szCs w:val="20"/>
          </w:rPr>
          <w:t>, 2975–2987 (2022).</w:t>
        </w:r>
      </w:moveFrom>
    </w:p>
    <w:moveFromRangeEnd w:id="213"/>
    <w:p w14:paraId="53FCBF92"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K. M. Ewart </w:t>
      </w:r>
      <w:r w:rsidRPr="00927DAC">
        <w:rPr>
          <w:rFonts w:asciiTheme="minorBidi" w:hAnsiTheme="minorBidi"/>
          <w:i/>
          <w:iCs/>
          <w:sz w:val="20"/>
          <w:szCs w:val="20"/>
        </w:rPr>
        <w:t>et al</w:t>
      </w:r>
      <w:r w:rsidRPr="00927DAC">
        <w:rPr>
          <w:rFonts w:asciiTheme="minorBidi" w:hAnsiTheme="minorBidi"/>
          <w:sz w:val="20"/>
          <w:szCs w:val="20"/>
        </w:rPr>
        <w:t xml:space="preserve">., Pervasive relaxed selection in termite genomes. </w:t>
      </w:r>
      <w:r w:rsidRPr="00927DAC">
        <w:rPr>
          <w:rFonts w:asciiTheme="minorBidi" w:hAnsiTheme="minorBidi"/>
          <w:i/>
          <w:iCs/>
          <w:sz w:val="20"/>
          <w:szCs w:val="20"/>
        </w:rPr>
        <w:t>Proc. R. Soc. B.</w:t>
      </w:r>
      <w:r w:rsidRPr="00927DAC">
        <w:rPr>
          <w:rFonts w:asciiTheme="minorBidi" w:hAnsiTheme="minorBidi"/>
          <w:sz w:val="20"/>
          <w:szCs w:val="20"/>
        </w:rPr>
        <w:t xml:space="preserve"> </w:t>
      </w:r>
      <w:r w:rsidRPr="00927DAC">
        <w:rPr>
          <w:rFonts w:asciiTheme="minorBidi" w:hAnsiTheme="minorBidi"/>
          <w:b/>
          <w:bCs/>
          <w:sz w:val="20"/>
          <w:szCs w:val="20"/>
        </w:rPr>
        <w:t>291</w:t>
      </w:r>
      <w:r w:rsidRPr="00927DAC">
        <w:rPr>
          <w:rFonts w:asciiTheme="minorBidi" w:hAnsiTheme="minorBidi"/>
          <w:sz w:val="20"/>
          <w:szCs w:val="20"/>
        </w:rPr>
        <w:t>, 20232439 (2024).</w:t>
      </w:r>
    </w:p>
    <w:p w14:paraId="224E303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G. Beasley-Hall </w:t>
      </w:r>
      <w:r w:rsidRPr="00927DAC">
        <w:rPr>
          <w:rFonts w:asciiTheme="minorBidi" w:hAnsiTheme="minorBidi"/>
          <w:i/>
          <w:iCs/>
          <w:sz w:val="20"/>
          <w:szCs w:val="20"/>
        </w:rPr>
        <w:t>et al</w:t>
      </w:r>
      <w:r w:rsidRPr="00927DAC">
        <w:rPr>
          <w:rFonts w:asciiTheme="minorBidi" w:hAnsiTheme="minorBidi"/>
          <w:sz w:val="20"/>
          <w:szCs w:val="20"/>
        </w:rPr>
        <w:t>., Digging deep: a revised phylogeny of Australian burrowing cockroaches (</w:t>
      </w:r>
      <w:proofErr w:type="spellStart"/>
      <w:r w:rsidRPr="00927DAC">
        <w:rPr>
          <w:rFonts w:asciiTheme="minorBidi" w:hAnsiTheme="minorBidi"/>
          <w:sz w:val="20"/>
          <w:szCs w:val="20"/>
        </w:rPr>
        <w:t>Blaberidae</w:t>
      </w:r>
      <w:proofErr w:type="spellEnd"/>
      <w:r w:rsidRPr="00927DAC">
        <w:rPr>
          <w:rFonts w:asciiTheme="minorBidi" w:hAnsiTheme="minorBidi"/>
          <w:sz w:val="20"/>
          <w:szCs w:val="20"/>
        </w:rPr>
        <w:t xml:space="preserve">: </w:t>
      </w:r>
      <w:proofErr w:type="spellStart"/>
      <w:r w:rsidRPr="00927DAC">
        <w:rPr>
          <w:rFonts w:asciiTheme="minorBidi" w:hAnsiTheme="minorBidi"/>
          <w:sz w:val="20"/>
          <w:szCs w:val="20"/>
        </w:rPr>
        <w:t>Panesthiinae</w:t>
      </w:r>
      <w:proofErr w:type="spellEnd"/>
      <w:r w:rsidRPr="00927DAC">
        <w:rPr>
          <w:rFonts w:asciiTheme="minorBidi" w:hAnsiTheme="minorBidi"/>
          <w:sz w:val="20"/>
          <w:szCs w:val="20"/>
        </w:rPr>
        <w:t xml:space="preserve">, </w:t>
      </w:r>
      <w:proofErr w:type="spellStart"/>
      <w:r w:rsidRPr="00927DAC">
        <w:rPr>
          <w:rFonts w:asciiTheme="minorBidi" w:hAnsiTheme="minorBidi"/>
          <w:sz w:val="20"/>
          <w:szCs w:val="20"/>
        </w:rPr>
        <w:t>Geoscapheinae</w:t>
      </w:r>
      <w:proofErr w:type="spellEnd"/>
      <w:r w:rsidRPr="00927DAC">
        <w:rPr>
          <w:rFonts w:asciiTheme="minorBidi" w:hAnsiTheme="minorBidi"/>
          <w:sz w:val="20"/>
          <w:szCs w:val="20"/>
        </w:rPr>
        <w:t xml:space="preserve">) confirms extensive </w:t>
      </w:r>
      <w:proofErr w:type="spellStart"/>
      <w:r w:rsidRPr="00927DAC">
        <w:rPr>
          <w:rFonts w:asciiTheme="minorBidi" w:hAnsiTheme="minorBidi"/>
          <w:sz w:val="20"/>
          <w:szCs w:val="20"/>
        </w:rPr>
        <w:t>nonmonophyly</w:t>
      </w:r>
      <w:proofErr w:type="spellEnd"/>
      <w:r w:rsidRPr="00927DAC">
        <w:rPr>
          <w:rFonts w:asciiTheme="minorBidi" w:hAnsiTheme="minorBidi"/>
          <w:sz w:val="20"/>
          <w:szCs w:val="20"/>
        </w:rPr>
        <w:t xml:space="preserve"> and provides insights into biogeography and evolution of burrowing. </w:t>
      </w:r>
      <w:r w:rsidRPr="00927DAC">
        <w:rPr>
          <w:rFonts w:asciiTheme="minorBidi" w:hAnsiTheme="minorBidi"/>
          <w:i/>
          <w:iCs/>
          <w:sz w:val="20"/>
          <w:szCs w:val="20"/>
        </w:rPr>
        <w:t xml:space="preserve">Syst. </w:t>
      </w:r>
      <w:proofErr w:type="spellStart"/>
      <w:r w:rsidRPr="00927DAC">
        <w:rPr>
          <w:rFonts w:asciiTheme="minorBidi" w:hAnsiTheme="minorBidi"/>
          <w:i/>
          <w:iCs/>
          <w:sz w:val="20"/>
          <w:szCs w:val="20"/>
        </w:rPr>
        <w:t>Entomol</w:t>
      </w:r>
      <w:proofErr w:type="spellEnd"/>
      <w:r w:rsidRPr="00927DAC">
        <w:rPr>
          <w:rFonts w:asciiTheme="minorBidi" w:hAnsiTheme="minorBidi"/>
          <w:i/>
          <w:iCs/>
          <w:sz w:val="20"/>
          <w:szCs w:val="20"/>
        </w:rPr>
        <w:t>.</w:t>
      </w:r>
      <w:r w:rsidRPr="00927DAC">
        <w:rPr>
          <w:rFonts w:asciiTheme="minorBidi" w:hAnsiTheme="minorBidi"/>
          <w:sz w:val="20"/>
          <w:szCs w:val="20"/>
        </w:rPr>
        <w:t xml:space="preserve"> </w:t>
      </w:r>
      <w:r w:rsidRPr="00927DAC">
        <w:rPr>
          <w:rFonts w:asciiTheme="minorBidi" w:hAnsiTheme="minorBidi"/>
          <w:b/>
          <w:bCs/>
          <w:sz w:val="20"/>
          <w:szCs w:val="20"/>
        </w:rPr>
        <w:t>46</w:t>
      </w:r>
      <w:r w:rsidRPr="00927DAC">
        <w:rPr>
          <w:rFonts w:asciiTheme="minorBidi" w:hAnsiTheme="minorBidi"/>
          <w:sz w:val="20"/>
          <w:szCs w:val="20"/>
        </w:rPr>
        <w:t>, 767–783 (2021).</w:t>
      </w:r>
    </w:p>
    <w:p w14:paraId="2C9D52B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D. Fields </w:t>
      </w:r>
      <w:r w:rsidRPr="00927DAC">
        <w:rPr>
          <w:rFonts w:asciiTheme="minorBidi" w:hAnsiTheme="minorBidi"/>
          <w:i/>
          <w:iCs/>
          <w:sz w:val="20"/>
          <w:szCs w:val="20"/>
        </w:rPr>
        <w:t>et al</w:t>
      </w:r>
      <w:r w:rsidRPr="00927DAC">
        <w:rPr>
          <w:rFonts w:asciiTheme="minorBidi" w:hAnsiTheme="minorBidi"/>
          <w:sz w:val="20"/>
          <w:szCs w:val="20"/>
        </w:rPr>
        <w:t xml:space="preserve">., Complete sequence of a 641-kb insertion of mitochondrial DNA in the </w:t>
      </w:r>
      <w:r w:rsidRPr="00927DAC">
        <w:rPr>
          <w:rFonts w:asciiTheme="minorBidi" w:hAnsiTheme="minorBidi"/>
          <w:i/>
          <w:iCs/>
          <w:sz w:val="20"/>
          <w:szCs w:val="20"/>
        </w:rPr>
        <w:t>Arabidopsis thaliana</w:t>
      </w:r>
      <w:r w:rsidRPr="00927DAC">
        <w:rPr>
          <w:rFonts w:asciiTheme="minorBidi" w:hAnsiTheme="minorBidi"/>
          <w:sz w:val="20"/>
          <w:szCs w:val="20"/>
        </w:rPr>
        <w:t xml:space="preserve"> nuclear genome. </w:t>
      </w:r>
      <w:r w:rsidRPr="00927DAC">
        <w:rPr>
          <w:rFonts w:asciiTheme="minorBidi" w:hAnsiTheme="minorBidi"/>
          <w:i/>
          <w:iCs/>
          <w:sz w:val="20"/>
          <w:szCs w:val="20"/>
        </w:rPr>
        <w:t xml:space="preserve">Genome Biol. </w:t>
      </w:r>
      <w:proofErr w:type="spellStart"/>
      <w:r w:rsidRPr="00927DAC">
        <w:rPr>
          <w:rFonts w:asciiTheme="minorBidi" w:hAnsiTheme="minorBidi"/>
          <w:i/>
          <w:iCs/>
          <w:sz w:val="20"/>
          <w:szCs w:val="20"/>
        </w:rPr>
        <w:t>Evol</w:t>
      </w:r>
      <w:proofErr w:type="spellEnd"/>
      <w:r w:rsidRPr="00927DAC">
        <w:rPr>
          <w:rFonts w:asciiTheme="minorBidi" w:hAnsiTheme="minorBidi"/>
          <w:sz w:val="20"/>
          <w:szCs w:val="20"/>
        </w:rPr>
        <w:t xml:space="preserve">. </w:t>
      </w:r>
      <w:r w:rsidRPr="00927DAC">
        <w:rPr>
          <w:rFonts w:asciiTheme="minorBidi" w:hAnsiTheme="minorBidi"/>
          <w:b/>
          <w:bCs/>
          <w:sz w:val="20"/>
          <w:szCs w:val="20"/>
        </w:rPr>
        <w:t>14,</w:t>
      </w:r>
      <w:r w:rsidRPr="00927DAC">
        <w:rPr>
          <w:rFonts w:asciiTheme="minorBidi" w:hAnsiTheme="minorBidi"/>
          <w:sz w:val="20"/>
          <w:szCs w:val="20"/>
        </w:rPr>
        <w:t xml:space="preserve"> evac059 (2022).</w:t>
      </w:r>
    </w:p>
    <w:p w14:paraId="2A7B76C0"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D. A. Evangelista </w:t>
      </w:r>
      <w:r w:rsidRPr="00927DAC">
        <w:rPr>
          <w:rFonts w:asciiTheme="minorBidi" w:hAnsiTheme="minorBidi"/>
          <w:i/>
          <w:iCs/>
          <w:sz w:val="20"/>
          <w:szCs w:val="20"/>
        </w:rPr>
        <w:t>et al</w:t>
      </w:r>
      <w:r w:rsidRPr="00927DAC">
        <w:rPr>
          <w:rFonts w:asciiTheme="minorBidi" w:hAnsiTheme="minorBidi"/>
          <w:sz w:val="20"/>
          <w:szCs w:val="20"/>
        </w:rPr>
        <w:t>., An integrative phylogenomic approach illuminates the evolutionary history of cockroaches and termites (</w:t>
      </w:r>
      <w:proofErr w:type="spellStart"/>
      <w:r w:rsidRPr="00927DAC">
        <w:rPr>
          <w:rFonts w:asciiTheme="minorBidi" w:hAnsiTheme="minorBidi"/>
          <w:sz w:val="20"/>
          <w:szCs w:val="20"/>
        </w:rPr>
        <w:t>Blattodea</w:t>
      </w:r>
      <w:proofErr w:type="spellEnd"/>
      <w:r w:rsidRPr="00927DAC">
        <w:rPr>
          <w:rFonts w:asciiTheme="minorBidi" w:hAnsiTheme="minorBidi"/>
          <w:sz w:val="20"/>
          <w:szCs w:val="20"/>
        </w:rPr>
        <w:t xml:space="preserve">). </w:t>
      </w:r>
      <w:r w:rsidRPr="00927DAC">
        <w:rPr>
          <w:rFonts w:asciiTheme="minorBidi" w:hAnsiTheme="minorBidi"/>
          <w:i/>
          <w:iCs/>
          <w:sz w:val="20"/>
          <w:szCs w:val="20"/>
        </w:rPr>
        <w:t>Proc. R. Soc. B.</w:t>
      </w:r>
      <w:r w:rsidRPr="00927DAC">
        <w:rPr>
          <w:rFonts w:asciiTheme="minorBidi" w:hAnsiTheme="minorBidi"/>
          <w:sz w:val="20"/>
          <w:szCs w:val="20"/>
        </w:rPr>
        <w:t xml:space="preserve"> </w:t>
      </w:r>
      <w:r w:rsidRPr="00927DAC">
        <w:rPr>
          <w:rFonts w:asciiTheme="minorBidi" w:hAnsiTheme="minorBidi"/>
          <w:b/>
          <w:bCs/>
          <w:sz w:val="20"/>
          <w:szCs w:val="20"/>
        </w:rPr>
        <w:t>286</w:t>
      </w:r>
      <w:r w:rsidRPr="00927DAC">
        <w:rPr>
          <w:rFonts w:asciiTheme="minorBidi" w:hAnsiTheme="minorBidi"/>
          <w:sz w:val="20"/>
          <w:szCs w:val="20"/>
        </w:rPr>
        <w:t>, 20182076 (2019).</w:t>
      </w:r>
    </w:p>
    <w:p w14:paraId="0072F1CA" w14:textId="0274D0CD" w:rsidR="00E6133D"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M. W. D. Adams </w:t>
      </w:r>
      <w:r w:rsidRPr="00927DAC">
        <w:rPr>
          <w:rFonts w:asciiTheme="minorBidi" w:hAnsiTheme="minorBidi"/>
          <w:i/>
          <w:iCs/>
          <w:sz w:val="20"/>
          <w:szCs w:val="20"/>
        </w:rPr>
        <w:t>et al</w:t>
      </w:r>
      <w:r w:rsidRPr="00927DAC">
        <w:rPr>
          <w:rFonts w:asciiTheme="minorBidi" w:hAnsiTheme="minorBidi"/>
          <w:sz w:val="20"/>
          <w:szCs w:val="20"/>
        </w:rPr>
        <w:t xml:space="preserve">., Pleistocene sea-level fluctuation shapes archipelago-wide population structure in the Endangered Lord Howe Island cockroach </w:t>
      </w:r>
      <w:proofErr w:type="spellStart"/>
      <w:r w:rsidRPr="00927DAC">
        <w:rPr>
          <w:rFonts w:asciiTheme="minorBidi" w:hAnsiTheme="minorBidi"/>
          <w:i/>
          <w:iCs/>
          <w:sz w:val="20"/>
          <w:szCs w:val="20"/>
        </w:rPr>
        <w:t>Panesthia</w:t>
      </w:r>
      <w:proofErr w:type="spellEnd"/>
      <w:r w:rsidRPr="00927DAC">
        <w:rPr>
          <w:rFonts w:asciiTheme="minorBidi" w:hAnsiTheme="minorBidi"/>
          <w:i/>
          <w:iCs/>
          <w:sz w:val="20"/>
          <w:szCs w:val="20"/>
        </w:rPr>
        <w:t xml:space="preserve"> </w:t>
      </w:r>
      <w:proofErr w:type="spellStart"/>
      <w:r w:rsidRPr="00927DAC">
        <w:rPr>
          <w:rFonts w:asciiTheme="minorBidi" w:hAnsiTheme="minorBidi"/>
          <w:i/>
          <w:iCs/>
          <w:sz w:val="20"/>
          <w:szCs w:val="20"/>
        </w:rPr>
        <w:t>lata</w:t>
      </w:r>
      <w:proofErr w:type="spellEnd"/>
      <w:r w:rsidRPr="00927DAC">
        <w:rPr>
          <w:rFonts w:asciiTheme="minorBidi" w:hAnsiTheme="minorBidi"/>
          <w:sz w:val="20"/>
          <w:szCs w:val="20"/>
        </w:rPr>
        <w:t xml:space="preserve">. </w:t>
      </w:r>
      <w:proofErr w:type="spellStart"/>
      <w:r w:rsidRPr="00927DAC">
        <w:rPr>
          <w:rFonts w:asciiTheme="minorBidi" w:hAnsiTheme="minorBidi"/>
          <w:i/>
          <w:iCs/>
          <w:sz w:val="20"/>
          <w:szCs w:val="20"/>
        </w:rPr>
        <w:t>bioRxiv</w:t>
      </w:r>
      <w:proofErr w:type="spellEnd"/>
      <w:r w:rsidRPr="00927DAC">
        <w:rPr>
          <w:rFonts w:asciiTheme="minorBidi" w:hAnsiTheme="minorBidi"/>
          <w:sz w:val="20"/>
          <w:szCs w:val="20"/>
        </w:rPr>
        <w:t xml:space="preserve"> [Preprint] (2024). https://doi.org/10.1101/2024.11.12.623290 (accessed 15 November 2024).</w:t>
      </w:r>
    </w:p>
    <w:p w14:paraId="567AFC2C" w14:textId="6E34608C" w:rsidR="00D3701A" w:rsidRDefault="00D3701A" w:rsidP="00D3701A">
      <w:pPr>
        <w:spacing w:after="0"/>
        <w:jc w:val="both"/>
        <w:rPr>
          <w:rFonts w:asciiTheme="minorBidi" w:hAnsiTheme="minorBidi"/>
          <w:sz w:val="20"/>
          <w:szCs w:val="20"/>
        </w:rPr>
      </w:pPr>
    </w:p>
    <w:p w14:paraId="2139FDBD" w14:textId="77777777" w:rsidR="00D3701A" w:rsidRDefault="00D3701A" w:rsidP="00D3701A">
      <w:pPr>
        <w:spacing w:after="0"/>
        <w:jc w:val="both"/>
        <w:rPr>
          <w:rFonts w:asciiTheme="minorBidi" w:hAnsiTheme="minorBidi"/>
          <w:sz w:val="20"/>
          <w:szCs w:val="20"/>
        </w:rPr>
        <w:sectPr w:rsidR="00D3701A" w:rsidSect="004E0FB2">
          <w:type w:val="continuous"/>
          <w:pgSz w:w="12240" w:h="15840"/>
          <w:pgMar w:top="1440" w:right="1800" w:bottom="1440" w:left="1800" w:header="720" w:footer="720" w:gutter="0"/>
          <w:lnNumType w:countBy="1" w:restart="continuous"/>
          <w:cols w:space="720"/>
        </w:sectPr>
      </w:pPr>
    </w:p>
    <w:p w14:paraId="289D0221" w14:textId="5DEE6083" w:rsidR="00E6133D"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r>
        <w:rPr>
          <w:rFonts w:ascii="Arial" w:hAnsi="Arial" w:cs="Arial"/>
          <w:b/>
          <w:color w:val="000000"/>
          <w:sz w:val="20"/>
          <w:szCs w:val="20"/>
        </w:rPr>
        <w:lastRenderedPageBreak/>
        <w:t xml:space="preserve">Figures </w:t>
      </w:r>
    </w:p>
    <w:p w14:paraId="7533E124" w14:textId="7B1A078A" w:rsidR="00175FC4" w:rsidRPr="00F649EE" w:rsidRDefault="00D3701A" w:rsidP="00D3701A">
      <w:pPr>
        <w:keepNext/>
        <w:pBdr>
          <w:top w:val="nil"/>
          <w:left w:val="nil"/>
          <w:bottom w:val="nil"/>
          <w:right w:val="nil"/>
          <w:between w:val="nil"/>
        </w:pBdr>
        <w:spacing w:before="240" w:after="60"/>
        <w:contextualSpacing/>
        <w:jc w:val="center"/>
        <w:rPr>
          <w:rFonts w:ascii="Arial" w:hAnsi="Arial" w:cs="Arial"/>
          <w:b/>
          <w:color w:val="000000"/>
          <w:sz w:val="20"/>
          <w:szCs w:val="20"/>
        </w:rPr>
      </w:pPr>
      <w:r>
        <w:rPr>
          <w:rFonts w:ascii="Arial" w:hAnsi="Arial" w:cs="Arial"/>
          <w:b/>
          <w:color w:val="000000"/>
          <w:sz w:val="20"/>
          <w:szCs w:val="20"/>
        </w:rPr>
        <w:br/>
      </w:r>
      <w:r w:rsidRPr="00C25787">
        <w:rPr>
          <w:rFonts w:asciiTheme="minorBidi" w:hAnsiTheme="minorBidi"/>
          <w:b/>
          <w:bCs/>
          <w:noProof/>
        </w:rPr>
        <w:drawing>
          <wp:inline distT="0" distB="0" distL="0" distR="0" wp14:anchorId="30A03C7C" wp14:editId="51C87002">
            <wp:extent cx="8178800" cy="3633500"/>
            <wp:effectExtent l="0" t="0" r="0" b="0"/>
            <wp:docPr id="24136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69059" name="Picture 241369059"/>
                    <pic:cNvPicPr/>
                  </pic:nvPicPr>
                  <pic:blipFill>
                    <a:blip r:embed="rId15"/>
                    <a:stretch>
                      <a:fillRect/>
                    </a:stretch>
                  </pic:blipFill>
                  <pic:spPr>
                    <a:xfrm>
                      <a:off x="0" y="0"/>
                      <a:ext cx="8195164" cy="3640770"/>
                    </a:xfrm>
                    <a:prstGeom prst="rect">
                      <a:avLst/>
                    </a:prstGeom>
                  </pic:spPr>
                </pic:pic>
              </a:graphicData>
            </a:graphic>
          </wp:inline>
        </w:drawing>
      </w:r>
    </w:p>
    <w:p w14:paraId="2A676FE0" w14:textId="1180475A" w:rsidR="00E6133D" w:rsidRPr="00F649EE"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1. </w:t>
      </w:r>
      <w:r w:rsidR="00EA7C28">
        <w:rPr>
          <w:rFonts w:asciiTheme="minorBidi" w:hAnsiTheme="minorBidi"/>
          <w:sz w:val="20"/>
          <w:szCs w:val="20"/>
        </w:rPr>
        <w:t>Dated evolutionary tree</w:t>
      </w:r>
      <w:r w:rsidR="00EA7C28" w:rsidRPr="00A7195B">
        <w:rPr>
          <w:rFonts w:asciiTheme="minorBidi" w:hAnsiTheme="minorBidi"/>
          <w:sz w:val="20"/>
          <w:szCs w:val="20"/>
        </w:rPr>
        <w:t xml:space="preserve"> </w:t>
      </w:r>
      <w:r w:rsidR="00D3701A" w:rsidRPr="00A7195B">
        <w:rPr>
          <w:rFonts w:asciiTheme="minorBidi" w:hAnsiTheme="minorBidi"/>
          <w:sz w:val="20"/>
          <w:szCs w:val="20"/>
        </w:rPr>
        <w:t xml:space="preserve">of </w:t>
      </w:r>
      <w:r w:rsidR="00D3701A">
        <w:rPr>
          <w:rFonts w:asciiTheme="minorBidi" w:hAnsiTheme="minorBidi"/>
          <w:sz w:val="20"/>
          <w:szCs w:val="20"/>
        </w:rPr>
        <w:t>analyzed</w:t>
      </w:r>
      <w:r w:rsidR="00D3701A" w:rsidRPr="00A7195B">
        <w:rPr>
          <w:rFonts w:asciiTheme="minorBidi" w:hAnsiTheme="minorBidi"/>
          <w:sz w:val="20"/>
          <w:szCs w:val="20"/>
        </w:rPr>
        <w:t xml:space="preserve"> </w:t>
      </w:r>
      <w:r w:rsidR="00D3701A">
        <w:rPr>
          <w:rFonts w:asciiTheme="minorBidi" w:hAnsiTheme="minorBidi"/>
          <w:sz w:val="20"/>
          <w:szCs w:val="20"/>
        </w:rPr>
        <w:t xml:space="preserve">taxa </w:t>
      </w:r>
      <w:r w:rsidR="00D3701A" w:rsidRPr="00A7195B">
        <w:rPr>
          <w:rFonts w:asciiTheme="minorBidi" w:hAnsiTheme="minorBidi"/>
          <w:sz w:val="20"/>
          <w:szCs w:val="20"/>
        </w:rPr>
        <w:t xml:space="preserve">alongside the </w:t>
      </w:r>
      <w:r w:rsidR="00D3701A">
        <w:rPr>
          <w:rFonts w:asciiTheme="minorBidi" w:hAnsiTheme="minorBidi"/>
          <w:sz w:val="20"/>
          <w:szCs w:val="20"/>
        </w:rPr>
        <w:t xml:space="preserve">total </w:t>
      </w:r>
      <w:r w:rsidR="00D3701A" w:rsidRPr="00A7195B">
        <w:rPr>
          <w:rFonts w:asciiTheme="minorBidi" w:hAnsiTheme="minorBidi"/>
          <w:sz w:val="20"/>
          <w:szCs w:val="20"/>
        </w:rPr>
        <w:t xml:space="preserve">number of HGT inserts and the number of unique inserts (excluding </w:t>
      </w:r>
      <w:r w:rsidR="00D3701A">
        <w:rPr>
          <w:rFonts w:asciiTheme="minorBidi" w:hAnsiTheme="minorBidi"/>
          <w:sz w:val="20"/>
          <w:szCs w:val="20"/>
        </w:rPr>
        <w:t>potential cases of</w:t>
      </w:r>
      <w:r w:rsidR="00D3701A" w:rsidRPr="00A7195B">
        <w:rPr>
          <w:rFonts w:asciiTheme="minorBidi" w:hAnsiTheme="minorBidi"/>
          <w:sz w:val="20"/>
          <w:szCs w:val="20"/>
        </w:rPr>
        <w:t xml:space="preserve"> duplication or transposition) (</w:t>
      </w:r>
      <w:r w:rsidR="00D3701A" w:rsidRPr="00A7195B">
        <w:rPr>
          <w:rFonts w:asciiTheme="minorBidi" w:hAnsiTheme="minorBidi"/>
          <w:color w:val="000000" w:themeColor="text1"/>
          <w:sz w:val="20"/>
          <w:szCs w:val="20"/>
        </w:rPr>
        <w:t>A).</w:t>
      </w:r>
      <w:r w:rsidR="00D3701A">
        <w:rPr>
          <w:rFonts w:asciiTheme="minorBidi" w:hAnsiTheme="minorBidi"/>
          <w:color w:val="000000" w:themeColor="text1"/>
          <w:sz w:val="20"/>
          <w:szCs w:val="20"/>
        </w:rPr>
        <w:t xml:space="preserve"> Ranges are given</w:t>
      </w:r>
      <w:r w:rsidR="00D3701A" w:rsidRPr="00A7195B">
        <w:rPr>
          <w:rFonts w:asciiTheme="minorBidi" w:hAnsiTheme="minorBidi"/>
          <w:color w:val="000000" w:themeColor="text1"/>
          <w:sz w:val="20"/>
          <w:szCs w:val="20"/>
        </w:rPr>
        <w:t xml:space="preserve"> for </w:t>
      </w:r>
      <w:r w:rsidR="00D3701A">
        <w:rPr>
          <w:rFonts w:asciiTheme="minorBidi" w:hAnsiTheme="minorBidi"/>
          <w:color w:val="000000" w:themeColor="text1"/>
          <w:sz w:val="20"/>
          <w:szCs w:val="20"/>
        </w:rPr>
        <w:t>taxa</w:t>
      </w:r>
      <w:r w:rsidR="00D3701A" w:rsidRPr="00A7195B">
        <w:rPr>
          <w:rFonts w:asciiTheme="minorBidi" w:hAnsiTheme="minorBidi"/>
          <w:color w:val="000000" w:themeColor="text1"/>
          <w:sz w:val="20"/>
          <w:szCs w:val="20"/>
        </w:rPr>
        <w:t xml:space="preserve"> </w:t>
      </w:r>
      <w:r w:rsidR="00D3701A">
        <w:rPr>
          <w:rFonts w:asciiTheme="minorBidi" w:hAnsiTheme="minorBidi"/>
          <w:color w:val="000000" w:themeColor="text1"/>
          <w:sz w:val="20"/>
          <w:szCs w:val="20"/>
        </w:rPr>
        <w:t>with</w:t>
      </w:r>
      <w:r w:rsidR="00D3701A" w:rsidRPr="00A7195B">
        <w:rPr>
          <w:rFonts w:asciiTheme="minorBidi" w:hAnsiTheme="minorBidi"/>
          <w:color w:val="000000" w:themeColor="text1"/>
          <w:sz w:val="20"/>
          <w:szCs w:val="20"/>
        </w:rPr>
        <w:t xml:space="preserve"> multiple</w:t>
      </w:r>
      <w:r w:rsidR="00D3701A">
        <w:rPr>
          <w:rFonts w:asciiTheme="minorBidi" w:hAnsiTheme="minorBidi"/>
          <w:color w:val="000000" w:themeColor="text1"/>
          <w:sz w:val="20"/>
          <w:szCs w:val="20"/>
        </w:rPr>
        <w:t xml:space="preserve"> analyzed</w:t>
      </w:r>
      <w:r w:rsidR="00D3701A" w:rsidRPr="00A7195B">
        <w:rPr>
          <w:rFonts w:asciiTheme="minorBidi" w:hAnsiTheme="minorBidi"/>
          <w:color w:val="000000" w:themeColor="text1"/>
          <w:sz w:val="20"/>
          <w:szCs w:val="20"/>
        </w:rPr>
        <w:t xml:space="preserve"> genomes. Node ages (Mya) are based on previous studies </w:t>
      </w:r>
      <w:r w:rsidR="00D3701A">
        <w:rPr>
          <w:rFonts w:asciiTheme="minorBidi" w:hAnsiTheme="minorBidi"/>
          <w:color w:val="000000" w:themeColor="text1"/>
          <w:sz w:val="20"/>
          <w:szCs w:val="20"/>
        </w:rPr>
        <w:t>[1</w:t>
      </w:r>
      <w:ins w:id="215" w:author="Microsoft Office User" w:date="2026-04-13T15:32:00Z">
        <w:r w:rsidR="00990DCA">
          <w:rPr>
            <w:rFonts w:asciiTheme="minorBidi" w:hAnsiTheme="minorBidi"/>
            <w:color w:val="000000" w:themeColor="text1"/>
            <w:sz w:val="20"/>
            <w:szCs w:val="20"/>
          </w:rPr>
          <w:t>1</w:t>
        </w:r>
      </w:ins>
      <w:del w:id="216" w:author="Microsoft Office User" w:date="2026-04-13T15:32:00Z">
        <w:r w:rsidR="00D3701A" w:rsidDel="00990DCA">
          <w:rPr>
            <w:rFonts w:asciiTheme="minorBidi" w:hAnsiTheme="minorBidi"/>
            <w:color w:val="000000" w:themeColor="text1"/>
            <w:sz w:val="20"/>
            <w:szCs w:val="20"/>
          </w:rPr>
          <w:delText>2</w:delText>
        </w:r>
      </w:del>
      <w:r w:rsidR="00D3701A">
        <w:rPr>
          <w:rFonts w:asciiTheme="minorBidi" w:hAnsiTheme="minorBidi"/>
          <w:color w:val="000000" w:themeColor="text1"/>
          <w:sz w:val="20"/>
          <w:szCs w:val="20"/>
        </w:rPr>
        <w:t>,1</w:t>
      </w:r>
      <w:ins w:id="217" w:author="Microsoft Office User" w:date="2026-04-13T15:32:00Z">
        <w:r w:rsidR="00990DCA">
          <w:rPr>
            <w:rFonts w:asciiTheme="minorBidi" w:hAnsiTheme="minorBidi"/>
            <w:color w:val="000000" w:themeColor="text1"/>
            <w:sz w:val="20"/>
            <w:szCs w:val="20"/>
          </w:rPr>
          <w:t>3</w:t>
        </w:r>
      </w:ins>
      <w:del w:id="218" w:author="Microsoft Office User" w:date="2026-04-13T15:32:00Z">
        <w:r w:rsidR="00D3701A" w:rsidDel="00990DCA">
          <w:rPr>
            <w:rFonts w:asciiTheme="minorBidi" w:hAnsiTheme="minorBidi"/>
            <w:color w:val="000000" w:themeColor="text1"/>
            <w:sz w:val="20"/>
            <w:szCs w:val="20"/>
          </w:rPr>
          <w:delText>4</w:delText>
        </w:r>
      </w:del>
      <w:r w:rsidR="00D3701A">
        <w:rPr>
          <w:rFonts w:asciiTheme="minorBidi" w:hAnsiTheme="minorBidi"/>
          <w:color w:val="000000" w:themeColor="text1"/>
          <w:sz w:val="20"/>
          <w:szCs w:val="20"/>
        </w:rPr>
        <w:t>,1</w:t>
      </w:r>
      <w:ins w:id="219" w:author="Microsoft Office User" w:date="2026-04-13T15:32:00Z">
        <w:r w:rsidR="00990DCA">
          <w:rPr>
            <w:rFonts w:asciiTheme="minorBidi" w:hAnsiTheme="minorBidi"/>
            <w:color w:val="000000" w:themeColor="text1"/>
            <w:sz w:val="20"/>
            <w:szCs w:val="20"/>
          </w:rPr>
          <w:t>4</w:t>
        </w:r>
      </w:ins>
      <w:del w:id="220" w:author="Microsoft Office User" w:date="2026-04-13T15:32:00Z">
        <w:r w:rsidR="00D3701A" w:rsidDel="00990DCA">
          <w:rPr>
            <w:rFonts w:asciiTheme="minorBidi" w:hAnsiTheme="minorBidi"/>
            <w:color w:val="000000" w:themeColor="text1"/>
            <w:sz w:val="20"/>
            <w:szCs w:val="20"/>
          </w:rPr>
          <w:delText>5</w:delText>
        </w:r>
      </w:del>
      <w:r w:rsidR="00D3701A">
        <w:rPr>
          <w:rFonts w:asciiTheme="minorBidi" w:hAnsiTheme="minorBidi"/>
          <w:color w:val="000000" w:themeColor="text1"/>
          <w:sz w:val="20"/>
          <w:szCs w:val="20"/>
        </w:rPr>
        <w:t>].</w:t>
      </w:r>
      <w:r w:rsidR="00D3701A" w:rsidRPr="00A7195B">
        <w:rPr>
          <w:rFonts w:asciiTheme="minorBidi" w:hAnsiTheme="minorBidi"/>
          <w:color w:val="000000" w:themeColor="text1"/>
          <w:sz w:val="20"/>
          <w:szCs w:val="20"/>
        </w:rPr>
        <w:t xml:space="preserve"> The length distribution of inserts (B). 50 </w:t>
      </w:r>
      <w:proofErr w:type="spellStart"/>
      <w:r w:rsidR="00D3701A" w:rsidRPr="00A7195B">
        <w:rPr>
          <w:rFonts w:asciiTheme="minorBidi" w:hAnsiTheme="minorBidi"/>
          <w:color w:val="000000" w:themeColor="text1"/>
          <w:sz w:val="20"/>
          <w:szCs w:val="20"/>
        </w:rPr>
        <w:t>bp</w:t>
      </w:r>
      <w:proofErr w:type="spellEnd"/>
      <w:r w:rsidR="00D3701A" w:rsidRPr="00A7195B">
        <w:rPr>
          <w:rFonts w:asciiTheme="minorBidi" w:hAnsiTheme="minorBidi"/>
          <w:color w:val="000000" w:themeColor="text1"/>
          <w:sz w:val="20"/>
          <w:szCs w:val="20"/>
        </w:rPr>
        <w:t xml:space="preserve"> </w:t>
      </w:r>
      <w:r w:rsidR="00D3701A">
        <w:rPr>
          <w:rFonts w:asciiTheme="minorBidi" w:hAnsiTheme="minorBidi"/>
          <w:color w:val="000000" w:themeColor="text1"/>
          <w:sz w:val="20"/>
          <w:szCs w:val="20"/>
        </w:rPr>
        <w:t>represents our</w:t>
      </w:r>
      <w:r w:rsidR="00D3701A" w:rsidRPr="00A7195B">
        <w:rPr>
          <w:rFonts w:asciiTheme="minorBidi" w:hAnsiTheme="minorBidi"/>
          <w:color w:val="000000" w:themeColor="text1"/>
          <w:sz w:val="20"/>
          <w:szCs w:val="20"/>
        </w:rPr>
        <w:t xml:space="preserve"> minimum length threshold, and insert</w:t>
      </w:r>
      <w:r w:rsidR="00D3701A">
        <w:rPr>
          <w:rFonts w:asciiTheme="minorBidi" w:hAnsiTheme="minorBidi"/>
          <w:color w:val="000000" w:themeColor="text1"/>
          <w:sz w:val="20"/>
          <w:szCs w:val="20"/>
        </w:rPr>
        <w:t>s</w:t>
      </w:r>
      <w:r w:rsidR="00D3701A" w:rsidRPr="00A7195B">
        <w:rPr>
          <w:rFonts w:asciiTheme="minorBidi" w:hAnsiTheme="minorBidi"/>
          <w:color w:val="000000" w:themeColor="text1"/>
          <w:sz w:val="20"/>
          <w:szCs w:val="20"/>
        </w:rPr>
        <w:t xml:space="preserve"> &gt;1000 </w:t>
      </w:r>
      <w:proofErr w:type="spellStart"/>
      <w:r w:rsidR="00D3701A" w:rsidRPr="00A7195B">
        <w:rPr>
          <w:rFonts w:asciiTheme="minorBidi" w:hAnsiTheme="minorBidi"/>
          <w:color w:val="000000" w:themeColor="text1"/>
          <w:sz w:val="20"/>
          <w:szCs w:val="20"/>
        </w:rPr>
        <w:t>bp</w:t>
      </w:r>
      <w:proofErr w:type="spellEnd"/>
      <w:r w:rsidR="00D3701A" w:rsidRPr="00A7195B">
        <w:rPr>
          <w:rFonts w:asciiTheme="minorBidi" w:hAnsiTheme="minorBidi"/>
          <w:color w:val="000000" w:themeColor="text1"/>
          <w:sz w:val="20"/>
          <w:szCs w:val="20"/>
        </w:rPr>
        <w:t xml:space="preserve"> </w:t>
      </w:r>
      <w:r w:rsidR="006329B2">
        <w:rPr>
          <w:rFonts w:asciiTheme="minorBidi" w:hAnsiTheme="minorBidi"/>
          <w:color w:val="000000" w:themeColor="text1"/>
          <w:sz w:val="20"/>
          <w:szCs w:val="20"/>
        </w:rPr>
        <w:t xml:space="preserve">are </w:t>
      </w:r>
      <w:r w:rsidR="00D3701A">
        <w:rPr>
          <w:rFonts w:asciiTheme="minorBidi" w:hAnsiTheme="minorBidi"/>
          <w:color w:val="000000" w:themeColor="text1"/>
          <w:sz w:val="20"/>
          <w:szCs w:val="20"/>
        </w:rPr>
        <w:t xml:space="preserve">omitted </w:t>
      </w:r>
      <w:r w:rsidR="00D3701A" w:rsidRPr="00A7195B">
        <w:rPr>
          <w:rFonts w:asciiTheme="minorBidi" w:hAnsiTheme="minorBidi"/>
          <w:color w:val="000000" w:themeColor="text1"/>
          <w:sz w:val="20"/>
          <w:szCs w:val="20"/>
        </w:rPr>
        <w:t xml:space="preserve">for clarity (51 of 39,411 </w:t>
      </w:r>
      <w:r w:rsidR="00D3701A">
        <w:rPr>
          <w:rFonts w:asciiTheme="minorBidi" w:hAnsiTheme="minorBidi"/>
          <w:color w:val="000000" w:themeColor="text1"/>
          <w:sz w:val="20"/>
          <w:szCs w:val="20"/>
        </w:rPr>
        <w:t>inserts</w:t>
      </w:r>
      <w:r w:rsidR="00D3701A" w:rsidRPr="00A7195B">
        <w:rPr>
          <w:rFonts w:asciiTheme="minorBidi" w:hAnsiTheme="minorBidi"/>
          <w:color w:val="000000" w:themeColor="text1"/>
          <w:sz w:val="20"/>
          <w:szCs w:val="20"/>
        </w:rPr>
        <w:t>). The cumulative number of inserts plotted along the</w:t>
      </w:r>
      <w:r w:rsidR="00D3701A" w:rsidRPr="00A7195B">
        <w:rPr>
          <w:rFonts w:asciiTheme="minorBidi" w:hAnsiTheme="minorBidi"/>
          <w:i/>
          <w:iCs/>
          <w:color w:val="000000" w:themeColor="text1"/>
          <w:sz w:val="20"/>
          <w:szCs w:val="20"/>
        </w:rPr>
        <w:t xml:space="preserve"> </w:t>
      </w:r>
      <w:proofErr w:type="spellStart"/>
      <w:r w:rsidR="00D3701A" w:rsidRPr="00A7195B">
        <w:rPr>
          <w:rFonts w:asciiTheme="minorBidi" w:hAnsiTheme="minorBidi"/>
          <w:i/>
          <w:iCs/>
          <w:color w:val="000000" w:themeColor="text1"/>
          <w:sz w:val="20"/>
          <w:szCs w:val="20"/>
        </w:rPr>
        <w:t>Blattabacterium</w:t>
      </w:r>
      <w:proofErr w:type="spellEnd"/>
      <w:r w:rsidR="00D3701A" w:rsidRPr="00A7195B">
        <w:rPr>
          <w:rFonts w:asciiTheme="minorBidi" w:hAnsiTheme="minorBidi"/>
          <w:color w:val="000000" w:themeColor="text1"/>
          <w:sz w:val="20"/>
          <w:szCs w:val="20"/>
        </w:rPr>
        <w:t xml:space="preserve"> genome</w:t>
      </w:r>
      <w:r w:rsidR="00E90410">
        <w:rPr>
          <w:rFonts w:asciiTheme="minorBidi" w:hAnsiTheme="minorBidi"/>
          <w:color w:val="000000" w:themeColor="text1"/>
          <w:sz w:val="20"/>
          <w:szCs w:val="20"/>
        </w:rPr>
        <w:t xml:space="preserve"> (C)</w:t>
      </w:r>
      <w:r w:rsidR="00E300A4">
        <w:rPr>
          <w:rFonts w:asciiTheme="minorBidi" w:hAnsiTheme="minorBidi"/>
          <w:color w:val="000000" w:themeColor="text1"/>
          <w:sz w:val="20"/>
          <w:szCs w:val="20"/>
        </w:rPr>
        <w:t>,</w:t>
      </w:r>
      <w:r w:rsidR="00D3701A" w:rsidRPr="00A7195B">
        <w:rPr>
          <w:rFonts w:asciiTheme="minorBidi" w:hAnsiTheme="minorBidi"/>
          <w:color w:val="000000" w:themeColor="text1"/>
          <w:sz w:val="20"/>
          <w:szCs w:val="20"/>
        </w:rPr>
        <w:t xml:space="preserve"> </w:t>
      </w:r>
      <w:r w:rsidR="00E90410">
        <w:rPr>
          <w:rFonts w:asciiTheme="minorBidi" w:hAnsiTheme="minorBidi"/>
          <w:color w:val="000000" w:themeColor="text1"/>
          <w:sz w:val="20"/>
          <w:szCs w:val="20"/>
        </w:rPr>
        <w:t>based on the start position of each insert. L</w:t>
      </w:r>
      <w:r w:rsidR="00D3701A" w:rsidRPr="00A7195B">
        <w:rPr>
          <w:rFonts w:asciiTheme="minorBidi" w:hAnsiTheme="minorBidi"/>
          <w:color w:val="000000" w:themeColor="text1"/>
          <w:sz w:val="20"/>
          <w:szCs w:val="20"/>
        </w:rPr>
        <w:t>inear trends indicating random origin</w:t>
      </w:r>
      <w:r w:rsidR="00D3701A">
        <w:rPr>
          <w:rFonts w:asciiTheme="minorBidi" w:hAnsiTheme="minorBidi"/>
          <w:color w:val="000000" w:themeColor="text1"/>
          <w:sz w:val="20"/>
          <w:szCs w:val="20"/>
        </w:rPr>
        <w:t>s</w:t>
      </w:r>
      <w:r w:rsidR="00D3701A" w:rsidRPr="00A7195B">
        <w:rPr>
          <w:rFonts w:asciiTheme="minorBidi" w:hAnsiTheme="minorBidi"/>
          <w:color w:val="000000" w:themeColor="text1"/>
          <w:sz w:val="20"/>
          <w:szCs w:val="20"/>
        </w:rPr>
        <w:t xml:space="preserve"> from the </w:t>
      </w:r>
      <w:proofErr w:type="spellStart"/>
      <w:r w:rsidR="00D3701A" w:rsidRPr="00A7195B">
        <w:rPr>
          <w:rFonts w:asciiTheme="minorBidi" w:hAnsiTheme="minorBidi"/>
          <w:i/>
          <w:iCs/>
          <w:color w:val="000000" w:themeColor="text1"/>
          <w:sz w:val="20"/>
          <w:szCs w:val="20"/>
        </w:rPr>
        <w:t>Blattabacterium</w:t>
      </w:r>
      <w:proofErr w:type="spellEnd"/>
      <w:r w:rsidR="00D3701A" w:rsidRPr="00A7195B">
        <w:rPr>
          <w:rFonts w:asciiTheme="minorBidi" w:hAnsiTheme="minorBidi"/>
          <w:color w:val="000000" w:themeColor="text1"/>
          <w:sz w:val="20"/>
          <w:szCs w:val="20"/>
        </w:rPr>
        <w:t xml:space="preserve"> genome. Only species with </w:t>
      </w:r>
      <w:r w:rsidR="00D3701A">
        <w:rPr>
          <w:rFonts w:asciiTheme="minorBidi" w:hAnsiTheme="minorBidi"/>
          <w:color w:val="000000" w:themeColor="text1"/>
          <w:sz w:val="20"/>
          <w:szCs w:val="20"/>
        </w:rPr>
        <w:t>a published,</w:t>
      </w:r>
      <w:r w:rsidR="00D3701A" w:rsidRPr="00A7195B">
        <w:rPr>
          <w:rFonts w:asciiTheme="minorBidi" w:hAnsiTheme="minorBidi"/>
          <w:color w:val="000000" w:themeColor="text1"/>
          <w:sz w:val="20"/>
          <w:szCs w:val="20"/>
        </w:rPr>
        <w:t xml:space="preserve"> host-specific </w:t>
      </w:r>
      <w:proofErr w:type="spellStart"/>
      <w:r w:rsidR="00D3701A" w:rsidRPr="00A7195B">
        <w:rPr>
          <w:rFonts w:asciiTheme="minorBidi" w:hAnsiTheme="minorBidi"/>
          <w:i/>
          <w:iCs/>
          <w:color w:val="000000" w:themeColor="text1"/>
          <w:sz w:val="20"/>
          <w:szCs w:val="20"/>
        </w:rPr>
        <w:t>Blattabacterium</w:t>
      </w:r>
      <w:proofErr w:type="spellEnd"/>
      <w:r w:rsidR="00D3701A" w:rsidRPr="00A7195B">
        <w:rPr>
          <w:rFonts w:asciiTheme="minorBidi" w:hAnsiTheme="minorBidi"/>
          <w:color w:val="000000" w:themeColor="text1"/>
          <w:sz w:val="20"/>
          <w:szCs w:val="20"/>
        </w:rPr>
        <w:t xml:space="preserve"> strain </w:t>
      </w:r>
      <w:r w:rsidR="006329B2">
        <w:rPr>
          <w:rFonts w:asciiTheme="minorBidi" w:hAnsiTheme="minorBidi"/>
          <w:color w:val="000000" w:themeColor="text1"/>
          <w:sz w:val="20"/>
          <w:szCs w:val="20"/>
        </w:rPr>
        <w:t>are</w:t>
      </w:r>
      <w:r w:rsidR="006329B2" w:rsidRPr="00A7195B">
        <w:rPr>
          <w:rFonts w:asciiTheme="minorBidi" w:hAnsiTheme="minorBidi"/>
          <w:color w:val="000000" w:themeColor="text1"/>
          <w:sz w:val="20"/>
          <w:szCs w:val="20"/>
        </w:rPr>
        <w:t xml:space="preserve"> </w:t>
      </w:r>
      <w:r w:rsidR="00D3701A" w:rsidRPr="00A7195B">
        <w:rPr>
          <w:rFonts w:asciiTheme="minorBidi" w:hAnsiTheme="minorBidi"/>
          <w:color w:val="000000" w:themeColor="text1"/>
          <w:sz w:val="20"/>
          <w:szCs w:val="20"/>
        </w:rPr>
        <w:t>included (</w:t>
      </w:r>
      <w:r w:rsidR="00D3701A">
        <w:rPr>
          <w:rFonts w:asciiTheme="minorBidi" w:hAnsiTheme="minorBidi"/>
          <w:color w:val="000000" w:themeColor="text1"/>
          <w:sz w:val="20"/>
          <w:szCs w:val="20"/>
        </w:rPr>
        <w:t>Dataset S</w:t>
      </w:r>
      <w:r w:rsidR="00DA70E8">
        <w:rPr>
          <w:rFonts w:asciiTheme="minorBidi" w:hAnsiTheme="minorBidi"/>
          <w:color w:val="000000" w:themeColor="text1"/>
          <w:sz w:val="20"/>
          <w:szCs w:val="20"/>
        </w:rPr>
        <w:t>2</w:t>
      </w:r>
      <w:r w:rsidR="00D3701A" w:rsidRPr="00A7195B">
        <w:rPr>
          <w:rFonts w:asciiTheme="minorBidi" w:hAnsiTheme="minorBidi"/>
          <w:color w:val="000000" w:themeColor="text1"/>
          <w:sz w:val="20"/>
          <w:szCs w:val="20"/>
        </w:rPr>
        <w:t xml:space="preserve">). </w:t>
      </w:r>
      <w:r w:rsidR="00D3701A">
        <w:rPr>
          <w:rFonts w:asciiTheme="minorBidi" w:hAnsiTheme="minorBidi"/>
          <w:color w:val="000000" w:themeColor="text1"/>
          <w:sz w:val="20"/>
          <w:szCs w:val="20"/>
        </w:rPr>
        <w:t>For</w:t>
      </w:r>
      <w:r w:rsidR="00D3701A" w:rsidRPr="00A7195B">
        <w:rPr>
          <w:rFonts w:asciiTheme="minorBidi" w:hAnsiTheme="minorBidi"/>
          <w:color w:val="000000" w:themeColor="text1"/>
          <w:sz w:val="20"/>
          <w:szCs w:val="20"/>
        </w:rPr>
        <w:t xml:space="preserve"> species </w:t>
      </w:r>
      <w:r w:rsidR="00D3701A">
        <w:rPr>
          <w:rFonts w:asciiTheme="minorBidi" w:hAnsiTheme="minorBidi"/>
          <w:color w:val="000000" w:themeColor="text1"/>
          <w:sz w:val="20"/>
          <w:szCs w:val="20"/>
        </w:rPr>
        <w:t>with multiple published genomes,</w:t>
      </w:r>
      <w:r w:rsidR="00D3701A" w:rsidRPr="00A7195B">
        <w:rPr>
          <w:rFonts w:asciiTheme="minorBidi" w:hAnsiTheme="minorBidi"/>
          <w:color w:val="000000" w:themeColor="text1"/>
          <w:sz w:val="20"/>
          <w:szCs w:val="20"/>
        </w:rPr>
        <w:t xml:space="preserve"> the version with the most inserts was analy</w:t>
      </w:r>
      <w:r w:rsidR="00D3701A">
        <w:rPr>
          <w:rFonts w:asciiTheme="minorBidi" w:hAnsiTheme="minorBidi"/>
          <w:color w:val="000000" w:themeColor="text1"/>
          <w:sz w:val="20"/>
          <w:szCs w:val="20"/>
        </w:rPr>
        <w:t>z</w:t>
      </w:r>
      <w:r w:rsidR="00D3701A" w:rsidRPr="00A7195B">
        <w:rPr>
          <w:rFonts w:asciiTheme="minorBidi" w:hAnsiTheme="minorBidi"/>
          <w:color w:val="000000" w:themeColor="text1"/>
          <w:sz w:val="20"/>
          <w:szCs w:val="20"/>
        </w:rPr>
        <w:t>ed (for both ‘B’ and ‘C’)</w:t>
      </w:r>
      <w:r w:rsidR="00D3701A">
        <w:rPr>
          <w:rFonts w:asciiTheme="minorBidi" w:hAnsiTheme="minorBidi"/>
          <w:color w:val="000000" w:themeColor="text1"/>
          <w:sz w:val="20"/>
          <w:szCs w:val="20"/>
        </w:rPr>
        <w:t>.</w:t>
      </w:r>
    </w:p>
    <w:p w14:paraId="5D3BAD94" w14:textId="77777777" w:rsidR="00980C22" w:rsidRPr="00F649EE" w:rsidRDefault="00980C22" w:rsidP="00A818F7">
      <w:pPr>
        <w:pBdr>
          <w:top w:val="nil"/>
          <w:left w:val="nil"/>
          <w:bottom w:val="nil"/>
          <w:right w:val="nil"/>
          <w:between w:val="nil"/>
        </w:pBdr>
        <w:contextualSpacing/>
        <w:rPr>
          <w:rFonts w:ascii="Arial" w:hAnsi="Arial" w:cs="Arial"/>
          <w:color w:val="000000"/>
          <w:sz w:val="20"/>
          <w:szCs w:val="20"/>
        </w:rPr>
      </w:pPr>
    </w:p>
    <w:p w14:paraId="0224AD56" w14:textId="5B4669A6" w:rsidR="00E6133D" w:rsidRDefault="00E6133D" w:rsidP="00A818F7">
      <w:pPr>
        <w:pBdr>
          <w:top w:val="nil"/>
          <w:left w:val="nil"/>
          <w:bottom w:val="nil"/>
          <w:right w:val="nil"/>
          <w:between w:val="nil"/>
        </w:pBdr>
        <w:contextualSpacing/>
        <w:rPr>
          <w:rFonts w:ascii="Arial" w:hAnsi="Arial" w:cs="Arial"/>
          <w:color w:val="000000"/>
          <w:sz w:val="20"/>
          <w:szCs w:val="20"/>
        </w:rPr>
      </w:pPr>
    </w:p>
    <w:p w14:paraId="08D79A0D" w14:textId="77777777" w:rsidR="00D3701A" w:rsidRDefault="00D3701A" w:rsidP="00A818F7">
      <w:pPr>
        <w:pBdr>
          <w:top w:val="nil"/>
          <w:left w:val="nil"/>
          <w:bottom w:val="nil"/>
          <w:right w:val="nil"/>
          <w:between w:val="nil"/>
        </w:pBdr>
        <w:contextualSpacing/>
        <w:rPr>
          <w:rFonts w:ascii="Arial" w:hAnsi="Arial" w:cs="Arial"/>
          <w:color w:val="000000"/>
          <w:sz w:val="20"/>
          <w:szCs w:val="20"/>
        </w:rPr>
        <w:sectPr w:rsidR="00D3701A" w:rsidSect="00D3701A">
          <w:pgSz w:w="15840" w:h="12240" w:orient="landscape"/>
          <w:pgMar w:top="1800" w:right="1440" w:bottom="1800" w:left="1440" w:header="720" w:footer="720" w:gutter="0"/>
          <w:lnNumType w:countBy="1" w:restart="continuous"/>
          <w:cols w:space="720"/>
          <w:docGrid w:linePitch="299"/>
        </w:sectPr>
      </w:pPr>
    </w:p>
    <w:p w14:paraId="541A5DA9" w14:textId="00E064BB" w:rsidR="00980C22" w:rsidRPr="00F649EE" w:rsidRDefault="00F572E5" w:rsidP="00D3701A">
      <w:pPr>
        <w:pBdr>
          <w:top w:val="nil"/>
          <w:left w:val="nil"/>
          <w:bottom w:val="nil"/>
          <w:right w:val="nil"/>
          <w:between w:val="nil"/>
        </w:pBdr>
        <w:contextualSpacing/>
        <w:rPr>
          <w:rFonts w:ascii="Arial" w:hAnsi="Arial" w:cs="Arial"/>
          <w:color w:val="000000"/>
          <w:sz w:val="20"/>
          <w:szCs w:val="20"/>
        </w:rPr>
      </w:pPr>
      <w:r>
        <w:rPr>
          <w:rFonts w:ascii="Arial" w:hAnsi="Arial" w:cs="Arial"/>
          <w:noProof/>
          <w:color w:val="000000"/>
          <w:sz w:val="20"/>
          <w:szCs w:val="20"/>
        </w:rPr>
        <w:lastRenderedPageBreak/>
        <w:drawing>
          <wp:inline distT="0" distB="0" distL="0" distR="0" wp14:anchorId="3B850AA3" wp14:editId="732B313C">
            <wp:extent cx="8229600" cy="38163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2.pd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229600" cy="3816350"/>
                    </a:xfrm>
                    <a:prstGeom prst="rect">
                      <a:avLst/>
                    </a:prstGeom>
                  </pic:spPr>
                </pic:pic>
              </a:graphicData>
            </a:graphic>
          </wp:inline>
        </w:drawing>
      </w:r>
    </w:p>
    <w:p w14:paraId="1287F6B0" w14:textId="681D9A35" w:rsidR="00E6133D" w:rsidRPr="00F649EE"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2. </w:t>
      </w:r>
      <w:r w:rsidR="00D3701A" w:rsidRPr="00A7195B">
        <w:rPr>
          <w:rFonts w:asciiTheme="minorBidi" w:hAnsiTheme="minorBidi"/>
          <w:sz w:val="20"/>
          <w:szCs w:val="20"/>
        </w:rPr>
        <w:t xml:space="preserve">Example of how </w:t>
      </w:r>
      <w:r w:rsidR="00D3701A">
        <w:rPr>
          <w:rFonts w:asciiTheme="minorBidi" w:hAnsiTheme="minorBidi"/>
          <w:sz w:val="20"/>
          <w:szCs w:val="20"/>
        </w:rPr>
        <w:t>a</w:t>
      </w:r>
      <w:r w:rsidR="00D3701A" w:rsidRPr="00A7195B">
        <w:rPr>
          <w:rFonts w:asciiTheme="minorBidi" w:hAnsiTheme="minorBidi"/>
          <w:sz w:val="20"/>
          <w:szCs w:val="20"/>
        </w:rPr>
        <w:t xml:space="preserve"> putative ancestral insert was evaluated by examining the homology of its flanking regions (A). The right </w:t>
      </w:r>
      <w:r w:rsidR="004C359A">
        <w:rPr>
          <w:rFonts w:asciiTheme="minorBidi" w:hAnsiTheme="minorBidi"/>
          <w:sz w:val="20"/>
          <w:szCs w:val="20"/>
        </w:rPr>
        <w:t>part of panel</w:t>
      </w:r>
      <w:r w:rsidR="00D3701A" w:rsidRPr="00A7195B">
        <w:rPr>
          <w:rFonts w:asciiTheme="minorBidi" w:hAnsiTheme="minorBidi"/>
          <w:sz w:val="20"/>
          <w:szCs w:val="20"/>
        </w:rPr>
        <w:t xml:space="preserve"> ‘A’ shows the homology of </w:t>
      </w:r>
      <w:r w:rsidR="00D3701A">
        <w:rPr>
          <w:rFonts w:asciiTheme="minorBidi" w:hAnsiTheme="minorBidi"/>
          <w:sz w:val="20"/>
          <w:szCs w:val="20"/>
        </w:rPr>
        <w:t>an</w:t>
      </w:r>
      <w:r w:rsidR="00D3701A" w:rsidRPr="00A7195B">
        <w:rPr>
          <w:rFonts w:asciiTheme="minorBidi" w:hAnsiTheme="minorBidi"/>
          <w:sz w:val="20"/>
          <w:szCs w:val="20"/>
        </w:rPr>
        <w:t xml:space="preserve"> insert (green bar) and its 5</w:t>
      </w:r>
      <w:r w:rsidR="00D3701A">
        <w:rPr>
          <w:rFonts w:asciiTheme="minorBidi" w:hAnsiTheme="minorBidi"/>
          <w:sz w:val="20"/>
          <w:szCs w:val="20"/>
        </w:rPr>
        <w:t>-</w:t>
      </w:r>
      <w:r w:rsidR="00D3701A" w:rsidRPr="00A7195B">
        <w:rPr>
          <w:rFonts w:asciiTheme="minorBidi" w:hAnsiTheme="minorBidi"/>
          <w:sz w:val="20"/>
          <w:szCs w:val="20"/>
        </w:rPr>
        <w:t xml:space="preserve">kb flanking regions (blue bars) across the species in which </w:t>
      </w:r>
      <w:r w:rsidR="00D3701A">
        <w:rPr>
          <w:rFonts w:asciiTheme="minorBidi" w:hAnsiTheme="minorBidi"/>
          <w:sz w:val="20"/>
          <w:szCs w:val="20"/>
        </w:rPr>
        <w:t>it</w:t>
      </w:r>
      <w:r w:rsidR="00D3701A" w:rsidRPr="00A7195B">
        <w:rPr>
          <w:rFonts w:asciiTheme="minorBidi" w:hAnsiTheme="minorBidi"/>
          <w:sz w:val="20"/>
          <w:szCs w:val="20"/>
        </w:rPr>
        <w:t xml:space="preserve"> was identified (species lacking the insertion are shown with dashed lines</w:t>
      </w:r>
      <w:r w:rsidR="00211A15">
        <w:rPr>
          <w:rFonts w:asciiTheme="minorBidi" w:hAnsiTheme="minorBidi"/>
          <w:sz w:val="20"/>
          <w:szCs w:val="20"/>
        </w:rPr>
        <w:t xml:space="preserve"> in the phylogenetic tree</w:t>
      </w:r>
      <w:r w:rsidR="00D3701A" w:rsidRPr="00A7195B">
        <w:rPr>
          <w:rFonts w:asciiTheme="minorBidi" w:hAnsiTheme="minorBidi"/>
          <w:sz w:val="20"/>
          <w:szCs w:val="20"/>
        </w:rPr>
        <w:t xml:space="preserve">). The arrow </w:t>
      </w:r>
      <w:r w:rsidR="00D3701A">
        <w:rPr>
          <w:rFonts w:asciiTheme="minorBidi" w:hAnsiTheme="minorBidi"/>
          <w:sz w:val="20"/>
          <w:szCs w:val="20"/>
        </w:rPr>
        <w:t>denotes</w:t>
      </w:r>
      <w:r w:rsidR="00D3701A" w:rsidRPr="00A7195B">
        <w:rPr>
          <w:rFonts w:asciiTheme="minorBidi" w:hAnsiTheme="minorBidi"/>
          <w:sz w:val="20"/>
          <w:szCs w:val="20"/>
        </w:rPr>
        <w:t xml:space="preserve"> the inferred timing of this insertion</w:t>
      </w:r>
      <w:r w:rsidR="00F17DFC">
        <w:rPr>
          <w:rFonts w:asciiTheme="minorBidi" w:hAnsiTheme="minorBidi"/>
          <w:sz w:val="20"/>
          <w:szCs w:val="20"/>
        </w:rPr>
        <w:t>, at the most recent common ancestor of the cockroach genomes carrying the insertion</w:t>
      </w:r>
      <w:r w:rsidR="00D3701A" w:rsidRPr="00A7195B">
        <w:rPr>
          <w:rFonts w:asciiTheme="minorBidi" w:hAnsiTheme="minorBidi"/>
          <w:sz w:val="20"/>
          <w:szCs w:val="20"/>
        </w:rPr>
        <w:t xml:space="preserve">. Example of a chimeric HGT insertion in the </w:t>
      </w:r>
      <w:proofErr w:type="spellStart"/>
      <w:r w:rsidR="00D3701A" w:rsidRPr="00A7195B">
        <w:rPr>
          <w:rFonts w:asciiTheme="minorBidi" w:hAnsiTheme="minorBidi"/>
          <w:i/>
          <w:iCs/>
          <w:sz w:val="20"/>
          <w:szCs w:val="20"/>
        </w:rPr>
        <w:t>Panesthia</w:t>
      </w:r>
      <w:proofErr w:type="spellEnd"/>
      <w:r w:rsidR="00D3701A" w:rsidRPr="00A7195B">
        <w:rPr>
          <w:rFonts w:asciiTheme="minorBidi" w:hAnsiTheme="minorBidi"/>
          <w:i/>
          <w:iCs/>
          <w:sz w:val="20"/>
          <w:szCs w:val="20"/>
        </w:rPr>
        <w:t xml:space="preserve"> </w:t>
      </w:r>
      <w:proofErr w:type="spellStart"/>
      <w:r w:rsidR="00D3701A" w:rsidRPr="00A7195B">
        <w:rPr>
          <w:rFonts w:asciiTheme="minorBidi" w:hAnsiTheme="minorBidi"/>
          <w:i/>
          <w:iCs/>
          <w:sz w:val="20"/>
          <w:szCs w:val="20"/>
        </w:rPr>
        <w:t>tryoni</w:t>
      </w:r>
      <w:proofErr w:type="spellEnd"/>
      <w:r w:rsidR="00D3701A" w:rsidRPr="00A7195B">
        <w:rPr>
          <w:rFonts w:asciiTheme="minorBidi" w:hAnsiTheme="minorBidi"/>
          <w:i/>
          <w:iCs/>
          <w:sz w:val="20"/>
          <w:szCs w:val="20"/>
        </w:rPr>
        <w:t xml:space="preserve"> </w:t>
      </w:r>
      <w:proofErr w:type="spellStart"/>
      <w:r w:rsidR="00D3701A" w:rsidRPr="00A7195B">
        <w:rPr>
          <w:rFonts w:asciiTheme="minorBidi" w:hAnsiTheme="minorBidi"/>
          <w:i/>
          <w:iCs/>
          <w:sz w:val="20"/>
          <w:szCs w:val="20"/>
        </w:rPr>
        <w:t>tegminifera</w:t>
      </w:r>
      <w:proofErr w:type="spellEnd"/>
      <w:r w:rsidR="00D3701A" w:rsidRPr="00A7195B">
        <w:rPr>
          <w:rFonts w:asciiTheme="minorBidi" w:hAnsiTheme="minorBidi"/>
          <w:sz w:val="20"/>
          <w:szCs w:val="20"/>
        </w:rPr>
        <w:t xml:space="preserve"> genome (B). The </w:t>
      </w:r>
      <w:r w:rsidR="00D3701A" w:rsidRPr="00A7195B">
        <w:rPr>
          <w:rFonts w:asciiTheme="minorBidi" w:hAnsiTheme="minorBidi"/>
          <w:i/>
          <w:iCs/>
          <w:sz w:val="20"/>
          <w:szCs w:val="20"/>
        </w:rPr>
        <w:t xml:space="preserve">P. t. </w:t>
      </w:r>
      <w:proofErr w:type="spellStart"/>
      <w:r w:rsidR="00D3701A" w:rsidRPr="00A7195B">
        <w:rPr>
          <w:rFonts w:asciiTheme="minorBidi" w:hAnsiTheme="minorBidi"/>
          <w:i/>
          <w:iCs/>
          <w:sz w:val="20"/>
          <w:szCs w:val="20"/>
        </w:rPr>
        <w:t>tegminifera</w:t>
      </w:r>
      <w:proofErr w:type="spellEnd"/>
      <w:r w:rsidR="00D3701A" w:rsidRPr="00A7195B">
        <w:rPr>
          <w:rFonts w:asciiTheme="minorBidi" w:hAnsiTheme="minorBidi"/>
          <w:sz w:val="20"/>
          <w:szCs w:val="20"/>
        </w:rPr>
        <w:t xml:space="preserve"> contig</w:t>
      </w:r>
      <w:r w:rsidR="00D3701A">
        <w:rPr>
          <w:rFonts w:asciiTheme="minorBidi" w:hAnsiTheme="minorBidi"/>
          <w:sz w:val="20"/>
          <w:szCs w:val="20"/>
        </w:rPr>
        <w:t xml:space="preserve"> (top)</w:t>
      </w:r>
      <w:r w:rsidR="00D3701A" w:rsidRPr="00A7195B">
        <w:rPr>
          <w:rFonts w:asciiTheme="minorBidi" w:hAnsiTheme="minorBidi"/>
          <w:sz w:val="20"/>
          <w:szCs w:val="20"/>
        </w:rPr>
        <w:t xml:space="preserve"> is divided into seven segments of different origin, and the circular </w:t>
      </w:r>
      <w:proofErr w:type="spellStart"/>
      <w:r w:rsidR="00D3701A" w:rsidRPr="00A7195B">
        <w:rPr>
          <w:rFonts w:asciiTheme="minorBidi" w:hAnsiTheme="minorBidi"/>
          <w:i/>
          <w:iCs/>
          <w:sz w:val="20"/>
          <w:szCs w:val="20"/>
        </w:rPr>
        <w:t>Blattabacterium</w:t>
      </w:r>
      <w:proofErr w:type="spellEnd"/>
      <w:r w:rsidR="00D3701A" w:rsidRPr="00A7195B">
        <w:rPr>
          <w:rFonts w:asciiTheme="minorBidi" w:hAnsiTheme="minorBidi"/>
          <w:i/>
          <w:iCs/>
          <w:sz w:val="20"/>
          <w:szCs w:val="20"/>
        </w:rPr>
        <w:t xml:space="preserve"> </w:t>
      </w:r>
      <w:proofErr w:type="spellStart"/>
      <w:r w:rsidR="00D3701A" w:rsidRPr="00A7195B">
        <w:rPr>
          <w:rFonts w:asciiTheme="minorBidi" w:hAnsiTheme="minorBidi"/>
          <w:i/>
          <w:iCs/>
          <w:sz w:val="20"/>
          <w:szCs w:val="20"/>
        </w:rPr>
        <w:t>cuenoti</w:t>
      </w:r>
      <w:proofErr w:type="spellEnd"/>
      <w:r w:rsidR="00D3701A" w:rsidRPr="00A7195B">
        <w:rPr>
          <w:rFonts w:asciiTheme="minorBidi" w:hAnsiTheme="minorBidi"/>
          <w:sz w:val="20"/>
          <w:szCs w:val="20"/>
        </w:rPr>
        <w:t xml:space="preserve"> genome (CP142624.1</w:t>
      </w:r>
      <w:r w:rsidR="00D3701A">
        <w:rPr>
          <w:rFonts w:asciiTheme="minorBidi" w:hAnsiTheme="minorBidi"/>
          <w:sz w:val="20"/>
          <w:szCs w:val="20"/>
        </w:rPr>
        <w:t>; bottom)</w:t>
      </w:r>
      <w:r w:rsidR="00D3701A" w:rsidRPr="00A7195B" w:rsidDel="002227FE">
        <w:rPr>
          <w:rFonts w:asciiTheme="minorBidi" w:hAnsiTheme="minorBidi"/>
          <w:sz w:val="20"/>
          <w:szCs w:val="20"/>
        </w:rPr>
        <w:t xml:space="preserve"> </w:t>
      </w:r>
      <w:r w:rsidR="00D3701A" w:rsidRPr="00A7195B">
        <w:rPr>
          <w:rFonts w:asciiTheme="minorBidi" w:hAnsiTheme="minorBidi"/>
          <w:sz w:val="20"/>
          <w:szCs w:val="20"/>
        </w:rPr>
        <w:t xml:space="preserve">indicates the source of these insertions. Numbers indicate corresponding </w:t>
      </w:r>
      <w:r w:rsidR="00D3701A">
        <w:rPr>
          <w:rFonts w:asciiTheme="minorBidi" w:hAnsiTheme="minorBidi"/>
          <w:sz w:val="20"/>
          <w:szCs w:val="20"/>
        </w:rPr>
        <w:t>segments</w:t>
      </w:r>
      <w:r w:rsidR="00D3701A" w:rsidRPr="00A7195B">
        <w:rPr>
          <w:rFonts w:asciiTheme="minorBidi" w:hAnsiTheme="minorBidi"/>
          <w:sz w:val="20"/>
          <w:szCs w:val="20"/>
        </w:rPr>
        <w:t xml:space="preserve"> in the cockroach and </w:t>
      </w:r>
      <w:proofErr w:type="spellStart"/>
      <w:r w:rsidR="00D3701A" w:rsidRPr="00A7195B">
        <w:rPr>
          <w:rFonts w:asciiTheme="minorBidi" w:hAnsiTheme="minorBidi"/>
          <w:i/>
          <w:iCs/>
          <w:sz w:val="20"/>
          <w:szCs w:val="20"/>
        </w:rPr>
        <w:t>Blattabacterium</w:t>
      </w:r>
      <w:proofErr w:type="spellEnd"/>
      <w:r w:rsidR="00D3701A" w:rsidRPr="00A7195B">
        <w:rPr>
          <w:rFonts w:asciiTheme="minorBidi" w:hAnsiTheme="minorBidi"/>
          <w:i/>
          <w:iCs/>
          <w:sz w:val="20"/>
          <w:szCs w:val="20"/>
        </w:rPr>
        <w:t xml:space="preserve"> </w:t>
      </w:r>
      <w:proofErr w:type="spellStart"/>
      <w:r w:rsidR="00D3701A" w:rsidRPr="00A7195B">
        <w:rPr>
          <w:rFonts w:asciiTheme="minorBidi" w:hAnsiTheme="minorBidi"/>
          <w:i/>
          <w:iCs/>
          <w:sz w:val="20"/>
          <w:szCs w:val="20"/>
        </w:rPr>
        <w:t>cuenoti</w:t>
      </w:r>
      <w:proofErr w:type="spellEnd"/>
      <w:r w:rsidR="00D3701A" w:rsidRPr="00A7195B">
        <w:rPr>
          <w:rFonts w:asciiTheme="minorBidi" w:hAnsiTheme="minorBidi"/>
          <w:sz w:val="20"/>
          <w:szCs w:val="20"/>
        </w:rPr>
        <w:t xml:space="preserve"> genomes (with yellow labels marking </w:t>
      </w:r>
      <w:r w:rsidR="00D3701A">
        <w:rPr>
          <w:rFonts w:asciiTheme="minorBidi" w:hAnsiTheme="minorBidi"/>
          <w:sz w:val="20"/>
          <w:szCs w:val="20"/>
        </w:rPr>
        <w:t>genomic</w:t>
      </w:r>
      <w:r w:rsidR="00D3701A" w:rsidRPr="00A7195B">
        <w:rPr>
          <w:rFonts w:asciiTheme="minorBidi" w:hAnsiTheme="minorBidi"/>
          <w:sz w:val="20"/>
          <w:szCs w:val="20"/>
        </w:rPr>
        <w:t xml:space="preserve"> coordinates).</w:t>
      </w:r>
    </w:p>
    <w:p w14:paraId="10F44E7C" w14:textId="13F87799" w:rsidR="00175FC4" w:rsidRDefault="00175FC4" w:rsidP="00175FC4">
      <w:pPr>
        <w:rPr>
          <w:rFonts w:ascii="Arial" w:hAnsi="Arial" w:cs="Arial"/>
          <w:b/>
          <w:color w:val="000000"/>
          <w:sz w:val="20"/>
          <w:szCs w:val="20"/>
        </w:rPr>
      </w:pPr>
    </w:p>
    <w:sectPr w:rsidR="00175FC4" w:rsidSect="00D3701A">
      <w:pgSz w:w="15840" w:h="12240" w:orient="landscape"/>
      <w:pgMar w:top="1800" w:right="1440" w:bottom="1800" w:left="1440" w:header="720" w:footer="72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icrosoft Office User" w:date="2026-04-13T15:18:00Z" w:initials="MOU">
    <w:p w14:paraId="25D788A0" w14:textId="1B6B22AE" w:rsidR="007149FA" w:rsidRDefault="007149FA">
      <w:pPr>
        <w:pStyle w:val="CommentText"/>
      </w:pPr>
      <w:r>
        <w:rPr>
          <w:rStyle w:val="CommentReference"/>
        </w:rPr>
        <w:annotationRef/>
      </w:r>
      <w:r>
        <w:t>Quite a basic contributions statement – can add more levels/tasks if needed.</w:t>
      </w:r>
    </w:p>
  </w:comment>
  <w:comment w:id="40" w:author="Microsoft Office User" w:date="2026-04-13T13:59:00Z" w:initials="MOU">
    <w:p w14:paraId="0CC59FB7" w14:textId="706DF3BF" w:rsidR="00392B79" w:rsidRDefault="00392B79" w:rsidP="00D21A97">
      <w:pPr>
        <w:pStyle w:val="CommentText"/>
      </w:pPr>
      <w:r>
        <w:rPr>
          <w:rStyle w:val="CommentReference"/>
        </w:rPr>
        <w:annotationRef/>
      </w:r>
      <w:r>
        <w:t xml:space="preserve">To get this number, I added the number of </w:t>
      </w:r>
      <w:r w:rsidRPr="00392B79">
        <w:t xml:space="preserve">horizontally acquired genes and horizontally acquired pseudogenes from </w:t>
      </w:r>
      <w:r>
        <w:t>Thomas’s</w:t>
      </w:r>
      <w:r w:rsidRPr="00392B79">
        <w:t xml:space="preserve"> </w:t>
      </w:r>
      <w:proofErr w:type="gramStart"/>
      <w:r w:rsidRPr="00392B79">
        <w:t>paper</w:t>
      </w:r>
      <w:r w:rsidR="00D21A97">
        <w:t>..</w:t>
      </w:r>
      <w:proofErr w:type="gramEnd"/>
    </w:p>
  </w:comment>
  <w:comment w:id="87" w:author="Microsoft Office User" w:date="2026-04-06T14:37:00Z" w:initials="MOU">
    <w:p w14:paraId="464A9D38" w14:textId="0AB97F21" w:rsidR="002347C9" w:rsidRDefault="002347C9" w:rsidP="002347C9">
      <w:pPr>
        <w:pStyle w:val="CommentText"/>
      </w:pPr>
      <w:r>
        <w:rPr>
          <w:rStyle w:val="CommentReference"/>
        </w:rPr>
        <w:annotationRef/>
      </w:r>
      <w:r>
        <w:t>This sentence is based on Maxim's chi-square analyses.</w:t>
      </w:r>
    </w:p>
    <w:p w14:paraId="0D6637FC" w14:textId="77777777" w:rsidR="002347C9" w:rsidRDefault="002347C9" w:rsidP="002347C9">
      <w:pPr>
        <w:pStyle w:val="CommentText"/>
      </w:pPr>
    </w:p>
    <w:p w14:paraId="0564FA87" w14:textId="67B6D61E" w:rsidR="002347C9" w:rsidRDefault="002347C9" w:rsidP="002347C9">
      <w:pPr>
        <w:pStyle w:val="CommentText"/>
      </w:pPr>
      <w:r>
        <w:t>We can also refer to Leo’s Figure if it is done in time</w:t>
      </w:r>
      <w:r w:rsidR="007C020E">
        <w:t xml:space="preserve"> (though it doesn’t look like it will be).</w:t>
      </w:r>
    </w:p>
  </w:comment>
  <w:comment w:id="110" w:author="Microsoft Office User" w:date="2026-04-06T15:44:00Z" w:initials="MOU">
    <w:p w14:paraId="55A82985" w14:textId="2338B829" w:rsidR="00D16199" w:rsidRDefault="00D16199">
      <w:pPr>
        <w:pStyle w:val="CommentText"/>
      </w:pPr>
      <w:r>
        <w:rPr>
          <w:rStyle w:val="CommentReference"/>
        </w:rPr>
        <w:annotationRef/>
      </w:r>
      <w:r>
        <w:t>See Supporting Information (“</w:t>
      </w:r>
      <w:r w:rsidRPr="00D16199">
        <w:t>HGT insert QC</w:t>
      </w:r>
      <w:r>
        <w:t>” section) on what few means, and why I didn’t report a number. Though, a number can be reported if needed.</w:t>
      </w:r>
    </w:p>
  </w:comment>
  <w:comment w:id="124" w:author="Nathan Lo" w:date="2026-04-08T21:02:00Z" w:initials="NL">
    <w:p w14:paraId="5D5E2D0D" w14:textId="23C102C3" w:rsidR="00D27CE6" w:rsidRDefault="00D27CE6" w:rsidP="002551A6">
      <w:pPr>
        <w:pStyle w:val="CommentText"/>
      </w:pPr>
      <w:r>
        <w:rPr>
          <w:rStyle w:val="CommentReference"/>
        </w:rPr>
        <w:annotationRef/>
      </w:r>
      <w:r w:rsidR="002551A6">
        <w:t xml:space="preserve">Better to have this here, rather than interrupt flow of ideas above. Note that I went back to look at the </w:t>
      </w:r>
      <w:proofErr w:type="spellStart"/>
      <w:r w:rsidR="002551A6">
        <w:t>Buchnera</w:t>
      </w:r>
      <w:proofErr w:type="spellEnd"/>
      <w:r w:rsidR="002551A6">
        <w:t xml:space="preserve"> results from Maxim. We can write “no inserts” here. It is pretty much impossible there could be any </w:t>
      </w:r>
      <w:proofErr w:type="spellStart"/>
      <w:r w:rsidR="002551A6">
        <w:t>Buchnera</w:t>
      </w:r>
      <w:proofErr w:type="spellEnd"/>
      <w:r w:rsidR="002551A6">
        <w:t xml:space="preserve"> in there.</w:t>
      </w:r>
    </w:p>
  </w:comment>
  <w:comment w:id="125" w:author="Microsoft Office User" w:date="2026-04-13T15:30:00Z" w:initials="MOU">
    <w:p w14:paraId="12C199C8" w14:textId="1F525A0E" w:rsidR="007C020E" w:rsidRDefault="007C020E">
      <w:pPr>
        <w:pStyle w:val="CommentText"/>
      </w:pPr>
      <w:r>
        <w:rPr>
          <w:rStyle w:val="CommentReference"/>
        </w:rPr>
        <w:annotationRef/>
      </w:r>
      <w:r>
        <w:t xml:space="preserve">Or </w:t>
      </w:r>
      <w:r w:rsidR="002741B6">
        <w:t>could possibly say</w:t>
      </w:r>
      <w:r>
        <w:t xml:space="preserve"> “negligible”.</w:t>
      </w:r>
    </w:p>
    <w:p w14:paraId="35559558" w14:textId="2F4F1BAC" w:rsidR="00CC6F19" w:rsidRDefault="00CC6F19">
      <w:pPr>
        <w:pStyle w:val="CommentText"/>
      </w:pPr>
    </w:p>
    <w:p w14:paraId="3AB2CF3E" w14:textId="77777777" w:rsidR="007C020E" w:rsidRDefault="00CC6F19">
      <w:pPr>
        <w:pStyle w:val="CommentText"/>
      </w:pPr>
      <w:r w:rsidRPr="00CC6F19">
        <w:t xml:space="preserve">I think we need to report that </w:t>
      </w:r>
      <w:proofErr w:type="spellStart"/>
      <w:r w:rsidRPr="00CC6F19">
        <w:t>Buchnera</w:t>
      </w:r>
      <w:proofErr w:type="spellEnd"/>
      <w:r w:rsidRPr="00CC6F19">
        <w:t xml:space="preserve"> inserts were detected, as the point of including it as a negative control is to assess potential inflation of insert counts using our bioinformatic pipeline – I think reporting zero would be misleading. If we do selective filtering for </w:t>
      </w:r>
      <w:proofErr w:type="spellStart"/>
      <w:r w:rsidRPr="00CC6F19">
        <w:t>Buchnera</w:t>
      </w:r>
      <w:proofErr w:type="spellEnd"/>
      <w:r w:rsidRPr="00CC6F19">
        <w:t xml:space="preserve">, we should also be doing this for </w:t>
      </w:r>
      <w:proofErr w:type="spellStart"/>
      <w:r w:rsidRPr="00CC6F19">
        <w:t>Blattabacterium</w:t>
      </w:r>
      <w:proofErr w:type="spellEnd"/>
      <w:r w:rsidRPr="00CC6F19">
        <w:t xml:space="preserve">. Further, some of the inserts BLAST 100% to </w:t>
      </w:r>
      <w:proofErr w:type="spellStart"/>
      <w:r w:rsidRPr="00CC6F19">
        <w:t>Buchnera</w:t>
      </w:r>
      <w:proofErr w:type="spellEnd"/>
      <w:r w:rsidRPr="00CC6F19">
        <w:t xml:space="preserve"> (and to other bacteria species), so even if we think these aren’t </w:t>
      </w:r>
      <w:proofErr w:type="spellStart"/>
      <w:r w:rsidRPr="00CC6F19">
        <w:t>Buchnera</w:t>
      </w:r>
      <w:proofErr w:type="spellEnd"/>
      <w:r w:rsidRPr="00CC6F19">
        <w:t>, there’s no way of knowing. I think we can say there is very few or negligible (and possibly zero), and point to a longer explanation in the Supporting Information.</w:t>
      </w:r>
    </w:p>
    <w:p w14:paraId="43231A13" w14:textId="77777777" w:rsidR="00D21A97" w:rsidRDefault="00D21A97">
      <w:pPr>
        <w:pStyle w:val="CommentText"/>
      </w:pPr>
    </w:p>
    <w:p w14:paraId="490F431B" w14:textId="09901250" w:rsidR="00D21A97" w:rsidDel="00E80D87" w:rsidRDefault="0088504A" w:rsidP="00CC6F19">
      <w:pPr>
        <w:pStyle w:val="CommentText"/>
        <w:rPr>
          <w:del w:id="142" w:author="Microsoft Office User" w:date="2026-04-13T15:59:00Z"/>
        </w:rPr>
      </w:pPr>
      <w:r>
        <w:rPr>
          <w:noProof/>
        </w:rPr>
        <w:t xml:space="preserve">Note, </w:t>
      </w:r>
      <w:r w:rsidR="00D21A97" w:rsidRPr="00D21A97">
        <w:rPr>
          <w:noProof/>
        </w:rPr>
        <w:t>happy to leave this sentence down here, but could also move it back up to after the first point above, where we are talking the number of inserts found may be unique to Blattabacterium (which is relevant to Wolbachia)</w:t>
      </w:r>
      <w:r>
        <w:rPr>
          <w:noProof/>
        </w:rPr>
        <w:t>.</w:t>
      </w:r>
    </w:p>
  </w:comment>
  <w:comment w:id="169" w:author="Microsoft Office User" w:date="2026-04-13T10:44:00Z" w:initials="MOU">
    <w:p w14:paraId="097D4517" w14:textId="10FF79F9" w:rsidR="007067CC" w:rsidRDefault="007067CC">
      <w:pPr>
        <w:pStyle w:val="CommentText"/>
      </w:pPr>
      <w:r>
        <w:rPr>
          <w:rStyle w:val="CommentReference"/>
        </w:rPr>
        <w:annotationRef/>
      </w:r>
      <w:r>
        <w:t>For Maxim to do.</w:t>
      </w:r>
    </w:p>
  </w:comment>
  <w:comment w:id="174" w:author="Microsoft Office User" w:date="2026-04-13T10:01:00Z" w:initials="MOU">
    <w:p w14:paraId="5BC62A8E" w14:textId="0EE6869C" w:rsidR="008E3C40" w:rsidRDefault="008E3C40">
      <w:pPr>
        <w:pStyle w:val="CommentText"/>
      </w:pPr>
      <w:r>
        <w:rPr>
          <w:rStyle w:val="CommentReference"/>
        </w:rPr>
        <w:annotationRef/>
      </w:r>
      <w:proofErr w:type="spellStart"/>
      <w:r>
        <w:t>Zhuzhi</w:t>
      </w:r>
      <w:proofErr w:type="spellEnd"/>
      <w:r>
        <w:t xml:space="preserve"> found </w:t>
      </w:r>
      <w:r w:rsidRPr="008E3C40">
        <w:t>32 chimeric inserts in 50 longest ones.</w:t>
      </w:r>
      <w:r>
        <w:t xml:space="preserve"> I’m hesitant to put </w:t>
      </w:r>
      <w:r w:rsidR="00B27FA9">
        <w:t>“</w:t>
      </w:r>
      <w:r>
        <w:t xml:space="preserve">50 </w:t>
      </w:r>
      <w:r w:rsidR="00B27FA9">
        <w:t xml:space="preserve">longest inserts” </w:t>
      </w:r>
      <w:r>
        <w:t>here though as this might inflate the real frequency of chimeras</w:t>
      </w:r>
      <w:r w:rsidR="003C621D">
        <w:t xml:space="preserve"> (i.e. </w:t>
      </w:r>
      <w:proofErr w:type="gramStart"/>
      <w:r w:rsidR="003C621D">
        <w:t>surely</w:t>
      </w:r>
      <w:proofErr w:type="gramEnd"/>
      <w:r w:rsidR="003C621D">
        <w:t xml:space="preserve"> it’s not 32/50)</w:t>
      </w:r>
    </w:p>
  </w:comment>
  <w:comment w:id="182" w:author="Microsoft Office User" w:date="2026-03-31T15:48:00Z" w:initials="MOU">
    <w:p w14:paraId="7F8E17FB" w14:textId="33C78BE3" w:rsidR="00595512" w:rsidRDefault="00595512">
      <w:pPr>
        <w:pStyle w:val="CommentText"/>
      </w:pPr>
      <w:r>
        <w:rPr>
          <w:rStyle w:val="CommentReference"/>
        </w:rPr>
        <w:annotationRef/>
      </w:r>
      <w:r>
        <w:t>Could delete these 4 words if needed</w:t>
      </w:r>
      <w:r w:rsidR="00246A17">
        <w:t>, as it has been alluded to previous</w:t>
      </w:r>
      <w:r w:rsidR="00AF1CC1">
        <w:t>l</w:t>
      </w:r>
      <w:r w:rsidR="00246A17">
        <w:t>y</w:t>
      </w:r>
    </w:p>
  </w:comment>
  <w:comment w:id="199" w:author="Nathan Lo" w:date="2026-04-08T20:59:00Z" w:initials="NL">
    <w:p w14:paraId="0088987F" w14:textId="40995C15" w:rsidR="00291C86" w:rsidRDefault="00291C86" w:rsidP="00291C86">
      <w:pPr>
        <w:pStyle w:val="CommentText"/>
      </w:pPr>
      <w:r>
        <w:rPr>
          <w:rStyle w:val="CommentReference"/>
        </w:rPr>
        <w:annotationRef/>
      </w:r>
      <w:r>
        <w:t>this can be removed if we need to reduce words. Jack was paid, so no need to acknowledge him here</w:t>
      </w:r>
    </w:p>
  </w:comment>
  <w:comment w:id="202" w:author="Nathan Lo" w:date="2026-04-08T20:59:00Z" w:initials="NL">
    <w:p w14:paraId="3C8DDEC3" w14:textId="552C15C8" w:rsidR="00291C86" w:rsidRDefault="00291C86" w:rsidP="00291C86">
      <w:pPr>
        <w:pStyle w:val="CommentText"/>
      </w:pPr>
      <w:r>
        <w:rPr>
          <w:rStyle w:val="CommentReference"/>
        </w:rPr>
        <w:annotationRef/>
      </w:r>
      <w:r>
        <w:t>these words could be removed</w:t>
      </w:r>
    </w:p>
  </w:comment>
  <w:comment w:id="203" w:author="Microsoft Office User" w:date="2026-04-13T16:03:00Z" w:initials="MOU">
    <w:p w14:paraId="6FFF414A" w14:textId="4D4CC688" w:rsidR="00D1645C" w:rsidRDefault="00D1645C">
      <w:pPr>
        <w:pStyle w:val="CommentText"/>
      </w:pPr>
      <w:r>
        <w:rPr>
          <w:rStyle w:val="CommentReference"/>
        </w:rPr>
        <w:annotationRef/>
      </w:r>
      <w:r>
        <w:t>Are these 2 grants associated with you, Nate?</w:t>
      </w:r>
    </w:p>
  </w:comment>
  <w:comment w:id="205" w:author="Nathan Lo" w:date="2026-04-08T20:59:00Z" w:initials="NL">
    <w:p w14:paraId="4C8C818A" w14:textId="55928C89" w:rsidR="00291C86" w:rsidRDefault="00291C86" w:rsidP="00291C86">
      <w:pPr>
        <w:pStyle w:val="CommentText"/>
      </w:pPr>
      <w:r>
        <w:rPr>
          <w:rStyle w:val="CommentReference"/>
        </w:rPr>
        <w:annotationRef/>
      </w:r>
      <w:r>
        <w:t xml:space="preserve">these words could be removed. </w:t>
      </w:r>
    </w:p>
  </w:comment>
  <w:comment w:id="206" w:author="Microsoft Office User" w:date="2026-04-13T15:24:00Z" w:initials="MOU">
    <w:p w14:paraId="3DDE45AE" w14:textId="7728B4A4" w:rsidR="00985BE3" w:rsidRDefault="00985BE3">
      <w:pPr>
        <w:pStyle w:val="CommentText"/>
      </w:pPr>
      <w:r>
        <w:rPr>
          <w:rStyle w:val="CommentReference"/>
        </w:rPr>
        <w:annotationRef/>
      </w:r>
      <w:r>
        <w:t>Could possibly delete this reference to save space</w:t>
      </w:r>
      <w:r w:rsidR="00F067DB">
        <w:t xml:space="preserve"> if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5D788A0" w15:done="0"/>
  <w15:commentEx w15:paraId="0CC59FB7" w15:done="0"/>
  <w15:commentEx w15:paraId="0564FA87" w15:done="0"/>
  <w15:commentEx w15:paraId="55A82985" w15:done="0"/>
  <w15:commentEx w15:paraId="5D5E2D0D" w15:done="0"/>
  <w15:commentEx w15:paraId="490F431B" w15:paraIdParent="5D5E2D0D" w15:done="0"/>
  <w15:commentEx w15:paraId="097D4517" w15:done="0"/>
  <w15:commentEx w15:paraId="5BC62A8E" w15:done="0"/>
  <w15:commentEx w15:paraId="7F8E17FB" w15:done="0"/>
  <w15:commentEx w15:paraId="0088987F" w15:done="0"/>
  <w15:commentEx w15:paraId="3C8DDEC3" w15:done="0"/>
  <w15:commentEx w15:paraId="6FFF414A" w15:done="0"/>
  <w15:commentEx w15:paraId="4C8C818A" w15:done="0"/>
  <w15:commentEx w15:paraId="3DDE45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2A78E19" w16cex:dateUtc="2026-04-07T21:45:00Z"/>
  <w16cex:commentExtensible w16cex:durableId="2D8140F3" w16cex:dateUtc="2026-04-08T11:02:00Z"/>
  <w16cex:commentExtensible w16cex:durableId="2D814022" w16cex:dateUtc="2026-04-08T10:59:00Z"/>
  <w16cex:commentExtensible w16cex:durableId="2D814039" w16cex:dateUtc="2026-04-08T10:59:00Z"/>
  <w16cex:commentExtensible w16cex:durableId="2D81404B" w16cex:dateUtc="2026-04-08T10:59:00Z"/>
  <w16cex:commentExtensible w16cex:durableId="2D81407D" w16cex:dateUtc="2026-04-08T11: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5D788A0" w16cid:durableId="2D8787DE"/>
  <w16cid:commentId w16cid:paraId="0CC59FB7" w16cid:durableId="2D877542"/>
  <w16cid:commentId w16cid:paraId="0564FA87" w16cid:durableId="2D7E438C"/>
  <w16cid:commentId w16cid:paraId="55A82985" w16cid:durableId="2D7E536D"/>
  <w16cid:commentId w16cid:paraId="5D5E2D0D" w16cid:durableId="2D8140F3"/>
  <w16cid:commentId w16cid:paraId="490F431B" w16cid:durableId="2D878A7C"/>
  <w16cid:commentId w16cid:paraId="097D4517" w16cid:durableId="2D874778"/>
  <w16cid:commentId w16cid:paraId="5BC62A8E" w16cid:durableId="2D873D75"/>
  <w16cid:commentId w16cid:paraId="7F8E17FB" w16cid:durableId="2D766B59"/>
  <w16cid:commentId w16cid:paraId="0088987F" w16cid:durableId="2D814022"/>
  <w16cid:commentId w16cid:paraId="3C8DDEC3" w16cid:durableId="2D814039"/>
  <w16cid:commentId w16cid:paraId="6FFF414A" w16cid:durableId="2D879265"/>
  <w16cid:commentId w16cid:paraId="4C8C818A" w16cid:durableId="2D81404B"/>
  <w16cid:commentId w16cid:paraId="3DDE45AE" w16cid:durableId="2D8789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D07581" w14:textId="77777777" w:rsidR="00F60550" w:rsidRDefault="00F60550">
      <w:pPr>
        <w:spacing w:after="0"/>
      </w:pPr>
      <w:r>
        <w:separator/>
      </w:r>
    </w:p>
  </w:endnote>
  <w:endnote w:type="continuationSeparator" w:id="0">
    <w:p w14:paraId="2B54C297" w14:textId="77777777" w:rsidR="00F60550" w:rsidRDefault="00F605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egoe UI">
    <w:altName w:val="Arial"/>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3444FA" w14:textId="658E209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40E63">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6CB258" w14:textId="77777777" w:rsidR="00F60550" w:rsidRDefault="00F60550">
      <w:pPr>
        <w:spacing w:after="0"/>
      </w:pPr>
      <w:r>
        <w:separator/>
      </w:r>
    </w:p>
  </w:footnote>
  <w:footnote w:type="continuationSeparator" w:id="0">
    <w:p w14:paraId="3B89AF85" w14:textId="77777777" w:rsidR="00F60550" w:rsidRDefault="00F6055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66D44"/>
    <w:multiLevelType w:val="hybridMultilevel"/>
    <w:tmpl w:val="277C30CE"/>
    <w:lvl w:ilvl="0" w:tplc="D728BE82">
      <w:start w:val="2"/>
      <w:numFmt w:val="bullet"/>
      <w:lvlText w:val=""/>
      <w:lvlJc w:val="left"/>
      <w:pPr>
        <w:ind w:left="720" w:hanging="360"/>
      </w:pPr>
      <w:rPr>
        <w:rFonts w:ascii="Symbol" w:eastAsiaTheme="minorHAnsi" w:hAnsi="Symbo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03D16"/>
    <w:multiLevelType w:val="hybridMultilevel"/>
    <w:tmpl w:val="36EC65E2"/>
    <w:lvl w:ilvl="0" w:tplc="9D38ECF0">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8A14119"/>
    <w:multiLevelType w:val="hybridMultilevel"/>
    <w:tmpl w:val="4F0024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806C5D"/>
    <w:multiLevelType w:val="hybridMultilevel"/>
    <w:tmpl w:val="A8FEABA6"/>
    <w:lvl w:ilvl="0" w:tplc="F83CD442">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1"/>
  </w:num>
  <w:num w:numId="5">
    <w:abstractNumId w:val="6"/>
  </w:num>
  <w:num w:numId="6">
    <w:abstractNumId w:val="5"/>
  </w:num>
  <w:num w:numId="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rson w15:author="Nathan Lo">
    <w15:presenceInfo w15:providerId="AD" w15:userId="S::nathan.lo@sydney.edu.au::fa283856-3d32-4c02-b0bb-860e4dd4c2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0CEF"/>
    <w:rsid w:val="0002429E"/>
    <w:rsid w:val="00040E63"/>
    <w:rsid w:val="0004264B"/>
    <w:rsid w:val="0005683B"/>
    <w:rsid w:val="000609ED"/>
    <w:rsid w:val="00071C3A"/>
    <w:rsid w:val="000736C3"/>
    <w:rsid w:val="00083A46"/>
    <w:rsid w:val="000930D0"/>
    <w:rsid w:val="000A2DB1"/>
    <w:rsid w:val="000B0ACF"/>
    <w:rsid w:val="000B752B"/>
    <w:rsid w:val="000E4D49"/>
    <w:rsid w:val="00125E68"/>
    <w:rsid w:val="00155E10"/>
    <w:rsid w:val="0016558B"/>
    <w:rsid w:val="0016771E"/>
    <w:rsid w:val="00174A68"/>
    <w:rsid w:val="00175FC4"/>
    <w:rsid w:val="001B59FB"/>
    <w:rsid w:val="001B7EE4"/>
    <w:rsid w:val="001D6359"/>
    <w:rsid w:val="001E479B"/>
    <w:rsid w:val="001E6B99"/>
    <w:rsid w:val="001E73C1"/>
    <w:rsid w:val="00211A15"/>
    <w:rsid w:val="00213AAE"/>
    <w:rsid w:val="002270A0"/>
    <w:rsid w:val="00231E1D"/>
    <w:rsid w:val="0023253F"/>
    <w:rsid w:val="002347C9"/>
    <w:rsid w:val="00246A17"/>
    <w:rsid w:val="0025061B"/>
    <w:rsid w:val="00254D54"/>
    <w:rsid w:val="002551A6"/>
    <w:rsid w:val="002634E9"/>
    <w:rsid w:val="00270945"/>
    <w:rsid w:val="00271437"/>
    <w:rsid w:val="002741B6"/>
    <w:rsid w:val="002832D5"/>
    <w:rsid w:val="002900D6"/>
    <w:rsid w:val="00291C86"/>
    <w:rsid w:val="002A16C9"/>
    <w:rsid w:val="002C68F6"/>
    <w:rsid w:val="002D13B1"/>
    <w:rsid w:val="002E3422"/>
    <w:rsid w:val="002F0033"/>
    <w:rsid w:val="002F4853"/>
    <w:rsid w:val="00316293"/>
    <w:rsid w:val="00333F4D"/>
    <w:rsid w:val="00347713"/>
    <w:rsid w:val="00371567"/>
    <w:rsid w:val="00392B79"/>
    <w:rsid w:val="003B25FD"/>
    <w:rsid w:val="003C621D"/>
    <w:rsid w:val="003E2D51"/>
    <w:rsid w:val="00405C25"/>
    <w:rsid w:val="00412482"/>
    <w:rsid w:val="004414DD"/>
    <w:rsid w:val="0045202F"/>
    <w:rsid w:val="00455119"/>
    <w:rsid w:val="00456B86"/>
    <w:rsid w:val="0046048C"/>
    <w:rsid w:val="00463CDA"/>
    <w:rsid w:val="00474D11"/>
    <w:rsid w:val="004768C8"/>
    <w:rsid w:val="00483D1D"/>
    <w:rsid w:val="00485197"/>
    <w:rsid w:val="004A548F"/>
    <w:rsid w:val="004B1308"/>
    <w:rsid w:val="004B135C"/>
    <w:rsid w:val="004C0588"/>
    <w:rsid w:val="004C359A"/>
    <w:rsid w:val="004E0FB2"/>
    <w:rsid w:val="00521AE1"/>
    <w:rsid w:val="00521C49"/>
    <w:rsid w:val="00540BA4"/>
    <w:rsid w:val="00554EC6"/>
    <w:rsid w:val="00556941"/>
    <w:rsid w:val="00573700"/>
    <w:rsid w:val="0058311D"/>
    <w:rsid w:val="00586F97"/>
    <w:rsid w:val="00595512"/>
    <w:rsid w:val="005A2FDD"/>
    <w:rsid w:val="005A78D5"/>
    <w:rsid w:val="005C1710"/>
    <w:rsid w:val="005C2E7F"/>
    <w:rsid w:val="006231F1"/>
    <w:rsid w:val="006329B2"/>
    <w:rsid w:val="00633855"/>
    <w:rsid w:val="00642F4D"/>
    <w:rsid w:val="006528DE"/>
    <w:rsid w:val="00662665"/>
    <w:rsid w:val="00666EBF"/>
    <w:rsid w:val="00673E36"/>
    <w:rsid w:val="0067724D"/>
    <w:rsid w:val="00681782"/>
    <w:rsid w:val="006A090B"/>
    <w:rsid w:val="006B42BD"/>
    <w:rsid w:val="006C1280"/>
    <w:rsid w:val="006C474E"/>
    <w:rsid w:val="006E0803"/>
    <w:rsid w:val="006E732F"/>
    <w:rsid w:val="00702420"/>
    <w:rsid w:val="00703734"/>
    <w:rsid w:val="007067CC"/>
    <w:rsid w:val="00712041"/>
    <w:rsid w:val="007149FA"/>
    <w:rsid w:val="00734252"/>
    <w:rsid w:val="00736E9A"/>
    <w:rsid w:val="0074134D"/>
    <w:rsid w:val="00765283"/>
    <w:rsid w:val="00771BAE"/>
    <w:rsid w:val="007740C8"/>
    <w:rsid w:val="00776E4F"/>
    <w:rsid w:val="00793BF1"/>
    <w:rsid w:val="00797279"/>
    <w:rsid w:val="007A27C8"/>
    <w:rsid w:val="007B0CD8"/>
    <w:rsid w:val="007C020E"/>
    <w:rsid w:val="007D0CF7"/>
    <w:rsid w:val="007E0547"/>
    <w:rsid w:val="007E36B5"/>
    <w:rsid w:val="00805382"/>
    <w:rsid w:val="00806640"/>
    <w:rsid w:val="00845A44"/>
    <w:rsid w:val="00864CC8"/>
    <w:rsid w:val="0086682E"/>
    <w:rsid w:val="00867806"/>
    <w:rsid w:val="00871CDB"/>
    <w:rsid w:val="008755AE"/>
    <w:rsid w:val="008807D7"/>
    <w:rsid w:val="0088504A"/>
    <w:rsid w:val="008971F3"/>
    <w:rsid w:val="008B661B"/>
    <w:rsid w:val="008D057F"/>
    <w:rsid w:val="008E0C31"/>
    <w:rsid w:val="008E3C40"/>
    <w:rsid w:val="008E5AB7"/>
    <w:rsid w:val="008E6DB8"/>
    <w:rsid w:val="008F7B65"/>
    <w:rsid w:val="00903BCD"/>
    <w:rsid w:val="00921127"/>
    <w:rsid w:val="009369F6"/>
    <w:rsid w:val="00980C22"/>
    <w:rsid w:val="00985BE3"/>
    <w:rsid w:val="00990DCA"/>
    <w:rsid w:val="009A1085"/>
    <w:rsid w:val="009B0AF3"/>
    <w:rsid w:val="009D6544"/>
    <w:rsid w:val="009E7B34"/>
    <w:rsid w:val="009F5A78"/>
    <w:rsid w:val="00A0314C"/>
    <w:rsid w:val="00A036D3"/>
    <w:rsid w:val="00A1401C"/>
    <w:rsid w:val="00A635A9"/>
    <w:rsid w:val="00A80BB9"/>
    <w:rsid w:val="00A818F7"/>
    <w:rsid w:val="00A85CC3"/>
    <w:rsid w:val="00A9120F"/>
    <w:rsid w:val="00AA1B2D"/>
    <w:rsid w:val="00AB1B04"/>
    <w:rsid w:val="00AC0849"/>
    <w:rsid w:val="00AC6292"/>
    <w:rsid w:val="00AF1CC1"/>
    <w:rsid w:val="00AF49C3"/>
    <w:rsid w:val="00B26662"/>
    <w:rsid w:val="00B27FA9"/>
    <w:rsid w:val="00B33803"/>
    <w:rsid w:val="00B34C4F"/>
    <w:rsid w:val="00B825AB"/>
    <w:rsid w:val="00B83092"/>
    <w:rsid w:val="00B9147E"/>
    <w:rsid w:val="00BB6B27"/>
    <w:rsid w:val="00BC37F3"/>
    <w:rsid w:val="00BD3C83"/>
    <w:rsid w:val="00BE21A9"/>
    <w:rsid w:val="00BF0FAD"/>
    <w:rsid w:val="00C0777F"/>
    <w:rsid w:val="00C14844"/>
    <w:rsid w:val="00C20E42"/>
    <w:rsid w:val="00C33CBC"/>
    <w:rsid w:val="00C505C5"/>
    <w:rsid w:val="00C8524C"/>
    <w:rsid w:val="00C917B2"/>
    <w:rsid w:val="00C918E1"/>
    <w:rsid w:val="00C94E76"/>
    <w:rsid w:val="00C967F4"/>
    <w:rsid w:val="00CA30A0"/>
    <w:rsid w:val="00CA53CD"/>
    <w:rsid w:val="00CB0B02"/>
    <w:rsid w:val="00CC6F19"/>
    <w:rsid w:val="00CD1C11"/>
    <w:rsid w:val="00CD5EE5"/>
    <w:rsid w:val="00CD7F71"/>
    <w:rsid w:val="00CE443F"/>
    <w:rsid w:val="00CE6AC2"/>
    <w:rsid w:val="00CF21A4"/>
    <w:rsid w:val="00D16199"/>
    <w:rsid w:val="00D1645C"/>
    <w:rsid w:val="00D20C68"/>
    <w:rsid w:val="00D21A97"/>
    <w:rsid w:val="00D27CE6"/>
    <w:rsid w:val="00D34623"/>
    <w:rsid w:val="00D3701A"/>
    <w:rsid w:val="00D6005D"/>
    <w:rsid w:val="00D60E28"/>
    <w:rsid w:val="00D657E6"/>
    <w:rsid w:val="00D80994"/>
    <w:rsid w:val="00D96490"/>
    <w:rsid w:val="00DA70E8"/>
    <w:rsid w:val="00DC098E"/>
    <w:rsid w:val="00DD49BD"/>
    <w:rsid w:val="00DD556D"/>
    <w:rsid w:val="00E112C3"/>
    <w:rsid w:val="00E12FEF"/>
    <w:rsid w:val="00E300A4"/>
    <w:rsid w:val="00E50558"/>
    <w:rsid w:val="00E5440A"/>
    <w:rsid w:val="00E56B02"/>
    <w:rsid w:val="00E604B8"/>
    <w:rsid w:val="00E6133D"/>
    <w:rsid w:val="00E755C2"/>
    <w:rsid w:val="00E90410"/>
    <w:rsid w:val="00EA3677"/>
    <w:rsid w:val="00EA7C28"/>
    <w:rsid w:val="00EC5DD3"/>
    <w:rsid w:val="00EE502C"/>
    <w:rsid w:val="00EE7379"/>
    <w:rsid w:val="00EE7FBE"/>
    <w:rsid w:val="00F067DB"/>
    <w:rsid w:val="00F12055"/>
    <w:rsid w:val="00F17DC0"/>
    <w:rsid w:val="00F17DFC"/>
    <w:rsid w:val="00F26308"/>
    <w:rsid w:val="00F31341"/>
    <w:rsid w:val="00F5460B"/>
    <w:rsid w:val="00F572E5"/>
    <w:rsid w:val="00F60550"/>
    <w:rsid w:val="00F649EE"/>
    <w:rsid w:val="00F710D0"/>
    <w:rsid w:val="00FA04B8"/>
    <w:rsid w:val="00FA2DD2"/>
    <w:rsid w:val="00FB2304"/>
    <w:rsid w:val="00FC22E2"/>
    <w:rsid w:val="00FC5645"/>
    <w:rsid w:val="00FD10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paragraph" w:styleId="ListParagraph">
    <w:name w:val="List Paragraph"/>
    <w:basedOn w:val="Normal"/>
    <w:uiPriority w:val="34"/>
    <w:qFormat/>
    <w:rsid w:val="00175FC4"/>
    <w:pPr>
      <w:ind w:left="720"/>
      <w:contextualSpacing/>
    </w:pPr>
  </w:style>
  <w:style w:type="character" w:styleId="LineNumber">
    <w:name w:val="line number"/>
    <w:basedOn w:val="DefaultParagraphFont"/>
    <w:uiPriority w:val="99"/>
    <w:semiHidden/>
    <w:unhideWhenUsed/>
    <w:rsid w:val="004E0FB2"/>
  </w:style>
  <w:style w:type="paragraph" w:styleId="Revision">
    <w:name w:val="Revision"/>
    <w:hidden/>
    <w:uiPriority w:val="99"/>
    <w:semiHidden/>
    <w:rsid w:val="0027143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2.emf"/><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github.com/MEEP-projects/HGT_pipe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A39B7B-C19E-B842-AE87-4ADE507F8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7</Pages>
  <Words>2729</Words>
  <Characters>15859</Characters>
  <Application>Microsoft Office Word</Application>
  <DocSecurity>0</DocSecurity>
  <Lines>268</Lines>
  <Paragraphs>61</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Microsoft Office User</cp:lastModifiedBy>
  <cp:revision>25</cp:revision>
  <dcterms:created xsi:type="dcterms:W3CDTF">2026-04-07T23:22:00Z</dcterms:created>
  <dcterms:modified xsi:type="dcterms:W3CDTF">2026-04-13T15:55:00Z</dcterms:modified>
</cp:coreProperties>
</file>