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F9FEC1" w14:textId="07BEDCFA" w:rsidR="00837F66" w:rsidRPr="00D14790" w:rsidRDefault="00837F66" w:rsidP="006850BD">
      <w:pPr>
        <w:jc w:val="both"/>
        <w:rPr>
          <w:b/>
          <w:bCs/>
          <w:sz w:val="32"/>
          <w:szCs w:val="32"/>
        </w:rPr>
      </w:pPr>
      <w:r w:rsidRPr="00D14790">
        <w:rPr>
          <w:b/>
          <w:bCs/>
          <w:sz w:val="32"/>
          <w:szCs w:val="32"/>
        </w:rPr>
        <w:t xml:space="preserve">Draft title: </w:t>
      </w:r>
      <w:r w:rsidR="007E3D33" w:rsidRPr="00D14790">
        <w:rPr>
          <w:sz w:val="32"/>
          <w:szCs w:val="32"/>
        </w:rPr>
        <w:t xml:space="preserve">Genomic </w:t>
      </w:r>
      <w:r w:rsidR="00E27114" w:rsidRPr="00D14790">
        <w:rPr>
          <w:sz w:val="32"/>
          <w:szCs w:val="32"/>
        </w:rPr>
        <w:t>h</w:t>
      </w:r>
      <w:r w:rsidR="007E3D33" w:rsidRPr="00D14790">
        <w:rPr>
          <w:sz w:val="32"/>
          <w:szCs w:val="32"/>
        </w:rPr>
        <w:t xml:space="preserve">eist of </w:t>
      </w:r>
      <w:r w:rsidR="00E27114" w:rsidRPr="00D14790">
        <w:rPr>
          <w:sz w:val="32"/>
          <w:szCs w:val="32"/>
        </w:rPr>
        <w:t>s</w:t>
      </w:r>
      <w:r w:rsidR="007E3D33" w:rsidRPr="00D14790">
        <w:rPr>
          <w:sz w:val="32"/>
          <w:szCs w:val="32"/>
        </w:rPr>
        <w:t>ymbiont: Uncovering thousands of horizontal gene transfer events within single cockroach genomes</w:t>
      </w:r>
    </w:p>
    <w:p w14:paraId="40449161" w14:textId="77777777" w:rsidR="00837F66" w:rsidRPr="00D14790" w:rsidRDefault="00837F66" w:rsidP="006850BD">
      <w:pPr>
        <w:jc w:val="both"/>
      </w:pPr>
    </w:p>
    <w:p w14:paraId="69FDB573" w14:textId="2F8FE1D8" w:rsidR="007E3D33" w:rsidRPr="00D14790" w:rsidRDefault="001D6847" w:rsidP="006850BD">
      <w:pPr>
        <w:jc w:val="both"/>
        <w:rPr>
          <w:b/>
          <w:bCs/>
          <w:sz w:val="28"/>
          <w:szCs w:val="28"/>
        </w:rPr>
      </w:pPr>
      <w:r w:rsidRPr="00D14790">
        <w:rPr>
          <w:b/>
          <w:bCs/>
        </w:rPr>
        <w:t xml:space="preserve">Authors: </w:t>
      </w:r>
      <w:r w:rsidR="00E27114" w:rsidRPr="00D14790">
        <w:rPr>
          <w:bCs/>
        </w:rPr>
        <w:t xml:space="preserve">Kyle Ewart, Maxim Adams, </w:t>
      </w:r>
      <w:proofErr w:type="spellStart"/>
      <w:r w:rsidR="00E27114" w:rsidRPr="00D14790">
        <w:rPr>
          <w:bCs/>
        </w:rPr>
        <w:t>Zhuzhi</w:t>
      </w:r>
      <w:proofErr w:type="spellEnd"/>
      <w:r w:rsidR="00E27114" w:rsidRPr="00D14790">
        <w:rPr>
          <w:bCs/>
        </w:rPr>
        <w:t xml:space="preserve"> Zhang, </w:t>
      </w:r>
      <w:proofErr w:type="spellStart"/>
      <w:r w:rsidR="001A5891">
        <w:rPr>
          <w:bCs/>
        </w:rPr>
        <w:t>Kokuto</w:t>
      </w:r>
      <w:proofErr w:type="spellEnd"/>
      <w:r w:rsidR="001A5891">
        <w:rPr>
          <w:bCs/>
        </w:rPr>
        <w:t xml:space="preserve"> Fujiwara, </w:t>
      </w:r>
      <w:r w:rsidR="001B2046">
        <w:rPr>
          <w:bCs/>
        </w:rPr>
        <w:t xml:space="preserve">Yoshinobu Hayashi, </w:t>
      </w:r>
      <w:r w:rsidR="0097648D" w:rsidRPr="00D14790">
        <w:rPr>
          <w:bCs/>
        </w:rPr>
        <w:t>Leo Featherstone</w:t>
      </w:r>
      <w:r w:rsidR="0097648D">
        <w:rPr>
          <w:bCs/>
        </w:rPr>
        <w:t>,</w:t>
      </w:r>
      <w:r w:rsidR="0097648D" w:rsidRPr="00D14790">
        <w:rPr>
          <w:bCs/>
        </w:rPr>
        <w:t xml:space="preserve"> </w:t>
      </w:r>
      <w:r w:rsidR="00E27114" w:rsidRPr="00D14790">
        <w:rPr>
          <w:bCs/>
        </w:rPr>
        <w:t>Jil</w:t>
      </w:r>
      <w:r w:rsidR="00AC1546">
        <w:rPr>
          <w:bCs/>
        </w:rPr>
        <w:t xml:space="preserve"> Helbling</w:t>
      </w:r>
      <w:r w:rsidR="00E27114" w:rsidRPr="00D14790">
        <w:rPr>
          <w:bCs/>
        </w:rPr>
        <w:t>, Oscar</w:t>
      </w:r>
      <w:r w:rsidR="00AC1546">
        <w:rPr>
          <w:bCs/>
        </w:rPr>
        <w:t xml:space="preserve"> Lo Lu</w:t>
      </w:r>
      <w:r w:rsidR="00E27114" w:rsidRPr="00D14790">
        <w:rPr>
          <w:bCs/>
        </w:rPr>
        <w:t xml:space="preserve">, </w:t>
      </w:r>
      <w:r w:rsidR="00AC1546">
        <w:rPr>
          <w:bCs/>
        </w:rPr>
        <w:t xml:space="preserve">Jack Marsden, </w:t>
      </w:r>
      <w:r w:rsidR="001A5891">
        <w:rPr>
          <w:bCs/>
        </w:rPr>
        <w:t xml:space="preserve">Kiyoto Maekawa, Simon Ho, </w:t>
      </w:r>
      <w:r w:rsidR="00E27114" w:rsidRPr="00D14790">
        <w:rPr>
          <w:bCs/>
        </w:rPr>
        <w:t>Nathan Lo</w:t>
      </w:r>
    </w:p>
    <w:p w14:paraId="105B4D35" w14:textId="77777777" w:rsidR="00E27114" w:rsidRPr="00D14790" w:rsidRDefault="00E27114" w:rsidP="006850BD">
      <w:pPr>
        <w:jc w:val="both"/>
        <w:rPr>
          <w:b/>
          <w:bCs/>
          <w:sz w:val="28"/>
          <w:szCs w:val="28"/>
        </w:rPr>
      </w:pPr>
    </w:p>
    <w:p w14:paraId="5C4725EF" w14:textId="0B30AB15" w:rsidR="0032539D" w:rsidRPr="00D14790" w:rsidRDefault="003F52B3" w:rsidP="006850BD">
      <w:pPr>
        <w:jc w:val="both"/>
        <w:rPr>
          <w:b/>
          <w:bCs/>
          <w:sz w:val="28"/>
          <w:szCs w:val="28"/>
        </w:rPr>
      </w:pPr>
      <w:r w:rsidRPr="00D14790">
        <w:rPr>
          <w:b/>
          <w:bCs/>
          <w:sz w:val="28"/>
          <w:szCs w:val="28"/>
        </w:rPr>
        <w:t>Current Biology Correspondence structure</w:t>
      </w:r>
    </w:p>
    <w:p w14:paraId="1DE446E4" w14:textId="77777777" w:rsidR="003F52B3" w:rsidRPr="00D14790" w:rsidRDefault="003F52B3" w:rsidP="006850BD">
      <w:pPr>
        <w:jc w:val="both"/>
        <w:rPr>
          <w:i/>
          <w:iCs/>
        </w:rPr>
      </w:pPr>
      <w:r w:rsidRPr="00D14790">
        <w:rPr>
          <w:i/>
          <w:iCs/>
        </w:rPr>
        <w:t xml:space="preserve">Correspondences should be written in a clear and accessible manner. They consist of a continuous main text </w:t>
      </w:r>
      <w:r w:rsidRPr="00D14790">
        <w:rPr>
          <w:b/>
          <w:bCs/>
          <w:i/>
          <w:iCs/>
        </w:rPr>
        <w:t>without any sections or subheadings</w:t>
      </w:r>
      <w:r w:rsidRPr="00D14790">
        <w:rPr>
          <w:i/>
          <w:iCs/>
        </w:rPr>
        <w:t>. Correspondence items do not have abstracts per se, but the first paragraph of the main text will be available in Medline. It should therefore comprise a short introduction as well as a brief summary of the most important conclusions.</w:t>
      </w:r>
    </w:p>
    <w:p w14:paraId="598058AA" w14:textId="77777777" w:rsidR="003F52B3" w:rsidRPr="00D14790" w:rsidRDefault="003F52B3" w:rsidP="006850BD">
      <w:pPr>
        <w:jc w:val="both"/>
        <w:rPr>
          <w:i/>
          <w:iCs/>
        </w:rPr>
      </w:pPr>
    </w:p>
    <w:p w14:paraId="36E25A74" w14:textId="68D4AADE" w:rsidR="00F771D4" w:rsidRDefault="003F52B3" w:rsidP="006850BD">
      <w:pPr>
        <w:jc w:val="both"/>
        <w:rPr>
          <w:i/>
          <w:iCs/>
        </w:rPr>
      </w:pPr>
      <w:r w:rsidRPr="00D14790">
        <w:rPr>
          <w:i/>
          <w:iCs/>
        </w:rPr>
        <w:t xml:space="preserve">Correspondences must not exceed two pages of the printed journal. They should have no more than </w:t>
      </w:r>
      <w:r w:rsidRPr="00D14790">
        <w:rPr>
          <w:b/>
          <w:bCs/>
          <w:i/>
          <w:iCs/>
        </w:rPr>
        <w:t>1,000 words of main text</w:t>
      </w:r>
      <w:r w:rsidRPr="00D14790">
        <w:rPr>
          <w:i/>
          <w:iCs/>
        </w:rPr>
        <w:t xml:space="preserve">, a maximum of </w:t>
      </w:r>
      <w:r w:rsidRPr="00D14790">
        <w:rPr>
          <w:b/>
          <w:bCs/>
          <w:i/>
          <w:iCs/>
        </w:rPr>
        <w:t>10 references</w:t>
      </w:r>
      <w:r w:rsidRPr="00D14790">
        <w:rPr>
          <w:i/>
          <w:iCs/>
        </w:rPr>
        <w:t>, and only one display item (</w:t>
      </w:r>
      <w:r w:rsidRPr="00D14790">
        <w:rPr>
          <w:b/>
          <w:bCs/>
          <w:i/>
          <w:iCs/>
        </w:rPr>
        <w:t>one figure or table</w:t>
      </w:r>
      <w:r w:rsidRPr="00D14790">
        <w:rPr>
          <w:i/>
          <w:iCs/>
        </w:rPr>
        <w:t>). Any nonessential details and experimental procedures can be described in an online-only Supplemental Information section, in which a maximum of two further display items can also be included.</w:t>
      </w:r>
    </w:p>
    <w:p w14:paraId="310B530F" w14:textId="77777777" w:rsidR="00F771D4" w:rsidRDefault="00F771D4" w:rsidP="006850BD">
      <w:pPr>
        <w:jc w:val="both"/>
        <w:rPr>
          <w:i/>
          <w:iCs/>
        </w:rPr>
      </w:pPr>
    </w:p>
    <w:p w14:paraId="4F2CB9E3" w14:textId="7F60BEB1" w:rsidR="00F771D4" w:rsidRPr="00F771D4" w:rsidRDefault="00F771D4" w:rsidP="006850BD">
      <w:pPr>
        <w:jc w:val="both"/>
        <w:rPr>
          <w:b/>
          <w:bCs/>
          <w:sz w:val="28"/>
          <w:szCs w:val="28"/>
        </w:rPr>
      </w:pPr>
      <w:r w:rsidRPr="00D14790">
        <w:rPr>
          <w:b/>
          <w:bCs/>
          <w:sz w:val="28"/>
          <w:szCs w:val="28"/>
        </w:rPr>
        <w:t xml:space="preserve">Current Biology </w:t>
      </w:r>
      <w:r>
        <w:rPr>
          <w:b/>
          <w:bCs/>
          <w:sz w:val="28"/>
          <w:szCs w:val="28"/>
        </w:rPr>
        <w:t>Report</w:t>
      </w:r>
      <w:r w:rsidRPr="00D14790">
        <w:rPr>
          <w:b/>
          <w:bCs/>
          <w:sz w:val="28"/>
          <w:szCs w:val="28"/>
        </w:rPr>
        <w:t xml:space="preserve"> structure</w:t>
      </w:r>
    </w:p>
    <w:p w14:paraId="4FA961BB" w14:textId="7B14C5BD" w:rsidR="00F771D4" w:rsidRPr="00D14790" w:rsidRDefault="00F771D4" w:rsidP="006850BD">
      <w:pPr>
        <w:jc w:val="both"/>
        <w:rPr>
          <w:i/>
          <w:iCs/>
        </w:rPr>
      </w:pPr>
      <w:r w:rsidRPr="00F771D4">
        <w:rPr>
          <w:i/>
          <w:iCs/>
        </w:rPr>
        <w:t xml:space="preserve">Reports present findings of broad biological interest in a concise, to-the-point style. Reports are typically limited to six journal pages (usually around </w:t>
      </w:r>
      <w:r w:rsidRPr="00F771D4">
        <w:rPr>
          <w:b/>
          <w:bCs/>
          <w:i/>
          <w:iCs/>
        </w:rPr>
        <w:t>2,500 words of main text</w:t>
      </w:r>
      <w:r w:rsidRPr="00F771D4">
        <w:rPr>
          <w:i/>
          <w:iCs/>
        </w:rPr>
        <w:t xml:space="preserve">, i.e., all of the text in the manuscript except for the summary, the STAR Methods text, any supplemental information text, and references section), and there should be no more than </w:t>
      </w:r>
      <w:r w:rsidRPr="00F771D4">
        <w:rPr>
          <w:b/>
          <w:bCs/>
          <w:i/>
          <w:iCs/>
        </w:rPr>
        <w:t>four display items (figures and tables)</w:t>
      </w:r>
      <w:r w:rsidRPr="00F771D4">
        <w:rPr>
          <w:i/>
          <w:iCs/>
        </w:rPr>
        <w:t>. Additional items and details may be published online as supplemental information</w:t>
      </w:r>
    </w:p>
    <w:p w14:paraId="4DE1CDE9" w14:textId="3EFE7CE3" w:rsidR="00B2504A" w:rsidRDefault="00B2504A" w:rsidP="006850BD">
      <w:pPr>
        <w:jc w:val="both"/>
        <w:rPr>
          <w:b/>
          <w:bCs/>
          <w:sz w:val="28"/>
          <w:szCs w:val="28"/>
        </w:rPr>
      </w:pPr>
    </w:p>
    <w:p w14:paraId="762F7D98" w14:textId="6F506E8D" w:rsidR="00F771D4" w:rsidRPr="00F771D4" w:rsidRDefault="00F771D4" w:rsidP="006850BD">
      <w:pPr>
        <w:jc w:val="both"/>
        <w:rPr>
          <w:b/>
          <w:color w:val="FF0000"/>
          <w:sz w:val="28"/>
          <w:szCs w:val="28"/>
        </w:rPr>
      </w:pPr>
      <w:r w:rsidRPr="00F771D4">
        <w:rPr>
          <w:b/>
          <w:i/>
          <w:color w:val="FF0000"/>
        </w:rPr>
        <w:t xml:space="preserve">Note, the current draft is structured as a Correspondence. </w:t>
      </w:r>
    </w:p>
    <w:p w14:paraId="40723254" w14:textId="77777777" w:rsidR="00F771D4" w:rsidRDefault="00F771D4" w:rsidP="006850BD">
      <w:pPr>
        <w:jc w:val="both"/>
        <w:rPr>
          <w:bCs/>
          <w:i/>
        </w:rPr>
      </w:pPr>
    </w:p>
    <w:p w14:paraId="29788146" w14:textId="52DD99A4" w:rsidR="00B2504A" w:rsidRPr="00D14790" w:rsidRDefault="00B2504A" w:rsidP="006850BD">
      <w:pPr>
        <w:jc w:val="both"/>
        <w:rPr>
          <w:b/>
          <w:bCs/>
          <w:i/>
        </w:rPr>
      </w:pPr>
      <w:r w:rsidRPr="00D14790">
        <w:rPr>
          <w:bCs/>
          <w:i/>
        </w:rPr>
        <w:t>Current word count =</w:t>
      </w:r>
      <w:r w:rsidRPr="00D14790">
        <w:rPr>
          <w:b/>
          <w:bCs/>
          <w:i/>
        </w:rPr>
        <w:t xml:space="preserve"> </w:t>
      </w:r>
      <w:r w:rsidR="00DA71B2" w:rsidRPr="00D14790">
        <w:rPr>
          <w:b/>
          <w:bCs/>
          <w:i/>
        </w:rPr>
        <w:t>1</w:t>
      </w:r>
      <w:r w:rsidR="00B8466C">
        <w:rPr>
          <w:b/>
          <w:bCs/>
          <w:i/>
        </w:rPr>
        <w:t>450</w:t>
      </w:r>
    </w:p>
    <w:p w14:paraId="24118814" w14:textId="6DCEE13B" w:rsidR="00FE0EF2" w:rsidRPr="008436D3" w:rsidRDefault="00FE0EF2" w:rsidP="006850BD">
      <w:pPr>
        <w:jc w:val="both"/>
        <w:rPr>
          <w:bCs/>
          <w:iCs/>
        </w:rPr>
      </w:pPr>
      <w:r w:rsidRPr="00D14790">
        <w:rPr>
          <w:bCs/>
          <w:i/>
        </w:rPr>
        <w:t xml:space="preserve">Current reference count = </w:t>
      </w:r>
      <w:r w:rsidR="008436D3" w:rsidRPr="008436D3">
        <w:rPr>
          <w:b/>
          <w:i/>
        </w:rPr>
        <w:t>12</w:t>
      </w:r>
    </w:p>
    <w:p w14:paraId="4B3A47C3" w14:textId="77777777" w:rsidR="00363B7A" w:rsidRPr="00D14790" w:rsidRDefault="00363B7A" w:rsidP="006850BD">
      <w:pPr>
        <w:jc w:val="both"/>
      </w:pPr>
    </w:p>
    <w:p w14:paraId="6DD10E72" w14:textId="726FEF3F" w:rsidR="002A3BD7" w:rsidRPr="00D14790" w:rsidRDefault="002A3BD7" w:rsidP="006850BD">
      <w:pPr>
        <w:jc w:val="both"/>
        <w:rPr>
          <w:rFonts w:ascii="Aptos" w:hAnsi="Aptos" w:cs="Arial"/>
          <w:b/>
          <w:i/>
          <w:sz w:val="28"/>
        </w:rPr>
      </w:pPr>
      <w:r w:rsidRPr="00D14790">
        <w:rPr>
          <w:rFonts w:ascii="Aptos" w:hAnsi="Aptos" w:cs="Arial"/>
          <w:b/>
          <w:i/>
          <w:sz w:val="28"/>
        </w:rPr>
        <w:t>Summary</w:t>
      </w:r>
    </w:p>
    <w:p w14:paraId="17E4FCA4" w14:textId="08FE40FE" w:rsidR="002B719D" w:rsidRPr="00147604" w:rsidRDefault="002A3BD7" w:rsidP="006850BD">
      <w:pPr>
        <w:jc w:val="both"/>
        <w:rPr>
          <w:rFonts w:ascii="Aptos" w:hAnsi="Aptos" w:cs="Arial"/>
        </w:rPr>
      </w:pPr>
      <w:commentRangeStart w:id="0"/>
      <w:r w:rsidRPr="0097648D">
        <w:rPr>
          <w:rFonts w:ascii="Aptos" w:hAnsi="Aptos" w:cs="Arial"/>
        </w:rPr>
        <w:t>Horizontal</w:t>
      </w:r>
      <w:commentRangeEnd w:id="0"/>
      <w:r w:rsidRPr="00D14790">
        <w:rPr>
          <w:rStyle w:val="CommentReference"/>
        </w:rPr>
        <w:commentReference w:id="0"/>
      </w:r>
      <w:r w:rsidRPr="00F771D4">
        <w:rPr>
          <w:rFonts w:ascii="Aptos" w:hAnsi="Aptos" w:cs="Arial"/>
        </w:rPr>
        <w:t xml:space="preserve"> gene transfer (HGT) challenges conventional Darwinian </w:t>
      </w:r>
      <w:r w:rsidRPr="00F771D4">
        <w:rPr>
          <w:rFonts w:ascii="Aptos" w:hAnsi="Aptos" w:cs="Arial"/>
          <w:color w:val="2E2E2E"/>
          <w:shd w:val="clear" w:color="auto" w:fill="FFFFFF"/>
        </w:rPr>
        <w:t xml:space="preserve">evolutionary </w:t>
      </w:r>
      <w:r w:rsidRPr="00F771D4">
        <w:rPr>
          <w:rFonts w:ascii="Aptos" w:hAnsi="Aptos" w:cs="Arial"/>
        </w:rPr>
        <w:t xml:space="preserve">models by introducing genetic material across species boundaries. </w:t>
      </w:r>
      <w:r w:rsidRPr="00F771D4">
        <w:rPr>
          <w:rFonts w:ascii="Aptos" w:hAnsi="Aptos" w:cs="Arial"/>
          <w:color w:val="2E2E2E"/>
          <w:shd w:val="clear" w:color="auto" w:fill="FFFFFF"/>
        </w:rPr>
        <w:t xml:space="preserve">The process of HGT is of major interest because it can drive functional innovation, leading to adaptive shifts or survival in highly fluctuating environments. </w:t>
      </w:r>
      <w:r w:rsidR="00080599" w:rsidRPr="00F771D4">
        <w:rPr>
          <w:rFonts w:ascii="Aptos" w:hAnsi="Aptos" w:cs="Arial"/>
        </w:rPr>
        <w:t>R</w:t>
      </w:r>
      <w:r w:rsidR="008C5DE7" w:rsidRPr="00F771D4">
        <w:rPr>
          <w:rFonts w:ascii="Aptos" w:hAnsi="Aptos" w:cs="Arial"/>
        </w:rPr>
        <w:t xml:space="preserve">esearch into HGT in eukaryotes </w:t>
      </w:r>
      <w:r w:rsidR="00AE0FBB" w:rsidRPr="00F771D4">
        <w:rPr>
          <w:rFonts w:ascii="Aptos" w:hAnsi="Aptos" w:cs="Arial"/>
        </w:rPr>
        <w:t xml:space="preserve">has </w:t>
      </w:r>
      <w:r w:rsidR="001A5891" w:rsidRPr="00F771D4">
        <w:rPr>
          <w:rFonts w:ascii="Aptos" w:hAnsi="Aptos" w:cs="Arial"/>
        </w:rPr>
        <w:t xml:space="preserve">thus far </w:t>
      </w:r>
      <w:r w:rsidR="008C5DE7" w:rsidRPr="00F771D4">
        <w:rPr>
          <w:rFonts w:ascii="Aptos" w:hAnsi="Aptos" w:cs="Arial"/>
        </w:rPr>
        <w:t>focussed on the acquisition of protein-encoding sequences</w:t>
      </w:r>
      <w:r w:rsidR="00AE0FBB" w:rsidRPr="00F771D4">
        <w:rPr>
          <w:rFonts w:ascii="Aptos" w:hAnsi="Aptos" w:cs="Arial"/>
        </w:rPr>
        <w:t>;</w:t>
      </w:r>
      <w:r w:rsidR="008C5DE7" w:rsidRPr="00F771D4">
        <w:rPr>
          <w:rFonts w:ascii="Aptos" w:hAnsi="Aptos" w:cs="Arial"/>
        </w:rPr>
        <w:t xml:space="preserve"> the total number of </w:t>
      </w:r>
      <w:r w:rsidR="007F53C0" w:rsidRPr="00F771D4">
        <w:rPr>
          <w:rFonts w:ascii="Aptos" w:hAnsi="Aptos" w:cs="Arial"/>
        </w:rPr>
        <w:t>protein coding gene</w:t>
      </w:r>
      <w:r w:rsidR="008C5DE7" w:rsidRPr="00F771D4">
        <w:rPr>
          <w:rFonts w:ascii="Aptos" w:hAnsi="Aptos" w:cs="Arial"/>
        </w:rPr>
        <w:t xml:space="preserve">s acquired by HGT in </w:t>
      </w:r>
      <w:r w:rsidR="001A5891" w:rsidRPr="00F771D4">
        <w:rPr>
          <w:rFonts w:ascii="Aptos" w:hAnsi="Aptos" w:cs="Arial"/>
        </w:rPr>
        <w:t>an</w:t>
      </w:r>
      <w:r w:rsidR="00C57B03" w:rsidRPr="00F771D4">
        <w:rPr>
          <w:rFonts w:ascii="Aptos" w:hAnsi="Aptos" w:cs="Arial"/>
        </w:rPr>
        <w:t>y</w:t>
      </w:r>
      <w:r w:rsidR="001A5891" w:rsidRPr="00F771D4">
        <w:rPr>
          <w:rFonts w:ascii="Aptos" w:hAnsi="Aptos" w:cs="Arial"/>
        </w:rPr>
        <w:t xml:space="preserve"> </w:t>
      </w:r>
      <w:r w:rsidR="008C5DE7" w:rsidRPr="00F771D4">
        <w:rPr>
          <w:rFonts w:ascii="Aptos" w:hAnsi="Aptos" w:cs="Arial"/>
        </w:rPr>
        <w:t>eukaryote</w:t>
      </w:r>
      <w:r w:rsidR="001A5891" w:rsidRPr="00F771D4">
        <w:rPr>
          <w:rFonts w:ascii="Aptos" w:hAnsi="Aptos" w:cs="Arial"/>
        </w:rPr>
        <w:t xml:space="preserve"> genome</w:t>
      </w:r>
      <w:r w:rsidR="008C5DE7" w:rsidRPr="00F771D4">
        <w:rPr>
          <w:rFonts w:ascii="Aptos" w:hAnsi="Aptos" w:cs="Arial"/>
        </w:rPr>
        <w:t xml:space="preserve"> is typically &lt;200</w:t>
      </w:r>
      <w:r w:rsidR="00AE0FBB" w:rsidRPr="00F771D4">
        <w:rPr>
          <w:rFonts w:ascii="Aptos" w:hAnsi="Aptos" w:cs="Arial"/>
        </w:rPr>
        <w:t xml:space="preserve"> (with the exception of rotifers</w:t>
      </w:r>
      <w:r w:rsidR="001A5891" w:rsidRPr="00F771D4">
        <w:rPr>
          <w:rFonts w:ascii="Aptos" w:hAnsi="Aptos" w:cs="Arial"/>
        </w:rPr>
        <w:t>,</w:t>
      </w:r>
      <w:r w:rsidR="00AE0FBB" w:rsidRPr="00F771D4">
        <w:rPr>
          <w:rFonts w:ascii="Aptos" w:hAnsi="Aptos" w:cs="Arial"/>
        </w:rPr>
        <w:t xml:space="preserve"> which have acquired up to ~10% of their genes from HGT</w:t>
      </w:r>
      <w:r w:rsidR="00FE0EF2" w:rsidRPr="00F771D4">
        <w:rPr>
          <w:rFonts w:ascii="Aptos" w:hAnsi="Aptos" w:cs="Arial"/>
        </w:rPr>
        <w:t xml:space="preserve">; </w:t>
      </w:r>
      <w:r w:rsidR="00FE0EF2" w:rsidRPr="00D14790">
        <w:t>Villa &amp; Viñas, 2019</w:t>
      </w:r>
      <w:r w:rsidR="007F53C0" w:rsidRPr="00D14790">
        <w:t>; Li et al., 2022</w:t>
      </w:r>
      <w:r w:rsidR="00AE0FBB" w:rsidRPr="00F771D4">
        <w:rPr>
          <w:rFonts w:ascii="Aptos" w:hAnsi="Aptos" w:cs="Arial"/>
        </w:rPr>
        <w:t xml:space="preserve">). </w:t>
      </w:r>
      <w:r w:rsidR="00080599" w:rsidRPr="00F771D4">
        <w:rPr>
          <w:rFonts w:ascii="Aptos" w:hAnsi="Aptos" w:cs="Arial"/>
        </w:rPr>
        <w:t>However, the rate and dynamics of these transfer events remain poorly understood</w:t>
      </w:r>
      <w:r w:rsidR="00C57B03" w:rsidRPr="00F771D4">
        <w:rPr>
          <w:rFonts w:ascii="Aptos" w:hAnsi="Aptos" w:cs="Arial"/>
        </w:rPr>
        <w:t>. Moreover, the focus on transfer of protein coding genes has mean</w:t>
      </w:r>
      <w:r w:rsidR="00C57B03">
        <w:rPr>
          <w:rFonts w:ascii="Aptos" w:hAnsi="Aptos" w:cs="Arial"/>
        </w:rPr>
        <w:t>t</w:t>
      </w:r>
      <w:r w:rsidR="00C57B03" w:rsidRPr="00F771D4">
        <w:rPr>
          <w:rFonts w:ascii="Aptos" w:hAnsi="Aptos" w:cs="Arial"/>
        </w:rPr>
        <w:t xml:space="preserve"> that the potential for </w:t>
      </w:r>
      <w:r w:rsidR="00C57B03">
        <w:rPr>
          <w:rFonts w:ascii="Aptos" w:hAnsi="Aptos" w:cs="Arial"/>
        </w:rPr>
        <w:t>transferred DNA</w:t>
      </w:r>
      <w:r w:rsidR="00C57B03" w:rsidRPr="00F771D4">
        <w:rPr>
          <w:rFonts w:ascii="Aptos" w:hAnsi="Aptos" w:cs="Arial"/>
        </w:rPr>
        <w:t xml:space="preserve"> to take on functional roles outside of coding regions </w:t>
      </w:r>
      <w:r w:rsidR="00C57B03">
        <w:rPr>
          <w:rFonts w:ascii="Aptos" w:hAnsi="Aptos" w:cs="Arial"/>
        </w:rPr>
        <w:t>(e.g. regulatory regions, functional RNAs</w:t>
      </w:r>
      <w:r w:rsidR="00F771D4">
        <w:rPr>
          <w:rFonts w:ascii="Aptos" w:hAnsi="Aptos" w:cs="Arial"/>
        </w:rPr>
        <w:t xml:space="preserve"> etc.)</w:t>
      </w:r>
      <w:r w:rsidR="00C57B03">
        <w:rPr>
          <w:rFonts w:ascii="Aptos" w:hAnsi="Aptos" w:cs="Arial"/>
        </w:rPr>
        <w:t xml:space="preserve"> </w:t>
      </w:r>
      <w:r w:rsidR="00C57B03" w:rsidRPr="00F771D4">
        <w:rPr>
          <w:rFonts w:ascii="Aptos" w:hAnsi="Aptos" w:cs="Arial"/>
        </w:rPr>
        <w:t xml:space="preserve">also remains unknown. </w:t>
      </w:r>
      <w:r w:rsidR="002B719D" w:rsidRPr="00D14790">
        <w:rPr>
          <w:rFonts w:ascii="Aptos" w:hAnsi="Aptos" w:cs="Arial"/>
        </w:rPr>
        <w:t xml:space="preserve">To address these knowledge gaps, we </w:t>
      </w:r>
      <w:r w:rsidR="00363B7A" w:rsidRPr="00D14790">
        <w:rPr>
          <w:rFonts w:ascii="Aptos" w:hAnsi="Aptos" w:cs="Arial"/>
        </w:rPr>
        <w:t>carried out</w:t>
      </w:r>
      <w:r w:rsidR="002B719D" w:rsidRPr="00D14790">
        <w:rPr>
          <w:rFonts w:ascii="Aptos" w:hAnsi="Aptos" w:cs="Arial"/>
        </w:rPr>
        <w:t xml:space="preserve"> detailed analyses of 1</w:t>
      </w:r>
      <w:ins w:id="1" w:author="Nathan Lo" w:date="2025-07-18T07:39:00Z">
        <w:r w:rsidR="002542D9">
          <w:rPr>
            <w:rFonts w:ascii="Aptos" w:hAnsi="Aptos" w:cs="Arial"/>
          </w:rPr>
          <w:t>4</w:t>
        </w:r>
      </w:ins>
      <w:del w:id="2" w:author="Nathan Lo" w:date="2025-07-18T07:39:00Z">
        <w:r w:rsidR="00A40CE0" w:rsidDel="002542D9">
          <w:rPr>
            <w:rFonts w:ascii="Aptos" w:hAnsi="Aptos" w:cs="Arial"/>
          </w:rPr>
          <w:delText>8</w:delText>
        </w:r>
      </w:del>
      <w:r w:rsidR="002B719D" w:rsidRPr="00D14790">
        <w:rPr>
          <w:rFonts w:ascii="Aptos" w:hAnsi="Aptos" w:cs="Arial"/>
        </w:rPr>
        <w:t xml:space="preserve"> cockroach </w:t>
      </w:r>
      <w:r w:rsidR="00B33714" w:rsidRPr="00D14790">
        <w:rPr>
          <w:rFonts w:ascii="Aptos" w:hAnsi="Aptos" w:cs="Arial"/>
        </w:rPr>
        <w:t xml:space="preserve">and </w:t>
      </w:r>
      <w:ins w:id="3" w:author="Nathan Lo" w:date="2025-07-18T07:39:00Z">
        <w:r w:rsidR="002542D9">
          <w:rPr>
            <w:rFonts w:ascii="Aptos" w:hAnsi="Aptos" w:cs="Arial"/>
          </w:rPr>
          <w:t xml:space="preserve">4 </w:t>
        </w:r>
      </w:ins>
      <w:r w:rsidR="002B719D" w:rsidRPr="00D14790">
        <w:rPr>
          <w:rFonts w:ascii="Aptos" w:hAnsi="Aptos" w:cs="Arial"/>
        </w:rPr>
        <w:t xml:space="preserve">termite genomes, including </w:t>
      </w:r>
      <w:r w:rsidR="00A40CE0">
        <w:rPr>
          <w:rFonts w:ascii="Aptos" w:hAnsi="Aptos" w:cs="Arial"/>
        </w:rPr>
        <w:t>8</w:t>
      </w:r>
      <w:r w:rsidR="002B719D" w:rsidRPr="00D14790">
        <w:rPr>
          <w:rFonts w:ascii="Aptos" w:hAnsi="Aptos" w:cs="Arial"/>
        </w:rPr>
        <w:t xml:space="preserve"> </w:t>
      </w:r>
      <w:del w:id="4" w:author="Nathan Lo" w:date="2025-07-18T07:40:00Z">
        <w:r w:rsidR="002B719D" w:rsidRPr="00D14790" w:rsidDel="002542D9">
          <w:rPr>
            <w:rFonts w:ascii="Aptos" w:hAnsi="Aptos" w:cs="Arial"/>
          </w:rPr>
          <w:delText xml:space="preserve">newly sequenced </w:delText>
        </w:r>
      </w:del>
      <w:r w:rsidR="00C06A05">
        <w:rPr>
          <w:rFonts w:ascii="Aptos" w:hAnsi="Aptos" w:cs="Arial"/>
        </w:rPr>
        <w:t xml:space="preserve">cockroach genomes </w:t>
      </w:r>
      <w:ins w:id="5" w:author="Nathan Lo" w:date="2025-07-18T07:40:00Z">
        <w:r w:rsidR="002542D9" w:rsidRPr="00D14790">
          <w:rPr>
            <w:rFonts w:ascii="Aptos" w:hAnsi="Aptos" w:cs="Arial"/>
          </w:rPr>
          <w:t xml:space="preserve">newly sequenced </w:t>
        </w:r>
      </w:ins>
      <w:r w:rsidR="002B719D" w:rsidRPr="00D14790">
        <w:rPr>
          <w:rFonts w:ascii="Aptos" w:hAnsi="Aptos" w:cs="Arial"/>
        </w:rPr>
        <w:t xml:space="preserve">using long read technology, in a phylogenetic context. Cockroaches are ideal model organisms for </w:t>
      </w:r>
      <w:r w:rsidR="002B719D" w:rsidRPr="00D14790">
        <w:rPr>
          <w:rFonts w:ascii="Aptos" w:hAnsi="Aptos" w:cs="Arial"/>
        </w:rPr>
        <w:lastRenderedPageBreak/>
        <w:t xml:space="preserve">the study of HGT because almost all species harbour the obligate endosymbiont </w:t>
      </w:r>
      <w:proofErr w:type="spellStart"/>
      <w:r w:rsidR="002B719D" w:rsidRPr="00D14790">
        <w:rPr>
          <w:rFonts w:ascii="Aptos" w:hAnsi="Aptos" w:cs="Arial"/>
          <w:i/>
          <w:iCs/>
        </w:rPr>
        <w:t>Blattabacterium</w:t>
      </w:r>
      <w:proofErr w:type="spellEnd"/>
      <w:r w:rsidR="002B719D" w:rsidRPr="00D14790">
        <w:rPr>
          <w:rFonts w:ascii="Aptos" w:hAnsi="Aptos" w:cs="Arial"/>
          <w:i/>
          <w:iCs/>
        </w:rPr>
        <w:t xml:space="preserve"> </w:t>
      </w:r>
      <w:proofErr w:type="spellStart"/>
      <w:r w:rsidR="002B719D" w:rsidRPr="00D14790">
        <w:rPr>
          <w:rFonts w:ascii="Aptos" w:hAnsi="Aptos" w:cs="Arial"/>
          <w:i/>
          <w:iCs/>
        </w:rPr>
        <w:t>cuenoti</w:t>
      </w:r>
      <w:proofErr w:type="spellEnd"/>
      <w:r w:rsidR="002B719D" w:rsidRPr="00D14790">
        <w:rPr>
          <w:rFonts w:ascii="Aptos" w:hAnsi="Aptos" w:cs="Arial"/>
        </w:rPr>
        <w:t xml:space="preserve"> (hereafter </w:t>
      </w:r>
      <w:proofErr w:type="spellStart"/>
      <w:r w:rsidR="002B719D" w:rsidRPr="00D14790">
        <w:rPr>
          <w:rFonts w:ascii="Aptos" w:hAnsi="Aptos" w:cs="Arial"/>
          <w:i/>
          <w:iCs/>
        </w:rPr>
        <w:t>Blattabacterium</w:t>
      </w:r>
      <w:proofErr w:type="spellEnd"/>
      <w:r w:rsidR="002B719D" w:rsidRPr="00D14790">
        <w:rPr>
          <w:rFonts w:ascii="Aptos" w:hAnsi="Aptos" w:cs="Arial"/>
        </w:rPr>
        <w:t>)</w:t>
      </w:r>
      <w:r w:rsidR="001A5891">
        <w:rPr>
          <w:rFonts w:ascii="Aptos" w:hAnsi="Aptos" w:cs="Arial"/>
        </w:rPr>
        <w:t xml:space="preserve"> in specialised cells of </w:t>
      </w:r>
      <w:r w:rsidR="00A40CE0">
        <w:rPr>
          <w:rFonts w:ascii="Aptos" w:hAnsi="Aptos" w:cs="Arial"/>
        </w:rPr>
        <w:t xml:space="preserve">their </w:t>
      </w:r>
      <w:r w:rsidR="001A5891">
        <w:rPr>
          <w:rFonts w:ascii="Aptos" w:hAnsi="Aptos" w:cs="Arial"/>
        </w:rPr>
        <w:t>fat bo</w:t>
      </w:r>
      <w:r w:rsidR="00A40CE0">
        <w:rPr>
          <w:rFonts w:ascii="Aptos" w:hAnsi="Aptos" w:cs="Arial"/>
        </w:rPr>
        <w:t>dies</w:t>
      </w:r>
      <w:r w:rsidR="00FE0EF2" w:rsidRPr="00D14790">
        <w:rPr>
          <w:rFonts w:ascii="Aptos" w:hAnsi="Aptos" w:cs="Arial"/>
        </w:rPr>
        <w:t>.</w:t>
      </w:r>
      <w:r w:rsidR="00FE0EF2" w:rsidRPr="00D14790">
        <w:t xml:space="preserve"> </w:t>
      </w:r>
      <w:r w:rsidR="00FE0EF2" w:rsidRPr="00D14790">
        <w:rPr>
          <w:rFonts w:ascii="Aptos" w:hAnsi="Aptos" w:cs="Arial"/>
        </w:rPr>
        <w:t xml:space="preserve">We found that </w:t>
      </w:r>
      <w:ins w:id="6" w:author="Maxim Warwick Dus Adams" w:date="2025-07-18T09:55:00Z">
        <w:r w:rsidR="00F77C96">
          <w:rPr>
            <w:rFonts w:ascii="Aptos" w:hAnsi="Aptos" w:cs="Arial"/>
          </w:rPr>
          <w:t>non-termite</w:t>
        </w:r>
      </w:ins>
      <w:ins w:id="7" w:author="Maxim Warwick Dus Adams" w:date="2025-07-18T09:56:00Z">
        <w:r w:rsidR="00F77C96">
          <w:rPr>
            <w:rFonts w:ascii="Aptos" w:hAnsi="Aptos" w:cs="Arial"/>
          </w:rPr>
          <w:t xml:space="preserve"> </w:t>
        </w:r>
      </w:ins>
      <w:r w:rsidR="00FE0EF2" w:rsidRPr="00D14790">
        <w:rPr>
          <w:rFonts w:ascii="Aptos" w:hAnsi="Aptos" w:cs="Arial"/>
        </w:rPr>
        <w:t xml:space="preserve">cockroach genomes comprised </w:t>
      </w:r>
      <w:r w:rsidR="00FE0EF2" w:rsidRPr="00410724">
        <w:rPr>
          <w:rFonts w:ascii="Aptos" w:hAnsi="Aptos" w:cs="Arial"/>
          <w:color w:val="000000" w:themeColor="text1"/>
        </w:rPr>
        <w:t xml:space="preserve">between </w:t>
      </w:r>
      <w:commentRangeStart w:id="8"/>
      <w:r w:rsidR="00437A0D" w:rsidRPr="00410724">
        <w:rPr>
          <w:rFonts w:ascii="Aptos" w:hAnsi="Aptos" w:cs="Arial"/>
          <w:color w:val="000000" w:themeColor="text1"/>
        </w:rPr>
        <w:t>101</w:t>
      </w:r>
      <w:commentRangeEnd w:id="8"/>
      <w:r w:rsidR="00437A0D" w:rsidRPr="00410724">
        <w:rPr>
          <w:rStyle w:val="CommentReference"/>
          <w:color w:val="000000" w:themeColor="text1"/>
        </w:rPr>
        <w:commentReference w:id="8"/>
      </w:r>
      <w:r w:rsidR="00FE0EF2" w:rsidRPr="00410724">
        <w:rPr>
          <w:rFonts w:ascii="Aptos" w:hAnsi="Aptos" w:cs="Arial"/>
          <w:color w:val="000000" w:themeColor="text1"/>
        </w:rPr>
        <w:t xml:space="preserve"> and </w:t>
      </w:r>
      <w:r w:rsidR="00437A0D" w:rsidRPr="00410724">
        <w:rPr>
          <w:rFonts w:ascii="Aptos" w:hAnsi="Aptos" w:cs="Arial"/>
          <w:color w:val="000000" w:themeColor="text1"/>
        </w:rPr>
        <w:t>4955</w:t>
      </w:r>
      <w:r w:rsidR="00FE0EF2" w:rsidRPr="00410724">
        <w:rPr>
          <w:rFonts w:ascii="Aptos" w:hAnsi="Aptos" w:cs="Arial"/>
          <w:color w:val="000000" w:themeColor="text1"/>
        </w:rPr>
        <w:t xml:space="preserve"> insertions </w:t>
      </w:r>
      <w:r w:rsidR="00FE0EF2" w:rsidRPr="00D14790">
        <w:rPr>
          <w:rFonts w:ascii="Aptos" w:hAnsi="Aptos" w:cs="Arial"/>
        </w:rPr>
        <w:t xml:space="preserve">in their genomes, with the highest numbers </w:t>
      </w:r>
      <w:r w:rsidR="00800795" w:rsidRPr="00D14790">
        <w:rPr>
          <w:rFonts w:ascii="Aptos" w:hAnsi="Aptos" w:cs="Arial"/>
        </w:rPr>
        <w:t xml:space="preserve">occurring in </w:t>
      </w:r>
      <w:r w:rsidR="00FE0EF2" w:rsidRPr="00D14790">
        <w:rPr>
          <w:rFonts w:ascii="Aptos" w:hAnsi="Aptos" w:cs="Arial"/>
        </w:rPr>
        <w:t>wood-feeding and soil-burrowing cockroach</w:t>
      </w:r>
      <w:r w:rsidR="00800795" w:rsidRPr="00D14790">
        <w:rPr>
          <w:rFonts w:ascii="Aptos" w:hAnsi="Aptos" w:cs="Arial"/>
        </w:rPr>
        <w:t xml:space="preserve"> genomes</w:t>
      </w:r>
      <w:r w:rsidR="00FE0EF2" w:rsidRPr="00D14790">
        <w:rPr>
          <w:rFonts w:ascii="Aptos" w:hAnsi="Aptos" w:cs="Arial"/>
        </w:rPr>
        <w:t xml:space="preserve"> </w:t>
      </w:r>
      <w:r w:rsidR="00800795" w:rsidRPr="00D14790">
        <w:rPr>
          <w:rFonts w:ascii="Aptos" w:hAnsi="Aptos" w:cs="Arial"/>
        </w:rPr>
        <w:t>(</w:t>
      </w:r>
      <w:r w:rsidR="00FE0EF2" w:rsidRPr="00D14790">
        <w:rPr>
          <w:rFonts w:ascii="Aptos" w:hAnsi="Aptos" w:cs="Arial"/>
        </w:rPr>
        <w:t>subfamil</w:t>
      </w:r>
      <w:ins w:id="9" w:author="Maxim Warwick Dus Adams" w:date="2025-07-18T09:56:00Z">
        <w:r w:rsidR="00F77C96">
          <w:rPr>
            <w:rFonts w:ascii="Aptos" w:hAnsi="Aptos" w:cs="Arial"/>
          </w:rPr>
          <w:t>ie</w:t>
        </w:r>
      </w:ins>
      <w:del w:id="10" w:author="Maxim Warwick Dus Adams" w:date="2025-07-18T09:56:00Z">
        <w:r w:rsidR="00FE0EF2" w:rsidRPr="00D14790" w:rsidDel="00F77C96">
          <w:rPr>
            <w:rFonts w:ascii="Aptos" w:hAnsi="Aptos" w:cs="Arial"/>
          </w:rPr>
          <w:delText>y</w:delText>
        </w:r>
      </w:del>
      <w:ins w:id="11" w:author="Maxim Warwick Dus Adams" w:date="2025-07-18T09:55:00Z">
        <w:r w:rsidR="00F77C96">
          <w:rPr>
            <w:rFonts w:ascii="Aptos" w:hAnsi="Aptos" w:cs="Arial"/>
          </w:rPr>
          <w:t>s</w:t>
        </w:r>
      </w:ins>
      <w:r w:rsidR="00FE0EF2" w:rsidRPr="00D14790">
        <w:rPr>
          <w:rFonts w:ascii="Aptos" w:hAnsi="Aptos" w:cs="Arial"/>
        </w:rPr>
        <w:t xml:space="preserve"> </w:t>
      </w:r>
      <w:commentRangeStart w:id="12"/>
      <w:proofErr w:type="spellStart"/>
      <w:r w:rsidR="00FE0EF2" w:rsidRPr="00D14790">
        <w:rPr>
          <w:rFonts w:ascii="Aptos" w:hAnsi="Aptos" w:cs="Arial"/>
        </w:rPr>
        <w:t>Panesthiinae</w:t>
      </w:r>
      <w:proofErr w:type="spellEnd"/>
      <w:ins w:id="13" w:author="Maxim Warwick Dus Adams" w:date="2025-07-18T09:55:00Z">
        <w:r w:rsidR="00F77C96">
          <w:rPr>
            <w:rFonts w:ascii="Aptos" w:hAnsi="Aptos" w:cs="Arial"/>
          </w:rPr>
          <w:t xml:space="preserve"> and </w:t>
        </w:r>
        <w:proofErr w:type="spellStart"/>
        <w:r w:rsidR="00F77C96">
          <w:rPr>
            <w:rFonts w:ascii="Aptos" w:hAnsi="Aptos" w:cs="Arial"/>
          </w:rPr>
          <w:t>Geoscapheinae</w:t>
        </w:r>
      </w:ins>
      <w:proofErr w:type="spellEnd"/>
      <w:r w:rsidR="00800795" w:rsidRPr="00D14790">
        <w:rPr>
          <w:rFonts w:ascii="Aptos" w:hAnsi="Aptos" w:cs="Arial"/>
        </w:rPr>
        <w:t>)</w:t>
      </w:r>
      <w:r w:rsidR="00FE0EF2" w:rsidRPr="00D14790">
        <w:rPr>
          <w:rFonts w:ascii="Aptos" w:hAnsi="Aptos" w:cs="Arial"/>
        </w:rPr>
        <w:t xml:space="preserve">. </w:t>
      </w:r>
      <w:commentRangeEnd w:id="12"/>
      <w:r w:rsidR="00F77C96">
        <w:rPr>
          <w:rStyle w:val="CommentReference"/>
        </w:rPr>
        <w:commentReference w:id="12"/>
      </w:r>
      <w:ins w:id="14" w:author="Nathan Lo" w:date="2025-07-18T07:40:00Z">
        <w:r w:rsidR="002542D9">
          <w:rPr>
            <w:rFonts w:ascii="Aptos" w:hAnsi="Aptos" w:cs="Arial"/>
          </w:rPr>
          <w:t xml:space="preserve">Insertion numbers in termites were </w:t>
        </w:r>
      </w:ins>
      <w:ins w:id="15" w:author="Nathan Lo" w:date="2025-07-18T07:41:00Z">
        <w:r w:rsidR="002542D9">
          <w:rPr>
            <w:rFonts w:ascii="Aptos" w:hAnsi="Aptos" w:cs="Arial"/>
          </w:rPr>
          <w:t xml:space="preserve">far lower </w:t>
        </w:r>
        <w:commentRangeStart w:id="16"/>
        <w:r w:rsidR="002542D9">
          <w:rPr>
            <w:rFonts w:ascii="Aptos" w:hAnsi="Aptos" w:cs="Arial"/>
          </w:rPr>
          <w:t>(</w:t>
        </w:r>
        <w:r w:rsidR="002542D9" w:rsidRPr="002542D9">
          <w:rPr>
            <w:rFonts w:ascii="Aptos" w:hAnsi="Aptos" w:cs="Arial"/>
            <w:color w:val="FF0000"/>
            <w:rPrChange w:id="17" w:author="Nathan Lo" w:date="2025-07-18T07:41:00Z">
              <w:rPr>
                <w:rFonts w:ascii="Aptos" w:hAnsi="Aptos" w:cs="Arial"/>
              </w:rPr>
            </w:rPrChange>
          </w:rPr>
          <w:t>X-Y</w:t>
        </w:r>
        <w:r w:rsidR="002542D9">
          <w:rPr>
            <w:rFonts w:ascii="Aptos" w:hAnsi="Aptos" w:cs="Arial"/>
          </w:rPr>
          <w:t xml:space="preserve">). </w:t>
        </w:r>
      </w:ins>
      <w:commentRangeEnd w:id="16"/>
      <w:ins w:id="18" w:author="Nathan Lo" w:date="2025-07-18T07:46:00Z">
        <w:r w:rsidR="00AA1B7C">
          <w:rPr>
            <w:rStyle w:val="CommentReference"/>
          </w:rPr>
          <w:commentReference w:id="16"/>
        </w:r>
      </w:ins>
      <w:r w:rsidR="00FE0EF2" w:rsidRPr="00D14790">
        <w:rPr>
          <w:rFonts w:ascii="Aptos" w:hAnsi="Aptos" w:cs="Arial"/>
        </w:rPr>
        <w:t>Th</w:t>
      </w:r>
      <w:ins w:id="19" w:author="Nathan Lo" w:date="2025-07-18T07:41:00Z">
        <w:r w:rsidR="002542D9">
          <w:rPr>
            <w:rFonts w:ascii="Aptos" w:hAnsi="Aptos" w:cs="Arial"/>
          </w:rPr>
          <w:t>e</w:t>
        </w:r>
      </w:ins>
      <w:del w:id="20" w:author="Nathan Lo" w:date="2025-07-18T07:41:00Z">
        <w:r w:rsidR="00FE0EF2" w:rsidRPr="00D14790" w:rsidDel="002542D9">
          <w:rPr>
            <w:rFonts w:ascii="Aptos" w:hAnsi="Aptos" w:cs="Arial"/>
          </w:rPr>
          <w:delText>is</w:delText>
        </w:r>
      </w:del>
      <w:r w:rsidR="00FE0EF2" w:rsidRPr="00D14790">
        <w:rPr>
          <w:rFonts w:ascii="Aptos" w:hAnsi="Aptos" w:cs="Arial"/>
        </w:rPr>
        <w:t xml:space="preserve"> number of horizontally transferred inserts </w:t>
      </w:r>
      <w:ins w:id="21" w:author="Nathan Lo" w:date="2025-07-18T07:41:00Z">
        <w:r w:rsidR="002542D9">
          <w:rPr>
            <w:rFonts w:ascii="Aptos" w:hAnsi="Aptos" w:cs="Arial"/>
          </w:rPr>
          <w:t xml:space="preserve">in </w:t>
        </w:r>
        <w:del w:id="22" w:author="Maxim Warwick Dus Adams" w:date="2025-07-18T09:56:00Z">
          <w:r w:rsidR="002542D9" w:rsidDel="00F77C96">
            <w:rPr>
              <w:rFonts w:ascii="Aptos" w:hAnsi="Aptos" w:cs="Arial"/>
            </w:rPr>
            <w:delText>Panesthiinae</w:delText>
          </w:r>
        </w:del>
      </w:ins>
      <w:proofErr w:type="spellStart"/>
      <w:ins w:id="23" w:author="Maxim Warwick Dus Adams" w:date="2025-07-18T09:56:00Z">
        <w:r w:rsidR="00F77C96">
          <w:rPr>
            <w:rFonts w:ascii="Aptos" w:hAnsi="Aptos" w:cs="Arial"/>
          </w:rPr>
          <w:t>panesthiine</w:t>
        </w:r>
      </w:ins>
      <w:proofErr w:type="spellEnd"/>
      <w:ins w:id="24" w:author="Nathan Lo" w:date="2025-07-18T07:41:00Z">
        <w:r w:rsidR="002542D9">
          <w:rPr>
            <w:rFonts w:ascii="Aptos" w:hAnsi="Aptos" w:cs="Arial"/>
          </w:rPr>
          <w:t xml:space="preserve"> cockroaches </w:t>
        </w:r>
      </w:ins>
      <w:r w:rsidR="00FE0EF2" w:rsidRPr="00D14790">
        <w:rPr>
          <w:rFonts w:ascii="Aptos" w:hAnsi="Aptos" w:cs="Arial"/>
        </w:rPr>
        <w:t xml:space="preserve">exceeds by &gt;10 times the number previously reported from all known eukaryotes (excluding rotifers). </w:t>
      </w:r>
      <w:r w:rsidR="001E3994" w:rsidRPr="00D14790">
        <w:rPr>
          <w:rFonts w:ascii="Aptos" w:hAnsi="Aptos" w:cs="Arial"/>
        </w:rPr>
        <w:t>A proportion (</w:t>
      </w:r>
      <w:r w:rsidR="001E3994" w:rsidRPr="00D14790">
        <w:rPr>
          <w:rFonts w:ascii="Aptos" w:hAnsi="Aptos" w:cs="Arial"/>
          <w:color w:val="FF0000"/>
        </w:rPr>
        <w:t>XX</w:t>
      </w:r>
      <w:r w:rsidR="001E3994" w:rsidRPr="00D14790">
        <w:rPr>
          <w:rFonts w:ascii="Aptos" w:hAnsi="Aptos" w:cs="Arial"/>
        </w:rPr>
        <w:t xml:space="preserve">%) of HGT inserts </w:t>
      </w:r>
      <w:r w:rsidR="00410724">
        <w:rPr>
          <w:rFonts w:ascii="Aptos" w:hAnsi="Aptos" w:cs="Arial"/>
        </w:rPr>
        <w:t xml:space="preserve">may </w:t>
      </w:r>
      <w:r w:rsidR="001E3994" w:rsidRPr="00D14790">
        <w:rPr>
          <w:rFonts w:ascii="Aptos" w:hAnsi="Aptos" w:cs="Arial"/>
        </w:rPr>
        <w:t>hav</w:t>
      </w:r>
      <w:r w:rsidR="001E3994" w:rsidRPr="00C50518">
        <w:rPr>
          <w:rFonts w:ascii="Aptos" w:hAnsi="Aptos" w:cs="Arial"/>
        </w:rPr>
        <w:t xml:space="preserve">e persisted in genomes for </w:t>
      </w:r>
      <w:del w:id="25" w:author="Nathan Lo" w:date="2025-07-18T07:45:00Z">
        <w:r w:rsidR="001E3994" w:rsidRPr="00C50518" w:rsidDel="00AA1B7C">
          <w:rPr>
            <w:rFonts w:ascii="Aptos" w:hAnsi="Aptos" w:cs="Arial"/>
          </w:rPr>
          <w:delText xml:space="preserve">over </w:delText>
        </w:r>
      </w:del>
      <w:ins w:id="26" w:author="Nathan Lo" w:date="2025-07-18T07:45:00Z">
        <w:r w:rsidR="00AA1B7C">
          <w:rPr>
            <w:rFonts w:ascii="Aptos" w:hAnsi="Aptos" w:cs="Arial"/>
          </w:rPr>
          <w:t>&gt;</w:t>
        </w:r>
      </w:ins>
      <w:commentRangeStart w:id="27"/>
      <w:commentRangeStart w:id="28"/>
      <w:commentRangeStart w:id="29"/>
      <w:r w:rsidR="00C50518" w:rsidRPr="00C50518">
        <w:rPr>
          <w:rFonts w:ascii="Aptos" w:hAnsi="Aptos" w:cs="Arial"/>
        </w:rPr>
        <w:t>2</w:t>
      </w:r>
      <w:r w:rsidR="00475B59" w:rsidRPr="00C50518">
        <w:rPr>
          <w:rFonts w:ascii="Aptos" w:hAnsi="Aptos" w:cs="Arial"/>
        </w:rPr>
        <w:t>0</w:t>
      </w:r>
      <w:commentRangeEnd w:id="27"/>
      <w:r w:rsidR="00475B59" w:rsidRPr="00C50518">
        <w:rPr>
          <w:rStyle w:val="CommentReference"/>
        </w:rPr>
        <w:commentReference w:id="27"/>
      </w:r>
      <w:commentRangeEnd w:id="28"/>
      <w:r w:rsidR="00AA1B7C">
        <w:rPr>
          <w:rStyle w:val="CommentReference"/>
        </w:rPr>
        <w:commentReference w:id="28"/>
      </w:r>
      <w:commentRangeEnd w:id="29"/>
      <w:r w:rsidR="0033250B">
        <w:rPr>
          <w:rStyle w:val="CommentReference"/>
        </w:rPr>
        <w:commentReference w:id="29"/>
      </w:r>
      <w:r w:rsidR="001E3994" w:rsidRPr="00C50518">
        <w:rPr>
          <w:rFonts w:ascii="Aptos" w:hAnsi="Aptos" w:cs="Arial"/>
        </w:rPr>
        <w:t xml:space="preserve"> million years, highlighting their </w:t>
      </w:r>
      <w:r w:rsidR="0023229D" w:rsidRPr="00C50518">
        <w:rPr>
          <w:rFonts w:ascii="Aptos" w:hAnsi="Aptos" w:cs="Arial"/>
        </w:rPr>
        <w:t>evolutionary</w:t>
      </w:r>
      <w:r w:rsidR="001E3994" w:rsidRPr="00C50518">
        <w:rPr>
          <w:rFonts w:ascii="Aptos" w:hAnsi="Aptos" w:cs="Arial"/>
        </w:rPr>
        <w:t xml:space="preserve"> </w:t>
      </w:r>
      <w:r w:rsidR="0023229D" w:rsidRPr="00C50518">
        <w:rPr>
          <w:rFonts w:ascii="Aptos" w:hAnsi="Aptos" w:cs="Arial"/>
        </w:rPr>
        <w:t>significance</w:t>
      </w:r>
      <w:r w:rsidR="001E3994" w:rsidRPr="00C50518">
        <w:rPr>
          <w:rFonts w:ascii="Aptos" w:hAnsi="Aptos" w:cs="Arial"/>
        </w:rPr>
        <w:t>.</w:t>
      </w:r>
      <w:r w:rsidR="00C06A05">
        <w:rPr>
          <w:rFonts w:ascii="Aptos" w:hAnsi="Aptos" w:cs="Arial"/>
        </w:rPr>
        <w:t xml:space="preserve"> </w:t>
      </w:r>
    </w:p>
    <w:p w14:paraId="5972D5CE" w14:textId="77777777" w:rsidR="002A3BD7" w:rsidRPr="00D14790" w:rsidRDefault="002A3BD7" w:rsidP="006850BD">
      <w:pPr>
        <w:jc w:val="both"/>
        <w:rPr>
          <w:rFonts w:ascii="Aptos" w:hAnsi="Aptos" w:cs="Arial"/>
        </w:rPr>
      </w:pPr>
    </w:p>
    <w:p w14:paraId="38BC7D15" w14:textId="77777777" w:rsidR="00FE0EF2" w:rsidRPr="00D14790" w:rsidRDefault="00FE0EF2" w:rsidP="006850BD">
      <w:pPr>
        <w:jc w:val="both"/>
      </w:pPr>
    </w:p>
    <w:p w14:paraId="1C6649C2" w14:textId="3B9604BE" w:rsidR="0060260E" w:rsidRPr="00D14790" w:rsidRDefault="0060260E" w:rsidP="006850BD">
      <w:pPr>
        <w:jc w:val="both"/>
        <w:rPr>
          <w:rFonts w:ascii="Aptos" w:hAnsi="Aptos" w:cs="Arial"/>
        </w:rPr>
      </w:pPr>
    </w:p>
    <w:p w14:paraId="5AD498D6" w14:textId="1EE19334" w:rsidR="002A3BD7" w:rsidRPr="00D14790" w:rsidRDefault="002A3BD7" w:rsidP="006850BD">
      <w:pPr>
        <w:jc w:val="both"/>
        <w:rPr>
          <w:rFonts w:ascii="Aptos" w:hAnsi="Aptos" w:cs="Arial"/>
          <w:b/>
          <w:i/>
          <w:sz w:val="28"/>
        </w:rPr>
      </w:pPr>
      <w:r w:rsidRPr="00D14790">
        <w:rPr>
          <w:rFonts w:ascii="Aptos" w:hAnsi="Aptos" w:cs="Arial"/>
          <w:b/>
          <w:i/>
          <w:sz w:val="28"/>
        </w:rPr>
        <w:t>Main text</w:t>
      </w:r>
    </w:p>
    <w:p w14:paraId="5003ED41" w14:textId="1D01D464" w:rsidR="00B33714" w:rsidRPr="00D14790" w:rsidRDefault="008C5DE7" w:rsidP="006850BD">
      <w:pPr>
        <w:jc w:val="both"/>
        <w:rPr>
          <w:rFonts w:ascii="Aptos" w:hAnsi="Aptos" w:cs="Arial"/>
        </w:rPr>
      </w:pPr>
      <w:r w:rsidRPr="00D14790">
        <w:rPr>
          <w:rFonts w:ascii="Aptos" w:hAnsi="Aptos" w:cs="Arial"/>
        </w:rPr>
        <w:t>The number of HGTs that eventually become fixed in a species is expected to represent only a small fraction of the actual number of acquisition events that occur across evolutionary time</w:t>
      </w:r>
      <w:r w:rsidR="00363B7A" w:rsidRPr="00D14790">
        <w:rPr>
          <w:rFonts w:ascii="Aptos" w:hAnsi="Aptos" w:cs="Arial"/>
        </w:rPr>
        <w:t xml:space="preserve"> (</w:t>
      </w:r>
      <w:r w:rsidR="00363B7A" w:rsidRPr="00D14790">
        <w:t>Van Etten &amp; Bhattacharya, 2020)</w:t>
      </w:r>
      <w:r w:rsidRPr="00D14790">
        <w:rPr>
          <w:rFonts w:ascii="Aptos" w:hAnsi="Aptos" w:cs="Arial"/>
        </w:rPr>
        <w:t xml:space="preserve">. </w:t>
      </w:r>
      <w:r w:rsidR="00E948B2" w:rsidRPr="00D14790">
        <w:rPr>
          <w:rFonts w:ascii="Aptos" w:hAnsi="Aptos" w:cs="Arial"/>
        </w:rPr>
        <w:t>While there is a</w:t>
      </w:r>
      <w:r w:rsidR="00FE0EF2" w:rsidRPr="00D14790">
        <w:rPr>
          <w:rFonts w:ascii="Aptos" w:hAnsi="Aptos" w:cs="Arial"/>
        </w:rPr>
        <w:t xml:space="preserve">n abundant </w:t>
      </w:r>
      <w:r w:rsidR="00E948B2" w:rsidRPr="00D14790">
        <w:rPr>
          <w:rFonts w:ascii="Aptos" w:hAnsi="Aptos" w:cs="Arial"/>
        </w:rPr>
        <w:t xml:space="preserve">body of research focused on </w:t>
      </w:r>
      <w:r w:rsidR="00363B7A" w:rsidRPr="00D14790">
        <w:rPr>
          <w:rFonts w:ascii="Aptos" w:hAnsi="Aptos" w:cs="Arial"/>
        </w:rPr>
        <w:t>f</w:t>
      </w:r>
      <w:r w:rsidR="00B33714" w:rsidRPr="00D14790">
        <w:rPr>
          <w:rFonts w:ascii="Aptos" w:hAnsi="Aptos" w:cs="Arial"/>
        </w:rPr>
        <w:t>ixed</w:t>
      </w:r>
      <w:r w:rsidR="00E948B2" w:rsidRPr="00D14790">
        <w:rPr>
          <w:rFonts w:ascii="Aptos" w:hAnsi="Aptos" w:cs="Arial"/>
        </w:rPr>
        <w:t xml:space="preserve">, </w:t>
      </w:r>
      <w:r w:rsidR="00FE0EF2" w:rsidRPr="00D14790">
        <w:rPr>
          <w:rFonts w:ascii="Aptos" w:hAnsi="Aptos" w:cs="Arial"/>
        </w:rPr>
        <w:t xml:space="preserve">functionally </w:t>
      </w:r>
      <w:r w:rsidR="00CC3A30" w:rsidRPr="00D14790">
        <w:rPr>
          <w:rFonts w:ascii="Aptos" w:hAnsi="Aptos" w:cs="Arial"/>
        </w:rPr>
        <w:t>significant</w:t>
      </w:r>
      <w:r w:rsidR="00FE0EF2" w:rsidRPr="00D14790">
        <w:rPr>
          <w:rFonts w:ascii="Aptos" w:hAnsi="Aptos" w:cs="Arial"/>
        </w:rPr>
        <w:t xml:space="preserve"> HGT </w:t>
      </w:r>
      <w:r w:rsidR="00E948B2" w:rsidRPr="00D14790">
        <w:rPr>
          <w:rFonts w:ascii="Aptos" w:hAnsi="Aptos" w:cs="Arial"/>
        </w:rPr>
        <w:t xml:space="preserve">in protein-coding regions, </w:t>
      </w:r>
      <w:r w:rsidR="00CC3A30" w:rsidRPr="00D14790">
        <w:rPr>
          <w:rFonts w:ascii="Aptos" w:hAnsi="Aptos" w:cs="Arial"/>
        </w:rPr>
        <w:t xml:space="preserve">potential HGT in </w:t>
      </w:r>
      <w:r w:rsidR="00E948B2" w:rsidRPr="00D14790">
        <w:rPr>
          <w:rFonts w:ascii="Aptos" w:hAnsi="Aptos" w:cs="Arial"/>
        </w:rPr>
        <w:t>non-coding and p</w:t>
      </w:r>
      <w:r w:rsidR="00FE0EF2" w:rsidRPr="00D14790">
        <w:rPr>
          <w:rFonts w:ascii="Aptos" w:hAnsi="Aptos" w:cs="Arial"/>
        </w:rPr>
        <w:t xml:space="preserve">utatively neutral </w:t>
      </w:r>
      <w:r w:rsidR="00E948B2" w:rsidRPr="00D14790">
        <w:rPr>
          <w:rFonts w:ascii="Aptos" w:hAnsi="Aptos" w:cs="Arial"/>
        </w:rPr>
        <w:t>DNA regions have been largely ignored.</w:t>
      </w:r>
      <w:r w:rsidR="00FE0EF2" w:rsidRPr="00D14790">
        <w:rPr>
          <w:rFonts w:ascii="Aptos" w:hAnsi="Aptos" w:cs="Arial"/>
        </w:rPr>
        <w:t xml:space="preserve"> </w:t>
      </w:r>
      <w:r w:rsidR="00B33714" w:rsidRPr="00D14790">
        <w:rPr>
          <w:rFonts w:ascii="Aptos" w:hAnsi="Aptos" w:cs="Arial"/>
        </w:rPr>
        <w:t>Insertions in these regions introduce abrupt genetic variation, which may persist in the genome if purifying selection is insufficient or if they acquire functional roles</w:t>
      </w:r>
      <w:r w:rsidR="00363B7A" w:rsidRPr="00D14790">
        <w:rPr>
          <w:rFonts w:ascii="Aptos" w:hAnsi="Aptos" w:cs="Arial"/>
        </w:rPr>
        <w:t xml:space="preserve"> (Husnik</w:t>
      </w:r>
      <w:r w:rsidR="00147604">
        <w:rPr>
          <w:rFonts w:ascii="Aptos" w:hAnsi="Aptos" w:cs="Arial"/>
        </w:rPr>
        <w:t xml:space="preserve"> </w:t>
      </w:r>
      <w:r w:rsidR="00363B7A" w:rsidRPr="00D14790">
        <w:rPr>
          <w:rFonts w:ascii="Aptos" w:hAnsi="Aptos" w:cs="Arial"/>
        </w:rPr>
        <w:t>&amp; McCutcheon, 2018)</w:t>
      </w:r>
      <w:r w:rsidR="00B33714" w:rsidRPr="00D14790">
        <w:rPr>
          <w:rFonts w:ascii="Aptos" w:hAnsi="Aptos" w:cs="Arial"/>
        </w:rPr>
        <w:t>.</w:t>
      </w:r>
    </w:p>
    <w:p w14:paraId="7E8116CA" w14:textId="096D91B7" w:rsidR="00B33714" w:rsidRPr="00D14790" w:rsidRDefault="00B33714" w:rsidP="006850BD">
      <w:pPr>
        <w:jc w:val="both"/>
        <w:rPr>
          <w:rFonts w:ascii="Aptos" w:hAnsi="Aptos" w:cs="Arial"/>
        </w:rPr>
      </w:pPr>
    </w:p>
    <w:p w14:paraId="33A7F670" w14:textId="161FC9C7" w:rsidR="001E3994" w:rsidRPr="00147604" w:rsidRDefault="00B33714" w:rsidP="006850BD">
      <w:pPr>
        <w:jc w:val="both"/>
        <w:rPr>
          <w:rFonts w:ascii="Aptos" w:hAnsi="Aptos" w:cs="Arial"/>
          <w:i/>
          <w:iCs/>
        </w:rPr>
      </w:pPr>
      <w:r w:rsidRPr="00D14790">
        <w:rPr>
          <w:rFonts w:ascii="Aptos" w:hAnsi="Aptos" w:cs="Arial"/>
        </w:rPr>
        <w:t xml:space="preserve">We explored the </w:t>
      </w:r>
      <w:r w:rsidR="007C3DA2" w:rsidRPr="00D14790">
        <w:rPr>
          <w:rFonts w:ascii="Aptos" w:hAnsi="Aptos" w:cs="Arial"/>
        </w:rPr>
        <w:t>prevalence,</w:t>
      </w:r>
      <w:r w:rsidRPr="00D14790">
        <w:rPr>
          <w:rFonts w:ascii="Aptos" w:hAnsi="Aptos" w:cs="Arial"/>
        </w:rPr>
        <w:t xml:space="preserve"> distribution and age of genome-wide HGT in cockroaches and termites. </w:t>
      </w:r>
      <w:r w:rsidR="009271FA" w:rsidRPr="00D14790">
        <w:rPr>
          <w:rFonts w:ascii="Aptos" w:hAnsi="Aptos" w:cs="Arial"/>
        </w:rPr>
        <w:t>H</w:t>
      </w:r>
      <w:r w:rsidR="00656AC8">
        <w:rPr>
          <w:rFonts w:ascii="Aptos" w:hAnsi="Aptos" w:cs="Arial"/>
        </w:rPr>
        <w:t>orizontal gene transfer</w:t>
      </w:r>
      <w:r w:rsidR="009271FA" w:rsidRPr="00D14790">
        <w:rPr>
          <w:rFonts w:ascii="Aptos" w:hAnsi="Aptos" w:cs="Arial"/>
        </w:rPr>
        <w:t xml:space="preserve"> </w:t>
      </w:r>
      <w:r w:rsidR="00656AC8">
        <w:rPr>
          <w:rFonts w:ascii="Aptos" w:hAnsi="Aptos" w:cs="Arial"/>
        </w:rPr>
        <w:t xml:space="preserve">is expected </w:t>
      </w:r>
      <w:r w:rsidR="009271FA" w:rsidRPr="00D14790">
        <w:rPr>
          <w:rFonts w:ascii="Aptos" w:hAnsi="Aptos" w:cs="Arial"/>
        </w:rPr>
        <w:t xml:space="preserve">to occur in this group due to </w:t>
      </w:r>
      <w:r w:rsidR="00656AC8">
        <w:rPr>
          <w:rFonts w:ascii="Aptos" w:hAnsi="Aptos" w:cs="Arial"/>
        </w:rPr>
        <w:t>its</w:t>
      </w:r>
      <w:r w:rsidR="001E3994" w:rsidRPr="00D14790">
        <w:rPr>
          <w:rFonts w:ascii="Aptos" w:hAnsi="Aptos" w:cs="Arial"/>
        </w:rPr>
        <w:t xml:space="preserve"> endosymbiont </w:t>
      </w:r>
      <w:proofErr w:type="spellStart"/>
      <w:r w:rsidR="001E3994" w:rsidRPr="00D14790">
        <w:rPr>
          <w:rFonts w:ascii="Aptos" w:hAnsi="Aptos" w:cs="Arial"/>
          <w:i/>
          <w:iCs/>
        </w:rPr>
        <w:t>Blattabacterium</w:t>
      </w:r>
      <w:proofErr w:type="spellEnd"/>
      <w:r w:rsidR="007A1D99">
        <w:rPr>
          <w:rFonts w:ascii="Aptos" w:hAnsi="Aptos" w:cs="Arial"/>
        </w:rPr>
        <w:t xml:space="preserve"> being </w:t>
      </w:r>
      <w:r w:rsidR="00656AC8">
        <w:rPr>
          <w:rFonts w:ascii="Aptos" w:hAnsi="Aptos" w:cs="Arial"/>
        </w:rPr>
        <w:t>inherited</w:t>
      </w:r>
      <w:r w:rsidR="007A1D99">
        <w:rPr>
          <w:rFonts w:ascii="Aptos" w:hAnsi="Aptos" w:cs="Arial"/>
        </w:rPr>
        <w:t xml:space="preserve"> maternally, leading to the potential for </w:t>
      </w:r>
      <w:r w:rsidR="00656AC8" w:rsidRPr="00D14790">
        <w:rPr>
          <w:rFonts w:ascii="Aptos" w:hAnsi="Aptos" w:cs="Arial"/>
        </w:rPr>
        <w:t xml:space="preserve">recurrent </w:t>
      </w:r>
      <w:r w:rsidR="00656AC8">
        <w:rPr>
          <w:rFonts w:ascii="Aptos" w:hAnsi="Aptos" w:cs="Arial"/>
        </w:rPr>
        <w:t xml:space="preserve">transfer </w:t>
      </w:r>
      <w:r w:rsidR="00656AC8" w:rsidRPr="00D14790">
        <w:rPr>
          <w:rFonts w:ascii="Aptos" w:hAnsi="Aptos" w:cs="Arial"/>
        </w:rPr>
        <w:t>events [</w:t>
      </w:r>
      <w:commentRangeStart w:id="31"/>
      <w:commentRangeStart w:id="32"/>
      <w:r w:rsidR="00656AC8" w:rsidRPr="00D14790">
        <w:rPr>
          <w:rFonts w:ascii="Aptos" w:hAnsi="Aptos" w:cs="Arial"/>
        </w:rPr>
        <w:t>ref</w:t>
      </w:r>
      <w:commentRangeEnd w:id="31"/>
      <w:r w:rsidR="00656AC8" w:rsidRPr="00D14790">
        <w:rPr>
          <w:rStyle w:val="CommentReference"/>
        </w:rPr>
        <w:commentReference w:id="31"/>
      </w:r>
      <w:commentRangeEnd w:id="32"/>
      <w:r w:rsidR="00412663">
        <w:rPr>
          <w:rStyle w:val="CommentReference"/>
        </w:rPr>
        <w:commentReference w:id="32"/>
      </w:r>
      <w:r w:rsidR="00656AC8" w:rsidRPr="00D14790">
        <w:rPr>
          <w:rFonts w:ascii="Aptos" w:hAnsi="Aptos" w:cs="Arial"/>
        </w:rPr>
        <w:t>].</w:t>
      </w:r>
      <w:r w:rsidR="00656AC8">
        <w:rPr>
          <w:rFonts w:ascii="Aptos" w:hAnsi="Aptos" w:cs="Arial"/>
        </w:rPr>
        <w:t xml:space="preserve"> </w:t>
      </w:r>
      <w:r w:rsidR="001E3994" w:rsidRPr="00D14790">
        <w:rPr>
          <w:rFonts w:ascii="Aptos" w:hAnsi="Aptos" w:cs="Arial"/>
        </w:rPr>
        <w:t>This endosymbiont infected the ancestors of cockroaches &gt;200 M</w:t>
      </w:r>
      <w:r w:rsidR="007F53C0" w:rsidRPr="00D14790">
        <w:rPr>
          <w:rFonts w:ascii="Aptos" w:hAnsi="Aptos" w:cs="Arial"/>
        </w:rPr>
        <w:t>y</w:t>
      </w:r>
      <w:r w:rsidR="001E3994" w:rsidRPr="00D14790">
        <w:rPr>
          <w:rFonts w:ascii="Aptos" w:hAnsi="Aptos" w:cs="Arial"/>
        </w:rPr>
        <w:t xml:space="preserve">a </w:t>
      </w:r>
      <w:r w:rsidR="007F53C0" w:rsidRPr="00D14790">
        <w:rPr>
          <w:rFonts w:ascii="Aptos" w:hAnsi="Aptos" w:cs="Arial"/>
        </w:rPr>
        <w:t>(</w:t>
      </w:r>
      <w:ins w:id="33" w:author="Nathan Lo" w:date="2025-07-18T08:10:00Z">
        <w:r w:rsidR="00412663">
          <w:rPr>
            <w:rFonts w:ascii="Aptos" w:hAnsi="Aptos" w:cs="Arial"/>
          </w:rPr>
          <w:t xml:space="preserve">Lo et al. 2003; </w:t>
        </w:r>
      </w:ins>
      <w:r w:rsidR="00656AC8">
        <w:t>Bourguignon et al</w:t>
      </w:r>
      <w:r w:rsidR="00147604">
        <w:t>.</w:t>
      </w:r>
      <w:r w:rsidR="00656AC8">
        <w:t xml:space="preserve"> 2018</w:t>
      </w:r>
      <w:r w:rsidR="007F53C0" w:rsidRPr="00D14790">
        <w:t>)</w:t>
      </w:r>
      <w:r w:rsidR="001E3994" w:rsidRPr="00D14790">
        <w:rPr>
          <w:rFonts w:ascii="Aptos" w:hAnsi="Aptos" w:cs="Arial"/>
        </w:rPr>
        <w:t xml:space="preserve">, and is present in almost all lineages, with the exception of </w:t>
      </w:r>
      <w:r w:rsidR="0057555A">
        <w:rPr>
          <w:rFonts w:ascii="Aptos" w:hAnsi="Aptos" w:cs="Arial"/>
        </w:rPr>
        <w:t>most termites,</w:t>
      </w:r>
      <w:r w:rsidR="00656AC8">
        <w:rPr>
          <w:rFonts w:ascii="Aptos" w:hAnsi="Aptos" w:cs="Arial"/>
        </w:rPr>
        <w:t xml:space="preserve"> </w:t>
      </w:r>
      <w:r w:rsidR="001E3994" w:rsidRPr="00D14790">
        <w:rPr>
          <w:rFonts w:ascii="Aptos" w:hAnsi="Aptos" w:cs="Arial"/>
        </w:rPr>
        <w:t xml:space="preserve">from which they </w:t>
      </w:r>
      <w:r w:rsidR="00656AC8">
        <w:rPr>
          <w:rFonts w:ascii="Aptos" w:hAnsi="Aptos" w:cs="Arial"/>
        </w:rPr>
        <w:t xml:space="preserve">are assumed </w:t>
      </w:r>
      <w:r w:rsidR="0057555A">
        <w:rPr>
          <w:rFonts w:ascii="Aptos" w:hAnsi="Aptos" w:cs="Arial"/>
        </w:rPr>
        <w:t xml:space="preserve">to have been lost in the ancestor of all species other than </w:t>
      </w:r>
      <w:proofErr w:type="spellStart"/>
      <w:r w:rsidR="0057555A">
        <w:rPr>
          <w:rFonts w:ascii="Aptos" w:hAnsi="Aptos" w:cs="Arial"/>
          <w:i/>
          <w:iCs/>
        </w:rPr>
        <w:t>Mastotermes</w:t>
      </w:r>
      <w:proofErr w:type="spellEnd"/>
      <w:r w:rsidR="0057555A">
        <w:rPr>
          <w:rFonts w:ascii="Aptos" w:hAnsi="Aptos" w:cs="Arial"/>
          <w:i/>
          <w:iCs/>
        </w:rPr>
        <w:t xml:space="preserve"> </w:t>
      </w:r>
      <w:proofErr w:type="spellStart"/>
      <w:r w:rsidR="0057555A">
        <w:rPr>
          <w:rFonts w:ascii="Aptos" w:hAnsi="Aptos" w:cs="Arial"/>
          <w:i/>
          <w:iCs/>
        </w:rPr>
        <w:t>darwiniensis</w:t>
      </w:r>
      <w:proofErr w:type="spellEnd"/>
      <w:r w:rsidR="0057555A">
        <w:rPr>
          <w:rFonts w:ascii="Aptos" w:hAnsi="Aptos" w:cs="Arial"/>
          <w:i/>
          <w:iCs/>
        </w:rPr>
        <w:t>.</w:t>
      </w:r>
    </w:p>
    <w:p w14:paraId="2F2BA3B1" w14:textId="38337FC3" w:rsidR="001E3994" w:rsidRPr="00C50518" w:rsidRDefault="001E3994" w:rsidP="006850BD">
      <w:pPr>
        <w:jc w:val="both"/>
        <w:rPr>
          <w:rFonts w:ascii="Aptos" w:hAnsi="Aptos" w:cs="Arial"/>
          <w:color w:val="000000" w:themeColor="text1"/>
        </w:rPr>
      </w:pPr>
    </w:p>
    <w:p w14:paraId="287F54AF" w14:textId="1F9368AA" w:rsidR="00C1656F" w:rsidRPr="00D14790" w:rsidRDefault="008C5DE7" w:rsidP="006850BD">
      <w:pPr>
        <w:jc w:val="both"/>
        <w:rPr>
          <w:rFonts w:ascii="Aptos" w:hAnsi="Aptos" w:cs="Arial"/>
        </w:rPr>
      </w:pPr>
      <w:r w:rsidRPr="00C50518">
        <w:rPr>
          <w:rFonts w:ascii="Aptos" w:hAnsi="Aptos" w:cs="Arial"/>
          <w:color w:val="000000" w:themeColor="text1"/>
        </w:rPr>
        <w:t xml:space="preserve">To locate all possible horizontal transfer events in these genomes, we first created a library comprising </w:t>
      </w:r>
      <w:r w:rsidR="00A410FF" w:rsidRPr="00C50518">
        <w:rPr>
          <w:rFonts w:ascii="Aptos" w:hAnsi="Aptos" w:cs="Arial"/>
          <w:color w:val="000000" w:themeColor="text1"/>
        </w:rPr>
        <w:t>77</w:t>
      </w:r>
      <w:r w:rsidRPr="00C50518">
        <w:rPr>
          <w:rFonts w:ascii="Aptos" w:hAnsi="Aptos" w:cs="Arial"/>
          <w:color w:val="000000" w:themeColor="text1"/>
        </w:rPr>
        <w:t xml:space="preserve"> </w:t>
      </w:r>
      <w:proofErr w:type="spellStart"/>
      <w:r w:rsidRPr="00C50518">
        <w:rPr>
          <w:rFonts w:ascii="Aptos" w:hAnsi="Aptos" w:cs="Arial"/>
          <w:i/>
          <w:iCs/>
          <w:color w:val="000000" w:themeColor="text1"/>
        </w:rPr>
        <w:t>Blattabacterium</w:t>
      </w:r>
      <w:proofErr w:type="spellEnd"/>
      <w:r w:rsidRPr="00C50518">
        <w:rPr>
          <w:rFonts w:ascii="Aptos" w:hAnsi="Aptos" w:cs="Arial"/>
          <w:color w:val="000000" w:themeColor="text1"/>
        </w:rPr>
        <w:t xml:space="preserve"> genomes</w:t>
      </w:r>
      <w:r w:rsidR="00A410FF" w:rsidRPr="00C50518">
        <w:rPr>
          <w:rFonts w:ascii="Aptos" w:hAnsi="Aptos" w:cs="Arial"/>
          <w:color w:val="000000" w:themeColor="text1"/>
        </w:rPr>
        <w:t xml:space="preserve"> (Table S1)</w:t>
      </w:r>
      <w:r w:rsidRPr="00C50518">
        <w:rPr>
          <w:rFonts w:ascii="Aptos" w:hAnsi="Aptos" w:cs="Arial"/>
          <w:color w:val="000000" w:themeColor="text1"/>
        </w:rPr>
        <w:t xml:space="preserve">, each of which had been broken into </w:t>
      </w:r>
      <w:r w:rsidR="00F81BC4" w:rsidRPr="00C50518">
        <w:rPr>
          <w:rFonts w:ascii="Aptos" w:hAnsi="Aptos" w:cs="Arial"/>
          <w:color w:val="000000" w:themeColor="text1"/>
        </w:rPr>
        <w:t>150</w:t>
      </w:r>
      <w:r w:rsidRPr="00C50518">
        <w:rPr>
          <w:rFonts w:ascii="Aptos" w:hAnsi="Aptos" w:cs="Arial"/>
          <w:color w:val="000000" w:themeColor="text1"/>
        </w:rPr>
        <w:t xml:space="preserve"> bp fragments. We then </w:t>
      </w:r>
      <w:r w:rsidR="0072171A" w:rsidRPr="00C50518">
        <w:rPr>
          <w:rFonts w:ascii="Aptos" w:hAnsi="Aptos" w:cs="Arial"/>
          <w:color w:val="000000" w:themeColor="text1"/>
        </w:rPr>
        <w:t xml:space="preserve">aligned these short </w:t>
      </w:r>
      <w:proofErr w:type="spellStart"/>
      <w:r w:rsidR="00CD3DC5" w:rsidRPr="00C50518">
        <w:rPr>
          <w:rFonts w:ascii="Aptos" w:hAnsi="Aptos" w:cs="Arial"/>
          <w:i/>
          <w:iCs/>
          <w:color w:val="000000" w:themeColor="text1"/>
        </w:rPr>
        <w:t>Blattabacterium</w:t>
      </w:r>
      <w:proofErr w:type="spellEnd"/>
      <w:r w:rsidR="00CD3DC5" w:rsidRPr="00C50518">
        <w:rPr>
          <w:rFonts w:ascii="Aptos" w:hAnsi="Aptos" w:cs="Arial"/>
          <w:color w:val="000000" w:themeColor="text1"/>
        </w:rPr>
        <w:t xml:space="preserve"> </w:t>
      </w:r>
      <w:r w:rsidRPr="00C50518">
        <w:rPr>
          <w:rFonts w:ascii="Aptos" w:hAnsi="Aptos" w:cs="Arial"/>
          <w:color w:val="000000" w:themeColor="text1"/>
        </w:rPr>
        <w:t xml:space="preserve">fragments to each of </w:t>
      </w:r>
      <w:del w:id="34" w:author="Nathan Lo" w:date="2025-07-18T08:11:00Z">
        <w:r w:rsidRPr="00C50518" w:rsidDel="00412663">
          <w:rPr>
            <w:rFonts w:ascii="Aptos" w:hAnsi="Aptos" w:cs="Arial"/>
            <w:color w:val="000000" w:themeColor="text1"/>
          </w:rPr>
          <w:delText xml:space="preserve">the </w:delText>
        </w:r>
      </w:del>
      <w:r w:rsidR="00410724" w:rsidRPr="00C50518">
        <w:rPr>
          <w:rFonts w:ascii="Aptos" w:hAnsi="Aptos" w:cs="Arial"/>
          <w:color w:val="000000" w:themeColor="text1"/>
        </w:rPr>
        <w:t>23</w:t>
      </w:r>
      <w:r w:rsidRPr="00C50518">
        <w:rPr>
          <w:rFonts w:ascii="Aptos" w:hAnsi="Aptos" w:cs="Arial"/>
          <w:color w:val="000000" w:themeColor="text1"/>
        </w:rPr>
        <w:t xml:space="preserve"> </w:t>
      </w:r>
      <w:r w:rsidR="00F81BC4" w:rsidRPr="00C50518">
        <w:rPr>
          <w:rFonts w:ascii="Aptos" w:hAnsi="Aptos" w:cs="Arial"/>
          <w:color w:val="000000" w:themeColor="text1"/>
        </w:rPr>
        <w:t xml:space="preserve">cockroach and termite </w:t>
      </w:r>
      <w:r w:rsidRPr="00C50518">
        <w:rPr>
          <w:rFonts w:ascii="Aptos" w:hAnsi="Aptos" w:cs="Arial"/>
          <w:color w:val="000000" w:themeColor="text1"/>
        </w:rPr>
        <w:t>genomes</w:t>
      </w:r>
      <w:r w:rsidR="0072171A" w:rsidRPr="00C50518">
        <w:rPr>
          <w:rFonts w:ascii="Aptos" w:hAnsi="Aptos" w:cs="Arial"/>
          <w:color w:val="000000" w:themeColor="text1"/>
        </w:rPr>
        <w:t xml:space="preserve"> </w:t>
      </w:r>
      <w:del w:id="35" w:author="Nathan Lo" w:date="2025-07-18T08:11:00Z">
        <w:r w:rsidR="00410724" w:rsidRPr="00C50518" w:rsidDel="00412663">
          <w:rPr>
            <w:rFonts w:ascii="Aptos" w:hAnsi="Aptos" w:cs="Arial"/>
            <w:color w:val="000000" w:themeColor="text1"/>
          </w:rPr>
          <w:delText xml:space="preserve">from </w:delText>
        </w:r>
      </w:del>
      <w:ins w:id="36" w:author="Nathan Lo" w:date="2025-07-18T08:11:00Z">
        <w:r w:rsidR="00412663">
          <w:rPr>
            <w:rFonts w:ascii="Aptos" w:hAnsi="Aptos" w:cs="Arial"/>
            <w:color w:val="000000" w:themeColor="text1"/>
          </w:rPr>
          <w:t>representing</w:t>
        </w:r>
        <w:r w:rsidR="00412663" w:rsidRPr="00C50518">
          <w:rPr>
            <w:rFonts w:ascii="Aptos" w:hAnsi="Aptos" w:cs="Arial"/>
            <w:color w:val="000000" w:themeColor="text1"/>
          </w:rPr>
          <w:t xml:space="preserve"> </w:t>
        </w:r>
      </w:ins>
      <w:r w:rsidR="00410724" w:rsidRPr="00C50518">
        <w:rPr>
          <w:rFonts w:ascii="Aptos" w:hAnsi="Aptos" w:cs="Arial"/>
          <w:color w:val="000000" w:themeColor="text1"/>
        </w:rPr>
        <w:t xml:space="preserve">18 species (multiple genomes for some species were included) </w:t>
      </w:r>
      <w:r w:rsidR="0072171A" w:rsidRPr="00C50518">
        <w:rPr>
          <w:rFonts w:ascii="Aptos" w:hAnsi="Aptos" w:cs="Arial"/>
          <w:color w:val="000000" w:themeColor="text1"/>
        </w:rPr>
        <w:t>to characterise putative HGT insert regions</w:t>
      </w:r>
      <w:r w:rsidR="00410724" w:rsidRPr="00C50518">
        <w:rPr>
          <w:rFonts w:ascii="Aptos" w:hAnsi="Aptos" w:cs="Arial"/>
          <w:color w:val="000000" w:themeColor="text1"/>
        </w:rPr>
        <w:t xml:space="preserve">, </w:t>
      </w:r>
      <w:r w:rsidR="00F81BC4" w:rsidRPr="00C50518">
        <w:rPr>
          <w:rFonts w:ascii="Aptos" w:hAnsi="Aptos" w:cs="Arial"/>
          <w:color w:val="000000" w:themeColor="text1"/>
        </w:rPr>
        <w:t>with a minimum length of 50 bp</w:t>
      </w:r>
      <w:r w:rsidR="00410724" w:rsidRPr="00C50518">
        <w:rPr>
          <w:rFonts w:ascii="Aptos" w:hAnsi="Aptos" w:cs="Arial"/>
          <w:color w:val="000000" w:themeColor="text1"/>
        </w:rPr>
        <w:t xml:space="preserve"> (</w:t>
      </w:r>
      <w:r w:rsidR="00C1656F" w:rsidRPr="00C50518">
        <w:rPr>
          <w:rFonts w:ascii="Aptos" w:hAnsi="Aptos" w:cs="Arial"/>
          <w:color w:val="000000" w:themeColor="text1"/>
        </w:rPr>
        <w:t>noting that alternate thresholds were also tested</w:t>
      </w:r>
      <w:r w:rsidR="00C50518">
        <w:rPr>
          <w:rFonts w:ascii="Aptos" w:hAnsi="Aptos" w:cs="Arial"/>
          <w:color w:val="000000" w:themeColor="text1"/>
        </w:rPr>
        <w:t>; see supplementary material</w:t>
      </w:r>
      <w:r w:rsidR="00F81BC4" w:rsidRPr="00C50518">
        <w:rPr>
          <w:rFonts w:ascii="Aptos" w:hAnsi="Aptos" w:cs="Arial"/>
          <w:color w:val="000000" w:themeColor="text1"/>
        </w:rPr>
        <w:t>)</w:t>
      </w:r>
      <w:r w:rsidR="00A410FF" w:rsidRPr="00C50518">
        <w:rPr>
          <w:rFonts w:ascii="Aptos" w:hAnsi="Aptos" w:cs="Arial"/>
          <w:color w:val="000000" w:themeColor="text1"/>
        </w:rPr>
        <w:t xml:space="preserve">. </w:t>
      </w:r>
      <w:r w:rsidR="0072171A" w:rsidRPr="00C50518">
        <w:rPr>
          <w:rFonts w:ascii="Aptos" w:hAnsi="Aptos" w:cs="Arial"/>
          <w:color w:val="000000" w:themeColor="text1"/>
        </w:rPr>
        <w:t xml:space="preserve">We carried out a number of analyses </w:t>
      </w:r>
      <w:r w:rsidR="0072171A" w:rsidRPr="00D14790">
        <w:rPr>
          <w:rFonts w:ascii="Aptos" w:hAnsi="Aptos" w:cs="Arial"/>
        </w:rPr>
        <w:t xml:space="preserve">to ensure that the identified HGTs were </w:t>
      </w:r>
      <w:r w:rsidR="0057555A">
        <w:rPr>
          <w:rFonts w:ascii="Aptos" w:hAnsi="Aptos" w:cs="Arial"/>
        </w:rPr>
        <w:t>actual</w:t>
      </w:r>
      <w:r w:rsidR="0057555A" w:rsidRPr="00D14790">
        <w:rPr>
          <w:rFonts w:ascii="Aptos" w:hAnsi="Aptos" w:cs="Arial"/>
        </w:rPr>
        <w:t xml:space="preserve"> </w:t>
      </w:r>
      <w:r w:rsidR="0057555A">
        <w:rPr>
          <w:rFonts w:ascii="Aptos" w:hAnsi="Aptos" w:cs="Arial"/>
        </w:rPr>
        <w:t>insertions</w:t>
      </w:r>
      <w:r w:rsidR="0072171A" w:rsidRPr="00D14790">
        <w:rPr>
          <w:rFonts w:ascii="Aptos" w:hAnsi="Aptos" w:cs="Arial"/>
        </w:rPr>
        <w:t>, rather than</w:t>
      </w:r>
      <w:r w:rsidR="00A410FF" w:rsidRPr="00D14790">
        <w:rPr>
          <w:rFonts w:ascii="Aptos" w:hAnsi="Aptos" w:cs="Arial"/>
        </w:rPr>
        <w:t xml:space="preserve"> assembly artefacts or</w:t>
      </w:r>
      <w:r w:rsidR="0072171A" w:rsidRPr="00D14790">
        <w:rPr>
          <w:rFonts w:ascii="Aptos" w:hAnsi="Aptos" w:cs="Arial"/>
        </w:rPr>
        <w:t xml:space="preserve"> </w:t>
      </w:r>
      <w:proofErr w:type="spellStart"/>
      <w:r w:rsidR="00A410FF" w:rsidRPr="00D14790">
        <w:rPr>
          <w:rFonts w:ascii="Aptos" w:hAnsi="Aptos" w:cs="Arial"/>
          <w:i/>
          <w:iCs/>
        </w:rPr>
        <w:t>Blattabacterium</w:t>
      </w:r>
      <w:proofErr w:type="spellEnd"/>
      <w:r w:rsidR="00A410FF" w:rsidRPr="00D14790">
        <w:rPr>
          <w:rFonts w:ascii="Aptos" w:hAnsi="Aptos" w:cs="Arial"/>
        </w:rPr>
        <w:t xml:space="preserve"> DNA </w:t>
      </w:r>
      <w:r w:rsidR="0072171A" w:rsidRPr="00D14790">
        <w:rPr>
          <w:rFonts w:ascii="Aptos" w:hAnsi="Aptos" w:cs="Arial"/>
        </w:rPr>
        <w:t>contamination</w:t>
      </w:r>
      <w:del w:id="37" w:author="Nathan Lo" w:date="2025-07-18T08:12:00Z">
        <w:r w:rsidR="009215EE" w:rsidRPr="00D14790" w:rsidDel="00412663">
          <w:rPr>
            <w:rFonts w:ascii="Aptos" w:hAnsi="Aptos" w:cs="Arial"/>
          </w:rPr>
          <w:delText>, and</w:delText>
        </w:r>
        <w:r w:rsidR="00F81BC4" w:rsidRPr="00D14790" w:rsidDel="00412663">
          <w:rPr>
            <w:rFonts w:ascii="Aptos" w:hAnsi="Aptos" w:cs="Arial"/>
          </w:rPr>
          <w:delText xml:space="preserve"> confirmed the presence of several of the inserts using </w:delText>
        </w:r>
        <w:commentRangeStart w:id="38"/>
        <w:commentRangeStart w:id="39"/>
        <w:r w:rsidR="00F81BC4" w:rsidRPr="00D14790" w:rsidDel="00412663">
          <w:rPr>
            <w:rFonts w:ascii="Aptos" w:hAnsi="Aptos" w:cs="Arial"/>
          </w:rPr>
          <w:delText>PCR</w:delText>
        </w:r>
        <w:commentRangeEnd w:id="38"/>
        <w:r w:rsidR="00BB771C" w:rsidDel="00412663">
          <w:rPr>
            <w:rStyle w:val="CommentReference"/>
          </w:rPr>
          <w:commentReference w:id="38"/>
        </w:r>
        <w:commentRangeEnd w:id="39"/>
        <w:r w:rsidR="00545C80" w:rsidDel="00412663">
          <w:rPr>
            <w:rStyle w:val="CommentReference"/>
          </w:rPr>
          <w:commentReference w:id="39"/>
        </w:r>
      </w:del>
      <w:r w:rsidR="00F81BC4" w:rsidRPr="00D14790">
        <w:rPr>
          <w:rFonts w:ascii="Aptos" w:hAnsi="Aptos" w:cs="Arial"/>
        </w:rPr>
        <w:t xml:space="preserve">. We note that most of the genomes of species for which we detected very large numbers of inserts were sequenced using long-read technology, and that the inserts are </w:t>
      </w:r>
      <w:commentRangeStart w:id="40"/>
      <w:r w:rsidR="00F81BC4" w:rsidRPr="00D14790">
        <w:rPr>
          <w:rFonts w:ascii="Aptos" w:hAnsi="Aptos" w:cs="Arial"/>
        </w:rPr>
        <w:t>clearly present within long reads</w:t>
      </w:r>
      <w:r w:rsidR="009215EE" w:rsidRPr="00D14790">
        <w:rPr>
          <w:rFonts w:ascii="Aptos" w:hAnsi="Aptos" w:cs="Arial"/>
        </w:rPr>
        <w:t xml:space="preserve"> </w:t>
      </w:r>
      <w:commentRangeEnd w:id="40"/>
      <w:r w:rsidR="00487099">
        <w:rPr>
          <w:rStyle w:val="CommentReference"/>
        </w:rPr>
        <w:commentReference w:id="40"/>
      </w:r>
      <w:r w:rsidR="009215EE" w:rsidRPr="00D14790">
        <w:rPr>
          <w:rFonts w:ascii="Aptos" w:hAnsi="Aptos" w:cs="Arial"/>
        </w:rPr>
        <w:t>(with</w:t>
      </w:r>
      <w:r w:rsidR="0057555A">
        <w:rPr>
          <w:rFonts w:ascii="Aptos" w:hAnsi="Aptos" w:cs="Arial"/>
        </w:rPr>
        <w:t>in</w:t>
      </w:r>
      <w:r w:rsidR="009215EE" w:rsidRPr="00D14790">
        <w:rPr>
          <w:rFonts w:ascii="Aptos" w:hAnsi="Aptos" w:cs="Arial"/>
        </w:rPr>
        <w:t xml:space="preserve"> flanking region</w:t>
      </w:r>
      <w:r w:rsidR="0057555A">
        <w:rPr>
          <w:rFonts w:ascii="Aptos" w:hAnsi="Aptos" w:cs="Arial"/>
        </w:rPr>
        <w:t>s that are clearly of cockroach origin</w:t>
      </w:r>
      <w:r w:rsidR="009215EE" w:rsidRPr="00D14790">
        <w:rPr>
          <w:rFonts w:ascii="Aptos" w:hAnsi="Aptos" w:cs="Arial"/>
        </w:rPr>
        <w:t>)</w:t>
      </w:r>
      <w:r w:rsidR="00F81BC4" w:rsidRPr="00D14790">
        <w:rPr>
          <w:rFonts w:ascii="Aptos" w:hAnsi="Aptos" w:cs="Arial"/>
        </w:rPr>
        <w:t xml:space="preserve">, ruling out the possibility that they arise as a result of assembly error </w:t>
      </w:r>
      <w:r w:rsidR="009215EE" w:rsidRPr="00D14790">
        <w:rPr>
          <w:rFonts w:ascii="Aptos" w:hAnsi="Aptos" w:cs="Arial"/>
        </w:rPr>
        <w:t>or</w:t>
      </w:r>
      <w:r w:rsidR="00F81BC4" w:rsidRPr="00D14790">
        <w:rPr>
          <w:rFonts w:ascii="Aptos" w:hAnsi="Aptos" w:cs="Arial"/>
        </w:rPr>
        <w:t xml:space="preserve"> contamination.</w:t>
      </w:r>
    </w:p>
    <w:p w14:paraId="5E281DEA" w14:textId="52B94455" w:rsidR="00C1656F" w:rsidRPr="00D14790" w:rsidRDefault="00C1656F" w:rsidP="006850BD">
      <w:pPr>
        <w:jc w:val="both"/>
        <w:rPr>
          <w:rFonts w:ascii="Aptos" w:hAnsi="Aptos" w:cs="Arial"/>
        </w:rPr>
      </w:pPr>
    </w:p>
    <w:p w14:paraId="25CB9527" w14:textId="1E306764" w:rsidR="000D688F" w:rsidRPr="00D14790" w:rsidRDefault="00840F46" w:rsidP="006850BD">
      <w:pPr>
        <w:jc w:val="both"/>
        <w:rPr>
          <w:rFonts w:ascii="Aptos" w:hAnsi="Aptos" w:cs="Arial"/>
        </w:rPr>
      </w:pPr>
      <w:r w:rsidRPr="00C50518">
        <w:rPr>
          <w:rFonts w:ascii="Aptos" w:hAnsi="Aptos" w:cs="Arial"/>
          <w:color w:val="000000" w:themeColor="text1"/>
        </w:rPr>
        <w:t>Us</w:t>
      </w:r>
      <w:r w:rsidR="005818D0" w:rsidRPr="00C50518">
        <w:rPr>
          <w:rFonts w:ascii="Aptos" w:hAnsi="Aptos" w:cs="Arial"/>
          <w:color w:val="000000" w:themeColor="text1"/>
        </w:rPr>
        <w:t>ing</w:t>
      </w:r>
      <w:r w:rsidRPr="00C50518">
        <w:rPr>
          <w:rFonts w:ascii="Aptos" w:hAnsi="Aptos" w:cs="Arial"/>
          <w:color w:val="000000" w:themeColor="text1"/>
        </w:rPr>
        <w:t xml:space="preserve"> this novel approach, w</w:t>
      </w:r>
      <w:r w:rsidR="00874B13" w:rsidRPr="00C50518">
        <w:rPr>
          <w:rFonts w:ascii="Aptos" w:hAnsi="Aptos" w:cs="Arial"/>
          <w:color w:val="000000" w:themeColor="text1"/>
        </w:rPr>
        <w:t xml:space="preserve">e characterised </w:t>
      </w:r>
      <w:r w:rsidR="000D688F" w:rsidRPr="00C50518">
        <w:rPr>
          <w:rFonts w:ascii="Aptos" w:hAnsi="Aptos" w:cs="Arial"/>
          <w:color w:val="000000" w:themeColor="text1"/>
        </w:rPr>
        <w:t xml:space="preserve">a remarkable </w:t>
      </w:r>
      <w:r w:rsidR="00C50518" w:rsidRPr="00C50518">
        <w:rPr>
          <w:rFonts w:ascii="Aptos" w:hAnsi="Aptos" w:cs="Arial"/>
          <w:color w:val="000000" w:themeColor="text1"/>
        </w:rPr>
        <w:t>41,123</w:t>
      </w:r>
      <w:r w:rsidR="00874B13" w:rsidRPr="00C50518">
        <w:rPr>
          <w:rFonts w:ascii="Aptos" w:hAnsi="Aptos" w:cs="Arial"/>
          <w:color w:val="000000" w:themeColor="text1"/>
        </w:rPr>
        <w:t xml:space="preserve"> </w:t>
      </w:r>
      <w:r w:rsidR="005C2E39" w:rsidRPr="00C50518">
        <w:rPr>
          <w:rFonts w:ascii="Aptos" w:hAnsi="Aptos" w:cs="Arial"/>
          <w:color w:val="000000" w:themeColor="text1"/>
        </w:rPr>
        <w:t xml:space="preserve">HGT </w:t>
      </w:r>
      <w:r w:rsidR="00874B13" w:rsidRPr="00C50518">
        <w:rPr>
          <w:rFonts w:ascii="Aptos" w:hAnsi="Aptos" w:cs="Arial"/>
          <w:color w:val="000000" w:themeColor="text1"/>
        </w:rPr>
        <w:t xml:space="preserve">inserts across the </w:t>
      </w:r>
      <w:r w:rsidR="00C50518" w:rsidRPr="00C50518">
        <w:rPr>
          <w:rFonts w:ascii="Aptos" w:hAnsi="Aptos" w:cs="Arial"/>
          <w:color w:val="000000" w:themeColor="text1"/>
        </w:rPr>
        <w:t>23</w:t>
      </w:r>
      <w:r w:rsidR="00874B13" w:rsidRPr="00C50518">
        <w:rPr>
          <w:rFonts w:ascii="Aptos" w:hAnsi="Aptos" w:cs="Arial"/>
          <w:color w:val="000000" w:themeColor="text1"/>
        </w:rPr>
        <w:t xml:space="preserve"> </w:t>
      </w:r>
      <w:r w:rsidR="005C2E39" w:rsidRPr="00C50518">
        <w:rPr>
          <w:rFonts w:ascii="Aptos" w:hAnsi="Aptos" w:cs="Arial"/>
          <w:color w:val="000000" w:themeColor="text1"/>
        </w:rPr>
        <w:t xml:space="preserve">cockroach </w:t>
      </w:r>
      <w:r w:rsidR="005C2E39" w:rsidRPr="00D14790">
        <w:rPr>
          <w:rFonts w:ascii="Aptos" w:hAnsi="Aptos" w:cs="Arial"/>
        </w:rPr>
        <w:t xml:space="preserve">and termite </w:t>
      </w:r>
      <w:r w:rsidR="00874B13" w:rsidRPr="00D14790">
        <w:rPr>
          <w:rFonts w:ascii="Aptos" w:hAnsi="Aptos" w:cs="Arial"/>
        </w:rPr>
        <w:t>genomes</w:t>
      </w:r>
      <w:r w:rsidR="00C50518">
        <w:rPr>
          <w:rFonts w:ascii="Aptos" w:hAnsi="Aptos" w:cs="Arial"/>
        </w:rPr>
        <w:t xml:space="preserve"> </w:t>
      </w:r>
      <w:r w:rsidR="00C50518">
        <w:rPr>
          <w:rFonts w:ascii="Aptos" w:hAnsi="Aptos" w:cs="Arial"/>
          <w:color w:val="000000" w:themeColor="text1"/>
        </w:rPr>
        <w:t>(0-4955 per species)</w:t>
      </w:r>
      <w:r w:rsidR="00874B13" w:rsidRPr="00D14790">
        <w:rPr>
          <w:rFonts w:ascii="Aptos" w:hAnsi="Aptos" w:cs="Arial"/>
        </w:rPr>
        <w:t xml:space="preserve">, ranging in size from </w:t>
      </w:r>
      <w:r w:rsidR="00874B13" w:rsidRPr="00D14790">
        <w:rPr>
          <w:rFonts w:ascii="Aptos" w:hAnsi="Aptos" w:cs="Arial"/>
          <w:color w:val="FF0000"/>
        </w:rPr>
        <w:t>X</w:t>
      </w:r>
      <w:r w:rsidR="005F0D2F" w:rsidRPr="00D14790">
        <w:rPr>
          <w:rFonts w:ascii="Aptos" w:hAnsi="Aptos" w:cs="Arial"/>
          <w:color w:val="FF0000"/>
        </w:rPr>
        <w:t>X</w:t>
      </w:r>
      <w:r w:rsidR="00874B13" w:rsidRPr="00D14790">
        <w:rPr>
          <w:rFonts w:ascii="Aptos" w:hAnsi="Aptos" w:cs="Arial"/>
          <w:color w:val="FF0000"/>
        </w:rPr>
        <w:t>-</w:t>
      </w:r>
      <w:r w:rsidR="005F0D2F" w:rsidRPr="00D14790">
        <w:rPr>
          <w:rFonts w:ascii="Aptos" w:hAnsi="Aptos" w:cs="Arial"/>
          <w:color w:val="FF0000"/>
        </w:rPr>
        <w:t>XX</w:t>
      </w:r>
      <w:r w:rsidR="00874B13" w:rsidRPr="00D14790">
        <w:rPr>
          <w:rFonts w:ascii="Aptos" w:hAnsi="Aptos" w:cs="Arial"/>
          <w:color w:val="FF0000"/>
        </w:rPr>
        <w:t xml:space="preserve"> </w:t>
      </w:r>
      <w:r w:rsidR="00874B13" w:rsidRPr="00D14790">
        <w:rPr>
          <w:rFonts w:ascii="Aptos" w:hAnsi="Aptos" w:cs="Arial"/>
        </w:rPr>
        <w:t xml:space="preserve">bp, </w:t>
      </w:r>
      <w:commentRangeStart w:id="41"/>
      <w:commentRangeStart w:id="42"/>
      <w:r w:rsidR="00874B13" w:rsidRPr="00D14790">
        <w:rPr>
          <w:rFonts w:ascii="Aptos" w:hAnsi="Aptos" w:cs="Arial"/>
        </w:rPr>
        <w:t>with</w:t>
      </w:r>
      <w:commentRangeEnd w:id="41"/>
      <w:r w:rsidR="00FD6910">
        <w:rPr>
          <w:rStyle w:val="CommentReference"/>
        </w:rPr>
        <w:commentReference w:id="41"/>
      </w:r>
      <w:commentRangeEnd w:id="42"/>
      <w:r w:rsidR="00FD6910">
        <w:rPr>
          <w:rStyle w:val="CommentReference"/>
        </w:rPr>
        <w:commentReference w:id="42"/>
      </w:r>
      <w:r w:rsidR="00874B13" w:rsidRPr="00D14790">
        <w:rPr>
          <w:rFonts w:ascii="Aptos" w:hAnsi="Aptos" w:cs="Arial"/>
        </w:rPr>
        <w:t xml:space="preserve"> a median size of </w:t>
      </w:r>
      <w:r w:rsidR="00874B13" w:rsidRPr="00D14790">
        <w:rPr>
          <w:rFonts w:ascii="Aptos" w:hAnsi="Aptos" w:cs="Arial"/>
          <w:color w:val="FF0000"/>
        </w:rPr>
        <w:t>X</w:t>
      </w:r>
      <w:r w:rsidR="005F0D2F" w:rsidRPr="00D14790">
        <w:rPr>
          <w:rFonts w:ascii="Aptos" w:hAnsi="Aptos" w:cs="Arial"/>
          <w:color w:val="FF0000"/>
        </w:rPr>
        <w:t>X</w:t>
      </w:r>
      <w:r w:rsidR="00874B13" w:rsidRPr="00D14790">
        <w:rPr>
          <w:rFonts w:ascii="Aptos" w:hAnsi="Aptos" w:cs="Arial"/>
        </w:rPr>
        <w:t xml:space="preserve"> bp</w:t>
      </w:r>
      <w:r w:rsidR="005C2E39" w:rsidRPr="00D14790">
        <w:rPr>
          <w:rFonts w:ascii="Aptos" w:hAnsi="Aptos" w:cs="Arial"/>
        </w:rPr>
        <w:t xml:space="preserve"> (Fig. 1</w:t>
      </w:r>
      <w:r w:rsidR="00920005" w:rsidRPr="00D14790">
        <w:rPr>
          <w:rFonts w:ascii="Aptos" w:hAnsi="Aptos" w:cs="Arial"/>
          <w:color w:val="FF0000"/>
        </w:rPr>
        <w:t>X</w:t>
      </w:r>
      <w:r w:rsidR="005C2E39" w:rsidRPr="00D14790">
        <w:rPr>
          <w:rFonts w:ascii="Aptos" w:hAnsi="Aptos" w:cs="Arial"/>
        </w:rPr>
        <w:t>)</w:t>
      </w:r>
      <w:r w:rsidR="00874B13" w:rsidRPr="00D14790">
        <w:rPr>
          <w:rFonts w:ascii="Aptos" w:hAnsi="Aptos" w:cs="Arial"/>
        </w:rPr>
        <w:t>.</w:t>
      </w:r>
      <w:r w:rsidR="005C2E39" w:rsidRPr="00D14790">
        <w:rPr>
          <w:rFonts w:ascii="Aptos" w:hAnsi="Aptos" w:cs="Arial"/>
        </w:rPr>
        <w:t xml:space="preserve"> </w:t>
      </w:r>
      <w:r w:rsidR="000D688F" w:rsidRPr="00D14790">
        <w:rPr>
          <w:rFonts w:ascii="Aptos" w:hAnsi="Aptos" w:cs="Arial"/>
        </w:rPr>
        <w:t>These inserts were found to derive from across the ~6</w:t>
      </w:r>
      <w:r w:rsidR="00C665F3">
        <w:rPr>
          <w:rFonts w:ascii="Aptos" w:hAnsi="Aptos" w:cs="Arial"/>
        </w:rPr>
        <w:t>3</w:t>
      </w:r>
      <w:r w:rsidR="000D688F" w:rsidRPr="00D14790">
        <w:rPr>
          <w:rFonts w:ascii="Aptos" w:hAnsi="Aptos" w:cs="Arial"/>
        </w:rPr>
        <w:t xml:space="preserve">0Kbp </w:t>
      </w:r>
      <w:proofErr w:type="spellStart"/>
      <w:r w:rsidR="000D688F" w:rsidRPr="00D14790">
        <w:rPr>
          <w:rFonts w:ascii="Aptos" w:hAnsi="Aptos" w:cs="Arial"/>
          <w:i/>
          <w:iCs/>
        </w:rPr>
        <w:t>Blattabacterium</w:t>
      </w:r>
      <w:proofErr w:type="spellEnd"/>
      <w:r w:rsidR="000D688F" w:rsidRPr="00D14790">
        <w:rPr>
          <w:rFonts w:ascii="Aptos" w:hAnsi="Aptos" w:cs="Arial"/>
        </w:rPr>
        <w:t xml:space="preserve"> genome (Fig. 1</w:t>
      </w:r>
      <w:r w:rsidR="000D688F" w:rsidRPr="00D14790">
        <w:rPr>
          <w:rFonts w:ascii="Aptos" w:hAnsi="Aptos" w:cs="Arial"/>
          <w:color w:val="FF0000"/>
        </w:rPr>
        <w:t>X</w:t>
      </w:r>
      <w:r w:rsidR="000D688F" w:rsidRPr="00D14790">
        <w:rPr>
          <w:rFonts w:ascii="Aptos" w:hAnsi="Aptos" w:cs="Arial"/>
        </w:rPr>
        <w:t xml:space="preserve">), </w:t>
      </w:r>
      <w:commentRangeStart w:id="43"/>
      <w:r w:rsidR="000D688F" w:rsidRPr="00D14790">
        <w:rPr>
          <w:rFonts w:ascii="Aptos" w:hAnsi="Aptos" w:cs="Arial"/>
        </w:rPr>
        <w:t>with no apparent bias towards any particular gene region</w:t>
      </w:r>
      <w:commentRangeEnd w:id="43"/>
      <w:r w:rsidR="00487099">
        <w:rPr>
          <w:rStyle w:val="CommentReference"/>
        </w:rPr>
        <w:commentReference w:id="43"/>
      </w:r>
      <w:r w:rsidR="000D688F" w:rsidRPr="00D14790">
        <w:rPr>
          <w:rFonts w:ascii="Aptos" w:hAnsi="Aptos" w:cs="Arial"/>
        </w:rPr>
        <w:t xml:space="preserve">. </w:t>
      </w:r>
      <w:r w:rsidRPr="00D14790">
        <w:rPr>
          <w:rFonts w:ascii="Aptos" w:hAnsi="Aptos" w:cs="Arial"/>
        </w:rPr>
        <w:t xml:space="preserve">To identify unique HGT insert events within a genome, we excluded inserts likely arising from </w:t>
      </w:r>
      <w:r w:rsidR="00C50518">
        <w:rPr>
          <w:rFonts w:ascii="Aptos" w:hAnsi="Aptos" w:cs="Arial"/>
        </w:rPr>
        <w:lastRenderedPageBreak/>
        <w:t>duplication</w:t>
      </w:r>
      <w:r w:rsidRPr="00D14790">
        <w:rPr>
          <w:rFonts w:ascii="Aptos" w:hAnsi="Aptos" w:cs="Arial"/>
        </w:rPr>
        <w:t xml:space="preserve"> or transposition</w:t>
      </w:r>
      <w:r w:rsidR="000D688F" w:rsidRPr="00D14790">
        <w:rPr>
          <w:rFonts w:ascii="Aptos" w:hAnsi="Aptos" w:cs="Arial"/>
        </w:rPr>
        <w:t xml:space="preserve"> (based on the sequence similarity of inserts within a genome); this </w:t>
      </w:r>
      <w:r w:rsidRPr="00D14790">
        <w:rPr>
          <w:rFonts w:ascii="Aptos" w:hAnsi="Aptos" w:cs="Arial"/>
        </w:rPr>
        <w:t>yielded</w:t>
      </w:r>
      <w:r w:rsidR="00C50518">
        <w:rPr>
          <w:rFonts w:ascii="Aptos" w:hAnsi="Aptos" w:cs="Arial"/>
        </w:rPr>
        <w:t xml:space="preserve"> 0</w:t>
      </w:r>
      <w:r w:rsidR="000D688F" w:rsidRPr="00D14790">
        <w:rPr>
          <w:rFonts w:ascii="Aptos" w:hAnsi="Aptos" w:cs="Arial"/>
          <w:color w:val="FF0000"/>
        </w:rPr>
        <w:t>-</w:t>
      </w:r>
      <w:commentRangeStart w:id="44"/>
      <w:r w:rsidR="00C50518">
        <w:rPr>
          <w:rFonts w:ascii="Aptos" w:hAnsi="Aptos" w:cs="Arial"/>
          <w:color w:val="FF0000"/>
        </w:rPr>
        <w:t>4900</w:t>
      </w:r>
      <w:r w:rsidR="000D688F" w:rsidRPr="00D14790">
        <w:rPr>
          <w:rFonts w:ascii="Aptos" w:hAnsi="Aptos" w:cs="Arial"/>
          <w:color w:val="FF0000"/>
        </w:rPr>
        <w:t xml:space="preserve"> </w:t>
      </w:r>
      <w:commentRangeEnd w:id="44"/>
      <w:r w:rsidR="00F0310D">
        <w:rPr>
          <w:rStyle w:val="CommentReference"/>
        </w:rPr>
        <w:commentReference w:id="44"/>
      </w:r>
      <w:r w:rsidRPr="00D14790">
        <w:rPr>
          <w:rFonts w:ascii="Aptos" w:hAnsi="Aptos" w:cs="Arial"/>
        </w:rPr>
        <w:t>unique HGT inserts per genome (Fig. 1</w:t>
      </w:r>
      <w:r w:rsidR="000D688F" w:rsidRPr="00D14790">
        <w:rPr>
          <w:rFonts w:ascii="Aptos" w:hAnsi="Aptos" w:cs="Arial"/>
          <w:color w:val="FF0000"/>
        </w:rPr>
        <w:t>X</w:t>
      </w:r>
      <w:r w:rsidRPr="00D14790">
        <w:rPr>
          <w:rFonts w:ascii="Aptos" w:hAnsi="Aptos" w:cs="Arial"/>
        </w:rPr>
        <w:t>).</w:t>
      </w:r>
      <w:r w:rsidR="000D688F" w:rsidRPr="00D14790">
        <w:rPr>
          <w:rFonts w:ascii="Aptos" w:hAnsi="Aptos" w:cs="Arial"/>
        </w:rPr>
        <w:t xml:space="preserve"> </w:t>
      </w:r>
      <w:r w:rsidR="00C1656F" w:rsidRPr="00D14790">
        <w:rPr>
          <w:rFonts w:ascii="Aptos" w:hAnsi="Aptos" w:cs="Arial"/>
        </w:rPr>
        <w:t>Notably, closely related taxa were found to have similar numbers of inserts, suggesting that many of the inserts had been inherited in a vertical fashion</w:t>
      </w:r>
      <w:ins w:id="45" w:author="Nathan Lo" w:date="2025-07-18T08:44:00Z">
        <w:r w:rsidR="00F0310D">
          <w:rPr>
            <w:rFonts w:ascii="Aptos" w:hAnsi="Aptos" w:cs="Arial"/>
          </w:rPr>
          <w:t xml:space="preserve"> (Fig. 1</w:t>
        </w:r>
        <w:r w:rsidR="00F0310D" w:rsidRPr="00F0310D">
          <w:rPr>
            <w:rFonts w:ascii="Aptos" w:hAnsi="Aptos" w:cs="Arial"/>
            <w:color w:val="FF0000"/>
            <w:rPrChange w:id="46" w:author="Nathan Lo" w:date="2025-07-18T08:44:00Z">
              <w:rPr>
                <w:rFonts w:ascii="Aptos" w:hAnsi="Aptos" w:cs="Arial"/>
              </w:rPr>
            </w:rPrChange>
          </w:rPr>
          <w:t>X</w:t>
        </w:r>
        <w:r w:rsidR="00F0310D">
          <w:rPr>
            <w:rFonts w:ascii="Aptos" w:hAnsi="Aptos" w:cs="Arial"/>
          </w:rPr>
          <w:t>)</w:t>
        </w:r>
      </w:ins>
      <w:r w:rsidR="00C1656F" w:rsidRPr="00D14790">
        <w:rPr>
          <w:rFonts w:ascii="Aptos" w:hAnsi="Aptos" w:cs="Arial"/>
        </w:rPr>
        <w:t xml:space="preserve">. </w:t>
      </w:r>
      <w:r w:rsidR="000D688F" w:rsidRPr="00D14790">
        <w:rPr>
          <w:rFonts w:ascii="Aptos" w:hAnsi="Aptos" w:cs="Arial"/>
        </w:rPr>
        <w:t>Strikingly, w</w:t>
      </w:r>
      <w:r w:rsidR="00C1656F" w:rsidRPr="00D14790">
        <w:rPr>
          <w:rFonts w:ascii="Aptos" w:hAnsi="Aptos" w:cs="Arial"/>
        </w:rPr>
        <w:t xml:space="preserve">e also identified </w:t>
      </w:r>
      <w:commentRangeStart w:id="47"/>
      <w:r w:rsidR="00C50518">
        <w:rPr>
          <w:rFonts w:ascii="Aptos" w:hAnsi="Aptos" w:cs="Arial"/>
        </w:rPr>
        <w:t xml:space="preserve">7 and </w:t>
      </w:r>
      <w:r w:rsidR="00C50518" w:rsidRPr="00C50518">
        <w:rPr>
          <w:rFonts w:ascii="Aptos" w:hAnsi="Aptos" w:cs="Arial"/>
          <w:color w:val="000000" w:themeColor="text1"/>
        </w:rPr>
        <w:t>14</w:t>
      </w:r>
      <w:r w:rsidR="00C1656F" w:rsidRPr="00C50518">
        <w:rPr>
          <w:rFonts w:ascii="Aptos" w:hAnsi="Aptos" w:cs="Arial"/>
          <w:color w:val="000000" w:themeColor="text1"/>
        </w:rPr>
        <w:t xml:space="preserve"> </w:t>
      </w:r>
      <w:commentRangeEnd w:id="47"/>
      <w:r w:rsidR="00F0310D">
        <w:rPr>
          <w:rStyle w:val="CommentReference"/>
        </w:rPr>
        <w:commentReference w:id="47"/>
      </w:r>
      <w:r w:rsidR="00C1656F" w:rsidRPr="00D14790">
        <w:rPr>
          <w:rFonts w:ascii="Aptos" w:hAnsi="Aptos" w:cs="Arial"/>
        </w:rPr>
        <w:t>inserts in the genome</w:t>
      </w:r>
      <w:r w:rsidR="00C50518">
        <w:rPr>
          <w:rFonts w:ascii="Aptos" w:hAnsi="Aptos" w:cs="Arial"/>
        </w:rPr>
        <w:t>s</w:t>
      </w:r>
      <w:r w:rsidR="00C1656F" w:rsidRPr="00D14790">
        <w:rPr>
          <w:rFonts w:ascii="Aptos" w:hAnsi="Aptos" w:cs="Arial"/>
        </w:rPr>
        <w:t xml:space="preserve"> of </w:t>
      </w:r>
      <w:proofErr w:type="spellStart"/>
      <w:r w:rsidR="00C50518" w:rsidRPr="00C50518">
        <w:rPr>
          <w:rFonts w:ascii="Aptos" w:hAnsi="Aptos" w:cs="Arial"/>
          <w:i/>
          <w:iCs/>
        </w:rPr>
        <w:t>Reticulitermes</w:t>
      </w:r>
      <w:proofErr w:type="spellEnd"/>
      <w:r w:rsidR="00C50518" w:rsidRPr="00C50518">
        <w:rPr>
          <w:rFonts w:ascii="Aptos" w:hAnsi="Aptos" w:cs="Arial"/>
          <w:i/>
          <w:iCs/>
        </w:rPr>
        <w:t xml:space="preserve"> </w:t>
      </w:r>
      <w:proofErr w:type="spellStart"/>
      <w:r w:rsidR="00C50518" w:rsidRPr="00C50518">
        <w:rPr>
          <w:rFonts w:ascii="Aptos" w:hAnsi="Aptos" w:cs="Arial"/>
          <w:i/>
          <w:iCs/>
        </w:rPr>
        <w:t>lucifugus</w:t>
      </w:r>
      <w:proofErr w:type="spellEnd"/>
      <w:r w:rsidR="00C50518">
        <w:rPr>
          <w:rFonts w:ascii="Aptos" w:hAnsi="Aptos" w:cs="Arial"/>
        </w:rPr>
        <w:t xml:space="preserve"> and </w:t>
      </w:r>
      <w:proofErr w:type="spellStart"/>
      <w:r w:rsidR="00C1656F" w:rsidRPr="00D14790">
        <w:rPr>
          <w:rFonts w:ascii="Aptos" w:hAnsi="Aptos" w:cs="Arial"/>
          <w:i/>
        </w:rPr>
        <w:t>Zootermopsis</w:t>
      </w:r>
      <w:proofErr w:type="spellEnd"/>
      <w:r w:rsidR="00C1656F" w:rsidRPr="00D14790">
        <w:rPr>
          <w:rFonts w:ascii="Aptos" w:hAnsi="Aptos" w:cs="Arial"/>
          <w:i/>
        </w:rPr>
        <w:t xml:space="preserve"> </w:t>
      </w:r>
      <w:proofErr w:type="spellStart"/>
      <w:r w:rsidR="00C1656F" w:rsidRPr="00D14790">
        <w:rPr>
          <w:rFonts w:ascii="Aptos" w:hAnsi="Aptos" w:cs="Arial"/>
          <w:i/>
        </w:rPr>
        <w:t>nevadensis</w:t>
      </w:r>
      <w:proofErr w:type="spellEnd"/>
      <w:r w:rsidR="00C1656F" w:rsidRPr="00D14790">
        <w:rPr>
          <w:rFonts w:ascii="Aptos" w:hAnsi="Aptos" w:cs="Arial"/>
        </w:rPr>
        <w:t>,</w:t>
      </w:r>
      <w:r w:rsidR="00C50518">
        <w:rPr>
          <w:rFonts w:ascii="Aptos" w:hAnsi="Aptos" w:cs="Arial"/>
        </w:rPr>
        <w:t xml:space="preserve"> respectively,</w:t>
      </w:r>
      <w:r w:rsidR="00C1656F" w:rsidRPr="00D14790">
        <w:rPr>
          <w:rFonts w:ascii="Aptos" w:hAnsi="Aptos" w:cs="Arial"/>
        </w:rPr>
        <w:t xml:space="preserve"> despite the fact that </w:t>
      </w:r>
      <w:r w:rsidR="000D688F" w:rsidRPr="00D14790">
        <w:rPr>
          <w:rFonts w:ascii="Aptos" w:hAnsi="Aptos" w:cs="Arial"/>
        </w:rPr>
        <w:t>th</w:t>
      </w:r>
      <w:r w:rsidR="00C50518">
        <w:rPr>
          <w:rFonts w:ascii="Aptos" w:hAnsi="Aptos" w:cs="Arial"/>
        </w:rPr>
        <w:t>ese</w:t>
      </w:r>
      <w:r w:rsidR="000D688F" w:rsidRPr="00D14790">
        <w:rPr>
          <w:rFonts w:ascii="Aptos" w:hAnsi="Aptos" w:cs="Arial"/>
        </w:rPr>
        <w:t xml:space="preserve"> </w:t>
      </w:r>
      <w:r w:rsidR="00C50518">
        <w:rPr>
          <w:rFonts w:ascii="Aptos" w:hAnsi="Aptos" w:cs="Arial"/>
        </w:rPr>
        <w:t xml:space="preserve">termite </w:t>
      </w:r>
      <w:r w:rsidR="000D688F" w:rsidRPr="00D14790">
        <w:rPr>
          <w:rFonts w:ascii="Aptos" w:hAnsi="Aptos" w:cs="Arial"/>
        </w:rPr>
        <w:t>species</w:t>
      </w:r>
      <w:r w:rsidR="00C1656F" w:rsidRPr="00D14790">
        <w:rPr>
          <w:rFonts w:ascii="Aptos" w:hAnsi="Aptos" w:cs="Arial"/>
        </w:rPr>
        <w:t xml:space="preserve"> </w:t>
      </w:r>
      <w:r w:rsidR="000D688F" w:rsidRPr="00D14790">
        <w:rPr>
          <w:rFonts w:ascii="Aptos" w:hAnsi="Aptos" w:cs="Arial"/>
        </w:rPr>
        <w:t>ha</w:t>
      </w:r>
      <w:r w:rsidR="00C50518">
        <w:rPr>
          <w:rFonts w:ascii="Aptos" w:hAnsi="Aptos" w:cs="Arial"/>
        </w:rPr>
        <w:t>ve</w:t>
      </w:r>
      <w:r w:rsidR="000D688F" w:rsidRPr="00D14790">
        <w:rPr>
          <w:rFonts w:ascii="Aptos" w:hAnsi="Aptos" w:cs="Arial"/>
        </w:rPr>
        <w:t xml:space="preserve"> not</w:t>
      </w:r>
      <w:r w:rsidR="00C1656F" w:rsidRPr="00D14790">
        <w:rPr>
          <w:rFonts w:ascii="Aptos" w:hAnsi="Aptos" w:cs="Arial"/>
        </w:rPr>
        <w:t xml:space="preserve"> harbour</w:t>
      </w:r>
      <w:r w:rsidR="000D688F" w:rsidRPr="00D14790">
        <w:rPr>
          <w:rFonts w:ascii="Aptos" w:hAnsi="Aptos" w:cs="Arial"/>
        </w:rPr>
        <w:t>ed</w:t>
      </w:r>
      <w:r w:rsidR="00C1656F" w:rsidRPr="00D14790">
        <w:rPr>
          <w:rFonts w:ascii="Aptos" w:hAnsi="Aptos" w:cs="Arial"/>
        </w:rPr>
        <w:t xml:space="preserve"> </w:t>
      </w:r>
      <w:proofErr w:type="spellStart"/>
      <w:r w:rsidR="00C1656F" w:rsidRPr="00D14790">
        <w:rPr>
          <w:rFonts w:ascii="Aptos" w:hAnsi="Aptos" w:cs="Arial"/>
          <w:i/>
        </w:rPr>
        <w:t>Blattabacterium</w:t>
      </w:r>
      <w:proofErr w:type="spellEnd"/>
      <w:r w:rsidR="000D688F" w:rsidRPr="00D14790">
        <w:rPr>
          <w:rFonts w:ascii="Aptos" w:hAnsi="Aptos" w:cs="Arial"/>
        </w:rPr>
        <w:t xml:space="preserve"> for </w:t>
      </w:r>
      <w:r w:rsidR="00C64B4C" w:rsidRPr="00D14790">
        <w:rPr>
          <w:rFonts w:ascii="Aptos" w:hAnsi="Aptos" w:cs="Arial"/>
        </w:rPr>
        <w:t xml:space="preserve">up to </w:t>
      </w:r>
      <w:r w:rsidR="00C665F3">
        <w:rPr>
          <w:rFonts w:ascii="Aptos" w:hAnsi="Aptos" w:cs="Arial"/>
        </w:rPr>
        <w:t>~130</w:t>
      </w:r>
      <w:r w:rsidR="00C665F3" w:rsidRPr="00D14790">
        <w:rPr>
          <w:rFonts w:ascii="Aptos" w:hAnsi="Aptos" w:cs="Arial"/>
        </w:rPr>
        <w:t xml:space="preserve"> </w:t>
      </w:r>
      <w:r w:rsidR="00C64B4C" w:rsidRPr="00D14790">
        <w:rPr>
          <w:rFonts w:ascii="Aptos" w:hAnsi="Aptos" w:cs="Arial"/>
        </w:rPr>
        <w:t>million years</w:t>
      </w:r>
      <w:r w:rsidR="00C665F3">
        <w:rPr>
          <w:rFonts w:ascii="Aptos" w:hAnsi="Aptos" w:cs="Arial"/>
        </w:rPr>
        <w:t>, assuming it</w:t>
      </w:r>
      <w:r w:rsidR="00545C80">
        <w:rPr>
          <w:rFonts w:ascii="Aptos" w:hAnsi="Aptos" w:cs="Arial"/>
        </w:rPr>
        <w:t xml:space="preserve">s loss in the ancestor of all termites other than </w:t>
      </w:r>
      <w:proofErr w:type="spellStart"/>
      <w:r w:rsidR="00545C80">
        <w:rPr>
          <w:rFonts w:ascii="Aptos" w:hAnsi="Aptos" w:cs="Arial"/>
          <w:i/>
          <w:iCs/>
        </w:rPr>
        <w:t>Mastotermes</w:t>
      </w:r>
      <w:proofErr w:type="spellEnd"/>
      <w:r w:rsidR="00545C80">
        <w:rPr>
          <w:rFonts w:ascii="Aptos" w:hAnsi="Aptos" w:cs="Arial"/>
          <w:i/>
          <w:iCs/>
        </w:rPr>
        <w:t xml:space="preserve"> </w:t>
      </w:r>
      <w:proofErr w:type="spellStart"/>
      <w:r w:rsidR="00545C80">
        <w:rPr>
          <w:rFonts w:ascii="Aptos" w:hAnsi="Aptos" w:cs="Arial"/>
          <w:i/>
          <w:iCs/>
        </w:rPr>
        <w:t>darwiniensis</w:t>
      </w:r>
      <w:proofErr w:type="spellEnd"/>
      <w:r w:rsidR="00545C80">
        <w:rPr>
          <w:rFonts w:ascii="Aptos" w:hAnsi="Aptos" w:cs="Arial"/>
        </w:rPr>
        <w:t xml:space="preserve"> </w:t>
      </w:r>
      <w:r w:rsidR="00487099">
        <w:rPr>
          <w:rFonts w:ascii="Aptos" w:hAnsi="Aptos" w:cs="Arial"/>
        </w:rPr>
        <w:t>(</w:t>
      </w:r>
      <w:r w:rsidR="00487099" w:rsidRPr="00487099">
        <w:rPr>
          <w:rFonts w:ascii="Aptos" w:hAnsi="Aptos" w:cs="Arial"/>
        </w:rPr>
        <w:t>Lo et al</w:t>
      </w:r>
      <w:r w:rsidR="00487099">
        <w:rPr>
          <w:rFonts w:ascii="Aptos" w:hAnsi="Aptos" w:cs="Arial"/>
        </w:rPr>
        <w:t>.,</w:t>
      </w:r>
      <w:r w:rsidR="00487099" w:rsidRPr="00487099">
        <w:rPr>
          <w:rFonts w:ascii="Aptos" w:hAnsi="Aptos" w:cs="Arial"/>
        </w:rPr>
        <w:t xml:space="preserve"> 2003</w:t>
      </w:r>
      <w:r w:rsidR="00487099">
        <w:rPr>
          <w:rFonts w:ascii="Aptos" w:hAnsi="Aptos" w:cs="Arial"/>
        </w:rPr>
        <w:t>;</w:t>
      </w:r>
      <w:r w:rsidR="00487099" w:rsidRPr="00487099">
        <w:rPr>
          <w:rFonts w:ascii="Aptos" w:hAnsi="Aptos" w:cs="Arial"/>
        </w:rPr>
        <w:t xml:space="preserve"> Bourguignon et al</w:t>
      </w:r>
      <w:r w:rsidR="00487099">
        <w:rPr>
          <w:rFonts w:ascii="Aptos" w:hAnsi="Aptos" w:cs="Arial"/>
        </w:rPr>
        <w:t xml:space="preserve">., </w:t>
      </w:r>
      <w:r w:rsidR="00487099" w:rsidRPr="00487099">
        <w:rPr>
          <w:rFonts w:ascii="Aptos" w:hAnsi="Aptos" w:cs="Arial"/>
        </w:rPr>
        <w:t>2018</w:t>
      </w:r>
      <w:r w:rsidR="00487099">
        <w:rPr>
          <w:rFonts w:ascii="Aptos" w:hAnsi="Aptos" w:cs="Arial"/>
        </w:rPr>
        <w:t>;</w:t>
      </w:r>
      <w:r w:rsidR="00487099" w:rsidRPr="00487099">
        <w:rPr>
          <w:rFonts w:ascii="Aptos" w:hAnsi="Aptos" w:cs="Arial"/>
        </w:rPr>
        <w:t xml:space="preserve"> Evangelista et al</w:t>
      </w:r>
      <w:r w:rsidR="00487099">
        <w:rPr>
          <w:rFonts w:ascii="Aptos" w:hAnsi="Aptos" w:cs="Arial"/>
        </w:rPr>
        <w:t>.,</w:t>
      </w:r>
      <w:r w:rsidR="00487099" w:rsidRPr="00487099">
        <w:rPr>
          <w:rFonts w:ascii="Aptos" w:hAnsi="Aptos" w:cs="Arial"/>
        </w:rPr>
        <w:t xml:space="preserve"> 2019</w:t>
      </w:r>
      <w:r w:rsidR="00487099">
        <w:rPr>
          <w:rFonts w:ascii="Aptos" w:hAnsi="Aptos" w:cs="Arial"/>
        </w:rPr>
        <w:t>)</w:t>
      </w:r>
      <w:r w:rsidR="000D688F" w:rsidRPr="00D14790">
        <w:rPr>
          <w:rFonts w:ascii="Aptos" w:hAnsi="Aptos" w:cs="Arial"/>
        </w:rPr>
        <w:t xml:space="preserve">. </w:t>
      </w:r>
      <w:r w:rsidR="00C50518">
        <w:rPr>
          <w:rFonts w:ascii="Aptos" w:hAnsi="Aptos" w:cs="Arial"/>
        </w:rPr>
        <w:t>N</w:t>
      </w:r>
      <w:r w:rsidR="000D688F" w:rsidRPr="00D14790">
        <w:rPr>
          <w:rFonts w:ascii="Aptos" w:hAnsi="Aptos" w:cs="Arial"/>
        </w:rPr>
        <w:t xml:space="preserve">o inserts were found in </w:t>
      </w:r>
      <w:r w:rsidR="00C50518">
        <w:rPr>
          <w:rFonts w:ascii="Aptos" w:hAnsi="Aptos" w:cs="Arial"/>
        </w:rPr>
        <w:t xml:space="preserve">the other two termite species, </w:t>
      </w:r>
      <w:proofErr w:type="spellStart"/>
      <w:r w:rsidR="000D688F" w:rsidRPr="00D14790">
        <w:rPr>
          <w:rFonts w:ascii="Aptos" w:hAnsi="Aptos" w:cs="Arial"/>
          <w:i/>
        </w:rPr>
        <w:t>Coptotermes</w:t>
      </w:r>
      <w:proofErr w:type="spellEnd"/>
      <w:r w:rsidR="000D688F" w:rsidRPr="00D14790">
        <w:rPr>
          <w:rFonts w:ascii="Aptos" w:hAnsi="Aptos" w:cs="Arial"/>
          <w:i/>
        </w:rPr>
        <w:t xml:space="preserve"> </w:t>
      </w:r>
      <w:proofErr w:type="spellStart"/>
      <w:r w:rsidR="000D688F" w:rsidRPr="00D14790">
        <w:rPr>
          <w:rFonts w:ascii="Aptos" w:hAnsi="Aptos" w:cs="Arial"/>
          <w:i/>
        </w:rPr>
        <w:t>formosanus</w:t>
      </w:r>
      <w:proofErr w:type="spellEnd"/>
      <w:r w:rsidR="000D688F" w:rsidRPr="00D14790">
        <w:rPr>
          <w:rFonts w:ascii="Aptos" w:hAnsi="Aptos" w:cs="Arial"/>
        </w:rPr>
        <w:t xml:space="preserve"> or </w:t>
      </w:r>
      <w:proofErr w:type="spellStart"/>
      <w:r w:rsidR="000D688F" w:rsidRPr="00D14790">
        <w:rPr>
          <w:rFonts w:ascii="Aptos" w:hAnsi="Aptos" w:cs="Arial"/>
          <w:i/>
        </w:rPr>
        <w:t>Cryptotermes</w:t>
      </w:r>
      <w:proofErr w:type="spellEnd"/>
      <w:r w:rsidR="000D688F" w:rsidRPr="00D14790">
        <w:rPr>
          <w:rFonts w:ascii="Aptos" w:hAnsi="Aptos" w:cs="Arial"/>
          <w:i/>
        </w:rPr>
        <w:t xml:space="preserve"> </w:t>
      </w:r>
      <w:proofErr w:type="spellStart"/>
      <w:ins w:id="48" w:author="Nathan Lo" w:date="2025-07-18T08:47:00Z">
        <w:r w:rsidR="00F0310D">
          <w:rPr>
            <w:rFonts w:ascii="Aptos" w:hAnsi="Aptos" w:cs="Arial"/>
            <w:i/>
          </w:rPr>
          <w:t>s</w:t>
        </w:r>
      </w:ins>
      <w:del w:id="49" w:author="Nathan Lo" w:date="2025-07-18T08:47:00Z">
        <w:r w:rsidR="00C50518" w:rsidDel="00F0310D">
          <w:rPr>
            <w:rFonts w:ascii="Aptos" w:hAnsi="Aptos" w:cs="Arial"/>
            <w:i/>
          </w:rPr>
          <w:delText>S</w:delText>
        </w:r>
      </w:del>
      <w:r w:rsidR="00C50518">
        <w:rPr>
          <w:rFonts w:ascii="Aptos" w:hAnsi="Aptos" w:cs="Arial"/>
          <w:i/>
        </w:rPr>
        <w:t>ecundus</w:t>
      </w:r>
      <w:proofErr w:type="spellEnd"/>
      <w:r w:rsidR="00C50518">
        <w:rPr>
          <w:rFonts w:ascii="Aptos" w:hAnsi="Aptos" w:cs="Arial"/>
        </w:rPr>
        <w:t>.</w:t>
      </w:r>
    </w:p>
    <w:p w14:paraId="70D39769" w14:textId="77777777" w:rsidR="00093F65" w:rsidRPr="00D14790" w:rsidRDefault="00093F65" w:rsidP="006850BD">
      <w:pPr>
        <w:jc w:val="both"/>
        <w:rPr>
          <w:rFonts w:ascii="Aptos" w:hAnsi="Aptos" w:cs="Arial"/>
        </w:rPr>
      </w:pPr>
    </w:p>
    <w:p w14:paraId="6F732D4F" w14:textId="70C02FC2" w:rsidR="008C5DE7" w:rsidRPr="00D14790" w:rsidRDefault="0087104B" w:rsidP="006850BD">
      <w:pPr>
        <w:jc w:val="both"/>
        <w:rPr>
          <w:rFonts w:ascii="Aptos" w:hAnsi="Aptos" w:cs="Arial"/>
        </w:rPr>
      </w:pPr>
      <w:r w:rsidRPr="0087104B">
        <w:rPr>
          <w:rFonts w:ascii="Aptos" w:hAnsi="Aptos" w:cs="Arial"/>
        </w:rPr>
        <w:t xml:space="preserve">We inferred a minimum age for </w:t>
      </w:r>
      <w:r>
        <w:rPr>
          <w:rFonts w:ascii="Aptos" w:hAnsi="Aptos" w:cs="Arial"/>
        </w:rPr>
        <w:t xml:space="preserve">putatively </w:t>
      </w:r>
      <w:r w:rsidRPr="0087104B">
        <w:rPr>
          <w:rFonts w:ascii="Aptos" w:hAnsi="Aptos" w:cs="Arial"/>
        </w:rPr>
        <w:t xml:space="preserve">ancestral inserts by comparing their sequence similarity across </w:t>
      </w:r>
      <w:r>
        <w:rPr>
          <w:rFonts w:ascii="Aptos" w:hAnsi="Aptos" w:cs="Arial"/>
        </w:rPr>
        <w:t>the phylogeny</w:t>
      </w:r>
      <w:r w:rsidRPr="0087104B">
        <w:rPr>
          <w:rFonts w:ascii="Aptos" w:hAnsi="Aptos" w:cs="Arial"/>
        </w:rPr>
        <w:t xml:space="preserve">: if an insert was more similar to those in other cockroach or termite species than to the </w:t>
      </w:r>
      <w:proofErr w:type="spellStart"/>
      <w:r w:rsidRPr="00F0310D">
        <w:rPr>
          <w:rFonts w:ascii="Aptos" w:hAnsi="Aptos" w:cs="Arial"/>
          <w:i/>
          <w:iCs/>
          <w:rPrChange w:id="50" w:author="Nathan Lo" w:date="2025-07-18T08:47:00Z">
            <w:rPr>
              <w:rFonts w:ascii="Aptos" w:hAnsi="Aptos" w:cs="Arial"/>
            </w:rPr>
          </w:rPrChange>
        </w:rPr>
        <w:t>Blattabacterium</w:t>
      </w:r>
      <w:proofErr w:type="spellEnd"/>
      <w:r w:rsidRPr="0087104B">
        <w:rPr>
          <w:rFonts w:ascii="Aptos" w:hAnsi="Aptos" w:cs="Arial"/>
        </w:rPr>
        <w:t xml:space="preserve"> harboured by the host, this suggested the insert </w:t>
      </w:r>
      <w:r>
        <w:rPr>
          <w:rFonts w:ascii="Aptos" w:hAnsi="Aptos" w:cs="Arial"/>
        </w:rPr>
        <w:t xml:space="preserve">was introduced in </w:t>
      </w:r>
      <w:commentRangeStart w:id="51"/>
      <w:del w:id="52" w:author="Nathan Lo" w:date="2025-07-18T08:48:00Z">
        <w:r w:rsidDel="00F0310D">
          <w:rPr>
            <w:rFonts w:ascii="Aptos" w:hAnsi="Aptos" w:cs="Arial"/>
          </w:rPr>
          <w:delText>the cockroach/termite</w:delText>
        </w:r>
      </w:del>
      <w:ins w:id="53" w:author="Nathan Lo" w:date="2025-07-18T08:48:00Z">
        <w:r w:rsidR="00F0310D">
          <w:rPr>
            <w:rFonts w:ascii="Aptos" w:hAnsi="Aptos" w:cs="Arial"/>
          </w:rPr>
          <w:t>an</w:t>
        </w:r>
        <w:commentRangeEnd w:id="51"/>
        <w:r w:rsidR="00FD6910">
          <w:rPr>
            <w:rStyle w:val="CommentReference"/>
          </w:rPr>
          <w:commentReference w:id="51"/>
        </w:r>
      </w:ins>
      <w:r>
        <w:rPr>
          <w:rFonts w:ascii="Aptos" w:hAnsi="Aptos" w:cs="Arial"/>
        </w:rPr>
        <w:t xml:space="preserve"> ancestor. </w:t>
      </w:r>
      <w:commentRangeStart w:id="54"/>
      <w:r w:rsidR="00155F3A" w:rsidRPr="00155F3A">
        <w:rPr>
          <w:rFonts w:ascii="Aptos" w:hAnsi="Aptos" w:cs="Arial"/>
        </w:rPr>
        <w:t xml:space="preserve">This </w:t>
      </w:r>
      <w:r w:rsidR="00155F3A">
        <w:rPr>
          <w:rFonts w:ascii="Aptos" w:hAnsi="Aptos" w:cs="Arial"/>
        </w:rPr>
        <w:t>approach</w:t>
      </w:r>
      <w:r w:rsidR="00155F3A" w:rsidRPr="00155F3A">
        <w:rPr>
          <w:rFonts w:ascii="Aptos" w:hAnsi="Aptos" w:cs="Arial"/>
        </w:rPr>
        <w:t xml:space="preserve"> provides a somewhat coarse approximation of age, but even if </w:t>
      </w:r>
      <w:proofErr w:type="gramStart"/>
      <w:r w:rsidR="00155F3A" w:rsidRPr="00155F3A">
        <w:rPr>
          <w:rFonts w:ascii="Aptos" w:hAnsi="Aptos" w:cs="Arial"/>
        </w:rPr>
        <w:t>not</w:t>
      </w:r>
      <w:proofErr w:type="gramEnd"/>
      <w:r w:rsidR="00155F3A" w:rsidRPr="00155F3A">
        <w:rPr>
          <w:rFonts w:ascii="Aptos" w:hAnsi="Aptos" w:cs="Arial"/>
        </w:rPr>
        <w:t xml:space="preserve"> all inserts are genuinely ancestral, their divergence from the host’s </w:t>
      </w:r>
      <w:proofErr w:type="spellStart"/>
      <w:r w:rsidR="00155F3A" w:rsidRPr="00155F3A">
        <w:rPr>
          <w:rFonts w:ascii="Aptos" w:hAnsi="Aptos" w:cs="Arial"/>
        </w:rPr>
        <w:t>Blattabacterium</w:t>
      </w:r>
      <w:proofErr w:type="spellEnd"/>
      <w:r w:rsidR="00155F3A" w:rsidRPr="00155F3A">
        <w:rPr>
          <w:rFonts w:ascii="Aptos" w:hAnsi="Aptos" w:cs="Arial"/>
        </w:rPr>
        <w:t xml:space="preserve"> and similarity to inserts in other cockroach or termite species suggest they are relatively old.</w:t>
      </w:r>
      <w:r w:rsidR="00155F3A">
        <w:rPr>
          <w:rFonts w:ascii="Aptos" w:hAnsi="Aptos" w:cs="Arial"/>
        </w:rPr>
        <w:t xml:space="preserve"> </w:t>
      </w:r>
      <w:commentRangeEnd w:id="54"/>
      <w:r w:rsidR="00FD6910">
        <w:rPr>
          <w:rStyle w:val="CommentReference"/>
        </w:rPr>
        <w:commentReference w:id="54"/>
      </w:r>
      <w:commentRangeStart w:id="55"/>
      <w:r>
        <w:rPr>
          <w:rFonts w:ascii="Aptos" w:hAnsi="Aptos" w:cs="Arial"/>
        </w:rPr>
        <w:t xml:space="preserve">Using this </w:t>
      </w:r>
      <w:r w:rsidR="00155F3A">
        <w:rPr>
          <w:rFonts w:ascii="Aptos" w:hAnsi="Aptos" w:cs="Arial"/>
        </w:rPr>
        <w:t>method</w:t>
      </w:r>
      <w:r>
        <w:rPr>
          <w:rFonts w:ascii="Aptos" w:hAnsi="Aptos" w:cs="Arial"/>
        </w:rPr>
        <w:t>, t</w:t>
      </w:r>
      <w:r w:rsidR="008C5DE7" w:rsidRPr="00D14790">
        <w:rPr>
          <w:rFonts w:ascii="Aptos" w:hAnsi="Aptos" w:cs="Arial"/>
        </w:rPr>
        <w:t>he oldest insert</w:t>
      </w:r>
      <w:r w:rsidR="00660EA3" w:rsidRPr="00D14790">
        <w:rPr>
          <w:rFonts w:ascii="Aptos" w:hAnsi="Aptos" w:cs="Arial"/>
        </w:rPr>
        <w:t>s</w:t>
      </w:r>
      <w:r w:rsidR="008C5DE7" w:rsidRPr="00D14790">
        <w:rPr>
          <w:rFonts w:ascii="Aptos" w:hAnsi="Aptos" w:cs="Arial"/>
        </w:rPr>
        <w:t xml:space="preserve"> identified occurred in the ancestor of </w:t>
      </w:r>
      <w:r w:rsidR="00660EA3" w:rsidRPr="00D14790">
        <w:rPr>
          <w:rFonts w:ascii="Aptos" w:hAnsi="Aptos" w:cs="Arial"/>
        </w:rPr>
        <w:t xml:space="preserve">the termites and cockroaches, at least </w:t>
      </w:r>
      <w:r w:rsidR="005D1EEA" w:rsidRPr="00D14790">
        <w:rPr>
          <w:rFonts w:ascii="Aptos" w:hAnsi="Aptos" w:cs="Arial"/>
        </w:rPr>
        <w:t>205</w:t>
      </w:r>
      <w:r w:rsidR="00660EA3" w:rsidRPr="00D14790">
        <w:rPr>
          <w:rFonts w:ascii="Aptos" w:hAnsi="Aptos" w:cs="Arial"/>
        </w:rPr>
        <w:t xml:space="preserve"> million years ago</w:t>
      </w:r>
      <w:commentRangeEnd w:id="55"/>
      <w:r w:rsidR="00FD6910">
        <w:rPr>
          <w:rStyle w:val="CommentReference"/>
        </w:rPr>
        <w:commentReference w:id="55"/>
      </w:r>
      <w:r w:rsidR="008C5DE7" w:rsidRPr="00D14790">
        <w:rPr>
          <w:rFonts w:ascii="Aptos" w:hAnsi="Aptos" w:cs="Arial"/>
        </w:rPr>
        <w:t>. The high similarity (</w:t>
      </w:r>
      <w:r w:rsidR="00487099">
        <w:rPr>
          <w:rFonts w:ascii="Aptos" w:hAnsi="Aptos" w:cs="Arial"/>
        </w:rPr>
        <w:t>&gt;</w:t>
      </w:r>
      <w:r w:rsidR="008C5DE7" w:rsidRPr="00487099">
        <w:rPr>
          <w:rFonts w:ascii="Aptos" w:hAnsi="Aptos" w:cs="Arial"/>
          <w:color w:val="FF0000"/>
        </w:rPr>
        <w:t>X</w:t>
      </w:r>
      <w:r w:rsidR="008C5DE7" w:rsidRPr="00D14790">
        <w:rPr>
          <w:rFonts w:ascii="Aptos" w:hAnsi="Aptos" w:cs="Arial"/>
        </w:rPr>
        <w:t xml:space="preserve">%) in sequence across the </w:t>
      </w:r>
      <w:r w:rsidR="008C5DE7" w:rsidRPr="00487099">
        <w:rPr>
          <w:rFonts w:ascii="Aptos" w:hAnsi="Aptos" w:cs="Arial"/>
          <w:color w:val="FF0000"/>
        </w:rPr>
        <w:t>X</w:t>
      </w:r>
      <w:r w:rsidR="008C5DE7" w:rsidRPr="00D14790">
        <w:rPr>
          <w:rFonts w:ascii="Aptos" w:hAnsi="Aptos" w:cs="Arial"/>
        </w:rPr>
        <w:t xml:space="preserve"> species in which th</w:t>
      </w:r>
      <w:r w:rsidR="00487099">
        <w:rPr>
          <w:rFonts w:ascii="Aptos" w:hAnsi="Aptos" w:cs="Arial"/>
        </w:rPr>
        <w:t>ese</w:t>
      </w:r>
      <w:r w:rsidR="008C5DE7" w:rsidRPr="00D14790">
        <w:rPr>
          <w:rFonts w:ascii="Aptos" w:hAnsi="Aptos" w:cs="Arial"/>
        </w:rPr>
        <w:t xml:space="preserve"> insert</w:t>
      </w:r>
      <w:r w:rsidR="00487099">
        <w:rPr>
          <w:rFonts w:ascii="Aptos" w:hAnsi="Aptos" w:cs="Arial"/>
        </w:rPr>
        <w:t>s</w:t>
      </w:r>
      <w:r w:rsidR="008C5DE7" w:rsidRPr="00D14790">
        <w:rPr>
          <w:rFonts w:ascii="Aptos" w:hAnsi="Aptos" w:cs="Arial"/>
        </w:rPr>
        <w:t xml:space="preserve"> </w:t>
      </w:r>
      <w:r w:rsidR="00487099">
        <w:rPr>
          <w:rFonts w:ascii="Aptos" w:hAnsi="Aptos" w:cs="Arial"/>
        </w:rPr>
        <w:t>are</w:t>
      </w:r>
      <w:r w:rsidR="008C5DE7" w:rsidRPr="00D14790">
        <w:rPr>
          <w:rFonts w:ascii="Aptos" w:hAnsi="Aptos" w:cs="Arial"/>
        </w:rPr>
        <w:t xml:space="preserve"> found is strongly suggestive </w:t>
      </w:r>
      <w:r>
        <w:rPr>
          <w:rFonts w:ascii="Aptos" w:hAnsi="Aptos" w:cs="Arial"/>
        </w:rPr>
        <w:t>of</w:t>
      </w:r>
      <w:r w:rsidR="008C5DE7" w:rsidRPr="00D14790">
        <w:rPr>
          <w:rFonts w:ascii="Aptos" w:hAnsi="Aptos" w:cs="Arial"/>
        </w:rPr>
        <w:t xml:space="preserve"> </w:t>
      </w:r>
      <w:r>
        <w:rPr>
          <w:rFonts w:ascii="Aptos" w:hAnsi="Aptos" w:cs="Arial"/>
        </w:rPr>
        <w:t xml:space="preserve">their </w:t>
      </w:r>
      <w:r w:rsidR="008C5DE7" w:rsidRPr="00D14790">
        <w:rPr>
          <w:rFonts w:ascii="Aptos" w:hAnsi="Aptos" w:cs="Arial"/>
        </w:rPr>
        <w:t xml:space="preserve">functional importance. Within the </w:t>
      </w:r>
      <w:proofErr w:type="spellStart"/>
      <w:r w:rsidR="008C5DE7" w:rsidRPr="00D14790">
        <w:rPr>
          <w:rFonts w:ascii="Aptos" w:hAnsi="Aptos" w:cs="Arial"/>
        </w:rPr>
        <w:t>Panesthiinae</w:t>
      </w:r>
      <w:proofErr w:type="spellEnd"/>
      <w:r w:rsidR="008C5DE7" w:rsidRPr="00D14790">
        <w:rPr>
          <w:rFonts w:ascii="Aptos" w:hAnsi="Aptos" w:cs="Arial"/>
        </w:rPr>
        <w:t>, &gt;</w:t>
      </w:r>
      <w:commentRangeStart w:id="56"/>
      <w:commentRangeStart w:id="57"/>
      <w:r w:rsidR="008C5DE7" w:rsidRPr="00487099">
        <w:rPr>
          <w:rFonts w:ascii="Aptos" w:hAnsi="Aptos" w:cs="Arial"/>
          <w:color w:val="FF0000"/>
        </w:rPr>
        <w:t>X</w:t>
      </w:r>
      <w:commentRangeEnd w:id="56"/>
      <w:r w:rsidR="005D1EEA" w:rsidRPr="00487099">
        <w:rPr>
          <w:rStyle w:val="CommentReference"/>
          <w:color w:val="FF0000"/>
        </w:rPr>
        <w:commentReference w:id="56"/>
      </w:r>
      <w:commentRangeEnd w:id="57"/>
      <w:r w:rsidR="009713F4" w:rsidRPr="00487099">
        <w:rPr>
          <w:rStyle w:val="CommentReference"/>
          <w:color w:val="FF0000"/>
        </w:rPr>
        <w:commentReference w:id="57"/>
      </w:r>
      <w:r w:rsidR="008C5DE7" w:rsidRPr="00D14790">
        <w:rPr>
          <w:rFonts w:ascii="Aptos" w:hAnsi="Aptos" w:cs="Arial"/>
        </w:rPr>
        <w:t xml:space="preserve"> inserts were found to have been inserted into the ancestor of this group</w:t>
      </w:r>
      <w:r w:rsidR="005D1EEA" w:rsidRPr="00D14790">
        <w:rPr>
          <w:rFonts w:ascii="Aptos" w:hAnsi="Aptos" w:cs="Arial"/>
        </w:rPr>
        <w:t>, at least 28.7 million years ago.</w:t>
      </w:r>
    </w:p>
    <w:p w14:paraId="6D7BA476" w14:textId="77777777" w:rsidR="006A02FC" w:rsidRPr="00D14790" w:rsidRDefault="006A02FC" w:rsidP="006850BD">
      <w:pPr>
        <w:jc w:val="both"/>
        <w:rPr>
          <w:rFonts w:ascii="Aptos" w:hAnsi="Aptos" w:cs="Arial"/>
        </w:rPr>
      </w:pPr>
    </w:p>
    <w:p w14:paraId="4095EB28" w14:textId="7C18B8D3" w:rsidR="00C072C7" w:rsidRPr="00D14790" w:rsidRDefault="00C072C7" w:rsidP="006850BD">
      <w:pPr>
        <w:jc w:val="both"/>
        <w:rPr>
          <w:rFonts w:ascii="Aptos" w:hAnsi="Aptos" w:cs="Arial"/>
        </w:rPr>
      </w:pPr>
      <w:r w:rsidRPr="00D14790">
        <w:rPr>
          <w:rFonts w:ascii="Aptos" w:hAnsi="Aptos" w:cs="Arial"/>
        </w:rPr>
        <w:t>Although more inserts were found in intergenic regions than expected by chance (Fig 1</w:t>
      </w:r>
      <w:r w:rsidRPr="00D14790">
        <w:rPr>
          <w:rFonts w:ascii="Aptos" w:hAnsi="Aptos" w:cs="Arial"/>
          <w:color w:val="FF0000"/>
        </w:rPr>
        <w:t>X</w:t>
      </w:r>
      <w:r w:rsidRPr="00D14790">
        <w:rPr>
          <w:rFonts w:ascii="Aptos" w:hAnsi="Aptos" w:cs="Arial"/>
        </w:rPr>
        <w:t xml:space="preserve">), </w:t>
      </w:r>
      <w:r w:rsidRPr="00D14790">
        <w:rPr>
          <w:rFonts w:ascii="Aptos" w:hAnsi="Aptos" w:cs="Arial"/>
          <w:color w:val="FF0000"/>
        </w:rPr>
        <w:t>XX</w:t>
      </w:r>
      <w:r w:rsidRPr="00D14790">
        <w:rPr>
          <w:rFonts w:ascii="Aptos" w:hAnsi="Aptos" w:cs="Arial"/>
        </w:rPr>
        <w:t xml:space="preserve"> were found in coding regions, with potential functional impacts.  </w:t>
      </w:r>
    </w:p>
    <w:p w14:paraId="0B648CC4" w14:textId="77777777" w:rsidR="00487099" w:rsidRDefault="000C3808" w:rsidP="00487099">
      <w:pPr>
        <w:pStyle w:val="ListParagraph"/>
        <w:numPr>
          <w:ilvl w:val="0"/>
          <w:numId w:val="17"/>
        </w:numPr>
        <w:jc w:val="both"/>
        <w:rPr>
          <w:rFonts w:ascii="Aptos" w:hAnsi="Aptos" w:cs="Arial"/>
          <w:color w:val="FF0000"/>
        </w:rPr>
      </w:pPr>
      <w:r w:rsidRPr="00487099">
        <w:rPr>
          <w:rFonts w:ascii="Aptos" w:hAnsi="Aptos" w:cs="Arial"/>
          <w:color w:val="FF0000"/>
        </w:rPr>
        <w:t>Length of inserts in PCG compared to non-genic regions …</w:t>
      </w:r>
    </w:p>
    <w:p w14:paraId="0C5312DE" w14:textId="2E444053" w:rsidR="00093F65" w:rsidRPr="00487099" w:rsidRDefault="00093F65" w:rsidP="00487099">
      <w:pPr>
        <w:pStyle w:val="ListParagraph"/>
        <w:numPr>
          <w:ilvl w:val="0"/>
          <w:numId w:val="17"/>
        </w:numPr>
        <w:jc w:val="both"/>
        <w:rPr>
          <w:rFonts w:ascii="Aptos" w:hAnsi="Aptos" w:cs="Arial"/>
          <w:color w:val="FF0000"/>
        </w:rPr>
      </w:pPr>
      <w:commentRangeStart w:id="58"/>
      <w:r w:rsidRPr="00487099">
        <w:rPr>
          <w:rFonts w:ascii="Aptos" w:hAnsi="Aptos" w:cs="Arial"/>
          <w:color w:val="FF0000"/>
        </w:rPr>
        <w:t>A</w:t>
      </w:r>
      <w:commentRangeEnd w:id="58"/>
      <w:r w:rsidR="00066F13" w:rsidRPr="004553A5">
        <w:rPr>
          <w:rStyle w:val="CommentReference"/>
          <w:color w:val="FF0000"/>
        </w:rPr>
        <w:commentReference w:id="58"/>
      </w:r>
      <w:r w:rsidRPr="00487099">
        <w:rPr>
          <w:rFonts w:ascii="Aptos" w:hAnsi="Aptos" w:cs="Arial"/>
          <w:color w:val="FF0000"/>
        </w:rPr>
        <w:t xml:space="preserve">nalysis of transcriptome data </w:t>
      </w:r>
      <w:r w:rsidR="000C3808" w:rsidRPr="00487099">
        <w:rPr>
          <w:rFonts w:ascii="Aptos" w:hAnsi="Aptos" w:cs="Arial"/>
          <w:color w:val="FF0000"/>
        </w:rPr>
        <w:t>….</w:t>
      </w:r>
    </w:p>
    <w:p w14:paraId="5A30C22A" w14:textId="6018CDB2" w:rsidR="008C5DE7" w:rsidRPr="00D14790" w:rsidRDefault="008C5DE7" w:rsidP="006850BD">
      <w:pPr>
        <w:jc w:val="both"/>
        <w:rPr>
          <w:rFonts w:ascii="Aptos" w:hAnsi="Aptos" w:cs="Arial"/>
        </w:rPr>
      </w:pPr>
    </w:p>
    <w:p w14:paraId="7317C7FF" w14:textId="4D74A7BE" w:rsidR="007F53C0" w:rsidRPr="00487099" w:rsidRDefault="00C82CF1" w:rsidP="006850BD">
      <w:pPr>
        <w:jc w:val="both"/>
      </w:pPr>
      <w:commentRangeStart w:id="59"/>
      <w:commentRangeStart w:id="60"/>
      <w:r w:rsidRPr="00D14790">
        <w:rPr>
          <w:rFonts w:ascii="Aptos" w:hAnsi="Aptos" w:cs="Arial"/>
        </w:rPr>
        <w:t>T</w:t>
      </w:r>
      <w:commentRangeEnd w:id="59"/>
      <w:r w:rsidR="00E34C59" w:rsidRPr="00D14790">
        <w:rPr>
          <w:rStyle w:val="CommentReference"/>
        </w:rPr>
        <w:commentReference w:id="59"/>
      </w:r>
      <w:commentRangeEnd w:id="60"/>
      <w:r w:rsidR="00545C80">
        <w:rPr>
          <w:rStyle w:val="CommentReference"/>
        </w:rPr>
        <w:commentReference w:id="60"/>
      </w:r>
      <w:r w:rsidRPr="00D14790">
        <w:rPr>
          <w:rFonts w:ascii="Aptos" w:hAnsi="Aptos" w:cs="Arial"/>
        </w:rPr>
        <w:t>he mechanisms and widespread occurrence of symbiotic bacterial HGT observed here resemble those associated with the well-established pheno</w:t>
      </w:r>
      <w:del w:id="61" w:author="Nathan Lo" w:date="2025-07-18T08:59:00Z">
        <w:r w:rsidRPr="00D14790" w:rsidDel="00664CFC">
          <w:rPr>
            <w:rFonts w:ascii="Aptos" w:hAnsi="Aptos" w:cs="Arial"/>
          </w:rPr>
          <w:delText>n</w:delText>
        </w:r>
      </w:del>
      <w:r w:rsidRPr="00D14790">
        <w:rPr>
          <w:rFonts w:ascii="Aptos" w:hAnsi="Aptos" w:cs="Arial"/>
        </w:rPr>
        <w:t xml:space="preserve">menon of mitochondrial DNA transpositions into the nuclear genome (i.e. </w:t>
      </w:r>
      <w:proofErr w:type="spellStart"/>
      <w:r w:rsidRPr="00D14790">
        <w:rPr>
          <w:rFonts w:ascii="Aptos" w:hAnsi="Aptos" w:cs="Arial"/>
        </w:rPr>
        <w:t>numts</w:t>
      </w:r>
      <w:proofErr w:type="spellEnd"/>
      <w:r w:rsidR="007F53C0" w:rsidRPr="00D14790">
        <w:rPr>
          <w:rFonts w:ascii="Aptos" w:hAnsi="Aptos" w:cs="Arial"/>
        </w:rPr>
        <w:t xml:space="preserve">; </w:t>
      </w:r>
      <w:proofErr w:type="spellStart"/>
      <w:r w:rsidR="007F53C0" w:rsidRPr="00D14790">
        <w:t>Pamilo</w:t>
      </w:r>
      <w:proofErr w:type="spellEnd"/>
      <w:r w:rsidR="007F53C0" w:rsidRPr="00D14790">
        <w:t xml:space="preserve"> et al., 2007; </w:t>
      </w:r>
      <w:proofErr w:type="spellStart"/>
      <w:r w:rsidR="007F53C0" w:rsidRPr="00D14790">
        <w:t>Uvizl</w:t>
      </w:r>
      <w:proofErr w:type="spellEnd"/>
      <w:r w:rsidR="007F53C0" w:rsidRPr="00D14790">
        <w:t xml:space="preserve"> et al., 2024;</w:t>
      </w:r>
      <w:r w:rsidR="00487099">
        <w:t xml:space="preserve"> </w:t>
      </w:r>
      <w:r w:rsidR="007F53C0" w:rsidRPr="00D14790">
        <w:t>Keeling, 2024</w:t>
      </w:r>
      <w:r w:rsidRPr="00D14790">
        <w:rPr>
          <w:rFonts w:ascii="Aptos" w:hAnsi="Aptos" w:cs="Arial"/>
        </w:rPr>
        <w:t xml:space="preserve">). Hence, to better understand the extent of the genomic interplay between the cockroach and </w:t>
      </w:r>
      <w:proofErr w:type="spellStart"/>
      <w:r w:rsidRPr="00D14790">
        <w:rPr>
          <w:rFonts w:ascii="Aptos" w:hAnsi="Aptos" w:cs="Arial"/>
          <w:i/>
        </w:rPr>
        <w:t>Blattabactium</w:t>
      </w:r>
      <w:proofErr w:type="spellEnd"/>
      <w:r w:rsidRPr="00D14790">
        <w:rPr>
          <w:rFonts w:ascii="Aptos" w:hAnsi="Aptos" w:cs="Arial"/>
          <w:i/>
        </w:rPr>
        <w:t xml:space="preserve"> </w:t>
      </w:r>
      <w:r w:rsidRPr="00D14790">
        <w:rPr>
          <w:rFonts w:ascii="Aptos" w:hAnsi="Aptos" w:cs="Arial"/>
        </w:rPr>
        <w:t xml:space="preserve">genomes, we examined the frequency and distribution of </w:t>
      </w:r>
      <w:proofErr w:type="spellStart"/>
      <w:r w:rsidRPr="00D14790">
        <w:rPr>
          <w:rFonts w:ascii="Aptos" w:hAnsi="Aptos" w:cs="Arial"/>
        </w:rPr>
        <w:t>numts</w:t>
      </w:r>
      <w:proofErr w:type="spellEnd"/>
      <w:r w:rsidRPr="00D14790">
        <w:rPr>
          <w:rFonts w:ascii="Aptos" w:hAnsi="Aptos" w:cs="Arial"/>
        </w:rPr>
        <w:t>.</w:t>
      </w:r>
    </w:p>
    <w:p w14:paraId="0F84A342" w14:textId="3F4DC789" w:rsidR="00C82CF1" w:rsidRPr="00487099" w:rsidRDefault="00C82CF1" w:rsidP="00487099">
      <w:pPr>
        <w:pStyle w:val="ListParagraph"/>
        <w:numPr>
          <w:ilvl w:val="0"/>
          <w:numId w:val="18"/>
        </w:numPr>
        <w:jc w:val="both"/>
        <w:rPr>
          <w:rFonts w:ascii="Aptos" w:hAnsi="Aptos" w:cs="Arial"/>
        </w:rPr>
      </w:pPr>
      <w:commentRangeStart w:id="62"/>
      <w:proofErr w:type="spellStart"/>
      <w:r w:rsidRPr="00487099">
        <w:rPr>
          <w:rFonts w:ascii="Aptos" w:hAnsi="Aptos" w:cs="Arial"/>
          <w:color w:val="FF0000"/>
        </w:rPr>
        <w:t>Numt</w:t>
      </w:r>
      <w:proofErr w:type="spellEnd"/>
      <w:r w:rsidRPr="00487099">
        <w:rPr>
          <w:rFonts w:ascii="Aptos" w:hAnsi="Aptos" w:cs="Arial"/>
          <w:color w:val="FF0000"/>
        </w:rPr>
        <w:t xml:space="preserve"> </w:t>
      </w:r>
      <w:r w:rsidR="006A02FC" w:rsidRPr="00487099">
        <w:rPr>
          <w:rFonts w:ascii="Aptos" w:hAnsi="Aptos" w:cs="Arial"/>
          <w:color w:val="FF0000"/>
        </w:rPr>
        <w:t>story</w:t>
      </w:r>
      <w:r w:rsidRPr="00487099">
        <w:rPr>
          <w:rFonts w:ascii="Aptos" w:hAnsi="Aptos" w:cs="Arial"/>
          <w:color w:val="FF0000"/>
        </w:rPr>
        <w:t>…</w:t>
      </w:r>
      <w:commentRangeEnd w:id="62"/>
      <w:r w:rsidR="00664CFC">
        <w:rPr>
          <w:rStyle w:val="CommentReference"/>
        </w:rPr>
        <w:commentReference w:id="62"/>
      </w:r>
    </w:p>
    <w:p w14:paraId="329815AF" w14:textId="5A68A517" w:rsidR="00C82CF1" w:rsidRPr="00D14790" w:rsidRDefault="00C82CF1" w:rsidP="006850BD">
      <w:pPr>
        <w:jc w:val="both"/>
        <w:rPr>
          <w:rFonts w:ascii="Aptos" w:hAnsi="Aptos" w:cs="Arial"/>
        </w:rPr>
      </w:pPr>
    </w:p>
    <w:p w14:paraId="47FD10BD" w14:textId="539B4685" w:rsidR="00066F13" w:rsidRPr="00D14790" w:rsidRDefault="00C032A5" w:rsidP="006850BD">
      <w:pPr>
        <w:jc w:val="both"/>
        <w:rPr>
          <w:rFonts w:ascii="Aptos" w:hAnsi="Aptos" w:cs="Arial"/>
        </w:rPr>
      </w:pPr>
      <w:r w:rsidRPr="00D14790">
        <w:rPr>
          <w:rFonts w:ascii="Aptos" w:hAnsi="Aptos" w:cs="Arial"/>
        </w:rPr>
        <w:t xml:space="preserve">Several factors may explain why we identified more HGT inserts than previous studies. First, we </w:t>
      </w:r>
      <w:proofErr w:type="spellStart"/>
      <w:r w:rsidRPr="00D14790">
        <w:rPr>
          <w:rFonts w:ascii="Aptos" w:hAnsi="Aptos" w:cs="Arial"/>
        </w:rPr>
        <w:t>analyzed</w:t>
      </w:r>
      <w:proofErr w:type="spellEnd"/>
      <w:r w:rsidRPr="00D14790">
        <w:rPr>
          <w:rFonts w:ascii="Aptos" w:hAnsi="Aptos" w:cs="Arial"/>
        </w:rPr>
        <w:t xml:space="preserve"> both genic and non-genic regions of the genome, whereas inserts in non-coding regions </w:t>
      </w:r>
      <w:del w:id="63" w:author="Nathan Lo" w:date="2025-07-18T09:00:00Z">
        <w:r w:rsidRPr="00D14790" w:rsidDel="00664CFC">
          <w:rPr>
            <w:rFonts w:ascii="Aptos" w:hAnsi="Aptos" w:cs="Arial"/>
          </w:rPr>
          <w:delText>may have</w:delText>
        </w:r>
      </w:del>
      <w:ins w:id="64" w:author="Nathan Lo" w:date="2025-07-18T09:00:00Z">
        <w:r w:rsidR="00664CFC">
          <w:rPr>
            <w:rFonts w:ascii="Aptos" w:hAnsi="Aptos" w:cs="Arial"/>
          </w:rPr>
          <w:t>have</w:t>
        </w:r>
      </w:ins>
      <w:r w:rsidRPr="00D14790">
        <w:rPr>
          <w:rFonts w:ascii="Aptos" w:hAnsi="Aptos" w:cs="Arial"/>
        </w:rPr>
        <w:t xml:space="preserve"> been overlooked previously</w:t>
      </w:r>
      <w:r w:rsidR="008436D3">
        <w:rPr>
          <w:rFonts w:ascii="Aptos" w:hAnsi="Aptos" w:cs="Arial"/>
        </w:rPr>
        <w:t xml:space="preserve">. This might be because inserts in non-coding regions </w:t>
      </w:r>
      <w:r w:rsidRPr="00D14790">
        <w:rPr>
          <w:rFonts w:ascii="Aptos" w:hAnsi="Aptos" w:cs="Arial"/>
        </w:rPr>
        <w:t>were not considered functionally important</w:t>
      </w:r>
      <w:r w:rsidR="008436D3">
        <w:rPr>
          <w:rFonts w:ascii="Aptos" w:hAnsi="Aptos" w:cs="Arial"/>
        </w:rPr>
        <w:t xml:space="preserve">; </w:t>
      </w:r>
      <w:commentRangeStart w:id="65"/>
      <w:r w:rsidR="008436D3">
        <w:rPr>
          <w:rFonts w:ascii="Aptos" w:hAnsi="Aptos" w:cs="Arial"/>
        </w:rPr>
        <w:t>h</w:t>
      </w:r>
      <w:r w:rsidRPr="00D14790">
        <w:rPr>
          <w:rFonts w:ascii="Aptos" w:hAnsi="Aptos" w:cs="Arial"/>
        </w:rPr>
        <w:t xml:space="preserve">owever, </w:t>
      </w:r>
      <w:r w:rsidR="00BB0F71" w:rsidRPr="00D14790">
        <w:rPr>
          <w:rFonts w:ascii="Aptos" w:hAnsi="Aptos" w:cs="Arial"/>
        </w:rPr>
        <w:t xml:space="preserve">we have found evidence to the contrary. </w:t>
      </w:r>
      <w:commentRangeEnd w:id="65"/>
      <w:r w:rsidR="00664CFC">
        <w:rPr>
          <w:rStyle w:val="CommentReference"/>
        </w:rPr>
        <w:commentReference w:id="65"/>
      </w:r>
      <w:r w:rsidRPr="00D14790">
        <w:rPr>
          <w:rFonts w:ascii="Aptos" w:hAnsi="Aptos" w:cs="Arial"/>
        </w:rPr>
        <w:t>Second, we identified inserts as short as 50 bp</w:t>
      </w:r>
      <w:r w:rsidR="00BB0F71" w:rsidRPr="00D14790">
        <w:rPr>
          <w:rFonts w:ascii="Aptos" w:hAnsi="Aptos" w:cs="Arial"/>
        </w:rPr>
        <w:t>; short i</w:t>
      </w:r>
      <w:r w:rsidRPr="00D14790">
        <w:rPr>
          <w:rFonts w:ascii="Aptos" w:hAnsi="Aptos" w:cs="Arial"/>
        </w:rPr>
        <w:t xml:space="preserve">nserts </w:t>
      </w:r>
      <w:r w:rsidR="00BB0F71" w:rsidRPr="00D14790">
        <w:rPr>
          <w:rFonts w:ascii="Aptos" w:hAnsi="Aptos" w:cs="Arial"/>
        </w:rPr>
        <w:t xml:space="preserve">appeared to be the most prevalent </w:t>
      </w:r>
      <w:r w:rsidRPr="00D14790">
        <w:rPr>
          <w:rFonts w:ascii="Aptos" w:hAnsi="Aptos" w:cs="Arial"/>
        </w:rPr>
        <w:t>(</w:t>
      </w:r>
      <w:r w:rsidR="00BB0F71" w:rsidRPr="00D14790">
        <w:rPr>
          <w:rFonts w:ascii="Aptos" w:hAnsi="Aptos" w:cs="Arial"/>
        </w:rPr>
        <w:t xml:space="preserve">median length = </w:t>
      </w:r>
      <w:ins w:id="66" w:author="Microsoft Office User" w:date="2025-07-20T16:58:00Z">
        <w:r w:rsidR="00E43E86">
          <w:rPr>
            <w:rFonts w:ascii="Aptos" w:hAnsi="Aptos" w:cs="Arial"/>
            <w:color w:val="FF0000"/>
          </w:rPr>
          <w:t>161</w:t>
        </w:r>
      </w:ins>
      <w:del w:id="67" w:author="Microsoft Office User" w:date="2025-07-20T16:58:00Z">
        <w:r w:rsidR="00BB0F71" w:rsidRPr="00D14790" w:rsidDel="00E43E86">
          <w:rPr>
            <w:rFonts w:ascii="Aptos" w:hAnsi="Aptos" w:cs="Arial"/>
            <w:color w:val="FF0000"/>
          </w:rPr>
          <w:delText>XX</w:delText>
        </w:r>
      </w:del>
      <w:r w:rsidRPr="00D14790">
        <w:rPr>
          <w:rFonts w:ascii="Aptos" w:hAnsi="Aptos" w:cs="Arial"/>
          <w:color w:val="FF0000"/>
        </w:rPr>
        <w:t xml:space="preserve"> </w:t>
      </w:r>
      <w:proofErr w:type="spellStart"/>
      <w:r w:rsidRPr="00D14790">
        <w:rPr>
          <w:rFonts w:ascii="Aptos" w:hAnsi="Aptos" w:cs="Arial"/>
        </w:rPr>
        <w:t>bp</w:t>
      </w:r>
      <w:proofErr w:type="spellEnd"/>
      <w:r w:rsidRPr="00D14790">
        <w:rPr>
          <w:rFonts w:ascii="Aptos" w:hAnsi="Aptos" w:cs="Arial"/>
        </w:rPr>
        <w:t xml:space="preserve">). </w:t>
      </w:r>
      <w:r w:rsidR="00BB0F71" w:rsidRPr="00D14790">
        <w:rPr>
          <w:rFonts w:ascii="Aptos" w:hAnsi="Aptos" w:cs="Arial"/>
        </w:rPr>
        <w:t>Third</w:t>
      </w:r>
      <w:r w:rsidRPr="00D14790">
        <w:rPr>
          <w:rFonts w:ascii="Aptos" w:hAnsi="Aptos" w:cs="Arial"/>
        </w:rPr>
        <w:t>, pr</w:t>
      </w:r>
      <w:r w:rsidR="00BB0F71" w:rsidRPr="00D14790">
        <w:rPr>
          <w:rFonts w:ascii="Aptos" w:hAnsi="Aptos" w:cs="Arial"/>
        </w:rPr>
        <w:t>evious</w:t>
      </w:r>
      <w:r w:rsidRPr="00D14790">
        <w:rPr>
          <w:rFonts w:ascii="Aptos" w:hAnsi="Aptos" w:cs="Arial"/>
        </w:rPr>
        <w:t xml:space="preserve"> studies often relied on short-read sequencing, where inserts spanning an entire sequence read may have been mis</w:t>
      </w:r>
      <w:r w:rsidR="00BB0F71" w:rsidRPr="00D14790">
        <w:rPr>
          <w:rFonts w:ascii="Aptos" w:hAnsi="Aptos" w:cs="Arial"/>
        </w:rPr>
        <w:t>identified</w:t>
      </w:r>
      <w:r w:rsidRPr="00D14790">
        <w:rPr>
          <w:rFonts w:ascii="Aptos" w:hAnsi="Aptos" w:cs="Arial"/>
        </w:rPr>
        <w:t xml:space="preserve"> as contamination and discarded during genome assembly. In contrast, we used long-read sequencing for most </w:t>
      </w:r>
      <w:proofErr w:type="spellStart"/>
      <w:r w:rsidRPr="00D14790">
        <w:rPr>
          <w:rFonts w:ascii="Aptos" w:hAnsi="Aptos" w:cs="Arial"/>
        </w:rPr>
        <w:t>Panesthiinae</w:t>
      </w:r>
      <w:proofErr w:type="spellEnd"/>
      <w:r w:rsidRPr="00D14790">
        <w:rPr>
          <w:rFonts w:ascii="Aptos" w:hAnsi="Aptos" w:cs="Arial"/>
        </w:rPr>
        <w:t xml:space="preserve"> genomes, which enabled us to confirm the presence of these inserts</w:t>
      </w:r>
      <w:r w:rsidR="00BB0F71" w:rsidRPr="00D14790">
        <w:rPr>
          <w:rFonts w:ascii="Aptos" w:hAnsi="Aptos" w:cs="Arial"/>
        </w:rPr>
        <w:t xml:space="preserve"> within single sequence reads. </w:t>
      </w:r>
      <w:r w:rsidR="00291883" w:rsidRPr="00291883">
        <w:rPr>
          <w:rFonts w:ascii="Aptos" w:hAnsi="Aptos" w:cs="Arial"/>
        </w:rPr>
        <w:t>This is evidenced by the considerably different number of inserts identified in genome</w:t>
      </w:r>
      <w:r w:rsidR="00291883">
        <w:rPr>
          <w:rFonts w:ascii="Aptos" w:hAnsi="Aptos" w:cs="Arial"/>
        </w:rPr>
        <w:t xml:space="preserve"> assemblies</w:t>
      </w:r>
      <w:r w:rsidR="00291883" w:rsidRPr="00291883">
        <w:rPr>
          <w:rFonts w:ascii="Aptos" w:hAnsi="Aptos" w:cs="Arial"/>
        </w:rPr>
        <w:t xml:space="preserve"> from the same species, which in some cases were produced using different sequencing technologies and filtering pipelines.</w:t>
      </w:r>
      <w:r w:rsidR="00291883">
        <w:rPr>
          <w:rFonts w:ascii="Aptos" w:hAnsi="Aptos" w:cs="Arial"/>
        </w:rPr>
        <w:t xml:space="preserve"> </w:t>
      </w:r>
      <w:r w:rsidR="00BB0F71" w:rsidRPr="00D14790">
        <w:rPr>
          <w:rFonts w:ascii="Aptos" w:hAnsi="Aptos" w:cs="Arial"/>
        </w:rPr>
        <w:t xml:space="preserve">Lastly, </w:t>
      </w:r>
      <w:r w:rsidR="00BB0F71" w:rsidRPr="00D14790">
        <w:rPr>
          <w:rFonts w:ascii="Aptos" w:hAnsi="Aptos" w:cs="Arial"/>
        </w:rPr>
        <w:lastRenderedPageBreak/>
        <w:t xml:space="preserve">cockroaches, particularly </w:t>
      </w:r>
      <w:proofErr w:type="spellStart"/>
      <w:r w:rsidR="00BB0F71" w:rsidRPr="00D14790">
        <w:rPr>
          <w:rFonts w:ascii="Aptos" w:hAnsi="Aptos" w:cs="Arial"/>
        </w:rPr>
        <w:t>Panesthiinae</w:t>
      </w:r>
      <w:proofErr w:type="spellEnd"/>
      <w:r w:rsidR="00BB0F71" w:rsidRPr="00D14790">
        <w:rPr>
          <w:rFonts w:ascii="Aptos" w:hAnsi="Aptos" w:cs="Arial"/>
        </w:rPr>
        <w:t xml:space="preserve">, may be </w:t>
      </w:r>
      <w:r w:rsidR="00C072C7" w:rsidRPr="00D14790">
        <w:rPr>
          <w:rFonts w:ascii="Aptos" w:hAnsi="Aptos" w:cs="Arial"/>
        </w:rPr>
        <w:t>uniquely</w:t>
      </w:r>
      <w:r w:rsidR="00BB0F71" w:rsidRPr="00D14790">
        <w:rPr>
          <w:rFonts w:ascii="Aptos" w:hAnsi="Aptos" w:cs="Arial"/>
        </w:rPr>
        <w:t xml:space="preserve"> susceptible to HGT insertions from the</w:t>
      </w:r>
      <w:r w:rsidR="008436D3">
        <w:rPr>
          <w:rFonts w:ascii="Aptos" w:hAnsi="Aptos" w:cs="Arial"/>
        </w:rPr>
        <w:t>ir</w:t>
      </w:r>
      <w:r w:rsidR="00BB0F71" w:rsidRPr="00D14790">
        <w:rPr>
          <w:rFonts w:ascii="Aptos" w:hAnsi="Aptos" w:cs="Arial"/>
        </w:rPr>
        <w:t xml:space="preserve"> symbiont.</w:t>
      </w:r>
    </w:p>
    <w:p w14:paraId="60F062BB" w14:textId="77777777" w:rsidR="00066F13" w:rsidRPr="00D14790" w:rsidRDefault="00066F13" w:rsidP="006850BD">
      <w:pPr>
        <w:jc w:val="both"/>
        <w:rPr>
          <w:rFonts w:ascii="Aptos" w:hAnsi="Aptos" w:cs="Arial"/>
        </w:rPr>
      </w:pPr>
    </w:p>
    <w:p w14:paraId="629E468B" w14:textId="22918058" w:rsidR="00660CB8" w:rsidRPr="00D14790" w:rsidRDefault="00660CB8" w:rsidP="006850BD">
      <w:pPr>
        <w:jc w:val="both"/>
        <w:rPr>
          <w:rFonts w:ascii="Aptos" w:hAnsi="Aptos" w:cs="Arial"/>
        </w:rPr>
      </w:pPr>
      <w:r w:rsidRPr="00D14790">
        <w:rPr>
          <w:rFonts w:ascii="Aptos" w:hAnsi="Aptos" w:cs="Arial"/>
        </w:rPr>
        <w:t>Compared to other cockroach species in our analyses</w:t>
      </w:r>
      <w:commentRangeStart w:id="68"/>
      <w:commentRangeStart w:id="69"/>
      <w:commentRangeStart w:id="70"/>
      <w:commentRangeStart w:id="71"/>
      <w:commentRangeStart w:id="72"/>
      <w:r w:rsidR="00BB0F71" w:rsidRPr="00D14790">
        <w:rPr>
          <w:rFonts w:ascii="Aptos" w:hAnsi="Aptos" w:cs="Arial"/>
        </w:rPr>
        <w:t xml:space="preserve">, </w:t>
      </w:r>
      <w:proofErr w:type="spellStart"/>
      <w:r w:rsidR="00BB0F71" w:rsidRPr="00D14790">
        <w:rPr>
          <w:rFonts w:ascii="Aptos" w:hAnsi="Aptos" w:cs="Arial"/>
        </w:rPr>
        <w:t>Panesthiinae</w:t>
      </w:r>
      <w:proofErr w:type="spellEnd"/>
      <w:r w:rsidR="00C072C7" w:rsidRPr="00D14790">
        <w:rPr>
          <w:rFonts w:ascii="Aptos" w:hAnsi="Aptos" w:cs="Arial"/>
        </w:rPr>
        <w:t xml:space="preserve"> have a long</w:t>
      </w:r>
      <w:r w:rsidRPr="00D14790">
        <w:rPr>
          <w:rFonts w:ascii="Aptos" w:hAnsi="Aptos" w:cs="Arial"/>
        </w:rPr>
        <w:t>er</w:t>
      </w:r>
      <w:r w:rsidR="00C072C7" w:rsidRPr="00D14790">
        <w:rPr>
          <w:rFonts w:ascii="Aptos" w:hAnsi="Aptos" w:cs="Arial"/>
        </w:rPr>
        <w:t xml:space="preserve"> generation time</w:t>
      </w:r>
      <w:commentRangeEnd w:id="68"/>
      <w:r w:rsidR="00125AF9" w:rsidRPr="00D14790">
        <w:rPr>
          <w:rStyle w:val="CommentReference"/>
        </w:rPr>
        <w:commentReference w:id="68"/>
      </w:r>
      <w:commentRangeEnd w:id="69"/>
      <w:r w:rsidR="009713F4">
        <w:rPr>
          <w:rStyle w:val="CommentReference"/>
        </w:rPr>
        <w:commentReference w:id="69"/>
      </w:r>
      <w:commentRangeEnd w:id="70"/>
      <w:r w:rsidR="00155F3A">
        <w:rPr>
          <w:rStyle w:val="CommentReference"/>
        </w:rPr>
        <w:commentReference w:id="70"/>
      </w:r>
      <w:commentRangeEnd w:id="71"/>
      <w:r w:rsidR="007B19F2">
        <w:rPr>
          <w:rStyle w:val="CommentReference"/>
        </w:rPr>
        <w:commentReference w:id="71"/>
      </w:r>
      <w:commentRangeEnd w:id="72"/>
      <w:r w:rsidR="00033FD1">
        <w:rPr>
          <w:rStyle w:val="CommentReference"/>
        </w:rPr>
        <w:commentReference w:id="72"/>
      </w:r>
      <w:r w:rsidR="00C072C7" w:rsidRPr="00D14790">
        <w:rPr>
          <w:rFonts w:ascii="Aptos" w:hAnsi="Aptos" w:cs="Arial"/>
        </w:rPr>
        <w:t xml:space="preserve">, which </w:t>
      </w:r>
      <w:r w:rsidRPr="00D14790">
        <w:rPr>
          <w:rFonts w:ascii="Aptos" w:hAnsi="Aptos" w:cs="Arial"/>
        </w:rPr>
        <w:t xml:space="preserve">may increase the frequency of interactions between the </w:t>
      </w:r>
      <w:proofErr w:type="spellStart"/>
      <w:r w:rsidRPr="00D14790">
        <w:rPr>
          <w:rFonts w:ascii="Aptos" w:hAnsi="Aptos" w:cs="Arial"/>
          <w:i/>
        </w:rPr>
        <w:t>Blattabacterium</w:t>
      </w:r>
      <w:proofErr w:type="spellEnd"/>
      <w:r w:rsidRPr="00D14790">
        <w:rPr>
          <w:rFonts w:ascii="Aptos" w:hAnsi="Aptos" w:cs="Arial"/>
          <w:i/>
        </w:rPr>
        <w:t xml:space="preserve"> </w:t>
      </w:r>
      <w:r w:rsidRPr="00D14790">
        <w:rPr>
          <w:rFonts w:ascii="Aptos" w:hAnsi="Aptos" w:cs="Arial"/>
        </w:rPr>
        <w:t>genome and the cockroach germ-line cells</w:t>
      </w:r>
      <w:r w:rsidR="00C072C7" w:rsidRPr="00D14790">
        <w:rPr>
          <w:rFonts w:ascii="Aptos" w:hAnsi="Aptos" w:cs="Arial"/>
        </w:rPr>
        <w:t xml:space="preserve">. </w:t>
      </w:r>
      <w:r w:rsidRPr="00D14790">
        <w:rPr>
          <w:rFonts w:ascii="Aptos" w:hAnsi="Aptos" w:cs="Arial"/>
        </w:rPr>
        <w:t xml:space="preserve">Assessing </w:t>
      </w:r>
      <w:r w:rsidR="00066F13" w:rsidRPr="00D14790">
        <w:rPr>
          <w:rFonts w:ascii="Aptos" w:hAnsi="Aptos" w:cs="Arial"/>
        </w:rPr>
        <w:t xml:space="preserve">the </w:t>
      </w:r>
      <w:proofErr w:type="spellStart"/>
      <w:r w:rsidR="00066F13" w:rsidRPr="00D14790">
        <w:rPr>
          <w:rFonts w:ascii="Aptos" w:hAnsi="Aptos" w:cs="Arial"/>
          <w:i/>
        </w:rPr>
        <w:t>Blattabacterium</w:t>
      </w:r>
      <w:proofErr w:type="spellEnd"/>
      <w:r w:rsidR="00066F13" w:rsidRPr="00D14790">
        <w:rPr>
          <w:rFonts w:ascii="Aptos" w:hAnsi="Aptos" w:cs="Arial"/>
        </w:rPr>
        <w:t xml:space="preserve"> load across </w:t>
      </w:r>
      <w:r w:rsidRPr="00D14790">
        <w:rPr>
          <w:rFonts w:ascii="Aptos" w:hAnsi="Aptos" w:cs="Arial"/>
        </w:rPr>
        <w:t xml:space="preserve">cockroach </w:t>
      </w:r>
      <w:r w:rsidR="00066F13" w:rsidRPr="00D14790">
        <w:rPr>
          <w:rFonts w:ascii="Aptos" w:hAnsi="Aptos" w:cs="Arial"/>
        </w:rPr>
        <w:t xml:space="preserve">species </w:t>
      </w:r>
      <w:r w:rsidRPr="00D14790">
        <w:rPr>
          <w:rFonts w:ascii="Aptos" w:hAnsi="Aptos" w:cs="Arial"/>
        </w:rPr>
        <w:t xml:space="preserve">and </w:t>
      </w:r>
      <w:r w:rsidR="00066F13" w:rsidRPr="00D14790">
        <w:rPr>
          <w:rFonts w:ascii="Aptos" w:hAnsi="Aptos" w:cs="Arial"/>
        </w:rPr>
        <w:t xml:space="preserve">life stages </w:t>
      </w:r>
      <w:r w:rsidRPr="00D14790">
        <w:rPr>
          <w:rFonts w:ascii="Aptos" w:hAnsi="Aptos" w:cs="Arial"/>
        </w:rPr>
        <w:t>could</w:t>
      </w:r>
      <w:r w:rsidR="00066F13" w:rsidRPr="00D14790">
        <w:rPr>
          <w:rFonts w:ascii="Aptos" w:hAnsi="Aptos" w:cs="Arial"/>
        </w:rPr>
        <w:t xml:space="preserve"> elucidate whether </w:t>
      </w:r>
      <w:r w:rsidRPr="00D14790">
        <w:rPr>
          <w:rFonts w:ascii="Aptos" w:hAnsi="Aptos" w:cs="Arial"/>
        </w:rPr>
        <w:t>the number of such interactions is a critical factor influencing the prevalence of HGT</w:t>
      </w:r>
      <w:r w:rsidR="00066F13" w:rsidRPr="00D14790">
        <w:rPr>
          <w:rFonts w:ascii="Aptos" w:hAnsi="Aptos" w:cs="Arial"/>
        </w:rPr>
        <w:t xml:space="preserve">. </w:t>
      </w:r>
      <w:proofErr w:type="spellStart"/>
      <w:r w:rsidR="00125AF9" w:rsidRPr="00D14790">
        <w:rPr>
          <w:rFonts w:ascii="Aptos" w:hAnsi="Aptos" w:cs="Arial"/>
        </w:rPr>
        <w:t>Panesthiinae</w:t>
      </w:r>
      <w:proofErr w:type="spellEnd"/>
      <w:r w:rsidR="00125AF9" w:rsidRPr="00D14790">
        <w:rPr>
          <w:rFonts w:ascii="Aptos" w:hAnsi="Aptos" w:cs="Arial"/>
        </w:rPr>
        <w:t xml:space="preserve"> may have </w:t>
      </w:r>
      <w:r w:rsidR="008436D3">
        <w:rPr>
          <w:rFonts w:ascii="Aptos" w:hAnsi="Aptos" w:cs="Arial"/>
        </w:rPr>
        <w:t xml:space="preserve">also </w:t>
      </w:r>
      <w:r w:rsidRPr="00D14790">
        <w:rPr>
          <w:rFonts w:ascii="Aptos" w:hAnsi="Aptos" w:cs="Arial"/>
        </w:rPr>
        <w:t xml:space="preserve">acquired numerous </w:t>
      </w:r>
      <w:r w:rsidR="00125AF9" w:rsidRPr="00D14790">
        <w:rPr>
          <w:rFonts w:ascii="Aptos" w:hAnsi="Aptos" w:cs="Arial"/>
        </w:rPr>
        <w:t xml:space="preserve">HGT inserts </w:t>
      </w:r>
      <w:r w:rsidRPr="00D14790">
        <w:rPr>
          <w:rFonts w:ascii="Aptos" w:hAnsi="Aptos" w:cs="Arial"/>
        </w:rPr>
        <w:t xml:space="preserve">as a result of </w:t>
      </w:r>
      <w:commentRangeStart w:id="73"/>
      <w:r w:rsidR="00125AF9" w:rsidRPr="00D14790">
        <w:rPr>
          <w:rFonts w:ascii="Aptos" w:hAnsi="Aptos" w:cs="Arial"/>
        </w:rPr>
        <w:t>ad</w:t>
      </w:r>
      <w:r w:rsidRPr="00D14790">
        <w:rPr>
          <w:rFonts w:ascii="Aptos" w:hAnsi="Aptos" w:cs="Arial"/>
        </w:rPr>
        <w:t>aptations</w:t>
      </w:r>
      <w:commentRangeEnd w:id="73"/>
      <w:r w:rsidR="00033FD1">
        <w:rPr>
          <w:rStyle w:val="CommentReference"/>
        </w:rPr>
        <w:commentReference w:id="73"/>
      </w:r>
      <w:r w:rsidR="00363B7A" w:rsidRPr="00D14790">
        <w:rPr>
          <w:rFonts w:ascii="Aptos" w:hAnsi="Aptos" w:cs="Arial"/>
        </w:rPr>
        <w:t xml:space="preserve"> </w:t>
      </w:r>
      <w:r w:rsidR="008436D3">
        <w:rPr>
          <w:rFonts w:ascii="Aptos" w:hAnsi="Aptos" w:cs="Arial"/>
        </w:rPr>
        <w:t xml:space="preserve">unique to this subfamily (e.g. </w:t>
      </w:r>
      <w:r w:rsidR="008436D3" w:rsidRPr="008436D3">
        <w:rPr>
          <w:rFonts w:ascii="Aptos" w:hAnsi="Aptos" w:cs="Arial"/>
        </w:rPr>
        <w:t>Sabree</w:t>
      </w:r>
      <w:r w:rsidR="008436D3">
        <w:rPr>
          <w:rFonts w:ascii="Aptos" w:hAnsi="Aptos" w:cs="Arial"/>
        </w:rPr>
        <w:t xml:space="preserve"> et al., 2009). </w:t>
      </w:r>
      <w:r w:rsidR="00125AF9" w:rsidRPr="00D14790">
        <w:rPr>
          <w:rFonts w:ascii="Aptos" w:hAnsi="Aptos" w:cs="Arial"/>
        </w:rPr>
        <w:t>Alternatively</w:t>
      </w:r>
      <w:r w:rsidR="00C072C7" w:rsidRPr="00D14790">
        <w:rPr>
          <w:rFonts w:ascii="Aptos" w:hAnsi="Aptos" w:cs="Arial"/>
        </w:rPr>
        <w:t xml:space="preserve">, our previous study </w:t>
      </w:r>
      <w:r w:rsidR="00066F13" w:rsidRPr="00D14790">
        <w:rPr>
          <w:rFonts w:ascii="Aptos" w:hAnsi="Aptos" w:cs="Arial"/>
        </w:rPr>
        <w:t xml:space="preserve">(Ewart et al., 2024) </w:t>
      </w:r>
      <w:r w:rsidRPr="00D14790">
        <w:rPr>
          <w:rFonts w:ascii="Aptos" w:hAnsi="Aptos" w:cs="Arial"/>
        </w:rPr>
        <w:t>found</w:t>
      </w:r>
      <w:r w:rsidR="00C072C7" w:rsidRPr="00D14790">
        <w:rPr>
          <w:rFonts w:ascii="Aptos" w:hAnsi="Aptos" w:cs="Arial"/>
        </w:rPr>
        <w:t xml:space="preserve"> that </w:t>
      </w:r>
      <w:proofErr w:type="spellStart"/>
      <w:r w:rsidR="00C072C7" w:rsidRPr="00D14790">
        <w:rPr>
          <w:rFonts w:ascii="Aptos" w:hAnsi="Aptos" w:cs="Arial"/>
        </w:rPr>
        <w:t>Panesthiinae</w:t>
      </w:r>
      <w:proofErr w:type="spellEnd"/>
      <w:r w:rsidR="00C072C7" w:rsidRPr="00D14790">
        <w:rPr>
          <w:rFonts w:ascii="Aptos" w:hAnsi="Aptos" w:cs="Arial"/>
        </w:rPr>
        <w:t xml:space="preserve"> </w:t>
      </w:r>
      <w:r w:rsidRPr="00D14790">
        <w:rPr>
          <w:rFonts w:ascii="Aptos" w:hAnsi="Aptos" w:cs="Arial"/>
        </w:rPr>
        <w:t>exhibit</w:t>
      </w:r>
      <w:r w:rsidR="00C072C7" w:rsidRPr="00D14790">
        <w:rPr>
          <w:rFonts w:ascii="Aptos" w:hAnsi="Aptos" w:cs="Arial"/>
        </w:rPr>
        <w:t xml:space="preserve"> considerably more genome-wide relaxed selection </w:t>
      </w:r>
      <w:r w:rsidRPr="00D14790">
        <w:rPr>
          <w:rFonts w:ascii="Aptos" w:hAnsi="Aptos" w:cs="Arial"/>
        </w:rPr>
        <w:t xml:space="preserve">compare to </w:t>
      </w:r>
      <w:r w:rsidR="00C072C7" w:rsidRPr="00D14790">
        <w:rPr>
          <w:rFonts w:ascii="Aptos" w:hAnsi="Aptos" w:cs="Arial"/>
        </w:rPr>
        <w:t>their relative</w:t>
      </w:r>
      <w:r w:rsidR="00066F13" w:rsidRPr="00D14790">
        <w:rPr>
          <w:rFonts w:ascii="Aptos" w:hAnsi="Aptos" w:cs="Arial"/>
        </w:rPr>
        <w:t>s</w:t>
      </w:r>
      <w:r w:rsidR="00C072C7" w:rsidRPr="00D14790">
        <w:rPr>
          <w:rFonts w:ascii="Aptos" w:hAnsi="Aptos" w:cs="Arial"/>
        </w:rPr>
        <w:t xml:space="preserve">, </w:t>
      </w:r>
      <w:r w:rsidR="00125AF9" w:rsidRPr="00D14790">
        <w:rPr>
          <w:rFonts w:ascii="Aptos" w:hAnsi="Aptos" w:cs="Arial"/>
        </w:rPr>
        <w:t>hence</w:t>
      </w:r>
      <w:r w:rsidR="00C072C7" w:rsidRPr="00D14790">
        <w:rPr>
          <w:rFonts w:ascii="Aptos" w:hAnsi="Aptos" w:cs="Arial"/>
        </w:rPr>
        <w:t xml:space="preserve"> insufficient purifying selection </w:t>
      </w:r>
      <w:r w:rsidRPr="00D14790">
        <w:rPr>
          <w:rFonts w:ascii="Aptos" w:hAnsi="Aptos" w:cs="Arial"/>
        </w:rPr>
        <w:t>could possibly allow many HGT inserts to persist in their genomes.</w:t>
      </w:r>
    </w:p>
    <w:p w14:paraId="05023B80" w14:textId="6AA163C6" w:rsidR="00660CB8" w:rsidRPr="00D14790" w:rsidRDefault="00660CB8" w:rsidP="006850BD">
      <w:pPr>
        <w:jc w:val="both"/>
        <w:rPr>
          <w:rFonts w:ascii="Aptos" w:hAnsi="Aptos" w:cs="Arial"/>
        </w:rPr>
      </w:pPr>
    </w:p>
    <w:p w14:paraId="4C7D8469" w14:textId="38937D5D" w:rsidR="00DA71B2" w:rsidRPr="00D14790" w:rsidRDefault="00DA71B2" w:rsidP="006850BD">
      <w:pPr>
        <w:jc w:val="both"/>
        <w:rPr>
          <w:rFonts w:ascii="Aptos" w:hAnsi="Aptos" w:cs="Arial"/>
        </w:rPr>
      </w:pPr>
      <w:r w:rsidRPr="00D14790">
        <w:rPr>
          <w:rFonts w:ascii="Aptos" w:hAnsi="Aptos" w:cs="Arial"/>
        </w:rPr>
        <w:t>Our findings suggest that HGT from prokaryote symbionts to eukaryotes may be considerably more pervasive than previously thought. Furthermore, the persistence of numerous HGT inserts over millions of years indicates that they have likely assumed functional roles in both genes and intergenic regions, which may have far-reaching impacts for adaptation and speciation. Future research on cockroaches and other species harbouring symbiotic prokaryotes will be crucial in uncovering the potential functional roles of HGT inserts, providing a more comprehensive understanding of how HGT shape genome evolution.</w:t>
      </w:r>
    </w:p>
    <w:p w14:paraId="251C60A4" w14:textId="77777777" w:rsidR="008C5DE7" w:rsidRPr="00D14790" w:rsidRDefault="008C5DE7" w:rsidP="006850BD">
      <w:pPr>
        <w:jc w:val="both"/>
        <w:rPr>
          <w:i/>
          <w:color w:val="FF0000"/>
        </w:rPr>
      </w:pPr>
    </w:p>
    <w:p w14:paraId="35813FF0" w14:textId="659DF8C8" w:rsidR="009B390B" w:rsidRPr="00D14790" w:rsidRDefault="009B390B" w:rsidP="006850BD">
      <w:pPr>
        <w:jc w:val="both"/>
        <w:rPr>
          <w:b/>
          <w:i/>
        </w:rPr>
      </w:pPr>
      <w:r w:rsidRPr="00D14790">
        <w:rPr>
          <w:b/>
          <w:i/>
        </w:rPr>
        <w:t>Figure</w:t>
      </w:r>
      <w:r w:rsidR="00126E07" w:rsidRPr="00D14790">
        <w:rPr>
          <w:b/>
          <w:i/>
        </w:rPr>
        <w:t xml:space="preserve"> (maximum 1 figure or table)</w:t>
      </w:r>
    </w:p>
    <w:p w14:paraId="03EE4C6C" w14:textId="7E0C4DC8" w:rsidR="005A25A5" w:rsidRPr="00D14790" w:rsidRDefault="005A25A5" w:rsidP="006850BD">
      <w:pPr>
        <w:jc w:val="both"/>
        <w:rPr>
          <w:bCs/>
        </w:rPr>
      </w:pPr>
      <w:r w:rsidRPr="00D14790">
        <w:rPr>
          <w:bCs/>
        </w:rPr>
        <w:t>3-4 panels</w:t>
      </w:r>
    </w:p>
    <w:p w14:paraId="3910F2D5" w14:textId="353CE160" w:rsidR="00022199" w:rsidRPr="00D14790" w:rsidRDefault="00022199" w:rsidP="006850BD">
      <w:pPr>
        <w:jc w:val="both"/>
        <w:rPr>
          <w:bCs/>
        </w:rPr>
      </w:pPr>
      <w:commentRangeStart w:id="74"/>
      <w:commentRangeStart w:id="75"/>
      <w:r w:rsidRPr="00D14790">
        <w:rPr>
          <w:bCs/>
        </w:rPr>
        <w:t>Suggestion:</w:t>
      </w:r>
      <w:commentRangeEnd w:id="74"/>
      <w:r w:rsidR="00033FD1">
        <w:rPr>
          <w:rStyle w:val="CommentReference"/>
        </w:rPr>
        <w:commentReference w:id="74"/>
      </w:r>
      <w:commentRangeEnd w:id="75"/>
      <w:r w:rsidR="00033FD1">
        <w:rPr>
          <w:rStyle w:val="CommentReference"/>
        </w:rPr>
        <w:commentReference w:id="75"/>
      </w:r>
    </w:p>
    <w:p w14:paraId="2135122C" w14:textId="3CFD1207" w:rsidR="005A25A5" w:rsidRPr="00D14790" w:rsidRDefault="005A25A5" w:rsidP="006850BD">
      <w:pPr>
        <w:pStyle w:val="ListParagraph"/>
        <w:numPr>
          <w:ilvl w:val="0"/>
          <w:numId w:val="16"/>
        </w:numPr>
        <w:jc w:val="both"/>
        <w:rPr>
          <w:bCs/>
        </w:rPr>
      </w:pPr>
      <w:r w:rsidRPr="00D14790">
        <w:rPr>
          <w:bCs/>
        </w:rPr>
        <w:t>Alongside a species tree:</w:t>
      </w:r>
    </w:p>
    <w:p w14:paraId="52E0C020" w14:textId="77777777" w:rsidR="005A25A5" w:rsidRPr="00D14790" w:rsidRDefault="005A25A5" w:rsidP="006850BD">
      <w:pPr>
        <w:pStyle w:val="ListParagraph"/>
        <w:numPr>
          <w:ilvl w:val="1"/>
          <w:numId w:val="16"/>
        </w:numPr>
        <w:jc w:val="both"/>
        <w:rPr>
          <w:bCs/>
        </w:rPr>
      </w:pPr>
      <w:r w:rsidRPr="00D14790">
        <w:rPr>
          <w:bCs/>
        </w:rPr>
        <w:t>HGT insert counts, including and excluding duplicates</w:t>
      </w:r>
    </w:p>
    <w:p w14:paraId="0B3DDAB6" w14:textId="77777777" w:rsidR="005A25A5" w:rsidRPr="00D14790" w:rsidRDefault="005A25A5" w:rsidP="006850BD">
      <w:pPr>
        <w:pStyle w:val="ListParagraph"/>
        <w:numPr>
          <w:ilvl w:val="1"/>
          <w:numId w:val="16"/>
        </w:numPr>
        <w:jc w:val="both"/>
        <w:rPr>
          <w:bCs/>
        </w:rPr>
      </w:pPr>
      <w:r w:rsidRPr="00D14790">
        <w:rPr>
          <w:bCs/>
        </w:rPr>
        <w:t xml:space="preserve">Where the </w:t>
      </w:r>
      <w:proofErr w:type="spellStart"/>
      <w:r w:rsidRPr="00D14790">
        <w:rPr>
          <w:bCs/>
        </w:rPr>
        <w:t>ther</w:t>
      </w:r>
      <w:proofErr w:type="spellEnd"/>
      <w:r w:rsidRPr="00D14790">
        <w:rPr>
          <w:bCs/>
        </w:rPr>
        <w:t xml:space="preserve"> inserts are located, with a significance test determining whether this skews from expected</w:t>
      </w:r>
    </w:p>
    <w:p w14:paraId="466BE63A" w14:textId="77777777" w:rsidR="005A25A5" w:rsidRPr="00D14790" w:rsidRDefault="005A25A5" w:rsidP="006850BD">
      <w:pPr>
        <w:pStyle w:val="ListParagraph"/>
        <w:numPr>
          <w:ilvl w:val="2"/>
          <w:numId w:val="16"/>
        </w:numPr>
        <w:jc w:val="both"/>
        <w:rPr>
          <w:bCs/>
        </w:rPr>
      </w:pPr>
      <w:r w:rsidRPr="00D14790">
        <w:rPr>
          <w:bCs/>
        </w:rPr>
        <w:t>Separate where they are for recent vs ancestral</w:t>
      </w:r>
    </w:p>
    <w:p w14:paraId="32F2BF01" w14:textId="5BF8B064" w:rsidR="005A25A5" w:rsidRPr="00D14790" w:rsidRDefault="005A25A5" w:rsidP="006850BD">
      <w:pPr>
        <w:pStyle w:val="ListParagraph"/>
        <w:numPr>
          <w:ilvl w:val="1"/>
          <w:numId w:val="16"/>
        </w:numPr>
        <w:jc w:val="both"/>
        <w:rPr>
          <w:bCs/>
        </w:rPr>
      </w:pPr>
      <w:r w:rsidRPr="00D14790">
        <w:rPr>
          <w:bCs/>
        </w:rPr>
        <w:t>Insert ages</w:t>
      </w:r>
    </w:p>
    <w:p w14:paraId="6685F0AE" w14:textId="77777777" w:rsidR="00022199" w:rsidRPr="00D14790" w:rsidRDefault="005A25A5" w:rsidP="006850BD">
      <w:pPr>
        <w:pStyle w:val="ListParagraph"/>
        <w:numPr>
          <w:ilvl w:val="0"/>
          <w:numId w:val="16"/>
        </w:numPr>
        <w:jc w:val="both"/>
        <w:rPr>
          <w:bCs/>
        </w:rPr>
      </w:pPr>
      <w:r w:rsidRPr="00D14790">
        <w:rPr>
          <w:bCs/>
        </w:rPr>
        <w:t>Insert length distribution</w:t>
      </w:r>
    </w:p>
    <w:p w14:paraId="33666E9E" w14:textId="1A0AFC02" w:rsidR="00022199" w:rsidRPr="00D14790" w:rsidRDefault="00022199" w:rsidP="006850BD">
      <w:pPr>
        <w:pStyle w:val="ListParagraph"/>
        <w:numPr>
          <w:ilvl w:val="1"/>
          <w:numId w:val="16"/>
        </w:numPr>
        <w:jc w:val="both"/>
        <w:rPr>
          <w:bCs/>
        </w:rPr>
      </w:pPr>
      <w:r w:rsidRPr="00D14790">
        <w:rPr>
          <w:bCs/>
        </w:rPr>
        <w:t>Separate lengths for recent vs ancestral</w:t>
      </w:r>
    </w:p>
    <w:p w14:paraId="14601F77" w14:textId="2B05274E" w:rsidR="005A25A5" w:rsidRPr="00D14790" w:rsidRDefault="005A25A5" w:rsidP="006850BD">
      <w:pPr>
        <w:pStyle w:val="ListParagraph"/>
        <w:numPr>
          <w:ilvl w:val="0"/>
          <w:numId w:val="16"/>
        </w:numPr>
        <w:jc w:val="both"/>
        <w:rPr>
          <w:bCs/>
        </w:rPr>
      </w:pPr>
      <w:r w:rsidRPr="00D14790">
        <w:rPr>
          <w:bCs/>
        </w:rPr>
        <w:t xml:space="preserve">Where they </w:t>
      </w:r>
      <w:r w:rsidR="00022199" w:rsidRPr="00D14790">
        <w:rPr>
          <w:bCs/>
        </w:rPr>
        <w:t>derive from in</w:t>
      </w:r>
      <w:r w:rsidRPr="00D14790">
        <w:rPr>
          <w:bCs/>
        </w:rPr>
        <w:t xml:space="preserve"> </w:t>
      </w:r>
      <w:r w:rsidR="00022199" w:rsidRPr="00D14790">
        <w:rPr>
          <w:bCs/>
        </w:rPr>
        <w:t xml:space="preserve">the </w:t>
      </w:r>
      <w:proofErr w:type="spellStart"/>
      <w:r w:rsidRPr="00D14790">
        <w:rPr>
          <w:bCs/>
        </w:rPr>
        <w:t>Blatta</w:t>
      </w:r>
      <w:r w:rsidR="00022199" w:rsidRPr="00D14790">
        <w:rPr>
          <w:bCs/>
        </w:rPr>
        <w:t>bacterium</w:t>
      </w:r>
      <w:proofErr w:type="spellEnd"/>
      <w:r w:rsidR="00022199" w:rsidRPr="00D14790">
        <w:rPr>
          <w:bCs/>
        </w:rPr>
        <w:t xml:space="preserve"> genome</w:t>
      </w:r>
    </w:p>
    <w:p w14:paraId="398F853A" w14:textId="13B5C7E3" w:rsidR="00E27114" w:rsidRPr="00D14790" w:rsidRDefault="00E27114" w:rsidP="006850BD">
      <w:pPr>
        <w:jc w:val="both"/>
      </w:pPr>
    </w:p>
    <w:p w14:paraId="3FC21A19" w14:textId="77777777" w:rsidR="00022199" w:rsidRPr="00D14790" w:rsidRDefault="00022199" w:rsidP="006850BD">
      <w:pPr>
        <w:jc w:val="both"/>
      </w:pPr>
    </w:p>
    <w:p w14:paraId="02AAB5FF" w14:textId="5BA75DD0" w:rsidR="00E27114" w:rsidRPr="00D14790" w:rsidRDefault="008436D3" w:rsidP="006850BD">
      <w:pPr>
        <w:jc w:val="both"/>
        <w:rPr>
          <w:bCs/>
          <w:i/>
        </w:rPr>
      </w:pPr>
      <w:r>
        <w:rPr>
          <w:b/>
        </w:rPr>
        <w:t>R</w:t>
      </w:r>
      <w:r w:rsidR="00F0084F" w:rsidRPr="00D14790">
        <w:rPr>
          <w:b/>
        </w:rPr>
        <w:t>eferences</w:t>
      </w:r>
    </w:p>
    <w:p w14:paraId="0BC8B983" w14:textId="1E7697CC" w:rsidR="00460F19" w:rsidRPr="00D14790" w:rsidRDefault="00A60CE5" w:rsidP="006850BD">
      <w:pPr>
        <w:pStyle w:val="ListParagraph"/>
        <w:numPr>
          <w:ilvl w:val="0"/>
          <w:numId w:val="4"/>
        </w:numPr>
        <w:jc w:val="both"/>
      </w:pPr>
      <w:r w:rsidRPr="00D14790">
        <w:t>Keeling, P. J. (2024). Horizontal gene transfer in eukaryotes: aligning theory with data. Nature Reviews Genetics, 1-15.</w:t>
      </w:r>
      <w:r w:rsidRPr="00D14790">
        <w:br/>
      </w:r>
      <w:hyperlink r:id="rId8" w:history="1">
        <w:r w:rsidR="00460F19" w:rsidRPr="00D14790">
          <w:rPr>
            <w:rStyle w:val="Hyperlink"/>
          </w:rPr>
          <w:t>https://www.nature.com/articles/s41576-023-00688-5</w:t>
        </w:r>
      </w:hyperlink>
    </w:p>
    <w:p w14:paraId="0B031090" w14:textId="1C32D22D" w:rsidR="00BE6571" w:rsidRPr="00D14790" w:rsidRDefault="00BE6571" w:rsidP="006850BD">
      <w:pPr>
        <w:pStyle w:val="ListParagraph"/>
        <w:numPr>
          <w:ilvl w:val="0"/>
          <w:numId w:val="4"/>
        </w:numPr>
        <w:jc w:val="both"/>
      </w:pPr>
      <w:r w:rsidRPr="00D14790">
        <w:t xml:space="preserve">Villa, T. G., &amp; Viñas (2019). </w:t>
      </w:r>
      <w:r w:rsidRPr="00D14790">
        <w:rPr>
          <w:i/>
        </w:rPr>
        <w:t>Horizontal gene transfer: Breaking borders between living Kingdoms</w:t>
      </w:r>
      <w:r w:rsidRPr="00D14790">
        <w:t>. Springer Nature Switzerland.</w:t>
      </w:r>
    </w:p>
    <w:p w14:paraId="257E6573" w14:textId="6CF3E541" w:rsidR="00460F19" w:rsidRPr="00D14790" w:rsidRDefault="00460F19" w:rsidP="006850BD">
      <w:pPr>
        <w:pStyle w:val="ListParagraph"/>
        <w:numPr>
          <w:ilvl w:val="0"/>
          <w:numId w:val="4"/>
        </w:numPr>
        <w:jc w:val="both"/>
      </w:pPr>
      <w:r w:rsidRPr="00D14790">
        <w:t>Husnik, F., &amp; McCutcheon, J. P. (2018). Functional horizontal gene transfer from bacteria to eukaryotes. Nature Reviews Microbiology, 16(2), 67-79.</w:t>
      </w:r>
      <w:r w:rsidRPr="00D14790">
        <w:br/>
        <w:t>https://www.nature.com/articles/nrmicro.2017.137</w:t>
      </w:r>
    </w:p>
    <w:p w14:paraId="422442D1" w14:textId="5925A214" w:rsidR="00460F19" w:rsidRPr="00D14790" w:rsidRDefault="00460F19" w:rsidP="006850BD">
      <w:pPr>
        <w:pStyle w:val="ListParagraph"/>
        <w:numPr>
          <w:ilvl w:val="0"/>
          <w:numId w:val="4"/>
        </w:numPr>
        <w:jc w:val="both"/>
      </w:pPr>
      <w:r w:rsidRPr="00000A04">
        <w:rPr>
          <w:lang w:val="fi-FI"/>
        </w:rPr>
        <w:lastRenderedPageBreak/>
        <w:t xml:space="preserve">Van Etten, J., &amp; Bhattacharya, D. (2020). </w:t>
      </w:r>
      <w:r w:rsidRPr="00D14790">
        <w:t>Horizontal gene transfer in eukaryotes: not if, but how much? Trends in Genetics, 36(12), 915-925.</w:t>
      </w:r>
      <w:r w:rsidRPr="00D14790">
        <w:br/>
        <w:t>https://www.cell.com/trends/genetics/fulltext/S0168-9525(20)30206-7</w:t>
      </w:r>
    </w:p>
    <w:p w14:paraId="7B7F82D2" w14:textId="263333F6" w:rsidR="00E27114" w:rsidRPr="00D14790" w:rsidRDefault="00BB17CA" w:rsidP="006850BD">
      <w:pPr>
        <w:pStyle w:val="ListParagraph"/>
        <w:numPr>
          <w:ilvl w:val="0"/>
          <w:numId w:val="4"/>
        </w:numPr>
        <w:jc w:val="both"/>
      </w:pPr>
      <w:r w:rsidRPr="00000A04">
        <w:rPr>
          <w:lang w:val="it-IT"/>
        </w:rPr>
        <w:t xml:space="preserve">Li, Y., Liu, Z., Liu, C., Shi, Z., Pang, L., Chen, C., ... </w:t>
      </w:r>
      <w:r w:rsidRPr="00D14790">
        <w:t>&amp; Shen, X. X. (2022). HGT is widespread in insects and contributes to male courtship in lepidopterans. Cell, 185(16), 2975-2987.</w:t>
      </w:r>
      <w:r w:rsidRPr="00D14790">
        <w:br/>
      </w:r>
      <w:hyperlink r:id="rId9" w:history="1">
        <w:r w:rsidR="0002478F" w:rsidRPr="00D14790">
          <w:rPr>
            <w:rStyle w:val="Hyperlink"/>
          </w:rPr>
          <w:t>https://www.cell.com/cell/fulltext/S0092-8674(22)00719-X?uuid=uuid%3A8a7db853-0c92-46b6-9b95-a976f270ab78</w:t>
        </w:r>
      </w:hyperlink>
    </w:p>
    <w:p w14:paraId="11CC525D" w14:textId="5E40F54F" w:rsidR="0002478F" w:rsidRPr="00D14790" w:rsidRDefault="0002478F" w:rsidP="006850BD">
      <w:pPr>
        <w:pStyle w:val="ListParagraph"/>
        <w:numPr>
          <w:ilvl w:val="0"/>
          <w:numId w:val="4"/>
        </w:numPr>
        <w:jc w:val="both"/>
      </w:pPr>
      <w:r w:rsidRPr="00000A04">
        <w:rPr>
          <w:lang w:val="it-IT"/>
        </w:rPr>
        <w:t xml:space="preserve">Lo, N., Bandi, C., Watanabe, H., Nalepa, C., &amp; Beninati, T. (2003). </w:t>
      </w:r>
      <w:r w:rsidRPr="00D14790">
        <w:t xml:space="preserve">Evidence for </w:t>
      </w:r>
      <w:proofErr w:type="spellStart"/>
      <w:r w:rsidRPr="00D14790">
        <w:t>cocladogenesis</w:t>
      </w:r>
      <w:proofErr w:type="spellEnd"/>
      <w:r w:rsidRPr="00D14790">
        <w:t xml:space="preserve"> between diverse dictyopteran lineages and their intracellular endosymbionts. Molecular Biology and Evolution, 20(6), 907-913.</w:t>
      </w:r>
      <w:r w:rsidRPr="00D14790">
        <w:br/>
      </w:r>
      <w:hyperlink r:id="rId10" w:history="1">
        <w:r w:rsidR="00066F13" w:rsidRPr="00D14790">
          <w:rPr>
            <w:rStyle w:val="Hyperlink"/>
          </w:rPr>
          <w:t>https://academic.oup.com/mbe/article/20/6/907/982692?login=true</w:t>
        </w:r>
      </w:hyperlink>
    </w:p>
    <w:p w14:paraId="5EEDDC3A" w14:textId="28942DA1" w:rsidR="00066F13" w:rsidRPr="00D14790" w:rsidRDefault="00066F13" w:rsidP="006850BD">
      <w:pPr>
        <w:pStyle w:val="ListParagraph"/>
        <w:numPr>
          <w:ilvl w:val="0"/>
          <w:numId w:val="4"/>
        </w:numPr>
        <w:jc w:val="both"/>
      </w:pPr>
      <w:r w:rsidRPr="00D14790">
        <w:t>Ewart, K. M., Ho, S. Y., Chowdhury, A. A., Jaya, F. R., Kinjo, Y., Bennett, J., ... &amp; Lo, N. (2024). Pervasive relaxed selection in termite genomes. Proceedings of the Royal Society B, 291(2023), 20232439.</w:t>
      </w:r>
      <w:r w:rsidRPr="00D14790">
        <w:br/>
        <w:t>https://royalsocietypublishing.org/doi/full/10.1098/rspb.2023.2439</w:t>
      </w:r>
    </w:p>
    <w:p w14:paraId="352E5663" w14:textId="35DE1B7E" w:rsidR="0002478F" w:rsidRPr="00D14790" w:rsidRDefault="00C66DC5" w:rsidP="006850BD">
      <w:pPr>
        <w:pStyle w:val="ListParagraph"/>
        <w:numPr>
          <w:ilvl w:val="0"/>
          <w:numId w:val="4"/>
        </w:numPr>
        <w:jc w:val="both"/>
      </w:pPr>
      <w:r w:rsidRPr="00000A04">
        <w:rPr>
          <w:lang w:val="it-IT"/>
        </w:rPr>
        <w:t xml:space="preserve">Sabree, Z. L., Kambhampati, S., &amp; Moran, N. A. (2009). </w:t>
      </w:r>
      <w:r w:rsidRPr="00D14790">
        <w:t xml:space="preserve">Nitrogen recycling and nutritional provisioning by </w:t>
      </w:r>
      <w:proofErr w:type="spellStart"/>
      <w:r w:rsidRPr="00D14790">
        <w:t>Blattabacterium</w:t>
      </w:r>
      <w:proofErr w:type="spellEnd"/>
      <w:r w:rsidRPr="00D14790">
        <w:t>, the cockroach endosymbiont. Proceedings of the National Academy of Sciences, 106(46), 19521-19526.</w:t>
      </w:r>
      <w:r w:rsidRPr="00D14790">
        <w:br/>
      </w:r>
      <w:hyperlink r:id="rId11" w:history="1">
        <w:r w:rsidR="002A3E15" w:rsidRPr="00D14790">
          <w:rPr>
            <w:rStyle w:val="Hyperlink"/>
          </w:rPr>
          <w:t>https://www.pnas.org/doi/abs/10.1073/pnas.0907504106</w:t>
        </w:r>
      </w:hyperlink>
    </w:p>
    <w:p w14:paraId="2105ADEC" w14:textId="122B6EBB" w:rsidR="002A3E15" w:rsidRPr="00D14790" w:rsidRDefault="002A3E15" w:rsidP="006850BD">
      <w:pPr>
        <w:pStyle w:val="ListParagraph"/>
        <w:numPr>
          <w:ilvl w:val="0"/>
          <w:numId w:val="4"/>
        </w:numPr>
        <w:jc w:val="both"/>
      </w:pPr>
      <w:r w:rsidRPr="00000A04">
        <w:rPr>
          <w:lang w:val="fi-FI"/>
        </w:rPr>
        <w:t xml:space="preserve">Pamilo, P., Viljakainen, L., &amp; Vihavainen, A. (2007). </w:t>
      </w:r>
      <w:r w:rsidRPr="00D14790">
        <w:t>Exceptionally high density of NUMTs in the honeybee genome. Molecular biology and evolution, 24(6), 1340-1346.</w:t>
      </w:r>
      <w:r w:rsidRPr="00D14790">
        <w:br/>
      </w:r>
      <w:hyperlink r:id="rId12" w:history="1">
        <w:r w:rsidRPr="00D14790">
          <w:rPr>
            <w:rStyle w:val="Hyperlink"/>
          </w:rPr>
          <w:t>https://academic.oup.com/mbe/article/24/6/1340/987283?login=true</w:t>
        </w:r>
      </w:hyperlink>
    </w:p>
    <w:p w14:paraId="327A5970" w14:textId="1103179C" w:rsidR="002A3E15" w:rsidRDefault="002A3E15" w:rsidP="006850BD">
      <w:pPr>
        <w:pStyle w:val="ListParagraph"/>
        <w:numPr>
          <w:ilvl w:val="0"/>
          <w:numId w:val="4"/>
        </w:numPr>
        <w:jc w:val="both"/>
      </w:pPr>
      <w:proofErr w:type="spellStart"/>
      <w:r w:rsidRPr="00D14790">
        <w:t>Uvizl</w:t>
      </w:r>
      <w:proofErr w:type="spellEnd"/>
      <w:r w:rsidRPr="00D14790">
        <w:t xml:space="preserve">, M., </w:t>
      </w:r>
      <w:proofErr w:type="spellStart"/>
      <w:r w:rsidRPr="00D14790">
        <w:t>Puechmaille</w:t>
      </w:r>
      <w:proofErr w:type="spellEnd"/>
      <w:r w:rsidRPr="00D14790">
        <w:t xml:space="preserve">, S. J., Power, S., Pippel, M., Carthy, S., </w:t>
      </w:r>
      <w:proofErr w:type="spellStart"/>
      <w:r w:rsidRPr="00D14790">
        <w:t>Haerty</w:t>
      </w:r>
      <w:proofErr w:type="spellEnd"/>
      <w:r w:rsidRPr="00D14790">
        <w:t xml:space="preserve">, W., ... &amp; Huang, Z. (2024). Comparative genome </w:t>
      </w:r>
      <w:proofErr w:type="spellStart"/>
      <w:r w:rsidRPr="00D14790">
        <w:t>microsynteny</w:t>
      </w:r>
      <w:proofErr w:type="spellEnd"/>
      <w:r w:rsidRPr="00D14790">
        <w:t xml:space="preserve"> illuminates the fast evolution of nuclear mitochondrial segments (NUMTs) in mammals. Molecular biology and evolution, 41(1), msad278.</w:t>
      </w:r>
      <w:r w:rsidRPr="00D14790">
        <w:br/>
      </w:r>
      <w:hyperlink r:id="rId13" w:history="1">
        <w:r w:rsidRPr="00D14790">
          <w:rPr>
            <w:rStyle w:val="Hyperlink"/>
          </w:rPr>
          <w:t>https://academic.oup.com/mbe/article/41/1/msad278/7485626?login=true</w:t>
        </w:r>
      </w:hyperlink>
    </w:p>
    <w:p w14:paraId="21E47EA9" w14:textId="418DDD16" w:rsidR="00147604" w:rsidRDefault="00147604" w:rsidP="006850BD">
      <w:pPr>
        <w:pStyle w:val="ListParagraph"/>
        <w:numPr>
          <w:ilvl w:val="0"/>
          <w:numId w:val="4"/>
        </w:numPr>
        <w:jc w:val="both"/>
      </w:pPr>
      <w:r w:rsidRPr="00147604">
        <w:t xml:space="preserve">Bourguignon, T., Tang, Q., Ho, S. Y., Juna, F., Wang, Z., Arab, D. A., ... &amp; Lo, N. (2018). Transoceanic dispersal and plate tectonics shaped global cockroach distributions: evidence from mitochondrial </w:t>
      </w:r>
      <w:proofErr w:type="spellStart"/>
      <w:r w:rsidRPr="00147604">
        <w:t>phylogenomics</w:t>
      </w:r>
      <w:proofErr w:type="spellEnd"/>
      <w:r w:rsidRPr="00147604">
        <w:t>. Molecular biology and evolution, 35(4), 970-983.</w:t>
      </w:r>
    </w:p>
    <w:p w14:paraId="755AF389" w14:textId="0C26C6C8" w:rsidR="00487099" w:rsidRPr="00D14790" w:rsidRDefault="00487099" w:rsidP="006850BD">
      <w:pPr>
        <w:pStyle w:val="ListParagraph"/>
        <w:numPr>
          <w:ilvl w:val="0"/>
          <w:numId w:val="4"/>
        </w:numPr>
        <w:jc w:val="both"/>
      </w:pPr>
      <w:r w:rsidRPr="00487099">
        <w:t xml:space="preserve">Evangelista, D. A., Wipfler, B., </w:t>
      </w:r>
      <w:proofErr w:type="spellStart"/>
      <w:r w:rsidRPr="00487099">
        <w:t>Béthoux</w:t>
      </w:r>
      <w:proofErr w:type="spellEnd"/>
      <w:r w:rsidRPr="00487099">
        <w:t>, O., Donath, A., Fujita, M., Kohli, M. K., ... &amp; Simon, S. (2019). An integrative phylogenomic approach illuminates the evolutionary history of cockroaches and termites (Blattodea). Proceedings of the Royal Society B, 286(1895), 20182076.</w:t>
      </w:r>
    </w:p>
    <w:p w14:paraId="0A6F7404" w14:textId="70C27DE4" w:rsidR="007F53C0" w:rsidRDefault="007F53C0" w:rsidP="006850BD">
      <w:pPr>
        <w:jc w:val="both"/>
      </w:pPr>
    </w:p>
    <w:sectPr w:rsidR="007F53C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yle Ewart" w:date="2024-11-27T15:44:00Z" w:initials="KE">
    <w:p w14:paraId="4E2C103C" w14:textId="77777777" w:rsidR="00125AF9" w:rsidRDefault="0097648D">
      <w:pPr>
        <w:pStyle w:val="CommentText"/>
      </w:pPr>
      <w:r>
        <w:t xml:space="preserve">For a Correspondence, the </w:t>
      </w:r>
      <w:r w:rsidR="00125AF9">
        <w:rPr>
          <w:rStyle w:val="CommentReference"/>
        </w:rPr>
        <w:annotationRef/>
      </w:r>
      <w:r>
        <w:t>f</w:t>
      </w:r>
      <w:r w:rsidR="00125AF9">
        <w:t>irst paragraph needs to essentially be an abstract (brief intro and most important conclusions).</w:t>
      </w:r>
    </w:p>
    <w:p w14:paraId="09BFDA5F" w14:textId="77777777" w:rsidR="00F771D4" w:rsidRDefault="00F771D4">
      <w:pPr>
        <w:pStyle w:val="CommentText"/>
      </w:pPr>
    </w:p>
    <w:p w14:paraId="71A8032D" w14:textId="77777777" w:rsidR="00437A0D" w:rsidRDefault="00F771D4">
      <w:pPr>
        <w:pStyle w:val="CommentText"/>
      </w:pPr>
      <w:r>
        <w:t>It’s probably a bit long as is</w:t>
      </w:r>
      <w:r w:rsidR="00437A0D">
        <w:t>…</w:t>
      </w:r>
    </w:p>
    <w:p w14:paraId="60649945" w14:textId="77777777" w:rsidR="00437A0D" w:rsidRDefault="00437A0D">
      <w:pPr>
        <w:pStyle w:val="CommentText"/>
      </w:pPr>
    </w:p>
    <w:p w14:paraId="1E9B8FF2" w14:textId="29014390" w:rsidR="00F771D4" w:rsidRDefault="00437A0D">
      <w:pPr>
        <w:pStyle w:val="CommentText"/>
      </w:pPr>
      <w:r>
        <w:t xml:space="preserve">Note, this structure may change if we convert this manuscript into a </w:t>
      </w:r>
      <w:r w:rsidR="00F771D4">
        <w:t>‘Report’</w:t>
      </w:r>
      <w:r>
        <w:t>.</w:t>
      </w:r>
    </w:p>
  </w:comment>
  <w:comment w:id="8" w:author="Kyle Ewart" w:date="2025-06-09T12:24:00Z" w:initials="KE">
    <w:p w14:paraId="7ACDC687" w14:textId="69A63A95" w:rsidR="00437A0D" w:rsidRDefault="00437A0D">
      <w:pPr>
        <w:pStyle w:val="CommentText"/>
      </w:pPr>
      <w:r>
        <w:rPr>
          <w:rStyle w:val="CommentReference"/>
        </w:rPr>
        <w:annotationRef/>
      </w:r>
      <w:r>
        <w:t>This is excluding the termite genomes.</w:t>
      </w:r>
    </w:p>
  </w:comment>
  <w:comment w:id="12" w:author="Maxim Warwick Dus Adams" w:date="2025-07-18T09:57:00Z" w:initials="MA">
    <w:p w14:paraId="75C2E38C" w14:textId="77777777" w:rsidR="00F77C96" w:rsidRDefault="00F77C96" w:rsidP="00F77C96">
      <w:r>
        <w:rPr>
          <w:rStyle w:val="CommentReference"/>
        </w:rPr>
        <w:annotationRef/>
      </w:r>
      <w:r>
        <w:rPr>
          <w:sz w:val="20"/>
          <w:szCs w:val="20"/>
        </w:rPr>
        <w:t>Not sure how to deal with this because despite the overwhelming evidence they've never been formally synonymised</w:t>
      </w:r>
    </w:p>
  </w:comment>
  <w:comment w:id="16" w:author="Nathan Lo" w:date="2025-07-18T07:46:00Z" w:initials="NL">
    <w:p w14:paraId="72AD0BC6" w14:textId="7C7E0AFE" w:rsidR="00AA1B7C" w:rsidRDefault="00AA1B7C">
      <w:pPr>
        <w:pStyle w:val="CommentText"/>
      </w:pPr>
      <w:r>
        <w:rPr>
          <w:rStyle w:val="CommentReference"/>
        </w:rPr>
        <w:annotationRef/>
      </w:r>
      <w:r>
        <w:t xml:space="preserve">When I did my audit of the results early in the year, I remember that none of the termite genomes had any Blattabacterium inserts. There were HGTs in them, but the inserts were actually other kinds of bacteria that were related to Blattabacterium (from termite gut symbionts). Did we get to the bottom of this with the new analyses carried out over the last few months? I can check manually any termite inserts. </w:t>
      </w:r>
    </w:p>
  </w:comment>
  <w:comment w:id="27" w:author="Kyle Ewart" w:date="2024-12-01T20:27:00Z" w:initials="KE">
    <w:p w14:paraId="32C8AA83" w14:textId="25B3A904" w:rsidR="00125AF9" w:rsidRDefault="00125AF9">
      <w:pPr>
        <w:pStyle w:val="CommentText"/>
      </w:pPr>
      <w:r>
        <w:rPr>
          <w:rStyle w:val="CommentReference"/>
        </w:rPr>
        <w:annotationRef/>
      </w:r>
      <w:r w:rsidR="00C50518">
        <w:t xml:space="preserve">20 million is kind of arbitrary here. We </w:t>
      </w:r>
      <w:r>
        <w:t xml:space="preserve">could change to 200 </w:t>
      </w:r>
      <w:r w:rsidR="006850BD">
        <w:t>to just report</w:t>
      </w:r>
      <w:r>
        <w:t xml:space="preserve"> the oldest ones</w:t>
      </w:r>
      <w:r w:rsidR="00410724">
        <w:t xml:space="preserve">, or we </w:t>
      </w:r>
      <w:r w:rsidR="00C50518">
        <w:t>could change it to 1.8 million years, which is the youngest divergence in the tree (between P. cribrata and P. lata)</w:t>
      </w:r>
    </w:p>
  </w:comment>
  <w:comment w:id="28" w:author="Nathan Lo" w:date="2025-07-18T07:45:00Z" w:initials="NL">
    <w:p w14:paraId="411602AB" w14:textId="710D082B" w:rsidR="00AA1B7C" w:rsidRDefault="00AA1B7C">
      <w:pPr>
        <w:pStyle w:val="CommentText"/>
      </w:pPr>
      <w:r>
        <w:rPr>
          <w:rStyle w:val="CommentReference"/>
        </w:rPr>
        <w:annotationRef/>
      </w:r>
      <w:r>
        <w:t>We need to use Zhuzhi’s latest results here. I think it was around 20-30 million years</w:t>
      </w:r>
      <w:r w:rsidR="007B0587">
        <w:t xml:space="preserve">? We can get him to add the numbers, once we resolve the termite inserts issue. </w:t>
      </w:r>
    </w:p>
  </w:comment>
  <w:comment w:id="29" w:author="Microsoft Office User" w:date="2025-07-20T17:56:00Z" w:initials="MOU">
    <w:p w14:paraId="0B663CFD" w14:textId="3692650C" w:rsidR="0033250B" w:rsidRDefault="0033250B">
      <w:pPr>
        <w:pStyle w:val="CommentText"/>
      </w:pPr>
      <w:r>
        <w:rPr>
          <w:rStyle w:val="CommentReference"/>
        </w:rPr>
        <w:annotationRef/>
      </w:r>
      <w:r>
        <w:t xml:space="preserve">What results are you referring to here </w:t>
      </w:r>
      <w:proofErr w:type="gramStart"/>
      <w:r>
        <w:t>Nate.</w:t>
      </w:r>
      <w:proofErr w:type="gramEnd"/>
      <w:r>
        <w:t xml:space="preserve"> This sentence was just </w:t>
      </w:r>
      <w:r w:rsidR="007D497B">
        <w:t xml:space="preserve">an overview of the dating analysis – maybe we can provide a range instead. E.g. we found ## inserts, ranging from ##-## million years old. </w:t>
      </w:r>
      <w:bookmarkStart w:id="30" w:name="_GoBack"/>
      <w:bookmarkEnd w:id="30"/>
      <w:r>
        <w:t xml:space="preserve"> </w:t>
      </w:r>
    </w:p>
  </w:comment>
  <w:comment w:id="31" w:author="Kyle Ewart" w:date="2024-11-29T16:04:00Z" w:initials="KE">
    <w:p w14:paraId="307399FD" w14:textId="32798B12" w:rsidR="00656AC8" w:rsidRDefault="00656AC8" w:rsidP="00656AC8">
      <w:pPr>
        <w:pStyle w:val="CommentText"/>
      </w:pPr>
      <w:r>
        <w:rPr>
          <w:rStyle w:val="CommentReference"/>
        </w:rPr>
        <w:annotationRef/>
      </w:r>
      <w:r>
        <w:t>Could possibly add a reference here to one of the review papers describing mechanisms of HGT.</w:t>
      </w:r>
    </w:p>
  </w:comment>
  <w:comment w:id="32" w:author="Nathan Lo" w:date="2025-07-18T08:13:00Z" w:initials="NL">
    <w:p w14:paraId="7522FBD3" w14:textId="6B3F84C0" w:rsidR="00412663" w:rsidRDefault="00412663">
      <w:pPr>
        <w:pStyle w:val="CommentText"/>
      </w:pPr>
      <w:r>
        <w:rPr>
          <w:rStyle w:val="CommentReference"/>
        </w:rPr>
        <w:annotationRef/>
      </w:r>
      <w:r>
        <w:t>Good idea. Maybe Husnik and McCutcheon 2018?</w:t>
      </w:r>
    </w:p>
  </w:comment>
  <w:comment w:id="38" w:author="Kyle Ewart" w:date="2024-12-02T22:58:00Z" w:initials="KE">
    <w:p w14:paraId="6D1F9AA4" w14:textId="3D2C1B59" w:rsidR="00BB771C" w:rsidRDefault="00BB771C">
      <w:pPr>
        <w:pStyle w:val="CommentText"/>
      </w:pPr>
      <w:r>
        <w:rPr>
          <w:rStyle w:val="CommentReference"/>
        </w:rPr>
        <w:annotationRef/>
      </w:r>
      <w:r>
        <w:t>We could possibly save this for a revision?</w:t>
      </w:r>
    </w:p>
  </w:comment>
  <w:comment w:id="39" w:author="Nathan Lo" w:date="2024-12-10T08:29:00Z" w:initials="NL">
    <w:p w14:paraId="775D4FEA" w14:textId="03754C53" w:rsidR="00545C80" w:rsidRDefault="00545C80">
      <w:pPr>
        <w:pStyle w:val="CommentText"/>
      </w:pPr>
      <w:r>
        <w:rPr>
          <w:rStyle w:val="CommentReference"/>
        </w:rPr>
        <w:annotationRef/>
      </w:r>
      <w:r>
        <w:t>Possibly, yes. Or we might just do a few PCRs</w:t>
      </w:r>
      <w:r w:rsidR="00213274">
        <w:t xml:space="preserve"> to say we’ve done it. Won’t take long. </w:t>
      </w:r>
    </w:p>
  </w:comment>
  <w:comment w:id="40" w:author="Kyle Ewart" w:date="2025-01-07T14:57:00Z" w:initials="KE">
    <w:p w14:paraId="50EDB2F3" w14:textId="2D68DD03" w:rsidR="00487099" w:rsidRDefault="00487099">
      <w:pPr>
        <w:pStyle w:val="CommentText"/>
      </w:pPr>
      <w:r>
        <w:rPr>
          <w:rStyle w:val="CommentReference"/>
        </w:rPr>
        <w:annotationRef/>
      </w:r>
      <w:r>
        <w:t>i.e. Zhuzhi’s analyses</w:t>
      </w:r>
    </w:p>
  </w:comment>
  <w:comment w:id="41" w:author="Nathan Lo" w:date="2025-07-18T08:50:00Z" w:initials="NL">
    <w:p w14:paraId="6E8BFF22" w14:textId="0BC7BCFB" w:rsidR="00FD6910" w:rsidRDefault="00FD6910">
      <w:pPr>
        <w:pStyle w:val="CommentText"/>
      </w:pPr>
      <w:r>
        <w:rPr>
          <w:rStyle w:val="CommentReference"/>
        </w:rPr>
        <w:annotationRef/>
      </w:r>
    </w:p>
  </w:comment>
  <w:comment w:id="42" w:author="Nathan Lo" w:date="2025-07-18T08:50:00Z" w:initials="NL">
    <w:p w14:paraId="08A9A5F4" w14:textId="6F504107" w:rsidR="00FD6910" w:rsidRDefault="00FD6910">
      <w:pPr>
        <w:pStyle w:val="CommentText"/>
      </w:pPr>
      <w:r>
        <w:rPr>
          <w:rStyle w:val="CommentReference"/>
        </w:rPr>
        <w:annotationRef/>
      </w:r>
    </w:p>
  </w:comment>
  <w:comment w:id="43" w:author="Kyle Ewart" w:date="2025-01-07T14:58:00Z" w:initials="KE">
    <w:p w14:paraId="7FCD40CA" w14:textId="028153E4" w:rsidR="00487099" w:rsidRDefault="00487099">
      <w:pPr>
        <w:pStyle w:val="CommentText"/>
      </w:pPr>
      <w:r>
        <w:rPr>
          <w:rStyle w:val="CommentReference"/>
        </w:rPr>
        <w:annotationRef/>
      </w:r>
      <w:r>
        <w:t>To confirm with Leo’s analyses.</w:t>
      </w:r>
    </w:p>
  </w:comment>
  <w:comment w:id="44" w:author="Nathan Lo" w:date="2025-07-18T08:43:00Z" w:initials="NL">
    <w:p w14:paraId="0B85EE20" w14:textId="1F85207B" w:rsidR="00F0310D" w:rsidRDefault="00F0310D">
      <w:pPr>
        <w:pStyle w:val="CommentText"/>
      </w:pPr>
      <w:r>
        <w:rPr>
          <w:rStyle w:val="CommentReference"/>
        </w:rPr>
        <w:annotationRef/>
      </w:r>
      <w:r>
        <w:t>Is this supposed to be 4955?</w:t>
      </w:r>
    </w:p>
  </w:comment>
  <w:comment w:id="47" w:author="Nathan Lo" w:date="2025-07-18T08:45:00Z" w:initials="NL">
    <w:p w14:paraId="15E440D8" w14:textId="1765245B" w:rsidR="00F0310D" w:rsidRDefault="00F0310D">
      <w:pPr>
        <w:pStyle w:val="CommentText"/>
      </w:pPr>
      <w:r>
        <w:rPr>
          <w:rStyle w:val="CommentReference"/>
        </w:rPr>
        <w:annotationRef/>
      </w:r>
      <w:r>
        <w:t>Following on from my comments above – I should probably double check these manually? We need to adjust the figure too, which has different numbers to these?</w:t>
      </w:r>
    </w:p>
  </w:comment>
  <w:comment w:id="51" w:author="Nathan Lo" w:date="2025-07-18T08:48:00Z" w:initials="NL">
    <w:p w14:paraId="4B37FCF9" w14:textId="4974E83C" w:rsidR="00FD6910" w:rsidRPr="00FD6910" w:rsidRDefault="00FD6910">
      <w:pPr>
        <w:pStyle w:val="CommentText"/>
      </w:pPr>
      <w:r>
        <w:rPr>
          <w:rStyle w:val="CommentReference"/>
        </w:rPr>
        <w:annotationRef/>
      </w:r>
      <w:r>
        <w:t>I removed “the cockroach/termite” here because I think it is a leftover from when we were hoping to find super old inserts.</w:t>
      </w:r>
    </w:p>
  </w:comment>
  <w:comment w:id="54" w:author="Nathan Lo" w:date="2025-07-18T08:49:00Z" w:initials="NL">
    <w:p w14:paraId="24FE1F7D" w14:textId="2CA5C53A" w:rsidR="00FD6910" w:rsidRDefault="00FD6910">
      <w:pPr>
        <w:pStyle w:val="CommentText"/>
      </w:pPr>
      <w:r>
        <w:rPr>
          <w:rStyle w:val="CommentReference"/>
        </w:rPr>
        <w:annotationRef/>
      </w:r>
      <w:r>
        <w:t xml:space="preserve">I think this could be removed. The sentence before it provides a reasonable explanation. </w:t>
      </w:r>
    </w:p>
  </w:comment>
  <w:comment w:id="55" w:author="Nathan Lo" w:date="2025-07-18T08:51:00Z" w:initials="NL">
    <w:p w14:paraId="2873ED1D" w14:textId="71F782B9" w:rsidR="00FD6910" w:rsidRDefault="00FD6910">
      <w:pPr>
        <w:pStyle w:val="CommentText"/>
      </w:pPr>
      <w:r>
        <w:rPr>
          <w:rStyle w:val="CommentReference"/>
        </w:rPr>
        <w:annotationRef/>
      </w:r>
      <w:r>
        <w:t xml:space="preserve">Really? I was under the impression the number had dropped down to about 30-40 Myr based on Zhuzhi’s analyses? </w:t>
      </w:r>
      <w:r w:rsidR="007B0587">
        <w:t>Sorry if I have missed something here.</w:t>
      </w:r>
    </w:p>
  </w:comment>
  <w:comment w:id="56" w:author="Kyle Ewart" w:date="2024-12-01T20:23:00Z" w:initials="KE">
    <w:p w14:paraId="1BF71A50" w14:textId="2D64C375" w:rsidR="00125AF9" w:rsidRDefault="00125AF9">
      <w:pPr>
        <w:pStyle w:val="CommentText"/>
      </w:pPr>
      <w:r>
        <w:rPr>
          <w:rStyle w:val="CommentReference"/>
        </w:rPr>
        <w:annotationRef/>
      </w:r>
      <w:r>
        <w:t xml:space="preserve">I assume for this we would just want to count the number of inserts that are in </w:t>
      </w:r>
      <w:r w:rsidRPr="005D1EEA">
        <w:t xml:space="preserve">Panesthia </w:t>
      </w:r>
      <w:r>
        <w:t xml:space="preserve">cribrate and /or </w:t>
      </w:r>
      <w:r w:rsidRPr="005D1EEA">
        <w:t xml:space="preserve">Panesthia </w:t>
      </w:r>
      <w:r>
        <w:t xml:space="preserve">lata that are also in at least one of the other Panesthiinae species. </w:t>
      </w:r>
    </w:p>
  </w:comment>
  <w:comment w:id="57" w:author="Nathan Lo" w:date="2024-12-10T08:35:00Z" w:initials="NL">
    <w:p w14:paraId="2F82362C" w14:textId="05D25626" w:rsidR="009713F4" w:rsidRDefault="009713F4">
      <w:pPr>
        <w:pStyle w:val="CommentText"/>
      </w:pPr>
      <w:r>
        <w:rPr>
          <w:rStyle w:val="CommentReference"/>
        </w:rPr>
        <w:annotationRef/>
      </w:r>
      <w:r>
        <w:t xml:space="preserve">Yes, but we’d have to demonstrate they are in the same area of the genome (i.e. homologous flanking regions). </w:t>
      </w:r>
    </w:p>
  </w:comment>
  <w:comment w:id="58" w:author="Kyle Ewart" w:date="2024-12-02T10:22:00Z" w:initials="KE">
    <w:p w14:paraId="57A740BE" w14:textId="660B70AC" w:rsidR="00125AF9" w:rsidRDefault="00125AF9">
      <w:pPr>
        <w:pStyle w:val="CommentText"/>
      </w:pPr>
      <w:r>
        <w:rPr>
          <w:rStyle w:val="CommentReference"/>
        </w:rPr>
        <w:annotationRef/>
      </w:r>
      <w:r>
        <w:t>Could possibly save this for a follow up study.</w:t>
      </w:r>
    </w:p>
  </w:comment>
  <w:comment w:id="59" w:author="Kyle Ewart" w:date="2024-12-01T20:53:00Z" w:initials="KE">
    <w:p w14:paraId="22F03FD0" w14:textId="3A128ECD" w:rsidR="00125AF9" w:rsidRDefault="00125AF9">
      <w:pPr>
        <w:pStyle w:val="CommentText"/>
      </w:pPr>
      <w:r>
        <w:rPr>
          <w:rStyle w:val="CommentReference"/>
        </w:rPr>
        <w:annotationRef/>
      </w:r>
      <w:r>
        <w:t>This could possibly be saved for a follow-up manuscript.</w:t>
      </w:r>
    </w:p>
  </w:comment>
  <w:comment w:id="60" w:author="Nathan Lo" w:date="2024-12-10T08:28:00Z" w:initials="NL">
    <w:p w14:paraId="7EA20BE0" w14:textId="705B45EB" w:rsidR="00545C80" w:rsidRDefault="00545C80">
      <w:pPr>
        <w:pStyle w:val="CommentText"/>
      </w:pPr>
      <w:r>
        <w:rPr>
          <w:rStyle w:val="CommentReference"/>
        </w:rPr>
        <w:annotationRef/>
      </w:r>
      <w:r>
        <w:t xml:space="preserve">It could, although I think it will add a lot to the current ms, and it’s </w:t>
      </w:r>
      <w:r w:rsidR="009713F4">
        <w:t>pretty much finished so not too hard to add?</w:t>
      </w:r>
    </w:p>
  </w:comment>
  <w:comment w:id="62" w:author="Nathan Lo" w:date="2025-07-18T09:02:00Z" w:initials="NL">
    <w:p w14:paraId="05208039" w14:textId="37B0C02F" w:rsidR="00664CFC" w:rsidRDefault="00664CFC">
      <w:pPr>
        <w:pStyle w:val="CommentText"/>
      </w:pPr>
      <w:r>
        <w:rPr>
          <w:rStyle w:val="CommentReference"/>
        </w:rPr>
        <w:annotationRef/>
      </w:r>
      <w:r>
        <w:t xml:space="preserve">I think we should include these results, since it is a fairly obvious question the reviewers will ask. If you are OK with this I’ll add it in, as I have the results. </w:t>
      </w:r>
    </w:p>
  </w:comment>
  <w:comment w:id="65" w:author="Nathan Lo" w:date="2025-07-18T09:01:00Z" w:initials="NL">
    <w:p w14:paraId="454103A7" w14:textId="03739B7B" w:rsidR="00664CFC" w:rsidRDefault="00664CFC">
      <w:pPr>
        <w:pStyle w:val="CommentText"/>
      </w:pPr>
      <w:r>
        <w:rPr>
          <w:rStyle w:val="CommentReference"/>
        </w:rPr>
        <w:annotationRef/>
      </w:r>
      <w:r>
        <w:t>We need to provide a figure showing 200 million old inserts (if we actually have any – this is still unclear to me)</w:t>
      </w:r>
    </w:p>
  </w:comment>
  <w:comment w:id="68" w:author="Kyle Ewart" w:date="2024-12-02T10:23:00Z" w:initials="KE">
    <w:p w14:paraId="21463205" w14:textId="397955D7" w:rsidR="00125AF9" w:rsidRDefault="00125AF9">
      <w:pPr>
        <w:pStyle w:val="CommentText"/>
      </w:pPr>
      <w:r>
        <w:rPr>
          <w:rStyle w:val="CommentReference"/>
        </w:rPr>
        <w:annotationRef/>
      </w:r>
      <w:r>
        <w:t>Is this correct?</w:t>
      </w:r>
    </w:p>
  </w:comment>
  <w:comment w:id="69" w:author="Nathan Lo" w:date="2024-12-10T08:36:00Z" w:initials="NL">
    <w:p w14:paraId="78964499" w14:textId="4F32A6B1" w:rsidR="009713F4" w:rsidRDefault="009713F4">
      <w:pPr>
        <w:pStyle w:val="CommentText"/>
      </w:pPr>
      <w:r>
        <w:rPr>
          <w:rStyle w:val="CommentReference"/>
        </w:rPr>
        <w:annotationRef/>
      </w:r>
      <w:r>
        <w:t xml:space="preserve">To some degree yes, I think. It is not well understood, but is probably 1-2 years, as opposed to months in Periplaneta and Blattella. Termites have quite long gen times (5-10 years). </w:t>
      </w:r>
    </w:p>
  </w:comment>
  <w:comment w:id="70" w:author="Kyle Ewart" w:date="2025-06-09T14:05:00Z" w:initials="KE">
    <w:p w14:paraId="379CB1D0" w14:textId="50EEC23F" w:rsidR="00155F3A" w:rsidRDefault="00155F3A">
      <w:pPr>
        <w:pStyle w:val="CommentText"/>
      </w:pPr>
      <w:r>
        <w:rPr>
          <w:rStyle w:val="CommentReference"/>
        </w:rPr>
        <w:annotationRef/>
      </w:r>
      <w:r>
        <w:t xml:space="preserve">Should we remove this point then? Or just say that </w:t>
      </w:r>
      <w:r w:rsidRPr="00155F3A">
        <w:t>Panesthiinae</w:t>
      </w:r>
      <w:r>
        <w:t xml:space="preserve"> may have more interactions with Blattabacterium due to their ‘general biology’? </w:t>
      </w:r>
    </w:p>
  </w:comment>
  <w:comment w:id="71" w:author="Nathan Lo" w:date="2025-07-18T09:05:00Z" w:initials="NL">
    <w:p w14:paraId="42F565EB" w14:textId="5C27A568" w:rsidR="007B19F2" w:rsidRDefault="007B19F2">
      <w:pPr>
        <w:pStyle w:val="CommentText"/>
      </w:pPr>
      <w:r>
        <w:rPr>
          <w:rStyle w:val="CommentReference"/>
        </w:rPr>
        <w:annotationRef/>
      </w:r>
      <w:r>
        <w:t xml:space="preserve">I think it is OK to leave it in. I’ll find out more about the generation times from Harley. </w:t>
      </w:r>
    </w:p>
  </w:comment>
  <w:comment w:id="72" w:author="Maxim Warwick Dus Adams" w:date="2025-07-18T10:17:00Z" w:initials="MA">
    <w:p w14:paraId="74602DA9" w14:textId="77777777" w:rsidR="00033FD1" w:rsidRDefault="00033FD1" w:rsidP="00033FD1">
      <w:r>
        <w:rPr>
          <w:rStyle w:val="CommentReference"/>
        </w:rPr>
        <w:annotationRef/>
      </w:r>
      <w:r>
        <w:rPr>
          <w:sz w:val="20"/>
          <w:szCs w:val="20"/>
        </w:rPr>
        <w:t>Out of interest, my understanding is that HGT occurs at some point around oogenesis. It makes sense that a longer generation time would increase # HGT / generation, but I wonder if the inverse is that a faster generation time would lead to more interactions per unit time, such that the overall rate of HGT / absolute time is the same? I wonder if there is any published work about this</w:t>
      </w:r>
    </w:p>
  </w:comment>
  <w:comment w:id="73" w:author="Maxim Warwick Dus Adams" w:date="2025-07-18T10:18:00Z" w:initials="MA">
    <w:p w14:paraId="37B418F6" w14:textId="77777777" w:rsidR="00033FD1" w:rsidRDefault="00033FD1" w:rsidP="00033FD1">
      <w:r>
        <w:rPr>
          <w:rStyle w:val="CommentReference"/>
        </w:rPr>
        <w:annotationRef/>
      </w:r>
      <w:r>
        <w:rPr>
          <w:sz w:val="20"/>
          <w:szCs w:val="20"/>
        </w:rPr>
        <w:t>Potentially a bit more detail here would be good</w:t>
      </w:r>
    </w:p>
  </w:comment>
  <w:comment w:id="74" w:author="Maxim Warwick Dus Adams" w:date="2025-07-18T10:19:00Z" w:initials="MA">
    <w:p w14:paraId="748384F7" w14:textId="77777777" w:rsidR="00033FD1" w:rsidRDefault="00033FD1" w:rsidP="00033FD1">
      <w:r>
        <w:rPr>
          <w:rStyle w:val="CommentReference"/>
        </w:rPr>
        <w:annotationRef/>
      </w:r>
      <w:r>
        <w:rPr>
          <w:sz w:val="20"/>
          <w:szCs w:val="20"/>
        </w:rPr>
        <w:t>These choices seem very solid to me</w:t>
      </w:r>
    </w:p>
  </w:comment>
  <w:comment w:id="75" w:author="Maxim Warwick Dus Adams" w:date="2025-07-18T10:19:00Z" w:initials="MA">
    <w:p w14:paraId="46CB9953" w14:textId="77777777" w:rsidR="00033FD1" w:rsidRDefault="00033FD1" w:rsidP="00033FD1">
      <w:r>
        <w:rPr>
          <w:rStyle w:val="CommentReference"/>
        </w:rPr>
        <w:annotationRef/>
      </w:r>
      <w:r>
        <w:rPr>
          <w:sz w:val="20"/>
          <w:szCs w:val="20"/>
        </w:rPr>
        <w:t>If we wanted to style it up a little I'd be happy to do some scientific illustrations of panesthiine vs p. americana vs termites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9B8FF2" w15:done="0"/>
  <w15:commentEx w15:paraId="7ACDC687" w15:done="0"/>
  <w15:commentEx w15:paraId="75C2E38C" w15:done="0"/>
  <w15:commentEx w15:paraId="72AD0BC6" w15:done="0"/>
  <w15:commentEx w15:paraId="32C8AA83" w15:done="0"/>
  <w15:commentEx w15:paraId="411602AB" w15:paraIdParent="32C8AA83" w15:done="0"/>
  <w15:commentEx w15:paraId="0B663CFD" w15:paraIdParent="32C8AA83" w15:done="0"/>
  <w15:commentEx w15:paraId="307399FD" w15:done="0"/>
  <w15:commentEx w15:paraId="7522FBD3" w15:paraIdParent="307399FD" w15:done="0"/>
  <w15:commentEx w15:paraId="6D1F9AA4" w15:done="0"/>
  <w15:commentEx w15:paraId="775D4FEA" w15:paraIdParent="6D1F9AA4" w15:done="0"/>
  <w15:commentEx w15:paraId="50EDB2F3" w15:done="0"/>
  <w15:commentEx w15:paraId="6E8BFF22" w15:done="0"/>
  <w15:commentEx w15:paraId="08A9A5F4" w15:paraIdParent="6E8BFF22" w15:done="0"/>
  <w15:commentEx w15:paraId="7FCD40CA" w15:done="0"/>
  <w15:commentEx w15:paraId="0B85EE20" w15:done="0"/>
  <w15:commentEx w15:paraId="15E440D8" w15:done="0"/>
  <w15:commentEx w15:paraId="4B37FCF9" w15:done="0"/>
  <w15:commentEx w15:paraId="24FE1F7D" w15:done="0"/>
  <w15:commentEx w15:paraId="2873ED1D" w15:done="0"/>
  <w15:commentEx w15:paraId="1BF71A50" w15:done="0"/>
  <w15:commentEx w15:paraId="2F82362C" w15:paraIdParent="1BF71A50" w15:done="0"/>
  <w15:commentEx w15:paraId="57A740BE" w15:done="0"/>
  <w15:commentEx w15:paraId="22F03FD0" w15:done="0"/>
  <w15:commentEx w15:paraId="7EA20BE0" w15:paraIdParent="22F03FD0" w15:done="0"/>
  <w15:commentEx w15:paraId="05208039" w15:done="0"/>
  <w15:commentEx w15:paraId="454103A7" w15:done="0"/>
  <w15:commentEx w15:paraId="21463205" w15:done="0"/>
  <w15:commentEx w15:paraId="78964499" w15:paraIdParent="21463205" w15:done="0"/>
  <w15:commentEx w15:paraId="379CB1D0" w15:paraIdParent="21463205" w15:done="0"/>
  <w15:commentEx w15:paraId="42F565EB" w15:paraIdParent="21463205" w15:done="0"/>
  <w15:commentEx w15:paraId="74602DA9" w15:paraIdParent="21463205" w15:done="0"/>
  <w15:commentEx w15:paraId="37B418F6" w15:done="0"/>
  <w15:commentEx w15:paraId="748384F7" w15:done="0"/>
  <w15:commentEx w15:paraId="46CB9953" w15:paraIdParent="748384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C769C" w16cex:dateUtc="2025-06-09T11:24:00Z"/>
  <w16cex:commentExtensible w16cex:durableId="4FE55D57" w16cex:dateUtc="2025-07-17T23:57:00Z"/>
  <w16cex:commentExtensible w16cex:durableId="2C247A3F" w16cex:dateUtc="2025-07-17T21:46:00Z"/>
  <w16cex:commentExtensible w16cex:durableId="2C247A1B" w16cex:dateUtc="2025-07-17T21:45:00Z"/>
  <w16cex:commentExtensible w16cex:durableId="2C24808E" w16cex:dateUtc="2025-07-17T22:13:00Z"/>
  <w16cex:commentExtensible w16cex:durableId="2B027A70" w16cex:dateUtc="2024-12-09T21:29:00Z"/>
  <w16cex:commentExtensible w16cex:durableId="40746669" w16cex:dateUtc="2025-01-07T14:57:00Z"/>
  <w16cex:commentExtensible w16cex:durableId="2C24895C" w16cex:dateUtc="2025-07-17T22:50:00Z"/>
  <w16cex:commentExtensible w16cex:durableId="2C248966" w16cex:dateUtc="2025-07-17T22:50:00Z"/>
  <w16cex:commentExtensible w16cex:durableId="5A7F779C" w16cex:dateUtc="2025-01-07T14:58:00Z"/>
  <w16cex:commentExtensible w16cex:durableId="2C2487B7" w16cex:dateUtc="2025-07-17T22:43:00Z"/>
  <w16cex:commentExtensible w16cex:durableId="2C248819" w16cex:dateUtc="2025-07-17T22:45:00Z"/>
  <w16cex:commentExtensible w16cex:durableId="2C2488DE" w16cex:dateUtc="2025-07-17T22:48:00Z"/>
  <w16cex:commentExtensible w16cex:durableId="2C248928" w16cex:dateUtc="2025-07-17T22:49:00Z"/>
  <w16cex:commentExtensible w16cex:durableId="2C24898C" w16cex:dateUtc="2025-07-17T22:51:00Z"/>
  <w16cex:commentExtensible w16cex:durableId="2B027BBC" w16cex:dateUtc="2024-12-09T21:35:00Z"/>
  <w16cex:commentExtensible w16cex:durableId="2B027A31" w16cex:dateUtc="2024-12-09T21:28:00Z"/>
  <w16cex:commentExtensible w16cex:durableId="2C248C13" w16cex:dateUtc="2025-07-17T23:02:00Z"/>
  <w16cex:commentExtensible w16cex:durableId="2C248BD6" w16cex:dateUtc="2025-07-17T23:01:00Z"/>
  <w16cex:commentExtensible w16cex:durableId="2B027C2A" w16cex:dateUtc="2024-12-09T21:36:00Z"/>
  <w16cex:commentExtensible w16cex:durableId="6CF376D3" w16cex:dateUtc="2025-06-09T13:05:00Z"/>
  <w16cex:commentExtensible w16cex:durableId="2C248CBE" w16cex:dateUtc="2025-07-17T23:05:00Z"/>
  <w16cex:commentExtensible w16cex:durableId="6B304C50" w16cex:dateUtc="2025-07-18T00:17:00Z"/>
  <w16cex:commentExtensible w16cex:durableId="03A26957" w16cex:dateUtc="2025-07-18T00:18:00Z"/>
  <w16cex:commentExtensible w16cex:durableId="726A3809" w16cex:dateUtc="2025-07-18T00:19:00Z"/>
  <w16cex:commentExtensible w16cex:durableId="5C19B0F3" w16cex:dateUtc="2025-07-18T0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9B8FF2" w16cid:durableId="2AF1BCC7"/>
  <w16cid:commentId w16cid:paraId="7ACDC687" w16cid:durableId="20BC769C"/>
  <w16cid:commentId w16cid:paraId="75C2E38C" w16cid:durableId="4FE55D57"/>
  <w16cid:commentId w16cid:paraId="72AD0BC6" w16cid:durableId="2C247A3F"/>
  <w16cid:commentId w16cid:paraId="32C8AA83" w16cid:durableId="2AF7453C"/>
  <w16cid:commentId w16cid:paraId="411602AB" w16cid:durableId="2C247A1B"/>
  <w16cid:commentId w16cid:paraId="0B663CFD" w16cid:durableId="2C27AC48"/>
  <w16cid:commentId w16cid:paraId="307399FD" w16cid:durableId="2B026D9C"/>
  <w16cid:commentId w16cid:paraId="7522FBD3" w16cid:durableId="2C24808E"/>
  <w16cid:commentId w16cid:paraId="6D1F9AA4" w16cid:durableId="2AF8BA05"/>
  <w16cid:commentId w16cid:paraId="775D4FEA" w16cid:durableId="2B027A70"/>
  <w16cid:commentId w16cid:paraId="50EDB2F3" w16cid:durableId="40746669"/>
  <w16cid:commentId w16cid:paraId="6E8BFF22" w16cid:durableId="2C24895C"/>
  <w16cid:commentId w16cid:paraId="08A9A5F4" w16cid:durableId="2C248966"/>
  <w16cid:commentId w16cid:paraId="7FCD40CA" w16cid:durableId="5A7F779C"/>
  <w16cid:commentId w16cid:paraId="0B85EE20" w16cid:durableId="2C2487B7"/>
  <w16cid:commentId w16cid:paraId="15E440D8" w16cid:durableId="2C248819"/>
  <w16cid:commentId w16cid:paraId="4B37FCF9" w16cid:durableId="2C2488DE"/>
  <w16cid:commentId w16cid:paraId="24FE1F7D" w16cid:durableId="2C248928"/>
  <w16cid:commentId w16cid:paraId="2873ED1D" w16cid:durableId="2C24898C"/>
  <w16cid:commentId w16cid:paraId="1BF71A50" w16cid:durableId="2AF74435"/>
  <w16cid:commentId w16cid:paraId="2F82362C" w16cid:durableId="2B027BBC"/>
  <w16cid:commentId w16cid:paraId="57A740BE" w16cid:durableId="2AF808FC"/>
  <w16cid:commentId w16cid:paraId="22F03FD0" w16cid:durableId="2AF74B53"/>
  <w16cid:commentId w16cid:paraId="7EA20BE0" w16cid:durableId="2B027A31"/>
  <w16cid:commentId w16cid:paraId="05208039" w16cid:durableId="2C248C13"/>
  <w16cid:commentId w16cid:paraId="454103A7" w16cid:durableId="2C248BD6"/>
  <w16cid:commentId w16cid:paraId="21463205" w16cid:durableId="2AF80922"/>
  <w16cid:commentId w16cid:paraId="78964499" w16cid:durableId="2B027C2A"/>
  <w16cid:commentId w16cid:paraId="379CB1D0" w16cid:durableId="6CF376D3"/>
  <w16cid:commentId w16cid:paraId="42F565EB" w16cid:durableId="2C248CBE"/>
  <w16cid:commentId w16cid:paraId="74602DA9" w16cid:durableId="6B304C50"/>
  <w16cid:commentId w16cid:paraId="37B418F6" w16cid:durableId="03A26957"/>
  <w16cid:commentId w16cid:paraId="748384F7" w16cid:durableId="726A3809"/>
  <w16cid:commentId w16cid:paraId="46CB9953" w16cid:durableId="5C19B0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2"/>
  </w:num>
  <w:num w:numId="4">
    <w:abstractNumId w:val="17"/>
  </w:num>
  <w:num w:numId="5">
    <w:abstractNumId w:val="14"/>
  </w:num>
  <w:num w:numId="6">
    <w:abstractNumId w:val="10"/>
  </w:num>
  <w:num w:numId="7">
    <w:abstractNumId w:val="7"/>
  </w:num>
  <w:num w:numId="8">
    <w:abstractNumId w:val="6"/>
  </w:num>
  <w:num w:numId="9">
    <w:abstractNumId w:val="8"/>
  </w:num>
  <w:num w:numId="10">
    <w:abstractNumId w:val="15"/>
  </w:num>
  <w:num w:numId="11">
    <w:abstractNumId w:val="9"/>
  </w:num>
  <w:num w:numId="12">
    <w:abstractNumId w:val="4"/>
  </w:num>
  <w:num w:numId="13">
    <w:abstractNumId w:val="11"/>
  </w:num>
  <w:num w:numId="14">
    <w:abstractNumId w:val="13"/>
  </w:num>
  <w:num w:numId="15">
    <w:abstractNumId w:val="1"/>
  </w:num>
  <w:num w:numId="16">
    <w:abstractNumId w:val="12"/>
  </w:num>
  <w:num w:numId="17">
    <w:abstractNumId w:val="0"/>
  </w:num>
  <w:num w:numId="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yle Ewart">
    <w15:presenceInfo w15:providerId="None" w15:userId="Kyle Ewart"/>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751C"/>
    <w:rsid w:val="00022199"/>
    <w:rsid w:val="0002478F"/>
    <w:rsid w:val="00033FD1"/>
    <w:rsid w:val="00066F13"/>
    <w:rsid w:val="00070078"/>
    <w:rsid w:val="00071AEB"/>
    <w:rsid w:val="00072473"/>
    <w:rsid w:val="00080599"/>
    <w:rsid w:val="00093F65"/>
    <w:rsid w:val="000B02B9"/>
    <w:rsid w:val="000C3808"/>
    <w:rsid w:val="000C3A1B"/>
    <w:rsid w:val="000D688F"/>
    <w:rsid w:val="00125AF9"/>
    <w:rsid w:val="00126E07"/>
    <w:rsid w:val="001322D6"/>
    <w:rsid w:val="00132330"/>
    <w:rsid w:val="00147604"/>
    <w:rsid w:val="00155F3A"/>
    <w:rsid w:val="00197857"/>
    <w:rsid w:val="001A5891"/>
    <w:rsid w:val="001B2046"/>
    <w:rsid w:val="001C74E6"/>
    <w:rsid w:val="001D6847"/>
    <w:rsid w:val="001E3994"/>
    <w:rsid w:val="001F6143"/>
    <w:rsid w:val="00213274"/>
    <w:rsid w:val="0023229D"/>
    <w:rsid w:val="00233585"/>
    <w:rsid w:val="002542D9"/>
    <w:rsid w:val="00291883"/>
    <w:rsid w:val="0029768A"/>
    <w:rsid w:val="002A3BD7"/>
    <w:rsid w:val="002A3E15"/>
    <w:rsid w:val="002B719D"/>
    <w:rsid w:val="00313BEB"/>
    <w:rsid w:val="003147ED"/>
    <w:rsid w:val="0032539D"/>
    <w:rsid w:val="00330BC3"/>
    <w:rsid w:val="0033250B"/>
    <w:rsid w:val="0033330B"/>
    <w:rsid w:val="00357440"/>
    <w:rsid w:val="00363B7A"/>
    <w:rsid w:val="003A566D"/>
    <w:rsid w:val="003F52B3"/>
    <w:rsid w:val="00410724"/>
    <w:rsid w:val="00412663"/>
    <w:rsid w:val="00437A0D"/>
    <w:rsid w:val="004553A5"/>
    <w:rsid w:val="00460F19"/>
    <w:rsid w:val="00475B59"/>
    <w:rsid w:val="00487099"/>
    <w:rsid w:val="00487C34"/>
    <w:rsid w:val="00492836"/>
    <w:rsid w:val="004B0A74"/>
    <w:rsid w:val="004B0D04"/>
    <w:rsid w:val="00537F39"/>
    <w:rsid w:val="00540580"/>
    <w:rsid w:val="00545C80"/>
    <w:rsid w:val="005678C9"/>
    <w:rsid w:val="005714CD"/>
    <w:rsid w:val="00573E28"/>
    <w:rsid w:val="0057555A"/>
    <w:rsid w:val="005818D0"/>
    <w:rsid w:val="005A25A5"/>
    <w:rsid w:val="005C2E39"/>
    <w:rsid w:val="005D1EEA"/>
    <w:rsid w:val="005E0AED"/>
    <w:rsid w:val="005F0D2F"/>
    <w:rsid w:val="0060260E"/>
    <w:rsid w:val="00615DA5"/>
    <w:rsid w:val="00656AC8"/>
    <w:rsid w:val="00656BA1"/>
    <w:rsid w:val="00660CB8"/>
    <w:rsid w:val="00660EA3"/>
    <w:rsid w:val="00664CFC"/>
    <w:rsid w:val="00675ECD"/>
    <w:rsid w:val="006850BD"/>
    <w:rsid w:val="006937E7"/>
    <w:rsid w:val="006A02FC"/>
    <w:rsid w:val="0072171A"/>
    <w:rsid w:val="007A1D99"/>
    <w:rsid w:val="007B0587"/>
    <w:rsid w:val="007B19F2"/>
    <w:rsid w:val="007B7CBF"/>
    <w:rsid w:val="007C3DA2"/>
    <w:rsid w:val="007D497B"/>
    <w:rsid w:val="007D7E2F"/>
    <w:rsid w:val="007E3D33"/>
    <w:rsid w:val="007F53C0"/>
    <w:rsid w:val="00800795"/>
    <w:rsid w:val="008052A5"/>
    <w:rsid w:val="00837F66"/>
    <w:rsid w:val="00840F46"/>
    <w:rsid w:val="008436D3"/>
    <w:rsid w:val="00850E32"/>
    <w:rsid w:val="00867EE1"/>
    <w:rsid w:val="0087104B"/>
    <w:rsid w:val="0087104E"/>
    <w:rsid w:val="00874B13"/>
    <w:rsid w:val="008B0004"/>
    <w:rsid w:val="008C5DE7"/>
    <w:rsid w:val="00920005"/>
    <w:rsid w:val="009215EE"/>
    <w:rsid w:val="00921CB8"/>
    <w:rsid w:val="009271FA"/>
    <w:rsid w:val="009713F4"/>
    <w:rsid w:val="0097648D"/>
    <w:rsid w:val="009B390B"/>
    <w:rsid w:val="009F6EC7"/>
    <w:rsid w:val="00A34862"/>
    <w:rsid w:val="00A40CE0"/>
    <w:rsid w:val="00A410FF"/>
    <w:rsid w:val="00A60CE5"/>
    <w:rsid w:val="00A80E08"/>
    <w:rsid w:val="00A90F94"/>
    <w:rsid w:val="00AA1B7C"/>
    <w:rsid w:val="00AC1546"/>
    <w:rsid w:val="00AE0FBB"/>
    <w:rsid w:val="00AF759E"/>
    <w:rsid w:val="00B2504A"/>
    <w:rsid w:val="00B33714"/>
    <w:rsid w:val="00B352AD"/>
    <w:rsid w:val="00B4527D"/>
    <w:rsid w:val="00B710AF"/>
    <w:rsid w:val="00B8466C"/>
    <w:rsid w:val="00B849F0"/>
    <w:rsid w:val="00B859B3"/>
    <w:rsid w:val="00B859E7"/>
    <w:rsid w:val="00B977FC"/>
    <w:rsid w:val="00BB0F71"/>
    <w:rsid w:val="00BB17CA"/>
    <w:rsid w:val="00BB3CE5"/>
    <w:rsid w:val="00BB771C"/>
    <w:rsid w:val="00BC3E42"/>
    <w:rsid w:val="00BE6571"/>
    <w:rsid w:val="00BF31F2"/>
    <w:rsid w:val="00C00B54"/>
    <w:rsid w:val="00C032A5"/>
    <w:rsid w:val="00C05E97"/>
    <w:rsid w:val="00C06A05"/>
    <w:rsid w:val="00C072C7"/>
    <w:rsid w:val="00C1656F"/>
    <w:rsid w:val="00C50518"/>
    <w:rsid w:val="00C57B03"/>
    <w:rsid w:val="00C64B4C"/>
    <w:rsid w:val="00C665F3"/>
    <w:rsid w:val="00C66DC5"/>
    <w:rsid w:val="00C77963"/>
    <w:rsid w:val="00C8057F"/>
    <w:rsid w:val="00C82CF1"/>
    <w:rsid w:val="00CB64F1"/>
    <w:rsid w:val="00CC3A30"/>
    <w:rsid w:val="00CD3DC5"/>
    <w:rsid w:val="00CF1EF2"/>
    <w:rsid w:val="00D11D73"/>
    <w:rsid w:val="00D14790"/>
    <w:rsid w:val="00D766F4"/>
    <w:rsid w:val="00D91A88"/>
    <w:rsid w:val="00D9574B"/>
    <w:rsid w:val="00DA1DDE"/>
    <w:rsid w:val="00DA71B2"/>
    <w:rsid w:val="00DB4C21"/>
    <w:rsid w:val="00DE7348"/>
    <w:rsid w:val="00E27114"/>
    <w:rsid w:val="00E31390"/>
    <w:rsid w:val="00E34C59"/>
    <w:rsid w:val="00E43E86"/>
    <w:rsid w:val="00E73DFC"/>
    <w:rsid w:val="00E7671C"/>
    <w:rsid w:val="00E948B2"/>
    <w:rsid w:val="00EC2738"/>
    <w:rsid w:val="00EF2E6C"/>
    <w:rsid w:val="00F0084F"/>
    <w:rsid w:val="00F0310D"/>
    <w:rsid w:val="00F152DA"/>
    <w:rsid w:val="00F33815"/>
    <w:rsid w:val="00F65192"/>
    <w:rsid w:val="00F771D4"/>
    <w:rsid w:val="00F77C96"/>
    <w:rsid w:val="00F81BC4"/>
    <w:rsid w:val="00F93012"/>
    <w:rsid w:val="00F975F6"/>
    <w:rsid w:val="00FA2B65"/>
    <w:rsid w:val="00FB7D9B"/>
    <w:rsid w:val="00FD6910"/>
    <w:rsid w:val="00FE0EF2"/>
    <w:rsid w:val="00FE416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76-023-00688-5" TargetMode="External"/><Relationship Id="rId13" Type="http://schemas.openxmlformats.org/officeDocument/2006/relationships/hyperlink" Target="https://academic.oup.com/mbe/article/41/1/msad278/7485626?login=true"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academic.oup.com/mbe/article/24/6/1340/987283?login=true" TargetMode="External"/><Relationship Id="rId17"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pnas.org/doi/abs/10.1073/pnas.0907504106"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academic.oup.com/mbe/article/20/6/907/982692?login=true" TargetMode="External"/><Relationship Id="rId4" Type="http://schemas.openxmlformats.org/officeDocument/2006/relationships/webSettings" Target="webSettings.xml"/><Relationship Id="rId9" Type="http://schemas.openxmlformats.org/officeDocument/2006/relationships/hyperlink" Target="https://www.cell.com/cell/fulltext/S0092-8674(22)00719-X?uuid=uuid%3A8a7db853-0c92-46b6-9b95-a976f270ab7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2334</Words>
  <Characters>13309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5</cp:revision>
  <dcterms:created xsi:type="dcterms:W3CDTF">2025-07-18T00:00:00Z</dcterms:created>
  <dcterms:modified xsi:type="dcterms:W3CDTF">2025-07-20T16:57:00Z</dcterms:modified>
</cp:coreProperties>
</file>