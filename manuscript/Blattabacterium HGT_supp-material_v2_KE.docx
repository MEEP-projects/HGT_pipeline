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409CF6" w14:textId="6FC21092" w:rsidR="00CF2859" w:rsidRPr="001E1D48" w:rsidRDefault="005450BE" w:rsidP="00C14CF5">
      <w:pPr>
        <w:jc w:val="center"/>
        <w:rPr>
          <w:rFonts w:ascii="Aptos" w:hAnsi="Aptos" w:cstheme="minorHAnsi"/>
          <w:b/>
          <w:sz w:val="40"/>
          <w:rPrChange w:id="0" w:author="Nathan Lo" w:date="2025-09-11T14:12:00Z">
            <w:rPr>
              <w:rFonts w:cstheme="minorHAnsi"/>
              <w:b/>
              <w:sz w:val="40"/>
            </w:rPr>
          </w:rPrChange>
        </w:rPr>
      </w:pPr>
      <w:r w:rsidRPr="001E1D48">
        <w:rPr>
          <w:rFonts w:ascii="Aptos" w:hAnsi="Aptos" w:cstheme="minorHAnsi"/>
          <w:b/>
          <w:sz w:val="40"/>
          <w:rPrChange w:id="1" w:author="Nathan Lo" w:date="2025-09-11T14:12:00Z">
            <w:rPr>
              <w:rFonts w:cstheme="minorHAnsi"/>
              <w:b/>
              <w:sz w:val="40"/>
            </w:rPr>
          </w:rPrChange>
        </w:rPr>
        <w:t>Supplementary Material</w:t>
      </w:r>
    </w:p>
    <w:p w14:paraId="0302A8DA" w14:textId="77777777" w:rsidR="005450BE" w:rsidRPr="001E1D48" w:rsidRDefault="005450BE" w:rsidP="00790F30">
      <w:pPr>
        <w:jc w:val="both"/>
        <w:rPr>
          <w:rFonts w:ascii="Aptos" w:hAnsi="Aptos" w:cstheme="minorHAnsi"/>
          <w:rPrChange w:id="2" w:author="Nathan Lo" w:date="2025-09-11T14:12:00Z">
            <w:rPr>
              <w:rFonts w:cstheme="minorHAnsi"/>
            </w:rPr>
          </w:rPrChange>
        </w:rPr>
      </w:pPr>
    </w:p>
    <w:p w14:paraId="22D2489C" w14:textId="20C2B642" w:rsidR="00CF2859" w:rsidRPr="001E1D48" w:rsidRDefault="005450BE" w:rsidP="00790F30">
      <w:pPr>
        <w:jc w:val="both"/>
        <w:rPr>
          <w:rFonts w:ascii="Aptos" w:hAnsi="Aptos" w:cstheme="minorHAnsi"/>
          <w:b/>
          <w:i/>
          <w:rPrChange w:id="3" w:author="Nathan Lo" w:date="2025-09-11T14:12:00Z">
            <w:rPr>
              <w:rFonts w:cstheme="minorHAnsi"/>
              <w:b/>
              <w:i/>
            </w:rPr>
          </w:rPrChange>
        </w:rPr>
      </w:pPr>
      <w:r w:rsidRPr="001E1D48">
        <w:rPr>
          <w:rFonts w:ascii="Aptos" w:hAnsi="Aptos" w:cstheme="minorHAnsi"/>
          <w:b/>
          <w:i/>
          <w:rPrChange w:id="4" w:author="Nathan Lo" w:date="2025-09-11T14:12:00Z">
            <w:rPr>
              <w:rFonts w:cstheme="minorHAnsi"/>
              <w:b/>
              <w:i/>
            </w:rPr>
          </w:rPrChange>
        </w:rPr>
        <w:t>DNA extraction</w:t>
      </w:r>
      <w:r w:rsidR="00723DC1" w:rsidRPr="001E1D48">
        <w:rPr>
          <w:rFonts w:ascii="Aptos" w:hAnsi="Aptos" w:cstheme="minorHAnsi"/>
          <w:b/>
          <w:i/>
          <w:rPrChange w:id="5" w:author="Nathan Lo" w:date="2025-09-11T14:12:00Z">
            <w:rPr>
              <w:rFonts w:cstheme="minorHAnsi"/>
              <w:b/>
              <w:i/>
            </w:rPr>
          </w:rPrChange>
        </w:rPr>
        <w:t>, library</w:t>
      </w:r>
      <w:r w:rsidRPr="001E1D48">
        <w:rPr>
          <w:rFonts w:ascii="Aptos" w:hAnsi="Aptos" w:cstheme="minorHAnsi"/>
          <w:b/>
          <w:i/>
          <w:rPrChange w:id="6" w:author="Nathan Lo" w:date="2025-09-11T14:12:00Z">
            <w:rPr>
              <w:rFonts w:cstheme="minorHAnsi"/>
              <w:b/>
              <w:i/>
            </w:rPr>
          </w:rPrChange>
        </w:rPr>
        <w:t xml:space="preserve"> </w:t>
      </w:r>
      <w:r w:rsidR="00723DC1" w:rsidRPr="001E1D48">
        <w:rPr>
          <w:rFonts w:ascii="Aptos" w:hAnsi="Aptos" w:cstheme="minorHAnsi"/>
          <w:b/>
          <w:i/>
          <w:rPrChange w:id="7" w:author="Nathan Lo" w:date="2025-09-11T14:12:00Z">
            <w:rPr>
              <w:rFonts w:cstheme="minorHAnsi"/>
              <w:b/>
              <w:i/>
            </w:rPr>
          </w:rPrChange>
        </w:rPr>
        <w:t xml:space="preserve">and </w:t>
      </w:r>
      <w:r w:rsidRPr="001E1D48">
        <w:rPr>
          <w:rFonts w:ascii="Aptos" w:hAnsi="Aptos" w:cstheme="minorHAnsi"/>
          <w:b/>
          <w:i/>
          <w:rPrChange w:id="8" w:author="Nathan Lo" w:date="2025-09-11T14:12:00Z">
            <w:rPr>
              <w:rFonts w:cstheme="minorHAnsi"/>
              <w:b/>
              <w:i/>
            </w:rPr>
          </w:rPrChange>
        </w:rPr>
        <w:t>s</w:t>
      </w:r>
      <w:r w:rsidR="00CF2859" w:rsidRPr="001E1D48">
        <w:rPr>
          <w:rFonts w:ascii="Aptos" w:hAnsi="Aptos" w:cstheme="minorHAnsi"/>
          <w:b/>
          <w:i/>
          <w:rPrChange w:id="9" w:author="Nathan Lo" w:date="2025-09-11T14:12:00Z">
            <w:rPr>
              <w:rFonts w:cstheme="minorHAnsi"/>
              <w:b/>
              <w:i/>
            </w:rPr>
          </w:rPrChange>
        </w:rPr>
        <w:t>equencing details</w:t>
      </w:r>
    </w:p>
    <w:p w14:paraId="152EB1ED" w14:textId="24664E8E" w:rsidR="000A22B8" w:rsidRDefault="000A22B8" w:rsidP="000A22B8">
      <w:pPr>
        <w:rPr>
          <w:ins w:id="10" w:author="Microsoft Office User" w:date="2025-09-28T10:43:00Z"/>
          <w:rFonts w:ascii="Aptos" w:hAnsi="Aptos" w:cs="Times New Roman"/>
        </w:rPr>
      </w:pPr>
      <w:ins w:id="11" w:author="Microsoft Office User" w:date="2025-09-03T20:48:00Z">
        <w:r w:rsidRPr="001E1D48">
          <w:rPr>
            <w:rFonts w:ascii="Aptos" w:hAnsi="Aptos"/>
            <w:rPrChange w:id="12" w:author="Nathan Lo" w:date="2025-09-11T14:12:00Z">
              <w:rPr/>
            </w:rPrChange>
          </w:rPr>
          <w:t>Genomic DNA (gDNA) was prepared from 20</w:t>
        </w:r>
      </w:ins>
      <w:ins w:id="13" w:author="Microsoft Office User" w:date="2025-09-28T10:41:00Z">
        <w:r w:rsidR="006D2DC1">
          <w:rPr>
            <w:rFonts w:ascii="Aptos" w:hAnsi="Aptos"/>
          </w:rPr>
          <w:t xml:space="preserve"> </w:t>
        </w:r>
      </w:ins>
      <w:ins w:id="14" w:author="Microsoft Office User" w:date="2025-09-03T20:48:00Z">
        <w:r w:rsidRPr="001E1D48">
          <w:rPr>
            <w:rFonts w:ascii="Aptos" w:hAnsi="Aptos"/>
            <w:rPrChange w:id="15" w:author="Nathan Lo" w:date="2025-09-11T14:12:00Z">
              <w:rPr/>
            </w:rPrChange>
          </w:rPr>
          <w:t xml:space="preserve">mg of leg muscle of a </w:t>
        </w:r>
        <w:commentRangeStart w:id="16"/>
        <w:proofErr w:type="spellStart"/>
        <w:r w:rsidRPr="001E1D48">
          <w:rPr>
            <w:rFonts w:ascii="Aptos" w:hAnsi="Aptos"/>
            <w:i/>
            <w:iCs/>
            <w:rPrChange w:id="17" w:author="Nathan Lo" w:date="2025-09-11T14:12:00Z">
              <w:rPr>
                <w:i/>
                <w:iCs/>
              </w:rPr>
            </w:rPrChange>
          </w:rPr>
          <w:t>Panesthis</w:t>
        </w:r>
        <w:proofErr w:type="spellEnd"/>
        <w:r w:rsidRPr="001E1D48">
          <w:rPr>
            <w:rFonts w:ascii="Aptos" w:hAnsi="Aptos"/>
            <w:i/>
            <w:iCs/>
            <w:rPrChange w:id="18" w:author="Nathan Lo" w:date="2025-09-11T14:12:00Z">
              <w:rPr>
                <w:i/>
                <w:iCs/>
              </w:rPr>
            </w:rPrChange>
          </w:rPr>
          <w:t xml:space="preserve"> </w:t>
        </w:r>
        <w:proofErr w:type="spellStart"/>
        <w:r w:rsidRPr="001E1D48">
          <w:rPr>
            <w:rFonts w:ascii="Aptos" w:hAnsi="Aptos"/>
            <w:i/>
            <w:iCs/>
            <w:rPrChange w:id="19" w:author="Nathan Lo" w:date="2025-09-11T14:12:00Z">
              <w:rPr>
                <w:i/>
                <w:iCs/>
              </w:rPr>
            </w:rPrChange>
          </w:rPr>
          <w:t>australis</w:t>
        </w:r>
        <w:proofErr w:type="spellEnd"/>
        <w:r w:rsidRPr="001E1D48">
          <w:rPr>
            <w:rFonts w:ascii="Aptos" w:hAnsi="Aptos"/>
            <w:rPrChange w:id="20" w:author="Nathan Lo" w:date="2025-09-11T14:12:00Z">
              <w:rPr/>
            </w:rPrChange>
          </w:rPr>
          <w:t xml:space="preserve"> </w:t>
        </w:r>
      </w:ins>
      <w:commentRangeEnd w:id="16"/>
      <w:ins w:id="21" w:author="Microsoft Office User" w:date="2025-09-28T10:48:00Z">
        <w:r w:rsidR="00E7214D">
          <w:rPr>
            <w:rStyle w:val="CommentReference"/>
          </w:rPr>
          <w:commentReference w:id="16"/>
        </w:r>
      </w:ins>
      <w:ins w:id="22" w:author="Microsoft Office User" w:date="2025-09-03T20:48:00Z">
        <w:r w:rsidRPr="001E1D48">
          <w:rPr>
            <w:rFonts w:ascii="Aptos" w:hAnsi="Aptos"/>
            <w:rPrChange w:id="23" w:author="Nathan Lo" w:date="2025-09-11T14:12:00Z">
              <w:rPr/>
            </w:rPrChange>
          </w:rPr>
          <w:t xml:space="preserve">cockroach collected from the </w:t>
        </w:r>
        <w:commentRangeStart w:id="24"/>
        <w:r w:rsidRPr="001E1D48">
          <w:rPr>
            <w:rFonts w:ascii="Aptos" w:hAnsi="Aptos"/>
            <w:rPrChange w:id="25" w:author="Nathan Lo" w:date="2025-09-11T14:12:00Z">
              <w:rPr/>
            </w:rPrChange>
          </w:rPr>
          <w:t>Otway Ranges (near Airey’s Inlet) in Victoria, Australia</w:t>
        </w:r>
      </w:ins>
      <w:commentRangeEnd w:id="24"/>
      <w:ins w:id="26" w:author="Microsoft Office User" w:date="2025-09-28T10:41:00Z">
        <w:r w:rsidR="006D2DC1">
          <w:rPr>
            <w:rStyle w:val="CommentReference"/>
          </w:rPr>
          <w:commentReference w:id="24"/>
        </w:r>
      </w:ins>
      <w:ins w:id="27" w:author="Microsoft Office User" w:date="2025-09-03T20:48:00Z">
        <w:r w:rsidRPr="001E1D48">
          <w:rPr>
            <w:rFonts w:ascii="Aptos" w:hAnsi="Aptos"/>
            <w:rPrChange w:id="28" w:author="Nathan Lo" w:date="2025-09-11T14:12:00Z">
              <w:rPr/>
            </w:rPrChange>
          </w:rPr>
          <w:t>. This was done using the NEB Monarch HMW DNA Extraction Kit (NEB #T3060) according to the manufacturer’s instructions, with the exception that Proteinase K digestion was undertaken for 4 hours at 600</w:t>
        </w:r>
      </w:ins>
      <w:ins w:id="29" w:author="Microsoft Office User" w:date="2025-09-28T10:42:00Z">
        <w:r w:rsidR="00E7214D">
          <w:rPr>
            <w:rFonts w:ascii="Aptos" w:hAnsi="Aptos"/>
          </w:rPr>
          <w:t xml:space="preserve"> </w:t>
        </w:r>
      </w:ins>
      <w:ins w:id="30" w:author="Microsoft Office User" w:date="2025-09-03T20:48:00Z">
        <w:r w:rsidRPr="001E1D48">
          <w:rPr>
            <w:rFonts w:ascii="Aptos" w:hAnsi="Aptos"/>
            <w:rPrChange w:id="31" w:author="Nathan Lo" w:date="2025-09-11T14:12:00Z">
              <w:rPr/>
            </w:rPrChange>
          </w:rPr>
          <w:t xml:space="preserve">rpm, rather than the recommended 45 minutes, </w:t>
        </w:r>
      </w:ins>
      <w:ins w:id="32" w:author="Microsoft Office User" w:date="2025-09-28T10:42:00Z">
        <w:r w:rsidR="00E7214D">
          <w:rPr>
            <w:rFonts w:ascii="Aptos" w:hAnsi="Aptos"/>
          </w:rPr>
          <w:t>to ensure</w:t>
        </w:r>
      </w:ins>
      <w:ins w:id="33" w:author="Microsoft Office User" w:date="2025-09-03T20:48:00Z">
        <w:r w:rsidRPr="001E1D48">
          <w:rPr>
            <w:rFonts w:ascii="Aptos" w:hAnsi="Aptos"/>
            <w:rPrChange w:id="34" w:author="Nathan Lo" w:date="2025-09-11T14:12:00Z">
              <w:rPr/>
            </w:rPrChange>
          </w:rPr>
          <w:t xml:space="preserve"> thorough digestion of the tissue. As minimal gDNA appeared to stick to the glass beads, the supernatant was centrifuged for 10 minutes at 16,000</w:t>
        </w:r>
      </w:ins>
      <w:ins w:id="35" w:author="Microsoft Office User" w:date="2025-09-28T10:42:00Z">
        <w:r w:rsidR="00E7214D">
          <w:rPr>
            <w:rFonts w:ascii="Aptos" w:hAnsi="Aptos"/>
          </w:rPr>
          <w:t xml:space="preserve"> </w:t>
        </w:r>
      </w:ins>
      <w:ins w:id="36" w:author="Microsoft Office User" w:date="2025-09-03T20:48:00Z">
        <w:r w:rsidRPr="001E1D48">
          <w:rPr>
            <w:rFonts w:ascii="Aptos" w:hAnsi="Aptos"/>
            <w:rPrChange w:id="37" w:author="Nathan Lo" w:date="2025-09-11T14:12:00Z">
              <w:rPr/>
            </w:rPrChange>
          </w:rPr>
          <w:t xml:space="preserve">g at room temperature, the pellet </w:t>
        </w:r>
      </w:ins>
      <w:ins w:id="38" w:author="Microsoft Office User" w:date="2025-09-28T10:45:00Z">
        <w:r w:rsidR="00E7214D">
          <w:rPr>
            <w:rFonts w:ascii="Aptos" w:hAnsi="Aptos"/>
          </w:rPr>
          <w:t xml:space="preserve">was </w:t>
        </w:r>
      </w:ins>
      <w:ins w:id="39" w:author="Microsoft Office User" w:date="2025-09-03T20:48:00Z">
        <w:r w:rsidRPr="001E1D48">
          <w:rPr>
            <w:rFonts w:ascii="Aptos" w:hAnsi="Aptos"/>
            <w:rPrChange w:id="40" w:author="Nathan Lo" w:date="2025-09-11T14:12:00Z">
              <w:rPr/>
            </w:rPrChange>
          </w:rPr>
          <w:t>washed twice in 500</w:t>
        </w:r>
      </w:ins>
      <w:ins w:id="41" w:author="Microsoft Office User" w:date="2025-09-28T10:42:00Z">
        <w:r w:rsidR="00E7214D">
          <w:rPr>
            <w:rFonts w:ascii="Aptos" w:hAnsi="Aptos"/>
          </w:rPr>
          <w:t xml:space="preserve"> </w:t>
        </w:r>
      </w:ins>
      <w:proofErr w:type="spellStart"/>
      <w:ins w:id="42" w:author="Microsoft Office User" w:date="2025-09-03T20:48:00Z">
        <w:r w:rsidRPr="001E1D48">
          <w:rPr>
            <w:rFonts w:ascii="Aptos" w:hAnsi="Aptos"/>
            <w:rPrChange w:id="43" w:author="Nathan Lo" w:date="2025-09-11T14:12:00Z">
              <w:rPr/>
            </w:rPrChange>
          </w:rPr>
          <w:t>u</w:t>
        </w:r>
      </w:ins>
      <w:ins w:id="44" w:author="Microsoft Office User" w:date="2025-09-28T10:42:00Z">
        <w:r w:rsidR="00E7214D">
          <w:rPr>
            <w:rFonts w:ascii="Aptos" w:hAnsi="Aptos"/>
          </w:rPr>
          <w:t>L</w:t>
        </w:r>
      </w:ins>
      <w:proofErr w:type="spellEnd"/>
      <w:ins w:id="45" w:author="Microsoft Office User" w:date="2025-09-03T20:48:00Z">
        <w:r w:rsidRPr="001E1D48">
          <w:rPr>
            <w:rFonts w:ascii="Aptos" w:hAnsi="Aptos"/>
            <w:rPrChange w:id="46" w:author="Nathan Lo" w:date="2025-09-11T14:12:00Z">
              <w:rPr/>
            </w:rPrChange>
          </w:rPr>
          <w:t xml:space="preserve"> kit Wash Buffer, dried briefly </w:t>
        </w:r>
      </w:ins>
      <w:ins w:id="47" w:author="Microsoft Office User" w:date="2025-09-28T10:45:00Z">
        <w:r w:rsidR="00E7214D">
          <w:rPr>
            <w:rFonts w:ascii="Aptos" w:hAnsi="Aptos"/>
          </w:rPr>
          <w:t>then</w:t>
        </w:r>
      </w:ins>
      <w:ins w:id="48" w:author="Microsoft Office User" w:date="2025-09-03T20:48:00Z">
        <w:r w:rsidRPr="001E1D48">
          <w:rPr>
            <w:rFonts w:ascii="Aptos" w:hAnsi="Aptos"/>
            <w:rPrChange w:id="49" w:author="Nathan Lo" w:date="2025-09-11T14:12:00Z">
              <w:rPr/>
            </w:rPrChange>
          </w:rPr>
          <w:t xml:space="preserve"> resuspended in 20</w:t>
        </w:r>
      </w:ins>
      <w:ins w:id="50" w:author="Microsoft Office User" w:date="2025-09-28T10:42:00Z">
        <w:r w:rsidR="00E7214D">
          <w:rPr>
            <w:rFonts w:ascii="Aptos" w:hAnsi="Aptos"/>
          </w:rPr>
          <w:t xml:space="preserve"> </w:t>
        </w:r>
        <w:proofErr w:type="spellStart"/>
        <w:r w:rsidR="00E7214D">
          <w:rPr>
            <w:rFonts w:ascii="Aptos" w:hAnsi="Aptos"/>
          </w:rPr>
          <w:t>uL</w:t>
        </w:r>
      </w:ins>
      <w:proofErr w:type="spellEnd"/>
      <w:ins w:id="51" w:author="Microsoft Office User" w:date="2025-09-03T20:48:00Z">
        <w:r w:rsidRPr="001E1D48">
          <w:rPr>
            <w:rFonts w:ascii="Aptos" w:hAnsi="Aptos"/>
            <w:rPrChange w:id="52" w:author="Nathan Lo" w:date="2025-09-11T14:12:00Z">
              <w:rPr/>
            </w:rPrChange>
          </w:rPr>
          <w:t xml:space="preserve"> Elution Buffer II. The quality and integrity of the gDNA was assessed by a </w:t>
        </w:r>
        <w:r w:rsidRPr="001E1D48">
          <w:rPr>
            <w:rFonts w:ascii="Aptos" w:hAnsi="Aptos" w:cs="Times New Roman"/>
            <w:rPrChange w:id="53" w:author="Nathan Lo" w:date="2025-09-11T14:12:00Z">
              <w:rPr>
                <w:rFonts w:cs="Times New Roman"/>
              </w:rPr>
            </w:rPrChange>
          </w:rPr>
          <w:t xml:space="preserve">4200 </w:t>
        </w:r>
        <w:proofErr w:type="spellStart"/>
        <w:r w:rsidRPr="001E1D48">
          <w:rPr>
            <w:rFonts w:ascii="Aptos" w:hAnsi="Aptos" w:cs="Times New Roman"/>
            <w:rPrChange w:id="54" w:author="Nathan Lo" w:date="2025-09-11T14:12:00Z">
              <w:rPr>
                <w:rFonts w:cs="Times New Roman"/>
              </w:rPr>
            </w:rPrChange>
          </w:rPr>
          <w:t>TapeStation</w:t>
        </w:r>
        <w:proofErr w:type="spellEnd"/>
        <w:r w:rsidRPr="001E1D48">
          <w:rPr>
            <w:rFonts w:ascii="Aptos" w:hAnsi="Aptos" w:cs="Times New Roman"/>
            <w:rPrChange w:id="55" w:author="Nathan Lo" w:date="2025-09-11T14:12:00Z">
              <w:rPr>
                <w:rFonts w:cs="Times New Roman"/>
              </w:rPr>
            </w:rPrChange>
          </w:rPr>
          <w:t xml:space="preserve"> System (Agilent Technologies) using Genomic DNA </w:t>
        </w:r>
        <w:proofErr w:type="spellStart"/>
        <w:r w:rsidRPr="001E1D48">
          <w:rPr>
            <w:rFonts w:ascii="Aptos" w:hAnsi="Aptos" w:cs="Times New Roman"/>
            <w:rPrChange w:id="56" w:author="Nathan Lo" w:date="2025-09-11T14:12:00Z">
              <w:rPr>
                <w:rFonts w:cs="Times New Roman"/>
              </w:rPr>
            </w:rPrChange>
          </w:rPr>
          <w:t>ScreenTape</w:t>
        </w:r>
        <w:proofErr w:type="spellEnd"/>
        <w:r w:rsidRPr="001E1D48">
          <w:rPr>
            <w:rFonts w:ascii="Aptos" w:hAnsi="Aptos" w:cs="Times New Roman"/>
            <w:rPrChange w:id="57" w:author="Nathan Lo" w:date="2025-09-11T14:12:00Z">
              <w:rPr>
                <w:rFonts w:cs="Times New Roman"/>
              </w:rPr>
            </w:rPrChange>
          </w:rPr>
          <w:t xml:space="preserve"> (Cat No. 5067-5365) and reagents (Cat No. 5067-5366). The absorbance ratios were assessed by Nanodrop Spectrophotometer (</w:t>
        </w:r>
        <w:proofErr w:type="spellStart"/>
        <w:r w:rsidRPr="001E1D48">
          <w:rPr>
            <w:rFonts w:ascii="Aptos" w:hAnsi="Aptos" w:cs="Times New Roman"/>
            <w:rPrChange w:id="58" w:author="Nathan Lo" w:date="2025-09-11T14:12:00Z">
              <w:rPr>
                <w:rFonts w:cs="Times New Roman"/>
              </w:rPr>
            </w:rPrChange>
          </w:rPr>
          <w:t>DeNovix</w:t>
        </w:r>
        <w:proofErr w:type="spellEnd"/>
        <w:r w:rsidRPr="001E1D48">
          <w:rPr>
            <w:rFonts w:ascii="Aptos" w:hAnsi="Aptos" w:cs="Times New Roman"/>
            <w:rPrChange w:id="59" w:author="Nathan Lo" w:date="2025-09-11T14:12:00Z">
              <w:rPr>
                <w:rFonts w:cs="Times New Roman"/>
              </w:rPr>
            </w:rPrChange>
          </w:rPr>
          <w:t xml:space="preserve"> DS-11). Quantification was determined using a Qubit 2.0 Fluorometer (Invitrogen by Life Technologies) using a dsDNA BR assay kit (Cat No. Q32850).</w:t>
        </w:r>
      </w:ins>
    </w:p>
    <w:p w14:paraId="5CD474AF" w14:textId="77777777" w:rsidR="00E7214D" w:rsidRPr="001E1D48" w:rsidRDefault="00E7214D" w:rsidP="000A22B8">
      <w:pPr>
        <w:rPr>
          <w:ins w:id="60" w:author="Microsoft Office User" w:date="2025-09-03T20:48:00Z"/>
          <w:rFonts w:ascii="Aptos" w:hAnsi="Aptos" w:cs="Times New Roman"/>
          <w:rPrChange w:id="61" w:author="Nathan Lo" w:date="2025-09-11T14:12:00Z">
            <w:rPr>
              <w:ins w:id="62" w:author="Microsoft Office User" w:date="2025-09-03T20:48:00Z"/>
              <w:rFonts w:cs="Times New Roman"/>
            </w:rPr>
          </w:rPrChange>
        </w:rPr>
      </w:pPr>
    </w:p>
    <w:p w14:paraId="3B6C8E04" w14:textId="05B4E0BE" w:rsidR="000A22B8" w:rsidRDefault="000A22B8" w:rsidP="000A22B8">
      <w:pPr>
        <w:rPr>
          <w:ins w:id="63" w:author="Microsoft Office User" w:date="2025-09-28T10:40:00Z"/>
          <w:rFonts w:ascii="Aptos" w:hAnsi="Aptos" w:cs="Times New Roman"/>
        </w:rPr>
      </w:pPr>
      <w:ins w:id="64" w:author="Microsoft Office User" w:date="2025-09-03T20:48:00Z">
        <w:r w:rsidRPr="001E1D48">
          <w:rPr>
            <w:rFonts w:ascii="Aptos" w:hAnsi="Aptos"/>
            <w:rPrChange w:id="65" w:author="Nathan Lo" w:date="2025-09-11T14:12:00Z">
              <w:rPr/>
            </w:rPrChange>
          </w:rPr>
          <w:t>Long-read sequencing was performed using gDNA from</w:t>
        </w:r>
        <w:r w:rsidRPr="001E1D48">
          <w:rPr>
            <w:rFonts w:ascii="Aptos" w:hAnsi="Aptos"/>
            <w:i/>
            <w:iCs/>
            <w:rPrChange w:id="66" w:author="Nathan Lo" w:date="2025-09-11T14:12:00Z">
              <w:rPr>
                <w:i/>
                <w:iCs/>
              </w:rPr>
            </w:rPrChange>
          </w:rPr>
          <w:t xml:space="preserve"> </w:t>
        </w:r>
        <w:proofErr w:type="spellStart"/>
        <w:r w:rsidRPr="001E1D48">
          <w:rPr>
            <w:rFonts w:ascii="Aptos" w:hAnsi="Aptos"/>
            <w:i/>
            <w:iCs/>
            <w:rPrChange w:id="67" w:author="Nathan Lo" w:date="2025-09-11T14:12:00Z">
              <w:rPr>
                <w:i/>
                <w:iCs/>
              </w:rPr>
            </w:rPrChange>
          </w:rPr>
          <w:t>Panesthis</w:t>
        </w:r>
        <w:proofErr w:type="spellEnd"/>
        <w:r w:rsidRPr="001E1D48">
          <w:rPr>
            <w:rFonts w:ascii="Aptos" w:hAnsi="Aptos"/>
            <w:i/>
            <w:iCs/>
            <w:rPrChange w:id="68" w:author="Nathan Lo" w:date="2025-09-11T14:12:00Z">
              <w:rPr>
                <w:i/>
                <w:iCs/>
              </w:rPr>
            </w:rPrChange>
          </w:rPr>
          <w:t xml:space="preserve"> </w:t>
        </w:r>
        <w:proofErr w:type="spellStart"/>
        <w:r w:rsidRPr="001E1D48">
          <w:rPr>
            <w:rFonts w:ascii="Aptos" w:hAnsi="Aptos"/>
            <w:i/>
            <w:iCs/>
            <w:rPrChange w:id="69" w:author="Nathan Lo" w:date="2025-09-11T14:12:00Z">
              <w:rPr>
                <w:i/>
                <w:iCs/>
              </w:rPr>
            </w:rPrChange>
          </w:rPr>
          <w:t>australis</w:t>
        </w:r>
        <w:proofErr w:type="spellEnd"/>
        <w:r w:rsidRPr="001E1D48">
          <w:rPr>
            <w:rFonts w:ascii="Aptos" w:hAnsi="Aptos"/>
            <w:i/>
            <w:iCs/>
            <w:rPrChange w:id="70" w:author="Nathan Lo" w:date="2025-09-11T14:12:00Z">
              <w:rPr>
                <w:i/>
                <w:iCs/>
              </w:rPr>
            </w:rPrChange>
          </w:rPr>
          <w:t>,</w:t>
        </w:r>
      </w:ins>
      <w:ins w:id="71" w:author="Microsoft Office User" w:date="2025-09-28T10:40:00Z">
        <w:r w:rsidR="006D2DC1">
          <w:rPr>
            <w:rFonts w:ascii="Aptos" w:hAnsi="Aptos"/>
            <w:i/>
            <w:iCs/>
          </w:rPr>
          <w:t xml:space="preserve"> </w:t>
        </w:r>
      </w:ins>
      <w:commentRangeStart w:id="72"/>
      <w:proofErr w:type="spellStart"/>
      <w:ins w:id="73" w:author="Microsoft Office User" w:date="2025-09-03T20:48:00Z">
        <w:r w:rsidRPr="001E1D48">
          <w:rPr>
            <w:rFonts w:ascii="Aptos" w:hAnsi="Aptos"/>
            <w:i/>
            <w:iCs/>
            <w:rPrChange w:id="74" w:author="Nathan Lo" w:date="2025-09-11T14:12:00Z">
              <w:rPr>
                <w:i/>
                <w:iCs/>
              </w:rPr>
            </w:rPrChange>
          </w:rPr>
          <w:t>Neogeoscapheus</w:t>
        </w:r>
        <w:proofErr w:type="spellEnd"/>
        <w:r w:rsidRPr="001E1D48">
          <w:rPr>
            <w:rFonts w:ascii="Aptos" w:hAnsi="Aptos"/>
            <w:i/>
            <w:iCs/>
            <w:rPrChange w:id="75" w:author="Nathan Lo" w:date="2025-09-11T14:12:00Z">
              <w:rPr>
                <w:i/>
                <w:iCs/>
              </w:rPr>
            </w:rPrChange>
          </w:rPr>
          <w:t xml:space="preserve"> </w:t>
        </w:r>
        <w:proofErr w:type="spellStart"/>
        <w:r w:rsidRPr="001E1D48">
          <w:rPr>
            <w:rFonts w:ascii="Aptos" w:hAnsi="Aptos"/>
            <w:i/>
            <w:iCs/>
            <w:rPrChange w:id="76" w:author="Nathan Lo" w:date="2025-09-11T14:12:00Z">
              <w:rPr>
                <w:i/>
                <w:iCs/>
              </w:rPr>
            </w:rPrChange>
          </w:rPr>
          <w:t>dahmsi</w:t>
        </w:r>
        <w:proofErr w:type="spellEnd"/>
        <w:r w:rsidRPr="001E1D48">
          <w:rPr>
            <w:rFonts w:ascii="Aptos" w:hAnsi="Aptos"/>
            <w:i/>
            <w:iCs/>
            <w:rPrChange w:id="77" w:author="Nathan Lo" w:date="2025-09-11T14:12:00Z">
              <w:rPr>
                <w:i/>
                <w:iCs/>
              </w:rPr>
            </w:rPrChange>
          </w:rPr>
          <w:t xml:space="preserve">, </w:t>
        </w:r>
        <w:proofErr w:type="spellStart"/>
        <w:r w:rsidRPr="001E1D48">
          <w:rPr>
            <w:rFonts w:ascii="Aptos" w:hAnsi="Aptos"/>
            <w:i/>
            <w:iCs/>
            <w:rPrChange w:id="78" w:author="Nathan Lo" w:date="2025-09-11T14:12:00Z">
              <w:rPr>
                <w:i/>
                <w:iCs/>
              </w:rPr>
            </w:rPrChange>
          </w:rPr>
          <w:t>Panesthia</w:t>
        </w:r>
        <w:proofErr w:type="spellEnd"/>
        <w:r w:rsidRPr="001E1D48">
          <w:rPr>
            <w:rFonts w:ascii="Aptos" w:hAnsi="Aptos"/>
            <w:i/>
            <w:iCs/>
            <w:rPrChange w:id="79" w:author="Nathan Lo" w:date="2025-09-11T14:12:00Z">
              <w:rPr>
                <w:i/>
                <w:iCs/>
              </w:rPr>
            </w:rPrChange>
          </w:rPr>
          <w:t xml:space="preserve"> </w:t>
        </w:r>
        <w:proofErr w:type="spellStart"/>
        <w:r w:rsidRPr="001E1D48">
          <w:rPr>
            <w:rFonts w:ascii="Aptos" w:hAnsi="Aptos"/>
            <w:i/>
            <w:iCs/>
            <w:rPrChange w:id="80" w:author="Nathan Lo" w:date="2025-09-11T14:12:00Z">
              <w:rPr>
                <w:i/>
                <w:iCs/>
              </w:rPr>
            </w:rPrChange>
          </w:rPr>
          <w:t>tryoni</w:t>
        </w:r>
        <w:proofErr w:type="spellEnd"/>
        <w:r w:rsidRPr="001E1D48">
          <w:rPr>
            <w:rFonts w:ascii="Aptos" w:hAnsi="Aptos"/>
            <w:i/>
            <w:iCs/>
            <w:rPrChange w:id="81" w:author="Nathan Lo" w:date="2025-09-11T14:12:00Z">
              <w:rPr>
                <w:i/>
                <w:iCs/>
              </w:rPr>
            </w:rPrChange>
          </w:rPr>
          <w:t xml:space="preserve"> </w:t>
        </w:r>
        <w:proofErr w:type="spellStart"/>
        <w:r w:rsidRPr="001E1D48">
          <w:rPr>
            <w:rFonts w:ascii="Aptos" w:hAnsi="Aptos"/>
            <w:i/>
            <w:iCs/>
            <w:rPrChange w:id="82" w:author="Nathan Lo" w:date="2025-09-11T14:12:00Z">
              <w:rPr>
                <w:i/>
                <w:iCs/>
              </w:rPr>
            </w:rPrChange>
          </w:rPr>
          <w:t>tryoni</w:t>
        </w:r>
        <w:proofErr w:type="spellEnd"/>
        <w:r w:rsidRPr="001E1D48">
          <w:rPr>
            <w:rFonts w:ascii="Aptos" w:hAnsi="Aptos"/>
            <w:i/>
            <w:iCs/>
            <w:rPrChange w:id="83" w:author="Nathan Lo" w:date="2025-09-11T14:12:00Z">
              <w:rPr>
                <w:i/>
                <w:iCs/>
              </w:rPr>
            </w:rPrChange>
          </w:rPr>
          <w:t xml:space="preserve">, </w:t>
        </w:r>
        <w:proofErr w:type="spellStart"/>
        <w:r w:rsidRPr="001E1D48">
          <w:rPr>
            <w:rFonts w:ascii="Aptos" w:hAnsi="Aptos"/>
            <w:i/>
            <w:iCs/>
            <w:rPrChange w:id="84" w:author="Nathan Lo" w:date="2025-09-11T14:12:00Z">
              <w:rPr>
                <w:i/>
                <w:iCs/>
              </w:rPr>
            </w:rPrChange>
          </w:rPr>
          <w:t>Panesthia</w:t>
        </w:r>
        <w:proofErr w:type="spellEnd"/>
        <w:r w:rsidRPr="001E1D48">
          <w:rPr>
            <w:rFonts w:ascii="Aptos" w:hAnsi="Aptos"/>
            <w:i/>
            <w:iCs/>
            <w:rPrChange w:id="85" w:author="Nathan Lo" w:date="2025-09-11T14:12:00Z">
              <w:rPr>
                <w:i/>
                <w:iCs/>
              </w:rPr>
            </w:rPrChange>
          </w:rPr>
          <w:t xml:space="preserve"> </w:t>
        </w:r>
        <w:proofErr w:type="spellStart"/>
        <w:r w:rsidRPr="001E1D48">
          <w:rPr>
            <w:rFonts w:ascii="Aptos" w:hAnsi="Aptos"/>
            <w:i/>
            <w:iCs/>
            <w:rPrChange w:id="86" w:author="Nathan Lo" w:date="2025-09-11T14:12:00Z">
              <w:rPr>
                <w:i/>
                <w:iCs/>
              </w:rPr>
            </w:rPrChange>
          </w:rPr>
          <w:t>tryoni</w:t>
        </w:r>
        <w:proofErr w:type="spellEnd"/>
        <w:r w:rsidRPr="001E1D48">
          <w:rPr>
            <w:rFonts w:ascii="Aptos" w:hAnsi="Aptos"/>
            <w:i/>
            <w:iCs/>
            <w:rPrChange w:id="87" w:author="Nathan Lo" w:date="2025-09-11T14:12:00Z">
              <w:rPr>
                <w:i/>
                <w:iCs/>
              </w:rPr>
            </w:rPrChange>
          </w:rPr>
          <w:t xml:space="preserve"> </w:t>
        </w:r>
        <w:proofErr w:type="spellStart"/>
        <w:r w:rsidRPr="001E1D48">
          <w:rPr>
            <w:rFonts w:ascii="Aptos" w:hAnsi="Aptos"/>
            <w:i/>
            <w:iCs/>
            <w:rPrChange w:id="88" w:author="Nathan Lo" w:date="2025-09-11T14:12:00Z">
              <w:rPr>
                <w:i/>
                <w:iCs/>
              </w:rPr>
            </w:rPrChange>
          </w:rPr>
          <w:t>tegminifera</w:t>
        </w:r>
        <w:proofErr w:type="spellEnd"/>
        <w:r w:rsidRPr="001E1D48">
          <w:rPr>
            <w:rFonts w:ascii="Aptos" w:hAnsi="Aptos"/>
            <w:i/>
            <w:iCs/>
            <w:rPrChange w:id="89" w:author="Nathan Lo" w:date="2025-09-11T14:12:00Z">
              <w:rPr>
                <w:i/>
                <w:iCs/>
              </w:rPr>
            </w:rPrChange>
          </w:rPr>
          <w:t xml:space="preserve">, </w:t>
        </w:r>
        <w:proofErr w:type="spellStart"/>
        <w:r w:rsidRPr="001E1D48">
          <w:rPr>
            <w:rFonts w:ascii="Aptos" w:hAnsi="Aptos"/>
            <w:i/>
            <w:iCs/>
            <w:rPrChange w:id="90" w:author="Nathan Lo" w:date="2025-09-11T14:12:00Z">
              <w:rPr>
                <w:i/>
                <w:iCs/>
              </w:rPr>
            </w:rPrChange>
          </w:rPr>
          <w:t>Panesthai</w:t>
        </w:r>
        <w:proofErr w:type="spellEnd"/>
        <w:r w:rsidRPr="001E1D48">
          <w:rPr>
            <w:rFonts w:ascii="Aptos" w:hAnsi="Aptos"/>
            <w:i/>
            <w:iCs/>
            <w:rPrChange w:id="91" w:author="Nathan Lo" w:date="2025-09-11T14:12:00Z">
              <w:rPr>
                <w:i/>
                <w:iCs/>
              </w:rPr>
            </w:rPrChange>
          </w:rPr>
          <w:t xml:space="preserve"> </w:t>
        </w:r>
        <w:proofErr w:type="spellStart"/>
        <w:r w:rsidRPr="001E1D48">
          <w:rPr>
            <w:rFonts w:ascii="Aptos" w:hAnsi="Aptos"/>
            <w:i/>
            <w:iCs/>
            <w:rPrChange w:id="92" w:author="Nathan Lo" w:date="2025-09-11T14:12:00Z">
              <w:rPr>
                <w:i/>
                <w:iCs/>
              </w:rPr>
            </w:rPrChange>
          </w:rPr>
          <w:t>gigantea</w:t>
        </w:r>
        <w:proofErr w:type="spellEnd"/>
        <w:r w:rsidRPr="001E1D48">
          <w:rPr>
            <w:rFonts w:ascii="Aptos" w:hAnsi="Aptos"/>
            <w:i/>
            <w:iCs/>
            <w:rPrChange w:id="93" w:author="Nathan Lo" w:date="2025-09-11T14:12:00Z">
              <w:rPr>
                <w:i/>
                <w:iCs/>
              </w:rPr>
            </w:rPrChange>
          </w:rPr>
          <w:t xml:space="preserve">, </w:t>
        </w:r>
        <w:proofErr w:type="spellStart"/>
        <w:r w:rsidRPr="001E1D48">
          <w:rPr>
            <w:rFonts w:ascii="Aptos" w:hAnsi="Aptos"/>
            <w:i/>
            <w:iCs/>
            <w:rPrChange w:id="94" w:author="Nathan Lo" w:date="2025-09-11T14:12:00Z">
              <w:rPr>
                <w:i/>
                <w:iCs/>
              </w:rPr>
            </w:rPrChange>
          </w:rPr>
          <w:t>Panesthia</w:t>
        </w:r>
        <w:proofErr w:type="spellEnd"/>
        <w:r w:rsidRPr="001E1D48">
          <w:rPr>
            <w:rFonts w:ascii="Aptos" w:hAnsi="Aptos"/>
            <w:i/>
            <w:iCs/>
            <w:rPrChange w:id="95" w:author="Nathan Lo" w:date="2025-09-11T14:12:00Z">
              <w:rPr>
                <w:i/>
                <w:iCs/>
              </w:rPr>
            </w:rPrChange>
          </w:rPr>
          <w:t xml:space="preserve"> </w:t>
        </w:r>
        <w:proofErr w:type="spellStart"/>
        <w:r w:rsidRPr="001E1D48">
          <w:rPr>
            <w:rFonts w:ascii="Aptos" w:hAnsi="Aptos"/>
            <w:i/>
            <w:iCs/>
            <w:rPrChange w:id="96" w:author="Nathan Lo" w:date="2025-09-11T14:12:00Z">
              <w:rPr>
                <w:i/>
                <w:iCs/>
              </w:rPr>
            </w:rPrChange>
          </w:rPr>
          <w:t>lata</w:t>
        </w:r>
        <w:proofErr w:type="spellEnd"/>
        <w:r w:rsidRPr="001E1D48">
          <w:rPr>
            <w:rFonts w:ascii="Aptos" w:hAnsi="Aptos"/>
            <w:i/>
            <w:iCs/>
            <w:rPrChange w:id="97" w:author="Nathan Lo" w:date="2025-09-11T14:12:00Z">
              <w:rPr>
                <w:i/>
                <w:iCs/>
              </w:rPr>
            </w:rPrChange>
          </w:rPr>
          <w:t xml:space="preserve">, </w:t>
        </w:r>
        <w:proofErr w:type="spellStart"/>
        <w:r w:rsidRPr="001E1D48">
          <w:rPr>
            <w:rFonts w:ascii="Aptos" w:hAnsi="Aptos"/>
            <w:i/>
            <w:iCs/>
            <w:rPrChange w:id="98" w:author="Nathan Lo" w:date="2025-09-11T14:12:00Z">
              <w:rPr>
                <w:i/>
                <w:iCs/>
              </w:rPr>
            </w:rPrChange>
          </w:rPr>
          <w:t>Macropanesthia</w:t>
        </w:r>
        <w:proofErr w:type="spellEnd"/>
        <w:r w:rsidRPr="001E1D48">
          <w:rPr>
            <w:rFonts w:ascii="Aptos" w:hAnsi="Aptos"/>
            <w:i/>
            <w:iCs/>
            <w:rPrChange w:id="99" w:author="Nathan Lo" w:date="2025-09-11T14:12:00Z">
              <w:rPr>
                <w:i/>
                <w:iCs/>
              </w:rPr>
            </w:rPrChange>
          </w:rPr>
          <w:t xml:space="preserve"> </w:t>
        </w:r>
        <w:proofErr w:type="spellStart"/>
        <w:r w:rsidRPr="001E1D48">
          <w:rPr>
            <w:rFonts w:ascii="Aptos" w:hAnsi="Aptos"/>
            <w:i/>
            <w:iCs/>
            <w:rPrChange w:id="100" w:author="Nathan Lo" w:date="2025-09-11T14:12:00Z">
              <w:rPr>
                <w:i/>
                <w:iCs/>
              </w:rPr>
            </w:rPrChange>
          </w:rPr>
          <w:t>lineopuncata</w:t>
        </w:r>
        <w:proofErr w:type="spellEnd"/>
        <w:r w:rsidRPr="001E1D48">
          <w:rPr>
            <w:rFonts w:ascii="Aptos" w:hAnsi="Aptos"/>
            <w:i/>
            <w:iCs/>
            <w:rPrChange w:id="101" w:author="Nathan Lo" w:date="2025-09-11T14:12:00Z">
              <w:rPr>
                <w:i/>
                <w:iCs/>
              </w:rPr>
            </w:rPrChange>
          </w:rPr>
          <w:t xml:space="preserve">, </w:t>
        </w:r>
        <w:proofErr w:type="spellStart"/>
        <w:r w:rsidRPr="001E1D48">
          <w:rPr>
            <w:rFonts w:ascii="Aptos" w:hAnsi="Aptos"/>
            <w:i/>
            <w:iCs/>
            <w:rPrChange w:id="102" w:author="Nathan Lo" w:date="2025-09-11T14:12:00Z">
              <w:rPr>
                <w:i/>
                <w:iCs/>
              </w:rPr>
            </w:rPrChange>
          </w:rPr>
          <w:t>Macropanesthia</w:t>
        </w:r>
        <w:proofErr w:type="spellEnd"/>
        <w:r w:rsidRPr="001E1D48">
          <w:rPr>
            <w:rFonts w:ascii="Aptos" w:hAnsi="Aptos"/>
            <w:i/>
            <w:iCs/>
            <w:rPrChange w:id="103" w:author="Nathan Lo" w:date="2025-09-11T14:12:00Z">
              <w:rPr>
                <w:i/>
                <w:iCs/>
              </w:rPr>
            </w:rPrChange>
          </w:rPr>
          <w:t xml:space="preserve"> rhinoceros and </w:t>
        </w:r>
        <w:proofErr w:type="spellStart"/>
        <w:r w:rsidRPr="001E1D48">
          <w:rPr>
            <w:rFonts w:ascii="Aptos" w:hAnsi="Aptos"/>
            <w:i/>
            <w:iCs/>
            <w:rPrChange w:id="104" w:author="Nathan Lo" w:date="2025-09-11T14:12:00Z">
              <w:rPr>
                <w:i/>
                <w:iCs/>
              </w:rPr>
            </w:rPrChange>
          </w:rPr>
          <w:t>Parapanesthia</w:t>
        </w:r>
        <w:proofErr w:type="spellEnd"/>
        <w:r w:rsidRPr="001E1D48">
          <w:rPr>
            <w:rFonts w:ascii="Aptos" w:hAnsi="Aptos"/>
            <w:i/>
            <w:iCs/>
            <w:rPrChange w:id="105" w:author="Nathan Lo" w:date="2025-09-11T14:12:00Z">
              <w:rPr>
                <w:i/>
                <w:iCs/>
              </w:rPr>
            </w:rPrChange>
          </w:rPr>
          <w:t xml:space="preserve"> </w:t>
        </w:r>
        <w:proofErr w:type="spellStart"/>
        <w:r w:rsidRPr="001E1D48">
          <w:rPr>
            <w:rFonts w:ascii="Aptos" w:hAnsi="Aptos"/>
            <w:i/>
            <w:iCs/>
            <w:rPrChange w:id="106" w:author="Nathan Lo" w:date="2025-09-11T14:12:00Z">
              <w:rPr>
                <w:i/>
                <w:iCs/>
              </w:rPr>
            </w:rPrChange>
          </w:rPr>
          <w:t>gigantea</w:t>
        </w:r>
      </w:ins>
      <w:commentRangeEnd w:id="72"/>
      <w:proofErr w:type="spellEnd"/>
      <w:ins w:id="107" w:author="Microsoft Office User" w:date="2025-09-28T10:45:00Z">
        <w:r w:rsidR="00E7214D">
          <w:rPr>
            <w:rStyle w:val="CommentReference"/>
          </w:rPr>
          <w:commentReference w:id="72"/>
        </w:r>
      </w:ins>
      <w:ins w:id="108" w:author="Microsoft Office User" w:date="2025-09-28T10:55:00Z">
        <w:r w:rsidR="00675564">
          <w:rPr>
            <w:rFonts w:ascii="Aptos" w:hAnsi="Aptos"/>
            <w:i/>
            <w:iCs/>
          </w:rPr>
          <w:t xml:space="preserve"> </w:t>
        </w:r>
        <w:r w:rsidR="00675564">
          <w:rPr>
            <w:rFonts w:ascii="Aptos" w:hAnsi="Aptos"/>
          </w:rPr>
          <w:t>(Table S1)</w:t>
        </w:r>
      </w:ins>
      <w:ins w:id="109" w:author="Microsoft Office User" w:date="2025-09-03T20:48:00Z">
        <w:r w:rsidRPr="001E1D48">
          <w:rPr>
            <w:rFonts w:ascii="Aptos" w:hAnsi="Aptos"/>
            <w:i/>
            <w:iCs/>
            <w:rPrChange w:id="110" w:author="Nathan Lo" w:date="2025-09-11T14:12:00Z">
              <w:rPr>
                <w:i/>
                <w:iCs/>
              </w:rPr>
            </w:rPrChange>
          </w:rPr>
          <w:t>.</w:t>
        </w:r>
        <w:r w:rsidRPr="001E1D48">
          <w:rPr>
            <w:rFonts w:ascii="Aptos" w:hAnsi="Aptos"/>
            <w:rPrChange w:id="111" w:author="Nathan Lo" w:date="2025-09-11T14:12:00Z">
              <w:rPr/>
            </w:rPrChange>
          </w:rPr>
          <w:t xml:space="preserve">  Libraries were prepared from gDNA using the Ligation Sequencing Kit V14 (SQK-LSK114) protocol according to the manufacturer’s instructions with the following modifications and options. The DNA Repair and End-Prep reaction continued for 15-20 minutes. The Adapter ligation </w:t>
        </w:r>
        <w:del w:id="112" w:author="Nathan Lo" w:date="2025-09-11T14:12:00Z">
          <w:r w:rsidRPr="001E1D48" w:rsidDel="001E1D48">
            <w:rPr>
              <w:rFonts w:ascii="Aptos" w:hAnsi="Aptos"/>
              <w:rPrChange w:id="113" w:author="Nathan Lo" w:date="2025-09-11T14:12:00Z">
                <w:rPr/>
              </w:rPrChange>
            </w:rPr>
            <w:delText>r</w:delText>
          </w:r>
        </w:del>
        <w:r w:rsidRPr="001E1D48">
          <w:rPr>
            <w:rFonts w:ascii="Aptos" w:hAnsi="Aptos"/>
            <w:rPrChange w:id="114" w:author="Nathan Lo" w:date="2025-09-11T14:12:00Z">
              <w:rPr/>
            </w:rPrChange>
          </w:rPr>
          <w:t>reaction proceeded for 20 minutes and the kit LFB wash buffer was used to enrich for longer fragments. Final library elution occurred at 37</w:t>
        </w:r>
        <w:r w:rsidRPr="001E1D48">
          <w:rPr>
            <w:rFonts w:ascii="Aptos" w:hAnsi="Aptos"/>
            <w:vertAlign w:val="superscript"/>
            <w:rPrChange w:id="115" w:author="Nathan Lo" w:date="2025-09-11T14:12:00Z">
              <w:rPr>
                <w:vertAlign w:val="superscript"/>
              </w:rPr>
            </w:rPrChange>
          </w:rPr>
          <w:t>o</w:t>
        </w:r>
        <w:r w:rsidRPr="001E1D48">
          <w:rPr>
            <w:rFonts w:ascii="Aptos" w:hAnsi="Aptos"/>
            <w:rPrChange w:id="116" w:author="Nathan Lo" w:date="2025-09-11T14:12:00Z">
              <w:rPr/>
            </w:rPrChange>
          </w:rPr>
          <w:t xml:space="preserve">C to improve the recovery of long fragments. The integrity and concentration of final libraries were assessed using a </w:t>
        </w:r>
        <w:r w:rsidRPr="001E1D48">
          <w:rPr>
            <w:rFonts w:ascii="Aptos" w:hAnsi="Aptos" w:cs="Times New Roman"/>
            <w:rPrChange w:id="117" w:author="Nathan Lo" w:date="2025-09-11T14:12:00Z">
              <w:rPr>
                <w:rFonts w:cs="Times New Roman"/>
              </w:rPr>
            </w:rPrChange>
          </w:rPr>
          <w:t xml:space="preserve">4200 </w:t>
        </w:r>
        <w:proofErr w:type="spellStart"/>
        <w:r w:rsidRPr="001E1D48">
          <w:rPr>
            <w:rFonts w:ascii="Aptos" w:hAnsi="Aptos" w:cs="Times New Roman"/>
            <w:rPrChange w:id="118" w:author="Nathan Lo" w:date="2025-09-11T14:12:00Z">
              <w:rPr>
                <w:rFonts w:cs="Times New Roman"/>
              </w:rPr>
            </w:rPrChange>
          </w:rPr>
          <w:t>TapeStation</w:t>
        </w:r>
        <w:proofErr w:type="spellEnd"/>
        <w:r w:rsidRPr="001E1D48">
          <w:rPr>
            <w:rFonts w:ascii="Aptos" w:hAnsi="Aptos" w:cs="Times New Roman"/>
            <w:rPrChange w:id="119" w:author="Nathan Lo" w:date="2025-09-11T14:12:00Z">
              <w:rPr>
                <w:rFonts w:cs="Times New Roman"/>
              </w:rPr>
            </w:rPrChange>
          </w:rPr>
          <w:t xml:space="preserve"> System (Agilent Technologies) and Qubit 2.0 Fluorometer (Invitrogen by Life Technologies) as previously described.</w:t>
        </w:r>
      </w:ins>
    </w:p>
    <w:p w14:paraId="5E1A6C20" w14:textId="77777777" w:rsidR="006D2DC1" w:rsidRPr="001E1D48" w:rsidRDefault="006D2DC1" w:rsidP="000A22B8">
      <w:pPr>
        <w:rPr>
          <w:ins w:id="120" w:author="Microsoft Office User" w:date="2025-09-03T20:48:00Z"/>
          <w:rFonts w:ascii="Aptos" w:hAnsi="Aptos"/>
          <w:rPrChange w:id="121" w:author="Nathan Lo" w:date="2025-09-11T14:12:00Z">
            <w:rPr>
              <w:ins w:id="122" w:author="Microsoft Office User" w:date="2025-09-03T20:48:00Z"/>
            </w:rPr>
          </w:rPrChange>
        </w:rPr>
      </w:pPr>
    </w:p>
    <w:p w14:paraId="4E90FCC7" w14:textId="369DE427" w:rsidR="000A22B8" w:rsidRPr="001E1D48" w:rsidDel="001E1D48" w:rsidRDefault="000A22B8" w:rsidP="000A22B8">
      <w:pPr>
        <w:rPr>
          <w:ins w:id="123" w:author="Microsoft Office User" w:date="2025-09-03T20:48:00Z"/>
          <w:del w:id="124" w:author="Nathan Lo" w:date="2025-09-11T14:13:00Z"/>
          <w:rFonts w:ascii="Aptos" w:hAnsi="Aptos"/>
          <w:rPrChange w:id="125" w:author="Nathan Lo" w:date="2025-09-11T14:12:00Z">
            <w:rPr>
              <w:ins w:id="126" w:author="Microsoft Office User" w:date="2025-09-03T20:48:00Z"/>
              <w:del w:id="127" w:author="Nathan Lo" w:date="2025-09-11T14:13:00Z"/>
            </w:rPr>
          </w:rPrChange>
        </w:rPr>
      </w:pPr>
      <w:ins w:id="128" w:author="Microsoft Office User" w:date="2025-09-03T20:48:00Z">
        <w:r w:rsidRPr="001E1D48">
          <w:rPr>
            <w:rFonts w:ascii="Aptos" w:hAnsi="Aptos"/>
            <w:rPrChange w:id="129" w:author="Nathan Lo" w:date="2025-09-11T14:12:00Z">
              <w:rPr/>
            </w:rPrChange>
          </w:rPr>
          <w:t xml:space="preserve">Libraries were sequenced on a </w:t>
        </w:r>
        <w:proofErr w:type="spellStart"/>
        <w:r w:rsidRPr="001E1D48">
          <w:rPr>
            <w:rFonts w:ascii="Aptos" w:hAnsi="Aptos"/>
            <w:rPrChange w:id="130" w:author="Nathan Lo" w:date="2025-09-11T14:12:00Z">
              <w:rPr/>
            </w:rPrChange>
          </w:rPr>
          <w:t>PromethION</w:t>
        </w:r>
        <w:proofErr w:type="spellEnd"/>
        <w:r w:rsidRPr="001E1D48">
          <w:rPr>
            <w:rFonts w:ascii="Aptos" w:hAnsi="Aptos"/>
            <w:rPrChange w:id="131" w:author="Nathan Lo" w:date="2025-09-11T14:12:00Z">
              <w:rPr/>
            </w:rPrChange>
          </w:rPr>
          <w:t xml:space="preserve"> 24 sequencer (Oxford Nanopore Technologies) using R10.4.1 flow cells (FLO-PRO114M)</w:t>
        </w:r>
      </w:ins>
      <w:ins w:id="132" w:author="Microsoft Office User" w:date="2025-09-28T10:49:00Z">
        <w:r w:rsidR="00E7214D">
          <w:rPr>
            <w:rFonts w:ascii="Aptos" w:hAnsi="Aptos"/>
          </w:rPr>
          <w:t xml:space="preserve">, following </w:t>
        </w:r>
      </w:ins>
      <w:ins w:id="133" w:author="Microsoft Office User" w:date="2025-09-03T20:48:00Z">
        <w:r w:rsidRPr="001E1D48">
          <w:rPr>
            <w:rFonts w:ascii="Aptos" w:hAnsi="Aptos"/>
            <w:rPrChange w:id="134" w:author="Nathan Lo" w:date="2025-09-11T14:12:00Z">
              <w:rPr/>
            </w:rPrChange>
          </w:rPr>
          <w:t>the manufacturer’s instructions. Libraries were stored at 4</w:t>
        </w:r>
        <w:r w:rsidRPr="001E1D48">
          <w:rPr>
            <w:rFonts w:ascii="Aptos" w:hAnsi="Aptos"/>
            <w:vertAlign w:val="superscript"/>
            <w:rPrChange w:id="135" w:author="Nathan Lo" w:date="2025-09-11T14:12:00Z">
              <w:rPr>
                <w:vertAlign w:val="superscript"/>
              </w:rPr>
            </w:rPrChange>
          </w:rPr>
          <w:t>o</w:t>
        </w:r>
        <w:r w:rsidRPr="001E1D48">
          <w:rPr>
            <w:rFonts w:ascii="Aptos" w:hAnsi="Aptos"/>
            <w:rPrChange w:id="136" w:author="Nathan Lo" w:date="2025-09-11T14:12:00Z">
              <w:rPr/>
            </w:rPrChange>
          </w:rPr>
          <w:t xml:space="preserve">C for less than a week if not sequenced immediately.  Sequencing output was maximised by waiting for 30-60 minutes after loading the flow cells before starting the sequencing run. The output was additionally increased by routinely </w:t>
        </w:r>
        <w:commentRangeStart w:id="137"/>
        <w:r w:rsidRPr="001E1D48">
          <w:rPr>
            <w:rFonts w:ascii="Aptos" w:hAnsi="Aptos"/>
            <w:rPrChange w:id="138" w:author="Nathan Lo" w:date="2025-09-11T14:12:00Z">
              <w:rPr/>
            </w:rPrChange>
          </w:rPr>
          <w:t>recovering</w:t>
        </w:r>
      </w:ins>
      <w:commentRangeEnd w:id="137"/>
      <w:ins w:id="139" w:author="Microsoft Office User" w:date="2025-09-28T10:50:00Z">
        <w:r w:rsidR="00E7214D">
          <w:rPr>
            <w:rStyle w:val="CommentReference"/>
          </w:rPr>
          <w:commentReference w:id="137"/>
        </w:r>
      </w:ins>
      <w:ins w:id="140" w:author="Microsoft Office User" w:date="2025-09-03T20:48:00Z">
        <w:r w:rsidRPr="001E1D48">
          <w:rPr>
            <w:rFonts w:ascii="Aptos" w:hAnsi="Aptos"/>
            <w:rPrChange w:id="141" w:author="Nathan Lo" w:date="2025-09-11T14:12:00Z">
              <w:rPr/>
            </w:rPrChange>
          </w:rPr>
          <w:t xml:space="preserve"> the libraries after approximately 24 and 48 hours, washing the flow cells (EXP-WSH004) and reloading the libraries for sequencing for a total of 72 hours. Sequencing was performed in </w:t>
        </w:r>
        <w:commentRangeStart w:id="142"/>
        <w:r w:rsidRPr="001E1D48">
          <w:rPr>
            <w:rFonts w:ascii="Aptos" w:hAnsi="Aptos"/>
            <w:rPrChange w:id="143" w:author="Nathan Lo" w:date="2025-09-11T14:12:00Z">
              <w:rPr/>
            </w:rPrChange>
          </w:rPr>
          <w:t xml:space="preserve">super-accurate base-calling mode </w:t>
        </w:r>
      </w:ins>
      <w:commentRangeEnd w:id="142"/>
      <w:ins w:id="144" w:author="Microsoft Office User" w:date="2025-09-28T10:51:00Z">
        <w:r w:rsidR="00675564">
          <w:rPr>
            <w:rStyle w:val="CommentReference"/>
          </w:rPr>
          <w:commentReference w:id="142"/>
        </w:r>
      </w:ins>
      <w:ins w:id="145" w:author="Microsoft Office User" w:date="2025-09-03T20:48:00Z">
        <w:r w:rsidRPr="001E1D48">
          <w:rPr>
            <w:rFonts w:ascii="Aptos" w:hAnsi="Aptos"/>
            <w:rPrChange w:id="146" w:author="Nathan Lo" w:date="2025-09-11T14:12:00Z">
              <w:rPr/>
            </w:rPrChange>
          </w:rPr>
          <w:t>and parameters set to also capture methylation 5mC + 5hmC modified bases.</w:t>
        </w:r>
      </w:ins>
      <w:ins w:id="147" w:author="Nathan Lo" w:date="2025-09-11T14:13:00Z">
        <w:r w:rsidR="001E1D48">
          <w:rPr>
            <w:rFonts w:ascii="Aptos" w:hAnsi="Aptos" w:cstheme="minorHAnsi"/>
            <w:color w:val="FF0000"/>
          </w:rPr>
          <w:t xml:space="preserve"> </w:t>
        </w:r>
      </w:ins>
    </w:p>
    <w:p w14:paraId="0F972406" w14:textId="77777777" w:rsidR="000A22B8" w:rsidRPr="001E1D48" w:rsidDel="001E1D48" w:rsidRDefault="000A22B8" w:rsidP="00790F30">
      <w:pPr>
        <w:jc w:val="both"/>
        <w:rPr>
          <w:ins w:id="148" w:author="Microsoft Office User" w:date="2025-09-03T20:48:00Z"/>
          <w:del w:id="149" w:author="Nathan Lo" w:date="2025-09-11T14:13:00Z"/>
          <w:rFonts w:ascii="Aptos" w:hAnsi="Aptos" w:cstheme="minorHAnsi"/>
          <w:color w:val="FF0000"/>
          <w:rPrChange w:id="150" w:author="Nathan Lo" w:date="2025-09-11T14:12:00Z">
            <w:rPr>
              <w:ins w:id="151" w:author="Microsoft Office User" w:date="2025-09-03T20:48:00Z"/>
              <w:del w:id="152" w:author="Nathan Lo" w:date="2025-09-11T14:13:00Z"/>
              <w:rFonts w:cstheme="minorHAnsi"/>
              <w:color w:val="FF0000"/>
            </w:rPr>
          </w:rPrChange>
        </w:rPr>
      </w:pPr>
    </w:p>
    <w:p w14:paraId="236D934F" w14:textId="77777777" w:rsidR="000A22B8" w:rsidRPr="001E1D48" w:rsidDel="001E1D48" w:rsidRDefault="000A22B8" w:rsidP="00790F30">
      <w:pPr>
        <w:jc w:val="both"/>
        <w:rPr>
          <w:ins w:id="153" w:author="Microsoft Office User" w:date="2025-09-03T20:48:00Z"/>
          <w:del w:id="154" w:author="Nathan Lo" w:date="2025-09-11T14:13:00Z"/>
          <w:rFonts w:ascii="Aptos" w:hAnsi="Aptos" w:cstheme="minorHAnsi"/>
          <w:color w:val="FF0000"/>
          <w:rPrChange w:id="155" w:author="Nathan Lo" w:date="2025-09-11T14:12:00Z">
            <w:rPr>
              <w:ins w:id="156" w:author="Microsoft Office User" w:date="2025-09-03T20:48:00Z"/>
              <w:del w:id="157" w:author="Nathan Lo" w:date="2025-09-11T14:13:00Z"/>
              <w:rFonts w:cstheme="minorHAnsi"/>
              <w:color w:val="FF0000"/>
            </w:rPr>
          </w:rPrChange>
        </w:rPr>
      </w:pPr>
    </w:p>
    <w:p w14:paraId="318DB57E" w14:textId="344DB034" w:rsidR="005450BE" w:rsidRPr="001E1D48" w:rsidRDefault="005450BE">
      <w:pPr>
        <w:rPr>
          <w:rFonts w:ascii="Aptos" w:hAnsi="Aptos" w:cstheme="minorHAnsi"/>
          <w:color w:val="FF0000"/>
          <w:rPrChange w:id="158" w:author="Nathan Lo" w:date="2025-09-11T14:12:00Z">
            <w:rPr>
              <w:rFonts w:cstheme="minorHAnsi"/>
              <w:color w:val="FF0000"/>
            </w:rPr>
          </w:rPrChange>
        </w:rPr>
        <w:pPrChange w:id="159" w:author="Nathan Lo" w:date="2025-09-11T14:13:00Z">
          <w:pPr>
            <w:jc w:val="both"/>
          </w:pPr>
        </w:pPrChange>
      </w:pPr>
      <w:commentRangeStart w:id="160"/>
      <w:commentRangeStart w:id="161"/>
      <w:del w:id="162" w:author="Microsoft Office User" w:date="2025-09-03T20:48:00Z">
        <w:r w:rsidRPr="001E1D48" w:rsidDel="000A22B8">
          <w:rPr>
            <w:rFonts w:ascii="Aptos" w:hAnsi="Aptos" w:cstheme="minorHAnsi"/>
            <w:color w:val="FF0000"/>
            <w:rPrChange w:id="163" w:author="Nathan Lo" w:date="2025-09-11T14:12:00Z">
              <w:rPr>
                <w:rFonts w:cstheme="minorHAnsi"/>
                <w:color w:val="FF0000"/>
              </w:rPr>
            </w:rPrChange>
          </w:rPr>
          <w:delText xml:space="preserve">To </w:delText>
        </w:r>
        <w:r w:rsidR="00790F30" w:rsidRPr="001E1D48" w:rsidDel="000A22B8">
          <w:rPr>
            <w:rFonts w:ascii="Aptos" w:hAnsi="Aptos" w:cstheme="minorHAnsi"/>
            <w:color w:val="FF0000"/>
            <w:rPrChange w:id="164" w:author="Nathan Lo" w:date="2025-09-11T14:12:00Z">
              <w:rPr>
                <w:rFonts w:cstheme="minorHAnsi"/>
                <w:color w:val="FF0000"/>
              </w:rPr>
            </w:rPrChange>
          </w:rPr>
          <w:delText>get</w:delText>
        </w:r>
        <w:r w:rsidR="00723DC1" w:rsidRPr="001E1D48" w:rsidDel="000A22B8">
          <w:rPr>
            <w:rFonts w:ascii="Aptos" w:hAnsi="Aptos" w:cstheme="minorHAnsi"/>
            <w:color w:val="FF0000"/>
            <w:rPrChange w:id="165" w:author="Nathan Lo" w:date="2025-09-11T14:12:00Z">
              <w:rPr>
                <w:rFonts w:cstheme="minorHAnsi"/>
                <w:color w:val="FF0000"/>
              </w:rPr>
            </w:rPrChange>
          </w:rPr>
          <w:delText xml:space="preserve"> from Nate, Zhuzhi, and sequencing company.</w:delText>
        </w:r>
        <w:commentRangeEnd w:id="160"/>
        <w:r w:rsidR="00A07AD1" w:rsidRPr="001E1D48" w:rsidDel="000A22B8">
          <w:rPr>
            <w:rStyle w:val="CommentReference"/>
            <w:rFonts w:ascii="Aptos" w:hAnsi="Aptos"/>
            <w:rPrChange w:id="166" w:author="Nathan Lo" w:date="2025-09-11T14:12:00Z">
              <w:rPr>
                <w:rStyle w:val="CommentReference"/>
              </w:rPr>
            </w:rPrChange>
          </w:rPr>
          <w:commentReference w:id="160"/>
        </w:r>
        <w:commentRangeEnd w:id="161"/>
        <w:r w:rsidR="00BB450B" w:rsidRPr="001E1D48" w:rsidDel="000A22B8">
          <w:rPr>
            <w:rStyle w:val="CommentReference"/>
            <w:rFonts w:ascii="Aptos" w:hAnsi="Aptos"/>
            <w:rPrChange w:id="167" w:author="Nathan Lo" w:date="2025-09-11T14:12:00Z">
              <w:rPr>
                <w:rStyle w:val="CommentReference"/>
              </w:rPr>
            </w:rPrChange>
          </w:rPr>
          <w:commentReference w:id="161"/>
        </w:r>
      </w:del>
      <w:ins w:id="168" w:author="Nathan Lo" w:date="2025-01-21T17:08:00Z">
        <w:del w:id="169" w:author="Microsoft Office User" w:date="2025-09-03T20:48:00Z">
          <w:r w:rsidR="004A74BD" w:rsidRPr="001E1D48" w:rsidDel="000A22B8">
            <w:rPr>
              <w:rFonts w:ascii="Aptos" w:hAnsi="Aptos" w:cstheme="minorHAnsi"/>
              <w:color w:val="FF0000"/>
              <w:rPrChange w:id="170" w:author="Nathan Lo" w:date="2025-09-11T14:12:00Z">
                <w:rPr>
                  <w:rFonts w:cstheme="minorHAnsi"/>
                  <w:color w:val="FF0000"/>
                </w:rPr>
              </w:rPrChange>
            </w:rPr>
            <w:delText xml:space="preserve"> </w:delText>
          </w:r>
        </w:del>
        <w:r w:rsidR="004A74BD" w:rsidRPr="001E1D48">
          <w:rPr>
            <w:rFonts w:ascii="Aptos" w:hAnsi="Aptos" w:cstheme="minorHAnsi"/>
            <w:color w:val="FF0000"/>
            <w:rPrChange w:id="171" w:author="Nathan Lo" w:date="2025-09-11T14:12:00Z">
              <w:rPr>
                <w:rFonts w:cstheme="minorHAnsi"/>
                <w:color w:val="FF0000"/>
              </w:rPr>
            </w:rPrChange>
          </w:rPr>
          <w:t xml:space="preserve">We need to state that </w:t>
        </w:r>
        <w:proofErr w:type="spellStart"/>
        <w:r w:rsidR="004A74BD" w:rsidRPr="001E1D48">
          <w:rPr>
            <w:rFonts w:ascii="Aptos" w:hAnsi="Aptos" w:cstheme="minorHAnsi"/>
            <w:color w:val="FF0000"/>
            <w:rPrChange w:id="172" w:author="Nathan Lo" w:date="2025-09-11T14:12:00Z">
              <w:rPr>
                <w:rFonts w:cstheme="minorHAnsi"/>
                <w:color w:val="FF0000"/>
              </w:rPr>
            </w:rPrChange>
          </w:rPr>
          <w:t>Blattabacterium</w:t>
        </w:r>
        <w:proofErr w:type="spellEnd"/>
        <w:r w:rsidR="004A74BD" w:rsidRPr="001E1D48">
          <w:rPr>
            <w:rFonts w:ascii="Aptos" w:hAnsi="Aptos" w:cstheme="minorHAnsi"/>
            <w:color w:val="FF0000"/>
            <w:rPrChange w:id="173" w:author="Nathan Lo" w:date="2025-09-11T14:12:00Z">
              <w:rPr>
                <w:rFonts w:cstheme="minorHAnsi"/>
                <w:color w:val="FF0000"/>
              </w:rPr>
            </w:rPrChange>
          </w:rPr>
          <w:t xml:space="preserve"> was deliberately included in some DNA extractions</w:t>
        </w:r>
      </w:ins>
      <w:ins w:id="174" w:author="Nathan Lo" w:date="2025-01-21T17:09:00Z">
        <w:r w:rsidR="004A74BD" w:rsidRPr="001E1D48">
          <w:rPr>
            <w:rFonts w:ascii="Aptos" w:hAnsi="Aptos" w:cstheme="minorHAnsi"/>
            <w:color w:val="FF0000"/>
            <w:rPrChange w:id="175" w:author="Nathan Lo" w:date="2025-09-11T14:12:00Z">
              <w:rPr>
                <w:rFonts w:cstheme="minorHAnsi"/>
                <w:color w:val="FF0000"/>
              </w:rPr>
            </w:rPrChange>
          </w:rPr>
          <w:t xml:space="preserve">, though not all. </w:t>
        </w:r>
      </w:ins>
    </w:p>
    <w:p w14:paraId="783847D5" w14:textId="77777777" w:rsidR="00CF2859" w:rsidRPr="001E1D48" w:rsidRDefault="00CF2859" w:rsidP="00790F30">
      <w:pPr>
        <w:jc w:val="both"/>
        <w:rPr>
          <w:rFonts w:ascii="Aptos" w:hAnsi="Aptos" w:cstheme="minorHAnsi"/>
          <w:rPrChange w:id="176" w:author="Nathan Lo" w:date="2025-09-11T14:12:00Z">
            <w:rPr>
              <w:rFonts w:cstheme="minorHAnsi"/>
            </w:rPr>
          </w:rPrChange>
        </w:rPr>
      </w:pPr>
    </w:p>
    <w:p w14:paraId="70B9F39A" w14:textId="77777777" w:rsidR="001E1D48" w:rsidRPr="001E1D48" w:rsidRDefault="001E1D48" w:rsidP="00790F30">
      <w:pPr>
        <w:jc w:val="both"/>
        <w:rPr>
          <w:rFonts w:ascii="Aptos" w:hAnsi="Aptos" w:cstheme="minorHAnsi"/>
          <w:b/>
          <w:i/>
          <w:rPrChange w:id="177" w:author="Nathan Lo" w:date="2025-09-11T14:12:00Z">
            <w:rPr>
              <w:rFonts w:cstheme="minorHAnsi"/>
              <w:b/>
              <w:i/>
            </w:rPr>
          </w:rPrChange>
        </w:rPr>
      </w:pPr>
    </w:p>
    <w:p w14:paraId="2228BB4E" w14:textId="5B3DB158" w:rsidR="00CF2859" w:rsidRPr="001E1D48" w:rsidRDefault="00723DC1" w:rsidP="00790F30">
      <w:pPr>
        <w:jc w:val="both"/>
        <w:rPr>
          <w:rFonts w:ascii="Aptos" w:hAnsi="Aptos" w:cstheme="minorHAnsi"/>
          <w:b/>
          <w:i/>
          <w:rPrChange w:id="178" w:author="Nathan Lo" w:date="2025-09-11T14:12:00Z">
            <w:rPr>
              <w:rFonts w:cstheme="minorHAnsi"/>
              <w:b/>
              <w:i/>
            </w:rPr>
          </w:rPrChange>
        </w:rPr>
      </w:pPr>
      <w:r w:rsidRPr="001E1D48">
        <w:rPr>
          <w:rFonts w:ascii="Aptos" w:hAnsi="Aptos" w:cstheme="minorHAnsi"/>
          <w:b/>
          <w:i/>
          <w:rPrChange w:id="179" w:author="Nathan Lo" w:date="2025-09-11T14:12:00Z">
            <w:rPr>
              <w:rFonts w:cstheme="minorHAnsi"/>
              <w:b/>
              <w:i/>
            </w:rPr>
          </w:rPrChange>
        </w:rPr>
        <w:t>Genome a</w:t>
      </w:r>
      <w:r w:rsidR="00CF2859" w:rsidRPr="001E1D48">
        <w:rPr>
          <w:rFonts w:ascii="Aptos" w:hAnsi="Aptos" w:cstheme="minorHAnsi"/>
          <w:b/>
          <w:i/>
          <w:rPrChange w:id="180" w:author="Nathan Lo" w:date="2025-09-11T14:12:00Z">
            <w:rPr>
              <w:rFonts w:cstheme="minorHAnsi"/>
              <w:b/>
              <w:i/>
            </w:rPr>
          </w:rPrChange>
        </w:rPr>
        <w:t xml:space="preserve">ssembly </w:t>
      </w:r>
      <w:r w:rsidR="00E570A3" w:rsidRPr="001E1D48">
        <w:rPr>
          <w:rFonts w:ascii="Aptos" w:hAnsi="Aptos" w:cstheme="minorHAnsi"/>
          <w:b/>
          <w:i/>
          <w:rPrChange w:id="181" w:author="Nathan Lo" w:date="2025-09-11T14:12:00Z">
            <w:rPr>
              <w:rFonts w:cstheme="minorHAnsi"/>
              <w:b/>
              <w:i/>
            </w:rPr>
          </w:rPrChange>
        </w:rPr>
        <w:t>and annotation</w:t>
      </w:r>
    </w:p>
    <w:p w14:paraId="6282FF02" w14:textId="77777777" w:rsidR="00137D80" w:rsidRPr="001E1D48" w:rsidRDefault="00137D80" w:rsidP="00790F30">
      <w:pPr>
        <w:jc w:val="both"/>
        <w:rPr>
          <w:rFonts w:ascii="Aptos" w:hAnsi="Aptos" w:cstheme="minorHAnsi"/>
          <w:color w:val="000000" w:themeColor="text1"/>
          <w:rPrChange w:id="182" w:author="Nathan Lo" w:date="2025-09-11T14:12:00Z">
            <w:rPr>
              <w:rFonts w:cstheme="minorHAnsi"/>
              <w:color w:val="000000" w:themeColor="text1"/>
            </w:rPr>
          </w:rPrChange>
        </w:rPr>
      </w:pPr>
    </w:p>
    <w:p w14:paraId="03BB4E3A" w14:textId="12EB28A5" w:rsidR="00723DC1" w:rsidRPr="001E1D48" w:rsidRDefault="00723DC1" w:rsidP="00790F30">
      <w:pPr>
        <w:jc w:val="both"/>
        <w:rPr>
          <w:rFonts w:ascii="Aptos" w:hAnsi="Aptos" w:cstheme="minorHAnsi"/>
          <w:color w:val="000000" w:themeColor="text1"/>
          <w:rPrChange w:id="183" w:author="Nathan Lo" w:date="2025-09-11T14:12:00Z">
            <w:rPr>
              <w:rFonts w:cstheme="minorHAnsi"/>
              <w:color w:val="000000" w:themeColor="text1"/>
            </w:rPr>
          </w:rPrChange>
        </w:rPr>
      </w:pPr>
      <w:r w:rsidRPr="001E1D48">
        <w:rPr>
          <w:rFonts w:ascii="Aptos" w:hAnsi="Aptos" w:cstheme="minorHAnsi"/>
          <w:color w:val="000000" w:themeColor="text1"/>
          <w:rPrChange w:id="184" w:author="Nathan Lo" w:date="2025-09-11T14:12:00Z">
            <w:rPr>
              <w:rFonts w:cstheme="minorHAnsi"/>
              <w:color w:val="000000" w:themeColor="text1"/>
            </w:rPr>
          </w:rPrChange>
        </w:rPr>
        <w:t xml:space="preserve">For the ONT sequencing that incorporated duplex base calling (Table S1), redundant simplex reads (i.e. simplex reads which have duplex offsprings) were removed using </w:t>
      </w:r>
      <w:proofErr w:type="spellStart"/>
      <w:r w:rsidRPr="001E1D48">
        <w:rPr>
          <w:rFonts w:ascii="Aptos" w:hAnsi="Aptos" w:cstheme="minorHAnsi"/>
          <w:color w:val="000000" w:themeColor="text1"/>
          <w:rPrChange w:id="185" w:author="Nathan Lo" w:date="2025-09-11T14:12:00Z">
            <w:rPr>
              <w:rFonts w:cstheme="minorHAnsi"/>
              <w:color w:val="000000" w:themeColor="text1"/>
            </w:rPr>
          </w:rPrChange>
        </w:rPr>
        <w:t>samtools</w:t>
      </w:r>
      <w:proofErr w:type="spellEnd"/>
      <w:r w:rsidRPr="001E1D48">
        <w:rPr>
          <w:rFonts w:ascii="Aptos" w:hAnsi="Aptos" w:cstheme="minorHAnsi"/>
          <w:color w:val="000000" w:themeColor="text1"/>
          <w:rPrChange w:id="186" w:author="Nathan Lo" w:date="2025-09-11T14:12:00Z">
            <w:rPr>
              <w:rFonts w:cstheme="minorHAnsi"/>
              <w:color w:val="000000" w:themeColor="text1"/>
            </w:rPr>
          </w:rPrChange>
        </w:rPr>
        <w:t xml:space="preserve"> v1.2 (</w:t>
      </w:r>
      <w:proofErr w:type="spellStart"/>
      <w:r w:rsidRPr="001E1D48">
        <w:rPr>
          <w:rFonts w:ascii="Aptos" w:hAnsi="Aptos" w:cstheme="minorHAnsi"/>
          <w:color w:val="000000" w:themeColor="text1"/>
          <w:rPrChange w:id="187" w:author="Nathan Lo" w:date="2025-09-11T14:12:00Z">
            <w:rPr>
              <w:rFonts w:cstheme="minorHAnsi"/>
              <w:color w:val="000000" w:themeColor="text1"/>
            </w:rPr>
          </w:rPrChange>
        </w:rPr>
        <w:t>Danecek</w:t>
      </w:r>
      <w:proofErr w:type="spellEnd"/>
      <w:r w:rsidRPr="001E1D48">
        <w:rPr>
          <w:rFonts w:ascii="Aptos" w:hAnsi="Aptos" w:cstheme="minorHAnsi"/>
          <w:color w:val="000000" w:themeColor="text1"/>
          <w:rPrChange w:id="188" w:author="Nathan Lo" w:date="2025-09-11T14:12:00Z">
            <w:rPr>
              <w:rFonts w:cstheme="minorHAnsi"/>
              <w:color w:val="000000" w:themeColor="text1"/>
            </w:rPr>
          </w:rPrChange>
        </w:rPr>
        <w:t xml:space="preserve"> et al., 2021).</w:t>
      </w:r>
      <w:r w:rsidR="004A488E" w:rsidRPr="001E1D48">
        <w:rPr>
          <w:rFonts w:ascii="Aptos" w:hAnsi="Aptos" w:cstheme="minorHAnsi"/>
          <w:color w:val="000000" w:themeColor="text1"/>
          <w:rPrChange w:id="189" w:author="Nathan Lo" w:date="2025-09-11T14:12:00Z">
            <w:rPr>
              <w:rFonts w:cstheme="minorHAnsi"/>
              <w:color w:val="000000" w:themeColor="text1"/>
            </w:rPr>
          </w:rPrChange>
        </w:rPr>
        <w:t xml:space="preserve"> Adapters were trimmed for all ONT sequence data (with and without </w:t>
      </w:r>
      <w:r w:rsidR="004A488E" w:rsidRPr="001E1D48">
        <w:rPr>
          <w:rFonts w:ascii="Aptos" w:hAnsi="Aptos" w:cstheme="minorHAnsi"/>
          <w:color w:val="000000" w:themeColor="text1"/>
          <w:rPrChange w:id="190" w:author="Nathan Lo" w:date="2025-09-11T14:12:00Z">
            <w:rPr>
              <w:rFonts w:cstheme="minorHAnsi"/>
              <w:color w:val="000000" w:themeColor="text1"/>
            </w:rPr>
          </w:rPrChange>
        </w:rPr>
        <w:lastRenderedPageBreak/>
        <w:t xml:space="preserve">duplex calling) and converted into </w:t>
      </w:r>
      <w:proofErr w:type="spellStart"/>
      <w:r w:rsidR="004A488E" w:rsidRPr="001E1D48">
        <w:rPr>
          <w:rFonts w:ascii="Aptos" w:hAnsi="Aptos" w:cstheme="minorHAnsi"/>
          <w:color w:val="000000" w:themeColor="text1"/>
          <w:rPrChange w:id="191" w:author="Nathan Lo" w:date="2025-09-11T14:12:00Z">
            <w:rPr>
              <w:rFonts w:cstheme="minorHAnsi"/>
              <w:color w:val="000000" w:themeColor="text1"/>
            </w:rPr>
          </w:rPrChange>
        </w:rPr>
        <w:t>fastq</w:t>
      </w:r>
      <w:proofErr w:type="spellEnd"/>
      <w:r w:rsidR="004A488E" w:rsidRPr="001E1D48">
        <w:rPr>
          <w:rFonts w:ascii="Aptos" w:hAnsi="Aptos" w:cstheme="minorHAnsi"/>
          <w:color w:val="000000" w:themeColor="text1"/>
          <w:rPrChange w:id="192" w:author="Nathan Lo" w:date="2025-09-11T14:12:00Z">
            <w:rPr>
              <w:rFonts w:cstheme="minorHAnsi"/>
              <w:color w:val="000000" w:themeColor="text1"/>
            </w:rPr>
          </w:rPrChange>
        </w:rPr>
        <w:t xml:space="preserve"> files using dorado v0.6 (</w:t>
      </w:r>
      <w:r w:rsidRPr="001E1D48">
        <w:rPr>
          <w:rFonts w:ascii="Aptos" w:hAnsi="Aptos"/>
          <w:rPrChange w:id="193" w:author="Nathan Lo" w:date="2025-09-11T14:12:00Z">
            <w:rPr/>
          </w:rPrChange>
        </w:rPr>
        <w:fldChar w:fldCharType="begin"/>
      </w:r>
      <w:r w:rsidRPr="001E1D48">
        <w:rPr>
          <w:rFonts w:ascii="Aptos" w:hAnsi="Aptos"/>
          <w:rPrChange w:id="194" w:author="Nathan Lo" w:date="2025-09-11T14:12:00Z">
            <w:rPr/>
          </w:rPrChange>
        </w:rPr>
        <w:instrText>HYPERLINK "https://github.com/nanoporetech/dorado"</w:instrText>
      </w:r>
      <w:r w:rsidRPr="001E1D48">
        <w:rPr>
          <w:rFonts w:ascii="Aptos" w:hAnsi="Aptos"/>
          <w:rPrChange w:id="195" w:author="Nathan Lo" w:date="2025-09-11T14:12:00Z">
            <w:rPr>
              <w:rStyle w:val="Hyperlink"/>
              <w:rFonts w:cstheme="minorHAnsi"/>
            </w:rPr>
          </w:rPrChange>
        </w:rPr>
        <w:fldChar w:fldCharType="separate"/>
      </w:r>
      <w:r w:rsidR="004A488E" w:rsidRPr="001E1D48">
        <w:rPr>
          <w:rStyle w:val="Hyperlink"/>
          <w:rFonts w:ascii="Aptos" w:hAnsi="Aptos" w:cstheme="minorHAnsi"/>
          <w:rPrChange w:id="196" w:author="Nathan Lo" w:date="2025-09-11T14:12:00Z">
            <w:rPr>
              <w:rStyle w:val="Hyperlink"/>
              <w:rFonts w:cstheme="minorHAnsi"/>
            </w:rPr>
          </w:rPrChange>
        </w:rPr>
        <w:t>https://github.com/nanoporetech/dorado</w:t>
      </w:r>
      <w:r w:rsidRPr="001E1D48">
        <w:rPr>
          <w:rStyle w:val="Hyperlink"/>
          <w:rFonts w:ascii="Aptos" w:hAnsi="Aptos" w:cstheme="minorHAnsi"/>
          <w:rPrChange w:id="197" w:author="Nathan Lo" w:date="2025-09-11T14:12:00Z">
            <w:rPr>
              <w:rStyle w:val="Hyperlink"/>
              <w:rFonts w:cstheme="minorHAnsi"/>
            </w:rPr>
          </w:rPrChange>
        </w:rPr>
        <w:fldChar w:fldCharType="end"/>
      </w:r>
      <w:r w:rsidR="004A488E" w:rsidRPr="001E1D48">
        <w:rPr>
          <w:rFonts w:ascii="Aptos" w:hAnsi="Aptos" w:cstheme="minorHAnsi"/>
          <w:color w:val="000000" w:themeColor="text1"/>
          <w:rPrChange w:id="198" w:author="Nathan Lo" w:date="2025-09-11T14:12:00Z">
            <w:rPr>
              <w:rFonts w:cstheme="minorHAnsi"/>
              <w:color w:val="000000" w:themeColor="text1"/>
            </w:rPr>
          </w:rPrChange>
        </w:rPr>
        <w:t>).</w:t>
      </w:r>
    </w:p>
    <w:p w14:paraId="6669876D" w14:textId="78A6B6F3" w:rsidR="004A488E" w:rsidRPr="001E1D48" w:rsidRDefault="004A488E" w:rsidP="00790F30">
      <w:pPr>
        <w:jc w:val="both"/>
        <w:rPr>
          <w:rFonts w:ascii="Aptos" w:hAnsi="Aptos" w:cstheme="minorHAnsi"/>
          <w:color w:val="000000" w:themeColor="text1"/>
          <w:rPrChange w:id="199" w:author="Nathan Lo" w:date="2025-09-11T14:12:00Z">
            <w:rPr>
              <w:rFonts w:cstheme="minorHAnsi"/>
              <w:color w:val="000000" w:themeColor="text1"/>
            </w:rPr>
          </w:rPrChange>
        </w:rPr>
      </w:pPr>
    </w:p>
    <w:p w14:paraId="480B1E3C" w14:textId="48B0E51A" w:rsidR="00723DC1" w:rsidRPr="001E1D48" w:rsidRDefault="004A488E" w:rsidP="00790F30">
      <w:pPr>
        <w:jc w:val="both"/>
        <w:rPr>
          <w:rFonts w:ascii="Aptos" w:hAnsi="Aptos" w:cstheme="minorHAnsi"/>
          <w:color w:val="000000" w:themeColor="text1"/>
          <w:rPrChange w:id="200" w:author="Nathan Lo" w:date="2025-09-11T14:12:00Z">
            <w:rPr>
              <w:rFonts w:cstheme="minorHAnsi"/>
              <w:color w:val="000000" w:themeColor="text1"/>
            </w:rPr>
          </w:rPrChange>
        </w:rPr>
      </w:pPr>
      <w:r w:rsidRPr="001E1D48">
        <w:rPr>
          <w:rFonts w:ascii="Aptos" w:hAnsi="Aptos" w:cstheme="minorHAnsi"/>
          <w:color w:val="000000" w:themeColor="text1"/>
          <w:rPrChange w:id="201" w:author="Nathan Lo" w:date="2025-09-11T14:12:00Z">
            <w:rPr>
              <w:rFonts w:cstheme="minorHAnsi"/>
              <w:color w:val="000000" w:themeColor="text1"/>
            </w:rPr>
          </w:rPrChange>
        </w:rPr>
        <w:t xml:space="preserve">A </w:t>
      </w:r>
      <w:r w:rsidRPr="001E1D48">
        <w:rPr>
          <w:rFonts w:ascii="Aptos" w:hAnsi="Aptos" w:cstheme="minorHAnsi"/>
          <w:i/>
          <w:color w:val="000000" w:themeColor="text1"/>
          <w:rPrChange w:id="202" w:author="Nathan Lo" w:date="2025-09-11T14:12:00Z">
            <w:rPr>
              <w:rFonts w:cstheme="minorHAnsi"/>
              <w:i/>
              <w:color w:val="000000" w:themeColor="text1"/>
            </w:rPr>
          </w:rPrChange>
        </w:rPr>
        <w:t>de novo</w:t>
      </w:r>
      <w:r w:rsidRPr="001E1D48">
        <w:rPr>
          <w:rFonts w:ascii="Aptos" w:hAnsi="Aptos" w:cstheme="minorHAnsi"/>
          <w:color w:val="000000" w:themeColor="text1"/>
          <w:rPrChange w:id="203" w:author="Nathan Lo" w:date="2025-09-11T14:12:00Z">
            <w:rPr>
              <w:rFonts w:cstheme="minorHAnsi"/>
              <w:color w:val="000000" w:themeColor="text1"/>
            </w:rPr>
          </w:rPrChange>
        </w:rPr>
        <w:t xml:space="preserve"> assembly was carried out using the trimmed ONT data using Flye v</w:t>
      </w:r>
      <w:r w:rsidRPr="001E1D48">
        <w:rPr>
          <w:rFonts w:ascii="Aptos" w:hAnsi="Aptos"/>
          <w:rPrChange w:id="204" w:author="Nathan Lo" w:date="2025-09-11T14:12:00Z">
            <w:rPr/>
          </w:rPrChange>
        </w:rPr>
        <w:t xml:space="preserve"> </w:t>
      </w:r>
      <w:r w:rsidRPr="001E1D48">
        <w:rPr>
          <w:rFonts w:ascii="Aptos" w:hAnsi="Aptos" w:cstheme="minorHAnsi"/>
          <w:color w:val="000000" w:themeColor="text1"/>
          <w:rPrChange w:id="205" w:author="Nathan Lo" w:date="2025-09-11T14:12:00Z">
            <w:rPr>
              <w:rFonts w:cstheme="minorHAnsi"/>
              <w:color w:val="000000" w:themeColor="text1"/>
            </w:rPr>
          </w:rPrChange>
        </w:rPr>
        <w:t>2.9.3 (Kolmogorov et al., 2019).</w:t>
      </w:r>
      <w:r w:rsidR="004649E7" w:rsidRPr="001E1D48">
        <w:rPr>
          <w:rFonts w:ascii="Aptos" w:hAnsi="Aptos" w:cstheme="minorHAnsi"/>
          <w:color w:val="000000" w:themeColor="text1"/>
          <w:rPrChange w:id="206" w:author="Nathan Lo" w:date="2025-09-11T14:12:00Z">
            <w:rPr>
              <w:rFonts w:cstheme="minorHAnsi"/>
              <w:color w:val="000000" w:themeColor="text1"/>
            </w:rPr>
          </w:rPrChange>
        </w:rPr>
        <w:t xml:space="preserve"> </w:t>
      </w:r>
      <w:r w:rsidR="003769A2" w:rsidRPr="001E1D48">
        <w:rPr>
          <w:rFonts w:ascii="Aptos" w:hAnsi="Aptos" w:cstheme="minorHAnsi"/>
          <w:color w:val="000000" w:themeColor="text1"/>
          <w:rPrChange w:id="207" w:author="Nathan Lo" w:date="2025-09-11T14:12:00Z">
            <w:rPr>
              <w:rFonts w:cstheme="minorHAnsi"/>
              <w:color w:val="000000" w:themeColor="text1"/>
            </w:rPr>
          </w:rPrChange>
        </w:rPr>
        <w:t xml:space="preserve">After some initial optimisation </w:t>
      </w:r>
      <w:del w:id="208" w:author="Microsoft Office User" w:date="2025-09-28T10:55:00Z">
        <w:r w:rsidR="003769A2" w:rsidRPr="001E1D48" w:rsidDel="00675564">
          <w:rPr>
            <w:rFonts w:ascii="Aptos" w:hAnsi="Aptos" w:cstheme="minorHAnsi"/>
            <w:color w:val="000000" w:themeColor="text1"/>
            <w:rPrChange w:id="209" w:author="Nathan Lo" w:date="2025-09-11T14:12:00Z">
              <w:rPr>
                <w:rFonts w:cstheme="minorHAnsi"/>
                <w:color w:val="000000" w:themeColor="text1"/>
              </w:rPr>
            </w:rPrChange>
          </w:rPr>
          <w:delText>experimements</w:delText>
        </w:r>
      </w:del>
      <w:ins w:id="210" w:author="Microsoft Office User" w:date="2025-09-28T10:55:00Z">
        <w:r w:rsidR="00675564" w:rsidRPr="00675564">
          <w:rPr>
            <w:rFonts w:ascii="Aptos" w:hAnsi="Aptos" w:cstheme="minorHAnsi"/>
            <w:color w:val="000000" w:themeColor="text1"/>
          </w:rPr>
          <w:t>experiments</w:t>
        </w:r>
      </w:ins>
      <w:r w:rsidR="003769A2" w:rsidRPr="001E1D48">
        <w:rPr>
          <w:rFonts w:ascii="Aptos" w:hAnsi="Aptos" w:cstheme="minorHAnsi"/>
          <w:color w:val="000000" w:themeColor="text1"/>
          <w:rPrChange w:id="211" w:author="Nathan Lo" w:date="2025-09-11T14:12:00Z">
            <w:rPr>
              <w:rFonts w:cstheme="minorHAnsi"/>
              <w:color w:val="000000" w:themeColor="text1"/>
            </w:rPr>
          </w:rPrChange>
        </w:rPr>
        <w:t>, the ONT sequencing data with duplex calling was assembled using the ‘ONT corrected’ mode (--</w:t>
      </w:r>
      <w:proofErr w:type="spellStart"/>
      <w:r w:rsidR="003769A2" w:rsidRPr="001E1D48">
        <w:rPr>
          <w:rFonts w:ascii="Aptos" w:hAnsi="Aptos" w:cstheme="minorHAnsi"/>
          <w:color w:val="000000" w:themeColor="text1"/>
          <w:rPrChange w:id="212" w:author="Nathan Lo" w:date="2025-09-11T14:12:00Z">
            <w:rPr>
              <w:rFonts w:cstheme="minorHAnsi"/>
              <w:color w:val="000000" w:themeColor="text1"/>
            </w:rPr>
          </w:rPrChange>
        </w:rPr>
        <w:t>nano-corr</w:t>
      </w:r>
      <w:proofErr w:type="spellEnd"/>
      <w:r w:rsidR="003769A2" w:rsidRPr="001E1D48">
        <w:rPr>
          <w:rFonts w:ascii="Aptos" w:hAnsi="Aptos" w:cstheme="minorHAnsi"/>
          <w:color w:val="000000" w:themeColor="text1"/>
          <w:rPrChange w:id="213" w:author="Nathan Lo" w:date="2025-09-11T14:12:00Z">
            <w:rPr>
              <w:rFonts w:cstheme="minorHAnsi"/>
              <w:color w:val="000000" w:themeColor="text1"/>
            </w:rPr>
          </w:rPrChange>
        </w:rPr>
        <w:t xml:space="preserve">) and a minimum overlap of 10,000 (--min-overlap 10000), while the other </w:t>
      </w:r>
      <w:r w:rsidR="00CE01CD" w:rsidRPr="001E1D48">
        <w:rPr>
          <w:rFonts w:ascii="Aptos" w:hAnsi="Aptos" w:cstheme="minorHAnsi"/>
          <w:color w:val="000000" w:themeColor="text1"/>
          <w:rPrChange w:id="214" w:author="Nathan Lo" w:date="2025-09-11T14:12:00Z">
            <w:rPr>
              <w:rFonts w:cstheme="minorHAnsi"/>
              <w:color w:val="000000" w:themeColor="text1"/>
            </w:rPr>
          </w:rPrChange>
        </w:rPr>
        <w:t xml:space="preserve">ONT sequencing data was assembled using </w:t>
      </w:r>
      <w:r w:rsidR="003769A2" w:rsidRPr="001E1D48">
        <w:rPr>
          <w:rFonts w:ascii="Aptos" w:hAnsi="Aptos" w:cstheme="minorHAnsi"/>
          <w:color w:val="000000" w:themeColor="text1"/>
          <w:rPrChange w:id="215" w:author="Nathan Lo" w:date="2025-09-11T14:12:00Z">
            <w:rPr>
              <w:rFonts w:cstheme="minorHAnsi"/>
              <w:color w:val="000000" w:themeColor="text1"/>
            </w:rPr>
          </w:rPrChange>
        </w:rPr>
        <w:t xml:space="preserve">the ‘ONT raw’ mode (--nano-raw) and </w:t>
      </w:r>
      <w:r w:rsidR="004649E7" w:rsidRPr="001E1D48">
        <w:rPr>
          <w:rFonts w:ascii="Aptos" w:hAnsi="Aptos" w:cstheme="minorHAnsi"/>
          <w:color w:val="000000" w:themeColor="text1"/>
          <w:rPrChange w:id="216" w:author="Nathan Lo" w:date="2025-09-11T14:12:00Z">
            <w:rPr>
              <w:rFonts w:cstheme="minorHAnsi"/>
              <w:color w:val="000000" w:themeColor="text1"/>
            </w:rPr>
          </w:rPrChange>
        </w:rPr>
        <w:t>default settings</w:t>
      </w:r>
      <w:r w:rsidR="00CE01CD" w:rsidRPr="001E1D48">
        <w:rPr>
          <w:rFonts w:ascii="Aptos" w:hAnsi="Aptos" w:cstheme="minorHAnsi"/>
          <w:color w:val="000000" w:themeColor="text1"/>
          <w:rPrChange w:id="217" w:author="Nathan Lo" w:date="2025-09-11T14:12:00Z">
            <w:rPr>
              <w:rFonts w:cstheme="minorHAnsi"/>
              <w:color w:val="000000" w:themeColor="text1"/>
            </w:rPr>
          </w:rPrChange>
        </w:rPr>
        <w:t xml:space="preserve">. An addition two iterations of polishing were carried out after the assemblies. The </w:t>
      </w:r>
      <w:proofErr w:type="spellStart"/>
      <w:r w:rsidR="00CE01CD" w:rsidRPr="001E1D48">
        <w:rPr>
          <w:rFonts w:ascii="Aptos" w:hAnsi="Aptos" w:cstheme="minorHAnsi"/>
          <w:color w:val="000000" w:themeColor="text1"/>
          <w:rPrChange w:id="218" w:author="Nathan Lo" w:date="2025-09-11T14:12:00Z">
            <w:rPr>
              <w:rFonts w:cstheme="minorHAnsi"/>
              <w:color w:val="000000" w:themeColor="text1"/>
            </w:rPr>
          </w:rPrChange>
        </w:rPr>
        <w:t>purge_dups</w:t>
      </w:r>
      <w:proofErr w:type="spellEnd"/>
      <w:r w:rsidR="00CE01CD" w:rsidRPr="001E1D48">
        <w:rPr>
          <w:rFonts w:ascii="Aptos" w:hAnsi="Aptos" w:cstheme="minorHAnsi"/>
          <w:color w:val="000000" w:themeColor="text1"/>
          <w:rPrChange w:id="219" w:author="Nathan Lo" w:date="2025-09-11T14:12:00Z">
            <w:rPr>
              <w:rFonts w:cstheme="minorHAnsi"/>
              <w:color w:val="000000" w:themeColor="text1"/>
            </w:rPr>
          </w:rPrChange>
        </w:rPr>
        <w:t xml:space="preserve"> v1.2.5 (Guan et al., 2020) pipeline was used to remove putative haplotypic duplications and heterozygous overlaps from the genome</w:t>
      </w:r>
      <w:ins w:id="220" w:author="Microsoft Office User" w:date="2025-09-28T10:57:00Z">
        <w:r w:rsidR="00675564">
          <w:rPr>
            <w:rFonts w:ascii="Aptos" w:hAnsi="Aptos" w:cstheme="minorHAnsi"/>
            <w:color w:val="000000" w:themeColor="text1"/>
          </w:rPr>
          <w:t>s</w:t>
        </w:r>
      </w:ins>
      <w:r w:rsidR="00CE01CD" w:rsidRPr="001E1D48">
        <w:rPr>
          <w:rFonts w:ascii="Aptos" w:hAnsi="Aptos" w:cstheme="minorHAnsi"/>
          <w:color w:val="000000" w:themeColor="text1"/>
          <w:rPrChange w:id="221" w:author="Nathan Lo" w:date="2025-09-11T14:12:00Z">
            <w:rPr>
              <w:rFonts w:cstheme="minorHAnsi"/>
              <w:color w:val="000000" w:themeColor="text1"/>
            </w:rPr>
          </w:rPrChange>
        </w:rPr>
        <w:t xml:space="preserve">. Raw ONT reads were mapped to the draft assembly using </w:t>
      </w:r>
      <w:r w:rsidR="003E260C" w:rsidRPr="001E1D48">
        <w:rPr>
          <w:rFonts w:ascii="Aptos" w:hAnsi="Aptos" w:cstheme="minorHAnsi"/>
          <w:color w:val="000000" w:themeColor="text1"/>
          <w:rPrChange w:id="222" w:author="Nathan Lo" w:date="2025-09-11T14:12:00Z">
            <w:rPr>
              <w:rFonts w:cstheme="minorHAnsi"/>
              <w:color w:val="000000" w:themeColor="text1"/>
            </w:rPr>
          </w:rPrChange>
        </w:rPr>
        <w:t>m</w:t>
      </w:r>
      <w:r w:rsidR="00CE01CD" w:rsidRPr="001E1D48">
        <w:rPr>
          <w:rFonts w:ascii="Aptos" w:hAnsi="Aptos" w:cstheme="minorHAnsi"/>
          <w:color w:val="000000" w:themeColor="text1"/>
          <w:rPrChange w:id="223" w:author="Nathan Lo" w:date="2025-09-11T14:12:00Z">
            <w:rPr>
              <w:rFonts w:cstheme="minorHAnsi"/>
              <w:color w:val="000000" w:themeColor="text1"/>
            </w:rPr>
          </w:rPrChange>
        </w:rPr>
        <w:t>inimap2 v2.18 (Li, 2018)</w:t>
      </w:r>
      <w:r w:rsidR="003E260C" w:rsidRPr="001E1D48">
        <w:rPr>
          <w:rFonts w:ascii="Aptos" w:hAnsi="Aptos" w:cstheme="minorHAnsi"/>
          <w:color w:val="000000" w:themeColor="text1"/>
          <w:rPrChange w:id="224" w:author="Nathan Lo" w:date="2025-09-11T14:12:00Z">
            <w:rPr>
              <w:rFonts w:cstheme="minorHAnsi"/>
              <w:color w:val="000000" w:themeColor="text1"/>
            </w:rPr>
          </w:rPrChange>
        </w:rPr>
        <w:t xml:space="preserve"> for this </w:t>
      </w:r>
      <w:ins w:id="225" w:author="Microsoft Office User" w:date="2025-09-28T10:57:00Z">
        <w:r w:rsidR="00675564">
          <w:rPr>
            <w:rFonts w:ascii="Aptos" w:hAnsi="Aptos" w:cstheme="minorHAnsi"/>
            <w:color w:val="000000" w:themeColor="text1"/>
          </w:rPr>
          <w:t xml:space="preserve">purging </w:t>
        </w:r>
      </w:ins>
      <w:r w:rsidR="003E260C" w:rsidRPr="001E1D48">
        <w:rPr>
          <w:rFonts w:ascii="Aptos" w:hAnsi="Aptos" w:cstheme="minorHAnsi"/>
          <w:color w:val="000000" w:themeColor="text1"/>
          <w:rPrChange w:id="226" w:author="Nathan Lo" w:date="2025-09-11T14:12:00Z">
            <w:rPr>
              <w:rFonts w:cstheme="minorHAnsi"/>
              <w:color w:val="000000" w:themeColor="text1"/>
            </w:rPr>
          </w:rPrChange>
        </w:rPr>
        <w:t>step</w:t>
      </w:r>
      <w:r w:rsidR="00CE01CD" w:rsidRPr="001E1D48">
        <w:rPr>
          <w:rFonts w:ascii="Aptos" w:hAnsi="Aptos" w:cstheme="minorHAnsi"/>
          <w:color w:val="000000" w:themeColor="text1"/>
          <w:rPrChange w:id="227" w:author="Nathan Lo" w:date="2025-09-11T14:12:00Z">
            <w:rPr>
              <w:rFonts w:cstheme="minorHAnsi"/>
              <w:color w:val="000000" w:themeColor="text1"/>
            </w:rPr>
          </w:rPrChange>
        </w:rPr>
        <w:t>.</w:t>
      </w:r>
      <w:del w:id="228" w:author="Microsoft Office User" w:date="2025-09-28T11:00:00Z">
        <w:r w:rsidR="003E260C" w:rsidRPr="001E1D48" w:rsidDel="00675564">
          <w:rPr>
            <w:rFonts w:ascii="Aptos" w:hAnsi="Aptos" w:cstheme="minorHAnsi"/>
            <w:color w:val="000000" w:themeColor="text1"/>
            <w:rPrChange w:id="229" w:author="Nathan Lo" w:date="2025-09-11T14:12:00Z">
              <w:rPr>
                <w:rFonts w:cstheme="minorHAnsi"/>
                <w:color w:val="000000" w:themeColor="text1"/>
              </w:rPr>
            </w:rPrChange>
          </w:rPr>
          <w:delText xml:space="preserve"> </w:delText>
        </w:r>
        <w:r w:rsidR="00723DC1" w:rsidRPr="001E1D48" w:rsidDel="00675564">
          <w:rPr>
            <w:rFonts w:ascii="Aptos" w:hAnsi="Aptos" w:cstheme="minorHAnsi"/>
            <w:color w:val="000000" w:themeColor="text1"/>
            <w:rPrChange w:id="230" w:author="Nathan Lo" w:date="2025-09-11T14:12:00Z">
              <w:rPr>
                <w:rFonts w:cstheme="minorHAnsi"/>
                <w:color w:val="000000" w:themeColor="text1"/>
              </w:rPr>
            </w:rPrChange>
          </w:rPr>
          <w:delText>This genome assembly workflow and the relevant scripts are available on GitHub (</w:delText>
        </w:r>
        <w:r w:rsidR="00723DC1" w:rsidRPr="001E1D48" w:rsidDel="00675564">
          <w:rPr>
            <w:rFonts w:ascii="Aptos" w:hAnsi="Aptos" w:cstheme="minorHAnsi"/>
            <w:color w:val="FF0000"/>
            <w:rPrChange w:id="231" w:author="Nathan Lo" w:date="2025-09-11T14:12:00Z">
              <w:rPr>
                <w:rFonts w:cstheme="minorHAnsi"/>
                <w:color w:val="FF0000"/>
              </w:rPr>
            </w:rPrChange>
          </w:rPr>
          <w:delText>link</w:delText>
        </w:r>
        <w:r w:rsidR="00723DC1" w:rsidRPr="001E1D48" w:rsidDel="00675564">
          <w:rPr>
            <w:rFonts w:ascii="Aptos" w:hAnsi="Aptos" w:cstheme="minorHAnsi"/>
            <w:color w:val="000000" w:themeColor="text1"/>
            <w:rPrChange w:id="232" w:author="Nathan Lo" w:date="2025-09-11T14:12:00Z">
              <w:rPr>
                <w:rFonts w:cstheme="minorHAnsi"/>
                <w:color w:val="000000" w:themeColor="text1"/>
              </w:rPr>
            </w:rPrChange>
          </w:rPr>
          <w:delText>)</w:delText>
        </w:r>
        <w:r w:rsidR="003E260C" w:rsidRPr="001E1D48" w:rsidDel="00675564">
          <w:rPr>
            <w:rFonts w:ascii="Aptos" w:hAnsi="Aptos" w:cstheme="minorHAnsi"/>
            <w:color w:val="000000" w:themeColor="text1"/>
            <w:rPrChange w:id="233" w:author="Nathan Lo" w:date="2025-09-11T14:12:00Z">
              <w:rPr>
                <w:rFonts w:cstheme="minorHAnsi"/>
                <w:color w:val="000000" w:themeColor="text1"/>
              </w:rPr>
            </w:rPrChange>
          </w:rPr>
          <w:delText>.</w:delText>
        </w:r>
      </w:del>
    </w:p>
    <w:p w14:paraId="558A46E8" w14:textId="34CF04EE" w:rsidR="00AF29CB" w:rsidRPr="001E1D48" w:rsidRDefault="00AF29CB" w:rsidP="00790F30">
      <w:pPr>
        <w:jc w:val="both"/>
        <w:rPr>
          <w:rFonts w:ascii="Aptos" w:hAnsi="Aptos" w:cstheme="minorHAnsi"/>
          <w:color w:val="000000" w:themeColor="text1"/>
          <w:rPrChange w:id="234" w:author="Nathan Lo" w:date="2025-09-11T14:12:00Z">
            <w:rPr>
              <w:rFonts w:cstheme="minorHAnsi"/>
              <w:color w:val="000000" w:themeColor="text1"/>
            </w:rPr>
          </w:rPrChange>
        </w:rPr>
      </w:pPr>
    </w:p>
    <w:p w14:paraId="04FCDF5A" w14:textId="093B65C4" w:rsidR="00AF29CB" w:rsidRPr="001E1D48" w:rsidRDefault="00AF29CB" w:rsidP="00790F30">
      <w:pPr>
        <w:jc w:val="both"/>
        <w:rPr>
          <w:rFonts w:ascii="Aptos" w:hAnsi="Aptos" w:cstheme="minorHAnsi"/>
          <w:color w:val="000000" w:themeColor="text1"/>
          <w:rPrChange w:id="235" w:author="Nathan Lo" w:date="2025-09-11T14:12:00Z">
            <w:rPr>
              <w:rFonts w:cstheme="minorHAnsi"/>
              <w:color w:val="000000" w:themeColor="text1"/>
            </w:rPr>
          </w:rPrChange>
        </w:rPr>
      </w:pPr>
      <w:commentRangeStart w:id="236"/>
      <w:r w:rsidRPr="001E1D48">
        <w:rPr>
          <w:rFonts w:ascii="Aptos" w:hAnsi="Aptos" w:cstheme="minorHAnsi"/>
          <w:color w:val="000000" w:themeColor="text1"/>
          <w:rPrChange w:id="237" w:author="Nathan Lo" w:date="2025-09-11T14:12:00Z">
            <w:rPr>
              <w:rFonts w:cstheme="minorHAnsi"/>
              <w:color w:val="000000" w:themeColor="text1"/>
            </w:rPr>
          </w:rPrChange>
        </w:rPr>
        <w:t>T</w:t>
      </w:r>
      <w:commentRangeEnd w:id="236"/>
      <w:r w:rsidRPr="001E1D48">
        <w:rPr>
          <w:rStyle w:val="CommentReference"/>
          <w:rFonts w:ascii="Aptos" w:hAnsi="Aptos"/>
          <w:rPrChange w:id="238" w:author="Nathan Lo" w:date="2025-09-11T14:12:00Z">
            <w:rPr>
              <w:rStyle w:val="CommentReference"/>
            </w:rPr>
          </w:rPrChange>
        </w:rPr>
        <w:commentReference w:id="236"/>
      </w:r>
      <w:r w:rsidRPr="001E1D48">
        <w:rPr>
          <w:rFonts w:ascii="Aptos" w:hAnsi="Aptos" w:cstheme="minorHAnsi"/>
          <w:color w:val="000000" w:themeColor="text1"/>
          <w:rPrChange w:id="239" w:author="Nathan Lo" w:date="2025-09-11T14:12:00Z">
            <w:rPr>
              <w:rFonts w:cstheme="minorHAnsi"/>
              <w:color w:val="000000" w:themeColor="text1"/>
            </w:rPr>
          </w:rPrChange>
        </w:rPr>
        <w:t xml:space="preserve">he genome assemblies were annotated using FGENESH++ v7.2.2 (Salamov &amp; Solovyev, 2000; Solovyev et al., 2006), carried out on the Nimbus cloud service (provided by the Pawsey Supercomputing Centre). To prepare the assemblies for annotation, we generated a repeat database using </w:t>
      </w:r>
      <w:proofErr w:type="spellStart"/>
      <w:r w:rsidRPr="001E1D48">
        <w:rPr>
          <w:rFonts w:ascii="Aptos" w:hAnsi="Aptos" w:cstheme="minorHAnsi"/>
          <w:color w:val="000000" w:themeColor="text1"/>
          <w:rPrChange w:id="240" w:author="Nathan Lo" w:date="2025-09-11T14:12:00Z">
            <w:rPr>
              <w:rFonts w:cstheme="minorHAnsi"/>
              <w:color w:val="000000" w:themeColor="text1"/>
            </w:rPr>
          </w:rPrChange>
        </w:rPr>
        <w:t>RepeatModeler</w:t>
      </w:r>
      <w:proofErr w:type="spellEnd"/>
      <w:r w:rsidRPr="001E1D48">
        <w:rPr>
          <w:rFonts w:ascii="Aptos" w:hAnsi="Aptos" w:cstheme="minorHAnsi"/>
          <w:color w:val="000000" w:themeColor="text1"/>
          <w:rPrChange w:id="241" w:author="Nathan Lo" w:date="2025-09-11T14:12:00Z">
            <w:rPr>
              <w:rFonts w:cstheme="minorHAnsi"/>
              <w:color w:val="000000" w:themeColor="text1"/>
            </w:rPr>
          </w:rPrChange>
        </w:rPr>
        <w:t xml:space="preserve"> v2.0.1 (Flynn et al., 2020), then masked repetitive regions in the assemblies using </w:t>
      </w:r>
      <w:proofErr w:type="spellStart"/>
      <w:r w:rsidRPr="001E1D48">
        <w:rPr>
          <w:rFonts w:ascii="Aptos" w:hAnsi="Aptos" w:cstheme="minorHAnsi"/>
          <w:color w:val="000000" w:themeColor="text1"/>
          <w:rPrChange w:id="242" w:author="Nathan Lo" w:date="2025-09-11T14:12:00Z">
            <w:rPr>
              <w:rFonts w:cstheme="minorHAnsi"/>
              <w:color w:val="000000" w:themeColor="text1"/>
            </w:rPr>
          </w:rPrChange>
        </w:rPr>
        <w:t>RepeatMasker</w:t>
      </w:r>
      <w:proofErr w:type="spellEnd"/>
      <w:r w:rsidRPr="001E1D48">
        <w:rPr>
          <w:rFonts w:ascii="Aptos" w:hAnsi="Aptos" w:cstheme="minorHAnsi"/>
          <w:color w:val="000000" w:themeColor="text1"/>
          <w:rPrChange w:id="243" w:author="Nathan Lo" w:date="2025-09-11T14:12:00Z">
            <w:rPr>
              <w:rFonts w:cstheme="minorHAnsi"/>
              <w:color w:val="000000" w:themeColor="text1"/>
            </w:rPr>
          </w:rPrChange>
        </w:rPr>
        <w:t xml:space="preserve"> v4.0.6 (Smit et al., 2015), implementing the ‘-</w:t>
      </w:r>
      <w:proofErr w:type="spellStart"/>
      <w:r w:rsidRPr="001E1D48">
        <w:rPr>
          <w:rFonts w:ascii="Aptos" w:hAnsi="Aptos" w:cstheme="minorHAnsi"/>
          <w:color w:val="000000" w:themeColor="text1"/>
          <w:rPrChange w:id="244" w:author="Nathan Lo" w:date="2025-09-11T14:12:00Z">
            <w:rPr>
              <w:rFonts w:cstheme="minorHAnsi"/>
              <w:color w:val="000000" w:themeColor="text1"/>
            </w:rPr>
          </w:rPrChange>
        </w:rPr>
        <w:t>nolow</w:t>
      </w:r>
      <w:proofErr w:type="spellEnd"/>
      <w:r w:rsidRPr="001E1D48">
        <w:rPr>
          <w:rFonts w:ascii="Aptos" w:hAnsi="Aptos" w:cstheme="minorHAnsi"/>
          <w:color w:val="000000" w:themeColor="text1"/>
          <w:rPrChange w:id="245" w:author="Nathan Lo" w:date="2025-09-11T14:12:00Z">
            <w:rPr>
              <w:rFonts w:cstheme="minorHAnsi"/>
              <w:color w:val="000000" w:themeColor="text1"/>
            </w:rPr>
          </w:rPrChange>
        </w:rPr>
        <w:t xml:space="preserve">’ option (i.e., low complexity or simple repeat regions are not masked). Both masked and unmasked genome assemblies were used as input for FGENESH++. </w:t>
      </w:r>
      <w:ins w:id="246" w:author="Microsoft Office User" w:date="2025-09-28T10:58:00Z">
        <w:r w:rsidR="00675564">
          <w:rPr>
            <w:rFonts w:ascii="Aptos" w:hAnsi="Aptos" w:cstheme="minorHAnsi"/>
            <w:color w:val="000000" w:themeColor="text1"/>
          </w:rPr>
          <w:t xml:space="preserve">Following </w:t>
        </w:r>
      </w:ins>
      <w:ins w:id="247" w:author="Microsoft Office User" w:date="2025-09-28T10:59:00Z">
        <w:r w:rsidR="00675564">
          <w:rPr>
            <w:rFonts w:ascii="Aptos" w:hAnsi="Aptos" w:cstheme="minorHAnsi"/>
            <w:color w:val="000000" w:themeColor="text1"/>
          </w:rPr>
          <w:t>Ewart et al. (2024)</w:t>
        </w:r>
      </w:ins>
      <w:ins w:id="248" w:author="Microsoft Office User" w:date="2025-09-28T10:58:00Z">
        <w:r w:rsidR="00675564">
          <w:rPr>
            <w:rFonts w:ascii="Aptos" w:hAnsi="Aptos" w:cstheme="minorHAnsi"/>
            <w:color w:val="000000" w:themeColor="text1"/>
          </w:rPr>
          <w:t xml:space="preserve">, </w:t>
        </w:r>
      </w:ins>
      <w:r w:rsidRPr="001E1D48">
        <w:rPr>
          <w:rFonts w:ascii="Aptos" w:hAnsi="Aptos" w:cstheme="minorHAnsi"/>
          <w:color w:val="000000" w:themeColor="text1"/>
          <w:rPrChange w:id="249" w:author="Nathan Lo" w:date="2025-09-11T14:12:00Z">
            <w:rPr>
              <w:rFonts w:cstheme="minorHAnsi"/>
              <w:color w:val="000000" w:themeColor="text1"/>
            </w:rPr>
          </w:rPrChange>
        </w:rPr>
        <w:t>FGENESH++ was run with the non-mammalian general pipeline parameters, optimized gene- finding parameters trained on the genome of the pea aphid (</w:t>
      </w:r>
      <w:proofErr w:type="spellStart"/>
      <w:r w:rsidRPr="001E1D48">
        <w:rPr>
          <w:rFonts w:ascii="Aptos" w:hAnsi="Aptos" w:cstheme="minorHAnsi"/>
          <w:i/>
          <w:color w:val="000000" w:themeColor="text1"/>
          <w:rPrChange w:id="250" w:author="Nathan Lo" w:date="2025-09-11T14:12:00Z">
            <w:rPr>
              <w:rFonts w:cstheme="minorHAnsi"/>
              <w:i/>
              <w:color w:val="000000" w:themeColor="text1"/>
            </w:rPr>
          </w:rPrChange>
        </w:rPr>
        <w:t>Acyrthosiphon</w:t>
      </w:r>
      <w:proofErr w:type="spellEnd"/>
      <w:r w:rsidRPr="001E1D48">
        <w:rPr>
          <w:rFonts w:ascii="Aptos" w:hAnsi="Aptos" w:cstheme="minorHAnsi"/>
          <w:i/>
          <w:color w:val="000000" w:themeColor="text1"/>
          <w:rPrChange w:id="251" w:author="Nathan Lo" w:date="2025-09-11T14:12:00Z">
            <w:rPr>
              <w:rFonts w:cstheme="minorHAnsi"/>
              <w:i/>
              <w:color w:val="000000" w:themeColor="text1"/>
            </w:rPr>
          </w:rPrChange>
        </w:rPr>
        <w:t xml:space="preserve"> </w:t>
      </w:r>
      <w:proofErr w:type="spellStart"/>
      <w:r w:rsidRPr="001E1D48">
        <w:rPr>
          <w:rFonts w:ascii="Aptos" w:hAnsi="Aptos" w:cstheme="minorHAnsi"/>
          <w:i/>
          <w:color w:val="000000" w:themeColor="text1"/>
          <w:rPrChange w:id="252" w:author="Nathan Lo" w:date="2025-09-11T14:12:00Z">
            <w:rPr>
              <w:rFonts w:cstheme="minorHAnsi"/>
              <w:i/>
              <w:color w:val="000000" w:themeColor="text1"/>
            </w:rPr>
          </w:rPrChange>
        </w:rPr>
        <w:t>pisum</w:t>
      </w:r>
      <w:proofErr w:type="spellEnd"/>
      <w:r w:rsidRPr="001E1D48">
        <w:rPr>
          <w:rFonts w:ascii="Aptos" w:hAnsi="Aptos" w:cstheme="minorHAnsi"/>
          <w:color w:val="000000" w:themeColor="text1"/>
          <w:rPrChange w:id="253" w:author="Nathan Lo" w:date="2025-09-11T14:12:00Z">
            <w:rPr>
              <w:rFonts w:cstheme="minorHAnsi"/>
              <w:color w:val="000000" w:themeColor="text1"/>
            </w:rPr>
          </w:rPrChange>
        </w:rPr>
        <w:t xml:space="preserve">), and a curated insect protein database provided by </w:t>
      </w:r>
      <w:proofErr w:type="spellStart"/>
      <w:r w:rsidRPr="001E1D48">
        <w:rPr>
          <w:rFonts w:ascii="Aptos" w:hAnsi="Aptos" w:cstheme="minorHAnsi"/>
          <w:color w:val="000000" w:themeColor="text1"/>
          <w:rPrChange w:id="254" w:author="Nathan Lo" w:date="2025-09-11T14:12:00Z">
            <w:rPr>
              <w:rFonts w:cstheme="minorHAnsi"/>
              <w:color w:val="000000" w:themeColor="text1"/>
            </w:rPr>
          </w:rPrChange>
        </w:rPr>
        <w:t>Softberry</w:t>
      </w:r>
      <w:proofErr w:type="spellEnd"/>
      <w:r w:rsidRPr="001E1D48">
        <w:rPr>
          <w:rFonts w:ascii="Aptos" w:hAnsi="Aptos" w:cstheme="minorHAnsi"/>
          <w:color w:val="000000" w:themeColor="text1"/>
          <w:rPrChange w:id="255" w:author="Nathan Lo" w:date="2025-09-11T14:12:00Z">
            <w:rPr>
              <w:rFonts w:cstheme="minorHAnsi"/>
              <w:color w:val="000000" w:themeColor="text1"/>
            </w:rPr>
          </w:rPrChange>
        </w:rPr>
        <w:t xml:space="preserve"> (2020 release) for the “</w:t>
      </w:r>
      <w:proofErr w:type="spellStart"/>
      <w:r w:rsidRPr="001E1D48">
        <w:rPr>
          <w:rFonts w:ascii="Aptos" w:hAnsi="Aptos" w:cstheme="minorHAnsi"/>
          <w:color w:val="000000" w:themeColor="text1"/>
          <w:rPrChange w:id="256" w:author="Nathan Lo" w:date="2025-09-11T14:12:00Z">
            <w:rPr>
              <w:rFonts w:cstheme="minorHAnsi"/>
              <w:color w:val="000000" w:themeColor="text1"/>
            </w:rPr>
          </w:rPrChange>
        </w:rPr>
        <w:t>prot_map</w:t>
      </w:r>
      <w:proofErr w:type="spellEnd"/>
      <w:r w:rsidRPr="001E1D48">
        <w:rPr>
          <w:rFonts w:ascii="Aptos" w:hAnsi="Aptos" w:cstheme="minorHAnsi"/>
          <w:color w:val="000000" w:themeColor="text1"/>
          <w:rPrChange w:id="257" w:author="Nathan Lo" w:date="2025-09-11T14:12:00Z">
            <w:rPr>
              <w:rFonts w:cstheme="minorHAnsi"/>
              <w:color w:val="000000" w:themeColor="text1"/>
            </w:rPr>
          </w:rPrChange>
        </w:rPr>
        <w:t>” homology-based predictions. Ab initio predictions without any BLAST hits were removed.</w:t>
      </w:r>
    </w:p>
    <w:p w14:paraId="155AA2B7" w14:textId="3E383F13" w:rsidR="003E260C" w:rsidRPr="001E1D48" w:rsidRDefault="003E260C" w:rsidP="00790F30">
      <w:pPr>
        <w:jc w:val="both"/>
        <w:rPr>
          <w:rFonts w:ascii="Aptos" w:hAnsi="Aptos" w:cstheme="minorHAnsi"/>
          <w:color w:val="000000" w:themeColor="text1"/>
          <w:rPrChange w:id="258" w:author="Nathan Lo" w:date="2025-09-11T14:12:00Z">
            <w:rPr>
              <w:rFonts w:cstheme="minorHAnsi"/>
              <w:color w:val="000000" w:themeColor="text1"/>
            </w:rPr>
          </w:rPrChange>
        </w:rPr>
      </w:pPr>
    </w:p>
    <w:p w14:paraId="0296F1EE" w14:textId="46BBCD58" w:rsidR="00AF29CB" w:rsidRPr="001E1D48" w:rsidRDefault="003E260C" w:rsidP="00790F30">
      <w:pPr>
        <w:jc w:val="both"/>
        <w:rPr>
          <w:rFonts w:ascii="Aptos" w:hAnsi="Aptos" w:cstheme="minorHAnsi"/>
          <w:color w:val="000000" w:themeColor="text1"/>
          <w:rPrChange w:id="259" w:author="Nathan Lo" w:date="2025-09-11T14:12:00Z">
            <w:rPr>
              <w:rFonts w:cstheme="minorHAnsi"/>
              <w:color w:val="000000" w:themeColor="text1"/>
            </w:rPr>
          </w:rPrChange>
        </w:rPr>
      </w:pPr>
      <w:r w:rsidRPr="001E1D48">
        <w:rPr>
          <w:rFonts w:ascii="Aptos" w:hAnsi="Aptos" w:cstheme="minorHAnsi"/>
          <w:color w:val="000000" w:themeColor="text1"/>
          <w:rPrChange w:id="260" w:author="Nathan Lo" w:date="2025-09-11T14:12:00Z">
            <w:rPr>
              <w:rFonts w:cstheme="minorHAnsi"/>
              <w:color w:val="000000" w:themeColor="text1"/>
            </w:rPr>
          </w:rPrChange>
        </w:rPr>
        <w:t xml:space="preserve">These newly assembled genomes were combined with other cockroach and termite genomes from </w:t>
      </w:r>
      <w:proofErr w:type="spellStart"/>
      <w:r w:rsidRPr="001E1D48">
        <w:rPr>
          <w:rFonts w:ascii="Aptos" w:hAnsi="Aptos" w:cstheme="minorHAnsi"/>
          <w:color w:val="000000" w:themeColor="text1"/>
          <w:rPrChange w:id="261" w:author="Nathan Lo" w:date="2025-09-11T14:12:00Z">
            <w:rPr>
              <w:rFonts w:cstheme="minorHAnsi"/>
              <w:color w:val="000000" w:themeColor="text1"/>
            </w:rPr>
          </w:rPrChange>
        </w:rPr>
        <w:t>InsectBase</w:t>
      </w:r>
      <w:proofErr w:type="spellEnd"/>
      <w:r w:rsidRPr="001E1D48">
        <w:rPr>
          <w:rFonts w:ascii="Aptos" w:hAnsi="Aptos" w:cstheme="minorHAnsi"/>
          <w:color w:val="000000" w:themeColor="text1"/>
          <w:rPrChange w:id="262" w:author="Nathan Lo" w:date="2025-09-11T14:12:00Z">
            <w:rPr>
              <w:rFonts w:cstheme="minorHAnsi"/>
              <w:color w:val="000000" w:themeColor="text1"/>
            </w:rPr>
          </w:rPrChange>
        </w:rPr>
        <w:t xml:space="preserve"> 2.0 (Mei et al., 2022), NCBI and Ewart et al. (2024) for subsequent analyses (see Table </w:t>
      </w:r>
      <w:ins w:id="263" w:author="Microsoft Office User" w:date="2025-09-28T10:59:00Z">
        <w:r w:rsidR="00675564">
          <w:rPr>
            <w:rFonts w:ascii="Aptos" w:hAnsi="Aptos" w:cstheme="minorHAnsi"/>
            <w:color w:val="000000" w:themeColor="text1"/>
          </w:rPr>
          <w:t>S</w:t>
        </w:r>
      </w:ins>
      <w:r w:rsidRPr="001E1D48">
        <w:rPr>
          <w:rFonts w:ascii="Aptos" w:hAnsi="Aptos" w:cstheme="minorHAnsi"/>
          <w:color w:val="000000" w:themeColor="text1"/>
          <w:rPrChange w:id="264" w:author="Nathan Lo" w:date="2025-09-11T14:12:00Z">
            <w:rPr>
              <w:rFonts w:cstheme="minorHAnsi"/>
              <w:color w:val="000000" w:themeColor="text1"/>
            </w:rPr>
          </w:rPrChange>
        </w:rPr>
        <w:t xml:space="preserve">1 for species/genome details). For </w:t>
      </w:r>
      <w:proofErr w:type="spellStart"/>
      <w:r w:rsidRPr="001E1D48">
        <w:rPr>
          <w:rFonts w:ascii="Aptos" w:hAnsi="Aptos" w:cstheme="minorHAnsi"/>
          <w:i/>
          <w:color w:val="000000" w:themeColor="text1"/>
          <w:rPrChange w:id="265" w:author="Nathan Lo" w:date="2025-09-11T14:12:00Z">
            <w:rPr>
              <w:rFonts w:cstheme="minorHAnsi"/>
              <w:i/>
              <w:color w:val="000000" w:themeColor="text1"/>
            </w:rPr>
          </w:rPrChange>
        </w:rPr>
        <w:t>Periplaneta</w:t>
      </w:r>
      <w:proofErr w:type="spellEnd"/>
      <w:r w:rsidRPr="001E1D48">
        <w:rPr>
          <w:rFonts w:ascii="Aptos" w:hAnsi="Aptos" w:cstheme="minorHAnsi"/>
          <w:i/>
          <w:color w:val="000000" w:themeColor="text1"/>
          <w:rPrChange w:id="266" w:author="Nathan Lo" w:date="2025-09-11T14:12:00Z">
            <w:rPr>
              <w:rFonts w:cstheme="minorHAnsi"/>
              <w:i/>
              <w:color w:val="000000" w:themeColor="text1"/>
            </w:rPr>
          </w:rPrChange>
        </w:rPr>
        <w:t xml:space="preserve"> </w:t>
      </w:r>
      <w:proofErr w:type="spellStart"/>
      <w:r w:rsidRPr="001E1D48">
        <w:rPr>
          <w:rFonts w:ascii="Aptos" w:hAnsi="Aptos" w:cstheme="minorHAnsi"/>
          <w:i/>
          <w:color w:val="000000" w:themeColor="text1"/>
          <w:rPrChange w:id="267" w:author="Nathan Lo" w:date="2025-09-11T14:12:00Z">
            <w:rPr>
              <w:rFonts w:cstheme="minorHAnsi"/>
              <w:i/>
              <w:color w:val="000000" w:themeColor="text1"/>
            </w:rPr>
          </w:rPrChange>
        </w:rPr>
        <w:t>americana</w:t>
      </w:r>
      <w:proofErr w:type="spellEnd"/>
      <w:r w:rsidRPr="001E1D48">
        <w:rPr>
          <w:rFonts w:ascii="Aptos" w:hAnsi="Aptos" w:cstheme="minorHAnsi"/>
          <w:color w:val="000000" w:themeColor="text1"/>
          <w:rPrChange w:id="268" w:author="Nathan Lo" w:date="2025-09-11T14:12:00Z">
            <w:rPr>
              <w:rFonts w:cstheme="minorHAnsi"/>
              <w:color w:val="000000" w:themeColor="text1"/>
            </w:rPr>
          </w:rPrChange>
        </w:rPr>
        <w:t xml:space="preserve">, </w:t>
      </w:r>
      <w:proofErr w:type="spellStart"/>
      <w:r w:rsidRPr="001E1D48">
        <w:rPr>
          <w:rFonts w:ascii="Aptos" w:hAnsi="Aptos" w:cstheme="minorHAnsi"/>
          <w:i/>
          <w:color w:val="000000" w:themeColor="text1"/>
          <w:rPrChange w:id="269" w:author="Nathan Lo" w:date="2025-09-11T14:12:00Z">
            <w:rPr>
              <w:rFonts w:cstheme="minorHAnsi"/>
              <w:i/>
              <w:color w:val="000000" w:themeColor="text1"/>
            </w:rPr>
          </w:rPrChange>
        </w:rPr>
        <w:t>Blattella</w:t>
      </w:r>
      <w:proofErr w:type="spellEnd"/>
      <w:r w:rsidRPr="001E1D48">
        <w:rPr>
          <w:rFonts w:ascii="Aptos" w:hAnsi="Aptos" w:cstheme="minorHAnsi"/>
          <w:i/>
          <w:color w:val="000000" w:themeColor="text1"/>
          <w:rPrChange w:id="270" w:author="Nathan Lo" w:date="2025-09-11T14:12:00Z">
            <w:rPr>
              <w:rFonts w:cstheme="minorHAnsi"/>
              <w:i/>
              <w:color w:val="000000" w:themeColor="text1"/>
            </w:rPr>
          </w:rPrChange>
        </w:rPr>
        <w:t xml:space="preserve"> </w:t>
      </w:r>
      <w:proofErr w:type="spellStart"/>
      <w:r w:rsidRPr="001E1D48">
        <w:rPr>
          <w:rFonts w:ascii="Aptos" w:hAnsi="Aptos" w:cstheme="minorHAnsi"/>
          <w:i/>
          <w:color w:val="000000" w:themeColor="text1"/>
          <w:rPrChange w:id="271" w:author="Nathan Lo" w:date="2025-09-11T14:12:00Z">
            <w:rPr>
              <w:rFonts w:cstheme="minorHAnsi"/>
              <w:i/>
              <w:color w:val="000000" w:themeColor="text1"/>
            </w:rPr>
          </w:rPrChange>
        </w:rPr>
        <w:t>germanica</w:t>
      </w:r>
      <w:proofErr w:type="spellEnd"/>
      <w:r w:rsidRPr="001E1D48">
        <w:rPr>
          <w:rFonts w:ascii="Aptos" w:hAnsi="Aptos" w:cstheme="minorHAnsi"/>
          <w:color w:val="000000" w:themeColor="text1"/>
          <w:rPrChange w:id="272" w:author="Nathan Lo" w:date="2025-09-11T14:12:00Z">
            <w:rPr>
              <w:rFonts w:cstheme="minorHAnsi"/>
              <w:color w:val="000000" w:themeColor="text1"/>
            </w:rPr>
          </w:rPrChange>
        </w:rPr>
        <w:t xml:space="preserve">, and </w:t>
      </w:r>
      <w:proofErr w:type="spellStart"/>
      <w:r w:rsidRPr="001E1D48">
        <w:rPr>
          <w:rFonts w:ascii="Aptos" w:hAnsi="Aptos" w:cstheme="minorHAnsi"/>
          <w:i/>
          <w:color w:val="000000" w:themeColor="text1"/>
          <w:rPrChange w:id="273" w:author="Nathan Lo" w:date="2025-09-11T14:12:00Z">
            <w:rPr>
              <w:rFonts w:cstheme="minorHAnsi"/>
              <w:i/>
              <w:color w:val="000000" w:themeColor="text1"/>
            </w:rPr>
          </w:rPrChange>
        </w:rPr>
        <w:t>Zootermopsis</w:t>
      </w:r>
      <w:proofErr w:type="spellEnd"/>
      <w:r w:rsidRPr="001E1D48">
        <w:rPr>
          <w:rFonts w:ascii="Aptos" w:hAnsi="Aptos" w:cstheme="minorHAnsi"/>
          <w:i/>
          <w:color w:val="000000" w:themeColor="text1"/>
          <w:rPrChange w:id="274" w:author="Nathan Lo" w:date="2025-09-11T14:12:00Z">
            <w:rPr>
              <w:rFonts w:cstheme="minorHAnsi"/>
              <w:i/>
              <w:color w:val="000000" w:themeColor="text1"/>
            </w:rPr>
          </w:rPrChange>
        </w:rPr>
        <w:t xml:space="preserve"> </w:t>
      </w:r>
      <w:proofErr w:type="spellStart"/>
      <w:r w:rsidRPr="001E1D48">
        <w:rPr>
          <w:rFonts w:ascii="Aptos" w:hAnsi="Aptos" w:cstheme="minorHAnsi"/>
          <w:i/>
          <w:color w:val="000000" w:themeColor="text1"/>
          <w:rPrChange w:id="275" w:author="Nathan Lo" w:date="2025-09-11T14:12:00Z">
            <w:rPr>
              <w:rFonts w:cstheme="minorHAnsi"/>
              <w:i/>
              <w:color w:val="000000" w:themeColor="text1"/>
            </w:rPr>
          </w:rPrChange>
        </w:rPr>
        <w:t>nevadensis</w:t>
      </w:r>
      <w:proofErr w:type="spellEnd"/>
      <w:r w:rsidRPr="001E1D48">
        <w:rPr>
          <w:rFonts w:ascii="Aptos" w:hAnsi="Aptos" w:cstheme="minorHAnsi"/>
          <w:color w:val="000000" w:themeColor="text1"/>
          <w:rPrChange w:id="276" w:author="Nathan Lo" w:date="2025-09-11T14:12:00Z">
            <w:rPr>
              <w:rFonts w:cstheme="minorHAnsi"/>
              <w:color w:val="000000" w:themeColor="text1"/>
            </w:rPr>
          </w:rPrChange>
        </w:rPr>
        <w:t>, multiple genomes from various sources were included to assess whether differences in data type and/or assembly methods affected the results in subsequent analyses.</w:t>
      </w:r>
    </w:p>
    <w:p w14:paraId="7C1CB7B6" w14:textId="1F763B76" w:rsidR="00CF2859" w:rsidDel="00675564" w:rsidRDefault="00CF2859" w:rsidP="00790F30">
      <w:pPr>
        <w:jc w:val="both"/>
        <w:rPr>
          <w:del w:id="277" w:author="Microsoft Office User" w:date="2025-09-19T13:21:00Z"/>
          <w:rFonts w:ascii="Aptos" w:hAnsi="Aptos" w:cstheme="minorHAnsi"/>
          <w:color w:val="000000" w:themeColor="text1"/>
        </w:rPr>
      </w:pPr>
    </w:p>
    <w:p w14:paraId="15D3E534" w14:textId="7D0CAC5E" w:rsidR="00675564" w:rsidRDefault="00675564" w:rsidP="00790F30">
      <w:pPr>
        <w:jc w:val="both"/>
        <w:rPr>
          <w:ins w:id="278" w:author="Microsoft Office User" w:date="2025-09-28T10:53:00Z"/>
          <w:rFonts w:ascii="Aptos" w:hAnsi="Aptos" w:cstheme="minorHAnsi"/>
          <w:color w:val="000000" w:themeColor="text1"/>
        </w:rPr>
      </w:pPr>
    </w:p>
    <w:p w14:paraId="54641833" w14:textId="2DC18B34" w:rsidR="00675564" w:rsidRDefault="00675564" w:rsidP="00675564">
      <w:pPr>
        <w:jc w:val="both"/>
        <w:rPr>
          <w:ins w:id="279" w:author="Microsoft Office User" w:date="2025-09-28T10:59:00Z"/>
          <w:rFonts w:ascii="Aptos" w:hAnsi="Aptos" w:cstheme="minorHAnsi"/>
          <w:color w:val="000000" w:themeColor="text1"/>
        </w:rPr>
      </w:pPr>
      <w:ins w:id="280" w:author="Microsoft Office User" w:date="2025-09-28T10:53:00Z">
        <w:r w:rsidRPr="00675564">
          <w:rPr>
            <w:rFonts w:ascii="Aptos" w:hAnsi="Aptos" w:cstheme="minorHAnsi"/>
            <w:b/>
            <w:bCs/>
            <w:i/>
            <w:color w:val="000000" w:themeColor="text1"/>
            <w:rPrChange w:id="281" w:author="Microsoft Office User" w:date="2025-09-28T10:53:00Z">
              <w:rPr>
                <w:rFonts w:ascii="Aptos" w:hAnsi="Aptos" w:cstheme="minorHAnsi"/>
                <w:i/>
                <w:color w:val="000000" w:themeColor="text1"/>
              </w:rPr>
            </w:rPrChange>
          </w:rPr>
          <w:t>Table S1</w:t>
        </w:r>
        <w:r w:rsidRPr="00675564">
          <w:rPr>
            <w:rFonts w:ascii="Aptos" w:hAnsi="Aptos" w:cstheme="minorHAnsi"/>
            <w:b/>
            <w:bCs/>
            <w:i/>
            <w:color w:val="000000" w:themeColor="text1"/>
            <w:rPrChange w:id="282" w:author="Microsoft Office User" w:date="2025-09-28T10:53:00Z">
              <w:rPr>
                <w:rFonts w:ascii="Aptos" w:hAnsi="Aptos" w:cstheme="minorHAnsi"/>
                <w:i/>
                <w:color w:val="000000" w:themeColor="text1"/>
              </w:rPr>
            </w:rPrChange>
          </w:rPr>
          <w:t>.</w:t>
        </w:r>
        <w:r w:rsidRPr="009C52D5">
          <w:rPr>
            <w:rFonts w:ascii="Aptos" w:hAnsi="Aptos" w:cstheme="minorHAnsi"/>
            <w:color w:val="000000" w:themeColor="text1"/>
          </w:rPr>
          <w:t xml:space="preserve"> </w:t>
        </w:r>
        <w:proofErr w:type="spellStart"/>
        <w:r w:rsidRPr="009C52D5">
          <w:rPr>
            <w:rFonts w:ascii="Aptos" w:hAnsi="Aptos" w:cstheme="minorHAnsi"/>
            <w:color w:val="000000" w:themeColor="text1"/>
          </w:rPr>
          <w:t>Blattbacterium</w:t>
        </w:r>
        <w:proofErr w:type="spellEnd"/>
        <w:r w:rsidRPr="009C52D5">
          <w:rPr>
            <w:rFonts w:ascii="Aptos" w:hAnsi="Aptos" w:cstheme="minorHAnsi"/>
            <w:color w:val="000000" w:themeColor="text1"/>
          </w:rPr>
          <w:t xml:space="preserve"> genomes and cockroach genome details (including some assembly QC</w:t>
        </w:r>
        <w:r>
          <w:rPr>
            <w:rFonts w:ascii="Aptos" w:hAnsi="Aptos" w:cstheme="minorHAnsi"/>
            <w:color w:val="000000" w:themeColor="text1"/>
          </w:rPr>
          <w:t>, such as N50s and BUSCOs</w:t>
        </w:r>
        <w:commentRangeStart w:id="283"/>
        <w:r w:rsidRPr="009C52D5">
          <w:rPr>
            <w:rFonts w:ascii="Aptos" w:hAnsi="Aptos" w:cstheme="minorHAnsi"/>
            <w:color w:val="000000" w:themeColor="text1"/>
          </w:rPr>
          <w:t>)</w:t>
        </w:r>
      </w:ins>
      <w:commentRangeEnd w:id="283"/>
      <w:ins w:id="284" w:author="Microsoft Office User" w:date="2025-09-28T10:54:00Z">
        <w:r>
          <w:rPr>
            <w:rStyle w:val="CommentReference"/>
          </w:rPr>
          <w:commentReference w:id="283"/>
        </w:r>
      </w:ins>
    </w:p>
    <w:p w14:paraId="75060262" w14:textId="10615AC9" w:rsidR="00675564" w:rsidRPr="009C52D5" w:rsidRDefault="00675564" w:rsidP="00675564">
      <w:pPr>
        <w:jc w:val="both"/>
        <w:rPr>
          <w:ins w:id="285" w:author="Microsoft Office User" w:date="2025-09-28T10:53:00Z"/>
          <w:rFonts w:ascii="Aptos" w:hAnsi="Aptos" w:cstheme="minorHAnsi"/>
          <w:color w:val="000000" w:themeColor="text1"/>
        </w:rPr>
      </w:pPr>
      <w:ins w:id="286" w:author="Microsoft Office User" w:date="2025-09-28T10:59:00Z">
        <w:r w:rsidRPr="00675564">
          <w:rPr>
            <w:rFonts w:ascii="Aptos" w:hAnsi="Aptos" w:cstheme="minorHAnsi"/>
            <w:color w:val="000000" w:themeColor="text1"/>
            <w:highlight w:val="yellow"/>
            <w:rPrChange w:id="287" w:author="Microsoft Office User" w:date="2025-09-28T10:59:00Z">
              <w:rPr>
                <w:rFonts w:ascii="Aptos" w:hAnsi="Aptos" w:cstheme="minorHAnsi"/>
                <w:color w:val="000000" w:themeColor="text1"/>
              </w:rPr>
            </w:rPrChange>
          </w:rPr>
          <w:t>To do…</w:t>
        </w:r>
      </w:ins>
    </w:p>
    <w:p w14:paraId="6A3D7FFE" w14:textId="77777777" w:rsidR="00675564" w:rsidRPr="001E1D48" w:rsidRDefault="00675564" w:rsidP="00790F30">
      <w:pPr>
        <w:jc w:val="both"/>
        <w:rPr>
          <w:ins w:id="288" w:author="Microsoft Office User" w:date="2025-09-28T10:53:00Z"/>
          <w:rFonts w:ascii="Aptos" w:hAnsi="Aptos" w:cstheme="minorHAnsi"/>
          <w:color w:val="000000" w:themeColor="text1"/>
          <w:rPrChange w:id="289" w:author="Nathan Lo" w:date="2025-09-11T14:12:00Z">
            <w:rPr>
              <w:ins w:id="290" w:author="Microsoft Office User" w:date="2025-09-28T10:53:00Z"/>
              <w:rFonts w:cstheme="minorHAnsi"/>
              <w:color w:val="000000" w:themeColor="text1"/>
            </w:rPr>
          </w:rPrChange>
        </w:rPr>
      </w:pPr>
    </w:p>
    <w:p w14:paraId="31055C10" w14:textId="7CBE20D9" w:rsidR="00137D80" w:rsidRPr="001E1D48" w:rsidRDefault="00137D80" w:rsidP="00790F30">
      <w:pPr>
        <w:jc w:val="both"/>
        <w:rPr>
          <w:rFonts w:ascii="Aptos" w:hAnsi="Aptos" w:cstheme="minorHAnsi"/>
          <w:color w:val="000000" w:themeColor="text1"/>
          <w:rPrChange w:id="291" w:author="Nathan Lo" w:date="2025-09-11T14:12:00Z">
            <w:rPr>
              <w:rFonts w:cstheme="minorHAnsi"/>
              <w:color w:val="000000" w:themeColor="text1"/>
            </w:rPr>
          </w:rPrChange>
        </w:rPr>
      </w:pPr>
    </w:p>
    <w:p w14:paraId="79486748" w14:textId="77777777" w:rsidR="00137D80" w:rsidRPr="001E1D48" w:rsidRDefault="00137D80" w:rsidP="00790F30">
      <w:pPr>
        <w:jc w:val="both"/>
        <w:rPr>
          <w:rFonts w:ascii="Aptos" w:hAnsi="Aptos" w:cstheme="minorHAnsi"/>
          <w:color w:val="000000" w:themeColor="text1"/>
          <w:rPrChange w:id="292" w:author="Nathan Lo" w:date="2025-09-11T14:12:00Z">
            <w:rPr>
              <w:rFonts w:cstheme="minorHAnsi"/>
              <w:color w:val="000000" w:themeColor="text1"/>
            </w:rPr>
          </w:rPrChange>
        </w:rPr>
      </w:pPr>
    </w:p>
    <w:p w14:paraId="33CA2A10" w14:textId="03D0B8A6" w:rsidR="00D11775" w:rsidRPr="001E1D48" w:rsidRDefault="00C97A6A" w:rsidP="00790F30">
      <w:pPr>
        <w:jc w:val="both"/>
        <w:rPr>
          <w:rFonts w:ascii="Aptos" w:hAnsi="Aptos" w:cstheme="minorHAnsi"/>
          <w:color w:val="000000" w:themeColor="text1"/>
          <w:rPrChange w:id="293" w:author="Nathan Lo" w:date="2025-09-11T14:12:00Z">
            <w:rPr>
              <w:rFonts w:cstheme="minorHAnsi"/>
              <w:color w:val="000000" w:themeColor="text1"/>
            </w:rPr>
          </w:rPrChange>
        </w:rPr>
      </w:pPr>
      <w:r w:rsidRPr="001E1D48">
        <w:rPr>
          <w:rFonts w:ascii="Aptos" w:hAnsi="Aptos" w:cstheme="minorHAnsi"/>
          <w:b/>
          <w:i/>
          <w:color w:val="000000" w:themeColor="text1"/>
          <w:rPrChange w:id="294" w:author="Nathan Lo" w:date="2025-09-11T14:12:00Z">
            <w:rPr>
              <w:rFonts w:cstheme="minorHAnsi"/>
              <w:b/>
              <w:i/>
              <w:color w:val="000000" w:themeColor="text1"/>
            </w:rPr>
          </w:rPrChange>
        </w:rPr>
        <w:t xml:space="preserve">Characterising </w:t>
      </w:r>
      <w:r w:rsidR="00CF2859" w:rsidRPr="001E1D48">
        <w:rPr>
          <w:rFonts w:ascii="Aptos" w:hAnsi="Aptos" w:cstheme="minorHAnsi"/>
          <w:b/>
          <w:i/>
          <w:color w:val="000000" w:themeColor="text1"/>
          <w:rPrChange w:id="295" w:author="Nathan Lo" w:date="2025-09-11T14:12:00Z">
            <w:rPr>
              <w:rFonts w:cstheme="minorHAnsi"/>
              <w:b/>
              <w:i/>
              <w:color w:val="000000" w:themeColor="text1"/>
            </w:rPr>
          </w:rPrChange>
        </w:rPr>
        <w:t xml:space="preserve">HGT </w:t>
      </w:r>
      <w:r w:rsidRPr="001E1D48">
        <w:rPr>
          <w:rFonts w:ascii="Aptos" w:hAnsi="Aptos" w:cstheme="minorHAnsi"/>
          <w:b/>
          <w:i/>
          <w:color w:val="000000" w:themeColor="text1"/>
          <w:rPrChange w:id="296" w:author="Nathan Lo" w:date="2025-09-11T14:12:00Z">
            <w:rPr>
              <w:rFonts w:cstheme="minorHAnsi"/>
              <w:b/>
              <w:i/>
              <w:color w:val="000000" w:themeColor="text1"/>
            </w:rPr>
          </w:rPrChange>
        </w:rPr>
        <w:t>inserts</w:t>
      </w:r>
    </w:p>
    <w:p w14:paraId="759F2271" w14:textId="74F94880" w:rsidR="0065342C" w:rsidRPr="001E1D48" w:rsidRDefault="0065342C" w:rsidP="00790F30">
      <w:pPr>
        <w:jc w:val="both"/>
        <w:rPr>
          <w:rFonts w:ascii="Aptos" w:hAnsi="Aptos" w:cstheme="minorHAnsi"/>
          <w:color w:val="000000" w:themeColor="text1"/>
          <w:rPrChange w:id="297" w:author="Nathan Lo" w:date="2025-09-11T14:12:00Z">
            <w:rPr>
              <w:rFonts w:cstheme="minorHAnsi"/>
              <w:color w:val="000000" w:themeColor="text1"/>
            </w:rPr>
          </w:rPrChange>
        </w:rPr>
      </w:pPr>
    </w:p>
    <w:p w14:paraId="129B261F" w14:textId="73DBD7B5" w:rsidR="00CE08A0" w:rsidRPr="001E1D48" w:rsidRDefault="00C97A6A" w:rsidP="00790F30">
      <w:pPr>
        <w:jc w:val="both"/>
        <w:rPr>
          <w:rFonts w:ascii="Aptos" w:hAnsi="Aptos" w:cstheme="minorHAnsi"/>
          <w:color w:val="000000" w:themeColor="text1"/>
          <w:rPrChange w:id="298" w:author="Nathan Lo" w:date="2025-09-11T14:12:00Z">
            <w:rPr>
              <w:rFonts w:cstheme="minorHAnsi"/>
              <w:color w:val="000000" w:themeColor="text1"/>
            </w:rPr>
          </w:rPrChange>
        </w:rPr>
      </w:pPr>
      <w:r w:rsidRPr="001E1D48">
        <w:rPr>
          <w:rFonts w:ascii="Aptos" w:eastAsia="Times New Roman" w:hAnsi="Aptos" w:cstheme="minorHAnsi"/>
          <w:color w:val="000000" w:themeColor="text1"/>
          <w:rPrChange w:id="299" w:author="Nathan Lo" w:date="2025-09-11T14:12:00Z">
            <w:rPr>
              <w:rFonts w:eastAsia="Times New Roman" w:cstheme="minorHAnsi"/>
              <w:color w:val="000000" w:themeColor="text1"/>
            </w:rPr>
          </w:rPrChange>
        </w:rPr>
        <w:t xml:space="preserve">The following steps were carried out to identify, filter, and age </w:t>
      </w:r>
      <w:proofErr w:type="spellStart"/>
      <w:r w:rsidRPr="001E1D48">
        <w:rPr>
          <w:rFonts w:ascii="Aptos" w:eastAsia="Times New Roman" w:hAnsi="Aptos" w:cstheme="minorHAnsi"/>
          <w:i/>
          <w:color w:val="000000" w:themeColor="text1"/>
          <w:rPrChange w:id="300" w:author="Nathan Lo" w:date="2025-09-11T14:12:00Z">
            <w:rPr>
              <w:rFonts w:eastAsia="Times New Roman" w:cstheme="minorHAnsi"/>
              <w:i/>
              <w:color w:val="000000" w:themeColor="text1"/>
            </w:rPr>
          </w:rPrChange>
        </w:rPr>
        <w:t>Blattabacterium</w:t>
      </w:r>
      <w:proofErr w:type="spellEnd"/>
      <w:ins w:id="301" w:author="Nathan Lo" w:date="2025-01-21T16:43:00Z">
        <w:r w:rsidR="00B4507B" w:rsidRPr="001E1D48">
          <w:rPr>
            <w:rFonts w:ascii="Aptos" w:eastAsia="Times New Roman" w:hAnsi="Aptos" w:cstheme="minorHAnsi"/>
            <w:i/>
            <w:color w:val="000000" w:themeColor="text1"/>
            <w:rPrChange w:id="302" w:author="Nathan Lo" w:date="2025-09-11T14:12:00Z">
              <w:rPr>
                <w:rFonts w:eastAsia="Times New Roman" w:cstheme="minorHAnsi"/>
                <w:i/>
                <w:color w:val="000000" w:themeColor="text1"/>
              </w:rPr>
            </w:rPrChange>
          </w:rPr>
          <w:t xml:space="preserve"> </w:t>
        </w:r>
        <w:proofErr w:type="spellStart"/>
        <w:r w:rsidR="00B4507B" w:rsidRPr="001E1D48">
          <w:rPr>
            <w:rFonts w:ascii="Aptos" w:eastAsia="Times New Roman" w:hAnsi="Aptos" w:cstheme="minorHAnsi"/>
            <w:i/>
            <w:color w:val="000000" w:themeColor="text1"/>
            <w:rPrChange w:id="303" w:author="Nathan Lo" w:date="2025-09-11T14:12:00Z">
              <w:rPr>
                <w:rFonts w:eastAsia="Times New Roman" w:cstheme="minorHAnsi"/>
                <w:i/>
                <w:color w:val="000000" w:themeColor="text1"/>
              </w:rPr>
            </w:rPrChange>
          </w:rPr>
          <w:t>cuenoti</w:t>
        </w:r>
        <w:proofErr w:type="spellEnd"/>
        <w:r w:rsidR="00B4507B" w:rsidRPr="001E1D48">
          <w:rPr>
            <w:rFonts w:ascii="Aptos" w:eastAsia="Times New Roman" w:hAnsi="Aptos" w:cstheme="minorHAnsi"/>
            <w:i/>
            <w:color w:val="000000" w:themeColor="text1"/>
            <w:rPrChange w:id="304" w:author="Nathan Lo" w:date="2025-09-11T14:12:00Z">
              <w:rPr>
                <w:rFonts w:eastAsia="Times New Roman" w:cstheme="minorHAnsi"/>
                <w:i/>
                <w:color w:val="000000" w:themeColor="text1"/>
              </w:rPr>
            </w:rPrChange>
          </w:rPr>
          <w:t xml:space="preserve"> </w:t>
        </w:r>
        <w:r w:rsidR="00B4507B" w:rsidRPr="001E1D48">
          <w:rPr>
            <w:rFonts w:ascii="Aptos" w:eastAsia="Times New Roman" w:hAnsi="Aptos" w:cstheme="minorHAnsi"/>
            <w:iCs/>
            <w:color w:val="000000" w:themeColor="text1"/>
            <w:rPrChange w:id="305" w:author="Nathan Lo" w:date="2025-09-11T14:12:00Z">
              <w:rPr>
                <w:rFonts w:eastAsia="Times New Roman" w:cstheme="minorHAnsi"/>
                <w:iCs/>
                <w:color w:val="000000" w:themeColor="text1"/>
              </w:rPr>
            </w:rPrChange>
          </w:rPr>
          <w:t xml:space="preserve">(hereafter </w:t>
        </w:r>
        <w:proofErr w:type="spellStart"/>
        <w:r w:rsidR="00B4507B" w:rsidRPr="001E1D48">
          <w:rPr>
            <w:rFonts w:ascii="Aptos" w:eastAsia="Times New Roman" w:hAnsi="Aptos" w:cstheme="minorHAnsi"/>
            <w:i/>
            <w:color w:val="000000" w:themeColor="text1"/>
            <w:rPrChange w:id="306" w:author="Nathan Lo" w:date="2025-09-11T14:12:00Z">
              <w:rPr>
                <w:rFonts w:eastAsia="Times New Roman" w:cstheme="minorHAnsi"/>
                <w:i/>
                <w:color w:val="000000" w:themeColor="text1"/>
              </w:rPr>
            </w:rPrChange>
          </w:rPr>
          <w:t>Blattabacterium</w:t>
        </w:r>
        <w:proofErr w:type="spellEnd"/>
        <w:r w:rsidR="00B4507B" w:rsidRPr="001E1D48">
          <w:rPr>
            <w:rFonts w:ascii="Aptos" w:eastAsia="Times New Roman" w:hAnsi="Aptos" w:cstheme="minorHAnsi"/>
            <w:iCs/>
            <w:color w:val="000000" w:themeColor="text1"/>
            <w:rPrChange w:id="307" w:author="Nathan Lo" w:date="2025-09-11T14:12:00Z">
              <w:rPr>
                <w:rFonts w:eastAsia="Times New Roman" w:cstheme="minorHAnsi"/>
                <w:iCs/>
                <w:color w:val="000000" w:themeColor="text1"/>
              </w:rPr>
            </w:rPrChange>
          </w:rPr>
          <w:t>)</w:t>
        </w:r>
      </w:ins>
      <w:r w:rsidRPr="001E1D48">
        <w:rPr>
          <w:rFonts w:ascii="Aptos" w:eastAsia="Times New Roman" w:hAnsi="Aptos" w:cstheme="minorHAnsi"/>
          <w:color w:val="000000" w:themeColor="text1"/>
          <w:rPrChange w:id="308" w:author="Nathan Lo" w:date="2025-09-11T14:12:00Z">
            <w:rPr>
              <w:rFonts w:eastAsia="Times New Roman" w:cstheme="minorHAnsi"/>
              <w:color w:val="000000" w:themeColor="text1"/>
            </w:rPr>
          </w:rPrChange>
        </w:rPr>
        <w:t xml:space="preserve"> inserts in the cockroach and termite genomes.</w:t>
      </w:r>
      <w:r w:rsidRPr="001E1D48">
        <w:rPr>
          <w:rFonts w:ascii="Aptos" w:hAnsi="Aptos" w:cstheme="minorHAnsi"/>
          <w:color w:val="000000" w:themeColor="text1"/>
          <w:rPrChange w:id="309" w:author="Nathan Lo" w:date="2025-09-11T14:12:00Z">
            <w:rPr>
              <w:rFonts w:cstheme="minorHAnsi"/>
              <w:color w:val="000000" w:themeColor="text1"/>
            </w:rPr>
          </w:rPrChange>
        </w:rPr>
        <w:t xml:space="preserve"> This pipeline workflow and the relevant scripts are available on GitHub (</w:t>
      </w:r>
      <w:r w:rsidRPr="001E1D48">
        <w:rPr>
          <w:rFonts w:ascii="Aptos" w:hAnsi="Aptos" w:cstheme="minorHAnsi"/>
          <w:color w:val="FF0000"/>
          <w:rPrChange w:id="310" w:author="Nathan Lo" w:date="2025-09-11T14:12:00Z">
            <w:rPr>
              <w:rFonts w:cstheme="minorHAnsi"/>
              <w:color w:val="FF0000"/>
            </w:rPr>
          </w:rPrChange>
        </w:rPr>
        <w:t>link</w:t>
      </w:r>
      <w:r w:rsidRPr="001E1D48">
        <w:rPr>
          <w:rFonts w:ascii="Aptos" w:hAnsi="Aptos" w:cstheme="minorHAnsi"/>
          <w:color w:val="000000" w:themeColor="text1"/>
          <w:rPrChange w:id="311" w:author="Nathan Lo" w:date="2025-09-11T14:12:00Z">
            <w:rPr>
              <w:rFonts w:cstheme="minorHAnsi"/>
              <w:color w:val="000000" w:themeColor="text1"/>
            </w:rPr>
          </w:rPrChange>
        </w:rPr>
        <w:t>)</w:t>
      </w:r>
      <w:ins w:id="312" w:author="Microsoft Office User" w:date="2025-09-28T11:02:00Z">
        <w:r w:rsidR="007C26CF">
          <w:rPr>
            <w:rFonts w:ascii="Aptos" w:hAnsi="Aptos" w:cstheme="minorHAnsi"/>
            <w:color w:val="000000" w:themeColor="text1"/>
          </w:rPr>
          <w:t>, and outlined in Figure S1</w:t>
        </w:r>
      </w:ins>
      <w:r w:rsidRPr="001E1D48">
        <w:rPr>
          <w:rFonts w:ascii="Aptos" w:hAnsi="Aptos" w:cstheme="minorHAnsi"/>
          <w:color w:val="000000" w:themeColor="text1"/>
          <w:rPrChange w:id="313" w:author="Nathan Lo" w:date="2025-09-11T14:12:00Z">
            <w:rPr>
              <w:rFonts w:cstheme="minorHAnsi"/>
              <w:color w:val="000000" w:themeColor="text1"/>
            </w:rPr>
          </w:rPrChange>
        </w:rPr>
        <w:t xml:space="preserve">. </w:t>
      </w:r>
      <w:r w:rsidR="00CE08A0" w:rsidRPr="001E1D48">
        <w:rPr>
          <w:rFonts w:ascii="Aptos" w:hAnsi="Aptos" w:cstheme="minorHAnsi"/>
          <w:color w:val="000000" w:themeColor="text1"/>
          <w:rPrChange w:id="314" w:author="Nathan Lo" w:date="2025-09-11T14:12:00Z">
            <w:rPr>
              <w:rFonts w:cstheme="minorHAnsi"/>
              <w:color w:val="000000" w:themeColor="text1"/>
            </w:rPr>
          </w:rPrChange>
        </w:rPr>
        <w:t>Additionally, alternative thresholds for many of the steps were applied, and are included in brackets b</w:t>
      </w:r>
      <w:del w:id="315" w:author="Nathan Lo" w:date="2025-01-21T16:10:00Z">
        <w:r w:rsidR="00CE08A0" w:rsidRPr="001E1D48" w:rsidDel="00677E7B">
          <w:rPr>
            <w:rFonts w:ascii="Aptos" w:hAnsi="Aptos" w:cstheme="minorHAnsi"/>
            <w:color w:val="000000" w:themeColor="text1"/>
            <w:rPrChange w:id="316" w:author="Nathan Lo" w:date="2025-09-11T14:12:00Z">
              <w:rPr>
                <w:rFonts w:cstheme="minorHAnsi"/>
                <w:color w:val="000000" w:themeColor="text1"/>
              </w:rPr>
            </w:rPrChange>
          </w:rPr>
          <w:delText>l</w:delText>
        </w:r>
      </w:del>
      <w:r w:rsidR="00CE08A0" w:rsidRPr="001E1D48">
        <w:rPr>
          <w:rFonts w:ascii="Aptos" w:hAnsi="Aptos" w:cstheme="minorHAnsi"/>
          <w:color w:val="000000" w:themeColor="text1"/>
          <w:rPrChange w:id="317" w:author="Nathan Lo" w:date="2025-09-11T14:12:00Z">
            <w:rPr>
              <w:rFonts w:cstheme="minorHAnsi"/>
              <w:color w:val="000000" w:themeColor="text1"/>
            </w:rPr>
          </w:rPrChange>
        </w:rPr>
        <w:t>e</w:t>
      </w:r>
      <w:ins w:id="318" w:author="Nathan Lo" w:date="2025-01-21T16:10:00Z">
        <w:r w:rsidR="00677E7B" w:rsidRPr="001E1D48">
          <w:rPr>
            <w:rFonts w:ascii="Aptos" w:hAnsi="Aptos" w:cstheme="minorHAnsi"/>
            <w:color w:val="000000" w:themeColor="text1"/>
            <w:rPrChange w:id="319" w:author="Nathan Lo" w:date="2025-09-11T14:12:00Z">
              <w:rPr>
                <w:rFonts w:cstheme="minorHAnsi"/>
                <w:color w:val="000000" w:themeColor="text1"/>
              </w:rPr>
            </w:rPrChange>
          </w:rPr>
          <w:t>l</w:t>
        </w:r>
      </w:ins>
      <w:r w:rsidR="00CE08A0" w:rsidRPr="001E1D48">
        <w:rPr>
          <w:rFonts w:ascii="Aptos" w:hAnsi="Aptos" w:cstheme="minorHAnsi"/>
          <w:color w:val="000000" w:themeColor="text1"/>
          <w:rPrChange w:id="320" w:author="Nathan Lo" w:date="2025-09-11T14:12:00Z">
            <w:rPr>
              <w:rFonts w:cstheme="minorHAnsi"/>
              <w:color w:val="000000" w:themeColor="text1"/>
            </w:rPr>
          </w:rPrChange>
        </w:rPr>
        <w:t>ow. The corresponding results when applying these alternative thresholds are presented in the ‘HGT insert QC’ section.</w:t>
      </w:r>
      <w:r w:rsidR="00CE08A0" w:rsidRPr="001E1D48">
        <w:rPr>
          <w:rFonts w:ascii="Aptos" w:hAnsi="Aptos" w:cstheme="minorHAnsi"/>
          <w:color w:val="000000" w:themeColor="text1"/>
          <w:rPrChange w:id="321" w:author="Nathan Lo" w:date="2025-09-11T14:12:00Z">
            <w:rPr>
              <w:rFonts w:cstheme="minorHAnsi"/>
              <w:color w:val="000000" w:themeColor="text1"/>
            </w:rPr>
          </w:rPrChange>
        </w:rPr>
        <w:br/>
      </w:r>
    </w:p>
    <w:p w14:paraId="354C7E71" w14:textId="67CCFE20" w:rsidR="0065342C" w:rsidRPr="001E1D48" w:rsidRDefault="00593BDE" w:rsidP="00790F30">
      <w:pPr>
        <w:jc w:val="both"/>
        <w:rPr>
          <w:rFonts w:ascii="Aptos" w:eastAsia="Times New Roman" w:hAnsi="Aptos" w:cstheme="minorHAnsi"/>
          <w:color w:val="000000" w:themeColor="text1"/>
          <w:rPrChange w:id="322" w:author="Nathan Lo" w:date="2025-09-11T14:12:00Z">
            <w:rPr>
              <w:rFonts w:eastAsia="Times New Roman" w:cstheme="minorHAnsi"/>
              <w:color w:val="000000" w:themeColor="text1"/>
            </w:rPr>
          </w:rPrChange>
        </w:rPr>
      </w:pPr>
      <w:r w:rsidRPr="001E1D48">
        <w:rPr>
          <w:rFonts w:ascii="Aptos" w:hAnsi="Aptos" w:cstheme="minorHAnsi"/>
          <w:color w:val="000000" w:themeColor="text1"/>
          <w:rPrChange w:id="323" w:author="Nathan Lo" w:date="2025-09-11T14:12:00Z">
            <w:rPr>
              <w:rFonts w:cstheme="minorHAnsi"/>
              <w:color w:val="000000" w:themeColor="text1"/>
            </w:rPr>
          </w:rPrChange>
        </w:rPr>
        <w:lastRenderedPageBreak/>
        <w:t>W</w:t>
      </w:r>
      <w:r w:rsidR="00CE08A0" w:rsidRPr="001E1D48">
        <w:rPr>
          <w:rFonts w:ascii="Aptos" w:hAnsi="Aptos" w:cstheme="minorHAnsi"/>
          <w:color w:val="000000" w:themeColor="text1"/>
          <w:rPrChange w:id="324" w:author="Nathan Lo" w:date="2025-09-11T14:12:00Z">
            <w:rPr>
              <w:rFonts w:cstheme="minorHAnsi"/>
              <w:color w:val="000000" w:themeColor="text1"/>
            </w:rPr>
          </w:rPrChange>
        </w:rPr>
        <w:t xml:space="preserve">e first created a library comprising 77 </w:t>
      </w:r>
      <w:proofErr w:type="spellStart"/>
      <w:r w:rsidR="00CE08A0" w:rsidRPr="001E1D48">
        <w:rPr>
          <w:rFonts w:ascii="Aptos" w:hAnsi="Aptos" w:cstheme="minorHAnsi"/>
          <w:i/>
          <w:color w:val="000000" w:themeColor="text1"/>
          <w:rPrChange w:id="325" w:author="Nathan Lo" w:date="2025-09-11T14:12:00Z">
            <w:rPr>
              <w:rFonts w:cstheme="minorHAnsi"/>
              <w:i/>
              <w:color w:val="000000" w:themeColor="text1"/>
            </w:rPr>
          </w:rPrChange>
        </w:rPr>
        <w:t>Blattabacterium</w:t>
      </w:r>
      <w:proofErr w:type="spellEnd"/>
      <w:r w:rsidR="00CE08A0" w:rsidRPr="001E1D48">
        <w:rPr>
          <w:rFonts w:ascii="Aptos" w:hAnsi="Aptos" w:cstheme="minorHAnsi"/>
          <w:color w:val="000000" w:themeColor="text1"/>
          <w:rPrChange w:id="326" w:author="Nathan Lo" w:date="2025-09-11T14:12:00Z">
            <w:rPr>
              <w:rFonts w:cstheme="minorHAnsi"/>
              <w:color w:val="000000" w:themeColor="text1"/>
            </w:rPr>
          </w:rPrChange>
        </w:rPr>
        <w:t xml:space="preserve"> genomes (see Table S1 for genome details), each of which were broken into 150 bp fragments (alternate threshold = 100 </w:t>
      </w:r>
      <w:proofErr w:type="spellStart"/>
      <w:r w:rsidR="00CE08A0" w:rsidRPr="001E1D48">
        <w:rPr>
          <w:rFonts w:ascii="Aptos" w:hAnsi="Aptos" w:cstheme="minorHAnsi"/>
          <w:color w:val="000000" w:themeColor="text1"/>
          <w:rPrChange w:id="327" w:author="Nathan Lo" w:date="2025-09-11T14:12:00Z">
            <w:rPr>
              <w:rFonts w:cstheme="minorHAnsi"/>
              <w:color w:val="000000" w:themeColor="text1"/>
            </w:rPr>
          </w:rPrChange>
        </w:rPr>
        <w:t>bp</w:t>
      </w:r>
      <w:proofErr w:type="spellEnd"/>
      <w:r w:rsidR="00CE08A0" w:rsidRPr="001E1D48">
        <w:rPr>
          <w:rFonts w:ascii="Aptos" w:hAnsi="Aptos" w:cstheme="minorHAnsi"/>
          <w:color w:val="000000" w:themeColor="text1"/>
          <w:rPrChange w:id="328" w:author="Nathan Lo" w:date="2025-09-11T14:12:00Z">
            <w:rPr>
              <w:rFonts w:cstheme="minorHAnsi"/>
              <w:color w:val="000000" w:themeColor="text1"/>
            </w:rPr>
          </w:rPrChange>
        </w:rPr>
        <w:t xml:space="preserve">) using a custom AWK script. These </w:t>
      </w:r>
      <w:proofErr w:type="spellStart"/>
      <w:r w:rsidR="00CE08A0" w:rsidRPr="001E1D48">
        <w:rPr>
          <w:rFonts w:ascii="Aptos" w:hAnsi="Aptos" w:cstheme="minorHAnsi"/>
          <w:i/>
          <w:color w:val="000000" w:themeColor="text1"/>
          <w:rPrChange w:id="329" w:author="Nathan Lo" w:date="2025-09-11T14:12:00Z">
            <w:rPr>
              <w:rFonts w:cstheme="minorHAnsi"/>
              <w:i/>
              <w:color w:val="000000" w:themeColor="text1"/>
            </w:rPr>
          </w:rPrChange>
        </w:rPr>
        <w:t>Blattabacterium</w:t>
      </w:r>
      <w:proofErr w:type="spellEnd"/>
      <w:r w:rsidR="00CE08A0" w:rsidRPr="001E1D48">
        <w:rPr>
          <w:rFonts w:ascii="Aptos" w:hAnsi="Aptos" w:cstheme="minorHAnsi"/>
          <w:color w:val="000000" w:themeColor="text1"/>
          <w:rPrChange w:id="330" w:author="Nathan Lo" w:date="2025-09-11T14:12:00Z">
            <w:rPr>
              <w:rFonts w:cstheme="minorHAnsi"/>
              <w:color w:val="000000" w:themeColor="text1"/>
            </w:rPr>
          </w:rPrChange>
        </w:rPr>
        <w:t xml:space="preserve"> </w:t>
      </w:r>
      <w:ins w:id="331" w:author="Nathan Lo" w:date="2025-01-21T16:13:00Z">
        <w:r w:rsidR="00A07AD1" w:rsidRPr="001E1D48">
          <w:rPr>
            <w:rFonts w:ascii="Aptos" w:hAnsi="Aptos" w:cstheme="minorHAnsi"/>
            <w:color w:val="000000" w:themeColor="text1"/>
            <w:rPrChange w:id="332" w:author="Nathan Lo" w:date="2025-09-11T14:12:00Z">
              <w:rPr>
                <w:rFonts w:cstheme="minorHAnsi"/>
                <w:color w:val="000000" w:themeColor="text1"/>
              </w:rPr>
            </w:rPrChange>
          </w:rPr>
          <w:t>‘</w:t>
        </w:r>
      </w:ins>
      <w:ins w:id="333" w:author="Microsoft Office User" w:date="2025-09-28T11:03:00Z">
        <w:r w:rsidR="007C26CF">
          <w:rPr>
            <w:rFonts w:ascii="Aptos" w:hAnsi="Aptos" w:cstheme="minorHAnsi"/>
            <w:color w:val="000000" w:themeColor="text1"/>
          </w:rPr>
          <w:t>fragment</w:t>
        </w:r>
      </w:ins>
      <w:del w:id="334" w:author="Microsoft Office User" w:date="2025-09-28T11:03:00Z">
        <w:r w:rsidR="00CE08A0" w:rsidRPr="001E1D48" w:rsidDel="007C26CF">
          <w:rPr>
            <w:rFonts w:ascii="Aptos" w:hAnsi="Aptos" w:cstheme="minorHAnsi"/>
            <w:color w:val="000000" w:themeColor="text1"/>
            <w:rPrChange w:id="335" w:author="Nathan Lo" w:date="2025-09-11T14:12:00Z">
              <w:rPr>
                <w:rFonts w:cstheme="minorHAnsi"/>
                <w:color w:val="000000" w:themeColor="text1"/>
              </w:rPr>
            </w:rPrChange>
          </w:rPr>
          <w:delText>chunk</w:delText>
        </w:r>
      </w:del>
      <w:r w:rsidR="00CE08A0" w:rsidRPr="001E1D48">
        <w:rPr>
          <w:rFonts w:ascii="Aptos" w:hAnsi="Aptos" w:cstheme="minorHAnsi"/>
          <w:color w:val="000000" w:themeColor="text1"/>
          <w:rPrChange w:id="336" w:author="Nathan Lo" w:date="2025-09-11T14:12:00Z">
            <w:rPr>
              <w:rFonts w:cstheme="minorHAnsi"/>
              <w:color w:val="000000" w:themeColor="text1"/>
            </w:rPr>
          </w:rPrChange>
        </w:rPr>
        <w:t>s</w:t>
      </w:r>
      <w:ins w:id="337" w:author="Nathan Lo" w:date="2025-01-21T16:13:00Z">
        <w:r w:rsidR="00A07AD1" w:rsidRPr="001E1D48">
          <w:rPr>
            <w:rFonts w:ascii="Aptos" w:hAnsi="Aptos" w:cstheme="minorHAnsi"/>
            <w:color w:val="000000" w:themeColor="text1"/>
            <w:rPrChange w:id="338" w:author="Nathan Lo" w:date="2025-09-11T14:12:00Z">
              <w:rPr>
                <w:rFonts w:cstheme="minorHAnsi"/>
                <w:color w:val="000000" w:themeColor="text1"/>
              </w:rPr>
            </w:rPrChange>
          </w:rPr>
          <w:t>’</w:t>
        </w:r>
      </w:ins>
      <w:r w:rsidR="00CE08A0" w:rsidRPr="001E1D48">
        <w:rPr>
          <w:rFonts w:ascii="Aptos" w:hAnsi="Aptos" w:cstheme="minorHAnsi"/>
          <w:color w:val="000000" w:themeColor="text1"/>
          <w:rPrChange w:id="339" w:author="Nathan Lo" w:date="2025-09-11T14:12:00Z">
            <w:rPr>
              <w:rFonts w:cstheme="minorHAnsi"/>
              <w:color w:val="000000" w:themeColor="text1"/>
            </w:rPr>
          </w:rPrChange>
        </w:rPr>
        <w:t xml:space="preserve"> were aligned to the </w:t>
      </w:r>
      <w:r w:rsidR="0065342C" w:rsidRPr="001E1D48">
        <w:rPr>
          <w:rFonts w:ascii="Aptos" w:eastAsia="Times New Roman" w:hAnsi="Aptos" w:cstheme="minorHAnsi"/>
          <w:color w:val="000000" w:themeColor="text1"/>
          <w:rPrChange w:id="340" w:author="Nathan Lo" w:date="2025-09-11T14:12:00Z">
            <w:rPr>
              <w:rFonts w:eastAsia="Times New Roman" w:cstheme="minorHAnsi"/>
              <w:color w:val="000000" w:themeColor="text1"/>
            </w:rPr>
          </w:rPrChange>
        </w:rPr>
        <w:t xml:space="preserve">reference host genome using bwa </w:t>
      </w:r>
      <w:r w:rsidR="007C5714" w:rsidRPr="001E1D48">
        <w:rPr>
          <w:rFonts w:ascii="Aptos" w:eastAsia="Times New Roman" w:hAnsi="Aptos" w:cstheme="minorHAnsi"/>
          <w:color w:val="000000" w:themeColor="text1"/>
          <w:rPrChange w:id="341" w:author="Nathan Lo" w:date="2025-09-11T14:12:00Z">
            <w:rPr>
              <w:rFonts w:eastAsia="Times New Roman" w:cstheme="minorHAnsi"/>
              <w:color w:val="000000" w:themeColor="text1"/>
            </w:rPr>
          </w:rPrChange>
        </w:rPr>
        <w:t>mem v0.7.17 (Li &amp; Durbin, 2009)</w:t>
      </w:r>
      <w:r w:rsidR="0065342C" w:rsidRPr="001E1D48">
        <w:rPr>
          <w:rFonts w:ascii="Aptos" w:eastAsia="Times New Roman" w:hAnsi="Aptos" w:cstheme="minorHAnsi"/>
          <w:color w:val="000000" w:themeColor="text1"/>
          <w:rPrChange w:id="342" w:author="Nathan Lo" w:date="2025-09-11T14:12:00Z">
            <w:rPr>
              <w:rFonts w:eastAsia="Times New Roman" w:cstheme="minorHAnsi"/>
              <w:color w:val="000000" w:themeColor="text1"/>
            </w:rPr>
          </w:rPrChange>
        </w:rPr>
        <w:t>, implementing default parameters</w:t>
      </w:r>
      <w:r w:rsidR="007C5714" w:rsidRPr="001E1D48">
        <w:rPr>
          <w:rFonts w:ascii="Aptos" w:eastAsia="Times New Roman" w:hAnsi="Aptos" w:cstheme="minorHAnsi"/>
          <w:color w:val="000000" w:themeColor="text1"/>
          <w:rPrChange w:id="343" w:author="Nathan Lo" w:date="2025-09-11T14:12:00Z">
            <w:rPr>
              <w:rFonts w:eastAsia="Times New Roman" w:cstheme="minorHAnsi"/>
              <w:color w:val="000000" w:themeColor="text1"/>
            </w:rPr>
          </w:rPrChange>
        </w:rPr>
        <w:t xml:space="preserve">. </w:t>
      </w:r>
      <w:r w:rsidRPr="001E1D48">
        <w:rPr>
          <w:rFonts w:ascii="Aptos" w:eastAsia="Times New Roman" w:hAnsi="Aptos" w:cstheme="minorHAnsi"/>
          <w:color w:val="000000" w:themeColor="text1"/>
          <w:rPrChange w:id="344" w:author="Nathan Lo" w:date="2025-09-11T14:12:00Z">
            <w:rPr>
              <w:rFonts w:eastAsia="Times New Roman" w:cstheme="minorHAnsi"/>
              <w:color w:val="000000" w:themeColor="text1"/>
            </w:rPr>
          </w:rPrChange>
        </w:rPr>
        <w:t>T</w:t>
      </w:r>
      <w:r w:rsidR="007C5714" w:rsidRPr="001E1D48">
        <w:rPr>
          <w:rFonts w:ascii="Aptos" w:eastAsia="Times New Roman" w:hAnsi="Aptos" w:cstheme="minorHAnsi"/>
          <w:color w:val="000000" w:themeColor="text1"/>
          <w:rPrChange w:id="345" w:author="Nathan Lo" w:date="2025-09-11T14:12:00Z">
            <w:rPr>
              <w:rFonts w:eastAsia="Times New Roman" w:cstheme="minorHAnsi"/>
              <w:color w:val="000000" w:themeColor="text1"/>
            </w:rPr>
          </w:rPrChange>
        </w:rPr>
        <w:t xml:space="preserve">he resultant alignment was converted into a bam file with </w:t>
      </w:r>
      <w:proofErr w:type="spellStart"/>
      <w:r w:rsidR="007C5714" w:rsidRPr="001E1D48">
        <w:rPr>
          <w:rFonts w:ascii="Aptos" w:eastAsia="Times New Roman" w:hAnsi="Aptos" w:cstheme="minorHAnsi"/>
          <w:color w:val="000000" w:themeColor="text1"/>
          <w:rPrChange w:id="346" w:author="Nathan Lo" w:date="2025-09-11T14:12:00Z">
            <w:rPr>
              <w:rFonts w:eastAsia="Times New Roman" w:cstheme="minorHAnsi"/>
              <w:color w:val="000000" w:themeColor="text1"/>
            </w:rPr>
          </w:rPrChange>
        </w:rPr>
        <w:t>samtools</w:t>
      </w:r>
      <w:proofErr w:type="spellEnd"/>
      <w:r w:rsidR="007C5714" w:rsidRPr="001E1D48">
        <w:rPr>
          <w:rFonts w:ascii="Aptos" w:eastAsia="Times New Roman" w:hAnsi="Aptos" w:cstheme="minorHAnsi"/>
          <w:color w:val="000000" w:themeColor="text1"/>
          <w:rPrChange w:id="347" w:author="Nathan Lo" w:date="2025-09-11T14:12:00Z">
            <w:rPr>
              <w:rFonts w:eastAsia="Times New Roman" w:cstheme="minorHAnsi"/>
              <w:color w:val="000000" w:themeColor="text1"/>
            </w:rPr>
          </w:rPrChange>
        </w:rPr>
        <w:t xml:space="preserve">, then into a bed file using </w:t>
      </w:r>
      <w:proofErr w:type="spellStart"/>
      <w:r w:rsidR="007C5714" w:rsidRPr="001E1D48">
        <w:rPr>
          <w:rFonts w:ascii="Aptos" w:eastAsia="Times New Roman" w:hAnsi="Aptos" w:cstheme="minorHAnsi"/>
          <w:color w:val="000000" w:themeColor="text1"/>
          <w:rPrChange w:id="348" w:author="Nathan Lo" w:date="2025-09-11T14:12:00Z">
            <w:rPr>
              <w:rFonts w:eastAsia="Times New Roman" w:cstheme="minorHAnsi"/>
              <w:color w:val="000000" w:themeColor="text1"/>
            </w:rPr>
          </w:rPrChange>
        </w:rPr>
        <w:t>bedtools</w:t>
      </w:r>
      <w:proofErr w:type="spellEnd"/>
      <w:r w:rsidR="007C5714" w:rsidRPr="001E1D48">
        <w:rPr>
          <w:rFonts w:ascii="Aptos" w:eastAsia="Times New Roman" w:hAnsi="Aptos" w:cstheme="minorHAnsi"/>
          <w:color w:val="000000" w:themeColor="text1"/>
          <w:rPrChange w:id="349" w:author="Nathan Lo" w:date="2025-09-11T14:12:00Z">
            <w:rPr>
              <w:rFonts w:eastAsia="Times New Roman" w:cstheme="minorHAnsi"/>
              <w:color w:val="000000" w:themeColor="text1"/>
            </w:rPr>
          </w:rPrChange>
        </w:rPr>
        <w:t xml:space="preserve"> v2.3 (Quinlan and Hall, 2010). </w:t>
      </w:r>
      <w:ins w:id="350" w:author="Nathan Lo" w:date="2025-08-29T09:49:00Z">
        <w:r w:rsidR="00CC1780" w:rsidRPr="001E1D48">
          <w:rPr>
            <w:rFonts w:ascii="Aptos" w:eastAsia="Times New Roman" w:hAnsi="Aptos" w:cstheme="minorHAnsi"/>
            <w:color w:val="000000" w:themeColor="text1"/>
            <w:rPrChange w:id="351" w:author="Nathan Lo" w:date="2025-09-11T14:12:00Z">
              <w:rPr>
                <w:rFonts w:eastAsia="Times New Roman" w:cstheme="minorHAnsi"/>
                <w:color w:val="000000" w:themeColor="text1"/>
              </w:rPr>
            </w:rPrChange>
          </w:rPr>
          <w:t xml:space="preserve">In the case that </w:t>
        </w:r>
      </w:ins>
      <w:del w:id="352" w:author="Nathan Lo" w:date="2025-08-29T09:50:00Z">
        <w:r w:rsidR="007C5714" w:rsidRPr="001E1D48" w:rsidDel="00CC1780">
          <w:rPr>
            <w:rFonts w:ascii="Aptos" w:eastAsia="Times New Roman" w:hAnsi="Aptos" w:cstheme="minorHAnsi"/>
            <w:color w:val="000000" w:themeColor="text1"/>
            <w:rPrChange w:id="353" w:author="Nathan Lo" w:date="2025-09-11T14:12:00Z">
              <w:rPr>
                <w:rFonts w:eastAsia="Times New Roman" w:cstheme="minorHAnsi"/>
                <w:color w:val="000000" w:themeColor="text1"/>
              </w:rPr>
            </w:rPrChange>
          </w:rPr>
          <w:delText xml:space="preserve">Overlapping </w:delText>
        </w:r>
      </w:del>
      <w:r w:rsidR="007C5714" w:rsidRPr="001E1D48">
        <w:rPr>
          <w:rFonts w:ascii="Aptos" w:eastAsia="Times New Roman" w:hAnsi="Aptos" w:cstheme="minorHAnsi"/>
          <w:color w:val="000000" w:themeColor="text1"/>
          <w:rPrChange w:id="354" w:author="Nathan Lo" w:date="2025-09-11T14:12:00Z">
            <w:rPr>
              <w:rFonts w:eastAsia="Times New Roman" w:cstheme="minorHAnsi"/>
              <w:color w:val="000000" w:themeColor="text1"/>
            </w:rPr>
          </w:rPrChange>
        </w:rPr>
        <w:t xml:space="preserve">aligned </w:t>
      </w:r>
      <w:proofErr w:type="spellStart"/>
      <w:r w:rsidR="007C5714" w:rsidRPr="001E1D48">
        <w:rPr>
          <w:rFonts w:ascii="Aptos" w:eastAsia="Times New Roman" w:hAnsi="Aptos" w:cstheme="minorHAnsi"/>
          <w:i/>
          <w:color w:val="000000" w:themeColor="text1"/>
          <w:rPrChange w:id="355" w:author="Nathan Lo" w:date="2025-09-11T14:12:00Z">
            <w:rPr>
              <w:rFonts w:eastAsia="Times New Roman" w:cstheme="minorHAnsi"/>
              <w:i/>
              <w:color w:val="000000" w:themeColor="text1"/>
            </w:rPr>
          </w:rPrChange>
        </w:rPr>
        <w:t>Blattabacterium</w:t>
      </w:r>
      <w:proofErr w:type="spellEnd"/>
      <w:r w:rsidR="007C5714" w:rsidRPr="001E1D48">
        <w:rPr>
          <w:rFonts w:ascii="Aptos" w:eastAsia="Times New Roman" w:hAnsi="Aptos" w:cstheme="minorHAnsi"/>
          <w:color w:val="000000" w:themeColor="text1"/>
          <w:rPrChange w:id="356" w:author="Nathan Lo" w:date="2025-09-11T14:12:00Z">
            <w:rPr>
              <w:rFonts w:eastAsia="Times New Roman" w:cstheme="minorHAnsi"/>
              <w:color w:val="000000" w:themeColor="text1"/>
            </w:rPr>
          </w:rPrChange>
        </w:rPr>
        <w:t xml:space="preserve"> </w:t>
      </w:r>
      <w:del w:id="357" w:author="Microsoft Office User" w:date="2025-09-28T11:04:00Z">
        <w:r w:rsidR="007C5714" w:rsidRPr="001E1D48" w:rsidDel="007C26CF">
          <w:rPr>
            <w:rFonts w:ascii="Aptos" w:eastAsia="Times New Roman" w:hAnsi="Aptos" w:cstheme="minorHAnsi"/>
            <w:color w:val="000000" w:themeColor="text1"/>
            <w:rPrChange w:id="358" w:author="Nathan Lo" w:date="2025-09-11T14:12:00Z">
              <w:rPr>
                <w:rFonts w:eastAsia="Times New Roman" w:cstheme="minorHAnsi"/>
                <w:color w:val="000000" w:themeColor="text1"/>
              </w:rPr>
            </w:rPrChange>
          </w:rPr>
          <w:delText>chunks</w:delText>
        </w:r>
      </w:del>
      <w:ins w:id="359" w:author="Nathan Lo" w:date="2025-08-29T09:50:00Z">
        <w:del w:id="360" w:author="Microsoft Office User" w:date="2025-09-28T11:04:00Z">
          <w:r w:rsidR="00CC1780" w:rsidRPr="001E1D48" w:rsidDel="007C26CF">
            <w:rPr>
              <w:rFonts w:ascii="Aptos" w:eastAsia="Times New Roman" w:hAnsi="Aptos" w:cstheme="minorHAnsi"/>
              <w:color w:val="000000" w:themeColor="text1"/>
              <w:rPrChange w:id="361" w:author="Nathan Lo" w:date="2025-09-11T14:12:00Z">
                <w:rPr>
                  <w:rFonts w:eastAsia="Times New Roman" w:cstheme="minorHAnsi"/>
                  <w:color w:val="000000" w:themeColor="text1"/>
                </w:rPr>
              </w:rPrChange>
            </w:rPr>
            <w:delText xml:space="preserve"> </w:delText>
          </w:r>
        </w:del>
      </w:ins>
      <w:ins w:id="362" w:author="Microsoft Office User" w:date="2025-09-28T11:04:00Z">
        <w:r w:rsidR="007C26CF">
          <w:rPr>
            <w:rFonts w:ascii="Aptos" w:eastAsia="Times New Roman" w:hAnsi="Aptos" w:cstheme="minorHAnsi"/>
            <w:color w:val="000000" w:themeColor="text1"/>
          </w:rPr>
          <w:t>fragments</w:t>
        </w:r>
        <w:r w:rsidR="007C26CF" w:rsidRPr="001E1D48">
          <w:rPr>
            <w:rFonts w:ascii="Aptos" w:eastAsia="Times New Roman" w:hAnsi="Aptos" w:cstheme="minorHAnsi"/>
            <w:color w:val="000000" w:themeColor="text1"/>
            <w:rPrChange w:id="363" w:author="Nathan Lo" w:date="2025-09-11T14:12:00Z">
              <w:rPr>
                <w:rFonts w:eastAsia="Times New Roman" w:cstheme="minorHAnsi"/>
                <w:color w:val="000000" w:themeColor="text1"/>
              </w:rPr>
            </w:rPrChange>
          </w:rPr>
          <w:t xml:space="preserve"> </w:t>
        </w:r>
      </w:ins>
      <w:ins w:id="364" w:author="Nathan Lo" w:date="2025-08-29T09:50:00Z">
        <w:r w:rsidR="00CC1780" w:rsidRPr="001E1D48">
          <w:rPr>
            <w:rFonts w:ascii="Aptos" w:eastAsia="Times New Roman" w:hAnsi="Aptos" w:cstheme="minorHAnsi"/>
            <w:color w:val="000000" w:themeColor="text1"/>
            <w:rPrChange w:id="365" w:author="Nathan Lo" w:date="2025-09-11T14:12:00Z">
              <w:rPr>
                <w:rFonts w:eastAsia="Times New Roman" w:cstheme="minorHAnsi"/>
                <w:color w:val="000000" w:themeColor="text1"/>
              </w:rPr>
            </w:rPrChange>
          </w:rPr>
          <w:t xml:space="preserve">overlapped </w:t>
        </w:r>
      </w:ins>
      <w:ins w:id="366" w:author="Nathan Lo" w:date="2025-08-29T09:52:00Z">
        <w:r w:rsidR="00CC1780" w:rsidRPr="001E1D48">
          <w:rPr>
            <w:rFonts w:ascii="Aptos" w:eastAsia="Times New Roman" w:hAnsi="Aptos" w:cstheme="minorHAnsi"/>
            <w:color w:val="000000" w:themeColor="text1"/>
            <w:rPrChange w:id="367" w:author="Nathan Lo" w:date="2025-09-11T14:12:00Z">
              <w:rPr>
                <w:rFonts w:eastAsia="Times New Roman" w:cstheme="minorHAnsi"/>
                <w:color w:val="000000" w:themeColor="text1"/>
              </w:rPr>
            </w:rPrChange>
          </w:rPr>
          <w:t>on</w:t>
        </w:r>
      </w:ins>
      <w:ins w:id="368" w:author="Nathan Lo" w:date="2025-08-29T09:51:00Z">
        <w:r w:rsidR="00CC1780" w:rsidRPr="001E1D48">
          <w:rPr>
            <w:rFonts w:ascii="Aptos" w:eastAsia="Times New Roman" w:hAnsi="Aptos" w:cstheme="minorHAnsi"/>
            <w:color w:val="000000" w:themeColor="text1"/>
            <w:rPrChange w:id="369" w:author="Nathan Lo" w:date="2025-09-11T14:12:00Z">
              <w:rPr>
                <w:rFonts w:eastAsia="Times New Roman" w:cstheme="minorHAnsi"/>
                <w:color w:val="000000" w:themeColor="text1"/>
              </w:rPr>
            </w:rPrChange>
          </w:rPr>
          <w:t xml:space="preserve"> a host contig</w:t>
        </w:r>
      </w:ins>
      <w:r w:rsidR="007C5714" w:rsidRPr="001E1D48">
        <w:rPr>
          <w:rFonts w:ascii="Aptos" w:eastAsia="Times New Roman" w:hAnsi="Aptos" w:cstheme="minorHAnsi"/>
          <w:color w:val="000000" w:themeColor="text1"/>
          <w:rPrChange w:id="370" w:author="Nathan Lo" w:date="2025-09-11T14:12:00Z">
            <w:rPr>
              <w:rFonts w:eastAsia="Times New Roman" w:cstheme="minorHAnsi"/>
              <w:color w:val="000000" w:themeColor="text1"/>
            </w:rPr>
          </w:rPrChange>
        </w:rPr>
        <w:t xml:space="preserve">, </w:t>
      </w:r>
      <w:del w:id="371" w:author="Nathan Lo" w:date="2025-08-29T09:52:00Z">
        <w:r w:rsidR="007C5714" w:rsidRPr="001E1D48" w:rsidDel="00CC1780">
          <w:rPr>
            <w:rFonts w:ascii="Aptos" w:eastAsia="Times New Roman" w:hAnsi="Aptos" w:cstheme="minorHAnsi"/>
            <w:color w:val="000000" w:themeColor="text1"/>
            <w:rPrChange w:id="372" w:author="Nathan Lo" w:date="2025-09-11T14:12:00Z">
              <w:rPr>
                <w:rFonts w:eastAsia="Times New Roman" w:cstheme="minorHAnsi"/>
                <w:color w:val="000000" w:themeColor="text1"/>
              </w:rPr>
            </w:rPrChange>
          </w:rPr>
          <w:delText xml:space="preserve">and </w:delText>
        </w:r>
      </w:del>
      <w:ins w:id="373" w:author="Nathan Lo" w:date="2025-08-29T09:52:00Z">
        <w:r w:rsidR="00CC1780" w:rsidRPr="001E1D48">
          <w:rPr>
            <w:rFonts w:ascii="Aptos" w:eastAsia="Times New Roman" w:hAnsi="Aptos" w:cstheme="minorHAnsi"/>
            <w:color w:val="000000" w:themeColor="text1"/>
            <w:rPrChange w:id="374" w:author="Nathan Lo" w:date="2025-09-11T14:12:00Z">
              <w:rPr>
                <w:rFonts w:eastAsia="Times New Roman" w:cstheme="minorHAnsi"/>
                <w:color w:val="000000" w:themeColor="text1"/>
              </w:rPr>
            </w:rPrChange>
          </w:rPr>
          <w:t xml:space="preserve">or </w:t>
        </w:r>
      </w:ins>
      <w:r w:rsidR="007C5714" w:rsidRPr="001E1D48">
        <w:rPr>
          <w:rFonts w:ascii="Aptos" w:eastAsia="Times New Roman" w:hAnsi="Aptos" w:cstheme="minorHAnsi"/>
          <w:color w:val="000000" w:themeColor="text1"/>
          <w:rPrChange w:id="375" w:author="Nathan Lo" w:date="2025-09-11T14:12:00Z">
            <w:rPr>
              <w:rFonts w:eastAsia="Times New Roman" w:cstheme="minorHAnsi"/>
              <w:color w:val="000000" w:themeColor="text1"/>
            </w:rPr>
          </w:rPrChange>
        </w:rPr>
        <w:t xml:space="preserve">aligned </w:t>
      </w:r>
      <w:del w:id="376" w:author="Microsoft Office User" w:date="2025-09-28T11:05:00Z">
        <w:r w:rsidR="007C5714" w:rsidRPr="001E1D48" w:rsidDel="007C26CF">
          <w:rPr>
            <w:rFonts w:ascii="Aptos" w:eastAsia="Times New Roman" w:hAnsi="Aptos" w:cstheme="minorHAnsi"/>
            <w:color w:val="000000" w:themeColor="text1"/>
            <w:rPrChange w:id="377" w:author="Nathan Lo" w:date="2025-09-11T14:12:00Z">
              <w:rPr>
                <w:rFonts w:eastAsia="Times New Roman" w:cstheme="minorHAnsi"/>
                <w:color w:val="000000" w:themeColor="text1"/>
              </w:rPr>
            </w:rPrChange>
          </w:rPr>
          <w:delText xml:space="preserve">chunks </w:delText>
        </w:r>
      </w:del>
      <w:ins w:id="378" w:author="Microsoft Office User" w:date="2025-09-28T11:05:00Z">
        <w:r w:rsidR="007C26CF">
          <w:rPr>
            <w:rFonts w:ascii="Aptos" w:eastAsia="Times New Roman" w:hAnsi="Aptos" w:cstheme="minorHAnsi"/>
            <w:color w:val="000000" w:themeColor="text1"/>
          </w:rPr>
          <w:t>fragments</w:t>
        </w:r>
        <w:r w:rsidR="007C26CF" w:rsidRPr="001E1D48">
          <w:rPr>
            <w:rFonts w:ascii="Aptos" w:eastAsia="Times New Roman" w:hAnsi="Aptos" w:cstheme="minorHAnsi"/>
            <w:color w:val="000000" w:themeColor="text1"/>
            <w:rPrChange w:id="379" w:author="Nathan Lo" w:date="2025-09-11T14:12:00Z">
              <w:rPr>
                <w:rFonts w:eastAsia="Times New Roman" w:cstheme="minorHAnsi"/>
                <w:color w:val="000000" w:themeColor="text1"/>
              </w:rPr>
            </w:rPrChange>
          </w:rPr>
          <w:t xml:space="preserve"> </w:t>
        </w:r>
      </w:ins>
      <w:del w:id="380" w:author="Nathan Lo" w:date="2025-08-29T09:51:00Z">
        <w:r w:rsidR="007C5714" w:rsidRPr="001E1D48" w:rsidDel="00CC1780">
          <w:rPr>
            <w:rFonts w:ascii="Aptos" w:eastAsia="Times New Roman" w:hAnsi="Aptos" w:cstheme="minorHAnsi"/>
            <w:color w:val="000000" w:themeColor="text1"/>
            <w:rPrChange w:id="381" w:author="Nathan Lo" w:date="2025-09-11T14:12:00Z">
              <w:rPr>
                <w:rFonts w:eastAsia="Times New Roman" w:cstheme="minorHAnsi"/>
                <w:color w:val="000000" w:themeColor="text1"/>
              </w:rPr>
            </w:rPrChange>
          </w:rPr>
          <w:delText xml:space="preserve">that </w:delText>
        </w:r>
      </w:del>
      <w:del w:id="382" w:author="Nathan Lo" w:date="2025-08-29T09:47:00Z">
        <w:r w:rsidR="007C5714" w:rsidRPr="001E1D48" w:rsidDel="00CC1780">
          <w:rPr>
            <w:rFonts w:ascii="Aptos" w:eastAsia="Times New Roman" w:hAnsi="Aptos" w:cstheme="minorHAnsi"/>
            <w:color w:val="000000" w:themeColor="text1"/>
            <w:rPrChange w:id="383" w:author="Nathan Lo" w:date="2025-09-11T14:12:00Z">
              <w:rPr>
                <w:rFonts w:eastAsia="Times New Roman" w:cstheme="minorHAnsi"/>
                <w:color w:val="000000" w:themeColor="text1"/>
              </w:rPr>
            </w:rPrChange>
          </w:rPr>
          <w:delText xml:space="preserve">aligned </w:delText>
        </w:r>
      </w:del>
      <w:ins w:id="384" w:author="Nathan Lo" w:date="2025-08-29T09:47:00Z">
        <w:r w:rsidR="00CC1780" w:rsidRPr="001E1D48">
          <w:rPr>
            <w:rFonts w:ascii="Aptos" w:eastAsia="Times New Roman" w:hAnsi="Aptos" w:cstheme="minorHAnsi"/>
            <w:color w:val="000000" w:themeColor="text1"/>
            <w:rPrChange w:id="385" w:author="Nathan Lo" w:date="2025-09-11T14:12:00Z">
              <w:rPr>
                <w:rFonts w:eastAsia="Times New Roman" w:cstheme="minorHAnsi"/>
                <w:color w:val="000000" w:themeColor="text1"/>
              </w:rPr>
            </w:rPrChange>
          </w:rPr>
          <w:t xml:space="preserve">were found </w:t>
        </w:r>
      </w:ins>
      <w:r w:rsidR="007C5714" w:rsidRPr="001E1D48">
        <w:rPr>
          <w:rFonts w:ascii="Aptos" w:eastAsia="Times New Roman" w:hAnsi="Aptos" w:cstheme="minorHAnsi"/>
          <w:color w:val="000000" w:themeColor="text1"/>
          <w:rPrChange w:id="386" w:author="Nathan Lo" w:date="2025-09-11T14:12:00Z">
            <w:rPr>
              <w:rFonts w:eastAsia="Times New Roman" w:cstheme="minorHAnsi"/>
              <w:color w:val="000000" w:themeColor="text1"/>
            </w:rPr>
          </w:rPrChange>
        </w:rPr>
        <w:t xml:space="preserve">within </w:t>
      </w:r>
      <w:commentRangeStart w:id="387"/>
      <w:r w:rsidR="007A4E69" w:rsidRPr="001E1D48">
        <w:rPr>
          <w:rFonts w:ascii="Aptos" w:eastAsia="Times New Roman" w:hAnsi="Aptos" w:cstheme="minorHAnsi"/>
          <w:color w:val="000000" w:themeColor="text1"/>
          <w:rPrChange w:id="388" w:author="Nathan Lo" w:date="2025-09-11T14:12:00Z">
            <w:rPr>
              <w:rFonts w:eastAsia="Times New Roman" w:cstheme="minorHAnsi"/>
              <w:color w:val="000000" w:themeColor="text1"/>
            </w:rPr>
          </w:rPrChange>
        </w:rPr>
        <w:t>150</w:t>
      </w:r>
      <w:commentRangeEnd w:id="387"/>
      <w:r w:rsidR="007A4E69" w:rsidRPr="001E1D48">
        <w:rPr>
          <w:rStyle w:val="CommentReference"/>
          <w:rFonts w:ascii="Aptos" w:hAnsi="Aptos"/>
          <w:rPrChange w:id="389" w:author="Nathan Lo" w:date="2025-09-11T14:12:00Z">
            <w:rPr>
              <w:rStyle w:val="CommentReference"/>
            </w:rPr>
          </w:rPrChange>
        </w:rPr>
        <w:commentReference w:id="387"/>
      </w:r>
      <w:r w:rsidR="007C5714" w:rsidRPr="001E1D48">
        <w:rPr>
          <w:rFonts w:ascii="Aptos" w:eastAsia="Times New Roman" w:hAnsi="Aptos" w:cstheme="minorHAnsi"/>
          <w:color w:val="000000" w:themeColor="text1"/>
          <w:rPrChange w:id="390" w:author="Nathan Lo" w:date="2025-09-11T14:12:00Z">
            <w:rPr>
              <w:rFonts w:eastAsia="Times New Roman" w:cstheme="minorHAnsi"/>
              <w:color w:val="000000" w:themeColor="text1"/>
            </w:rPr>
          </w:rPrChange>
        </w:rPr>
        <w:t xml:space="preserve"> bp </w:t>
      </w:r>
      <w:r w:rsidR="007A4E69" w:rsidRPr="001E1D48">
        <w:rPr>
          <w:rFonts w:ascii="Aptos" w:eastAsia="Times New Roman" w:hAnsi="Aptos" w:cstheme="minorHAnsi"/>
          <w:color w:val="000000" w:themeColor="text1"/>
          <w:rPrChange w:id="391" w:author="Nathan Lo" w:date="2025-09-11T14:12:00Z">
            <w:rPr>
              <w:rFonts w:eastAsia="Times New Roman" w:cstheme="minorHAnsi"/>
              <w:color w:val="000000" w:themeColor="text1"/>
            </w:rPr>
          </w:rPrChange>
        </w:rPr>
        <w:t>of</w:t>
      </w:r>
      <w:r w:rsidR="007C5714" w:rsidRPr="001E1D48">
        <w:rPr>
          <w:rFonts w:ascii="Aptos" w:eastAsia="Times New Roman" w:hAnsi="Aptos" w:cstheme="minorHAnsi"/>
          <w:color w:val="000000" w:themeColor="text1"/>
          <w:rPrChange w:id="392" w:author="Nathan Lo" w:date="2025-09-11T14:12:00Z">
            <w:rPr>
              <w:rFonts w:eastAsia="Times New Roman" w:cstheme="minorHAnsi"/>
              <w:color w:val="000000" w:themeColor="text1"/>
            </w:rPr>
          </w:rPrChange>
        </w:rPr>
        <w:t xml:space="preserve"> each other</w:t>
      </w:r>
      <w:ins w:id="393" w:author="Nathan Lo" w:date="2025-08-29T09:47:00Z">
        <w:r w:rsidR="00CC1780" w:rsidRPr="001E1D48">
          <w:rPr>
            <w:rFonts w:ascii="Aptos" w:eastAsia="Times New Roman" w:hAnsi="Aptos" w:cstheme="minorHAnsi"/>
            <w:color w:val="000000" w:themeColor="text1"/>
            <w:rPrChange w:id="394" w:author="Nathan Lo" w:date="2025-09-11T14:12:00Z">
              <w:rPr>
                <w:rFonts w:eastAsia="Times New Roman" w:cstheme="minorHAnsi"/>
                <w:color w:val="000000" w:themeColor="text1"/>
              </w:rPr>
            </w:rPrChange>
          </w:rPr>
          <w:t xml:space="preserve"> on </w:t>
        </w:r>
      </w:ins>
      <w:ins w:id="395" w:author="Nathan Lo" w:date="2025-08-29T09:51:00Z">
        <w:r w:rsidR="00CC1780" w:rsidRPr="001E1D48">
          <w:rPr>
            <w:rFonts w:ascii="Aptos" w:eastAsia="Times New Roman" w:hAnsi="Aptos" w:cstheme="minorHAnsi"/>
            <w:color w:val="000000" w:themeColor="text1"/>
            <w:rPrChange w:id="396" w:author="Nathan Lo" w:date="2025-09-11T14:12:00Z">
              <w:rPr>
                <w:rFonts w:eastAsia="Times New Roman" w:cstheme="minorHAnsi"/>
                <w:color w:val="000000" w:themeColor="text1"/>
              </w:rPr>
            </w:rPrChange>
          </w:rPr>
          <w:t>a host contig</w:t>
        </w:r>
      </w:ins>
      <w:r w:rsidR="007C5714" w:rsidRPr="001E1D48">
        <w:rPr>
          <w:rFonts w:ascii="Aptos" w:eastAsia="Times New Roman" w:hAnsi="Aptos" w:cstheme="minorHAnsi"/>
          <w:color w:val="000000" w:themeColor="text1"/>
          <w:rPrChange w:id="397" w:author="Nathan Lo" w:date="2025-09-11T14:12:00Z">
            <w:rPr>
              <w:rFonts w:eastAsia="Times New Roman" w:cstheme="minorHAnsi"/>
              <w:color w:val="000000" w:themeColor="text1"/>
            </w:rPr>
          </w:rPrChange>
        </w:rPr>
        <w:t xml:space="preserve"> (alternate threshold = </w:t>
      </w:r>
      <w:r w:rsidR="007A4E69" w:rsidRPr="001E1D48">
        <w:rPr>
          <w:rFonts w:ascii="Aptos" w:eastAsia="Times New Roman" w:hAnsi="Aptos" w:cstheme="minorHAnsi"/>
          <w:color w:val="000000" w:themeColor="text1"/>
          <w:rPrChange w:id="398" w:author="Nathan Lo" w:date="2025-09-11T14:12:00Z">
            <w:rPr>
              <w:rFonts w:eastAsia="Times New Roman" w:cstheme="minorHAnsi"/>
              <w:color w:val="000000" w:themeColor="text1"/>
            </w:rPr>
          </w:rPrChange>
        </w:rPr>
        <w:t>50</w:t>
      </w:r>
      <w:r w:rsidR="007C5714" w:rsidRPr="001E1D48">
        <w:rPr>
          <w:rFonts w:ascii="Aptos" w:eastAsia="Times New Roman" w:hAnsi="Aptos" w:cstheme="minorHAnsi"/>
          <w:color w:val="000000" w:themeColor="text1"/>
          <w:rPrChange w:id="399" w:author="Nathan Lo" w:date="2025-09-11T14:12:00Z">
            <w:rPr>
              <w:rFonts w:eastAsia="Times New Roman" w:cstheme="minorHAnsi"/>
              <w:color w:val="000000" w:themeColor="text1"/>
            </w:rPr>
          </w:rPrChange>
        </w:rPr>
        <w:t xml:space="preserve"> bp), </w:t>
      </w:r>
      <w:ins w:id="400" w:author="Nathan Lo" w:date="2025-08-29T09:51:00Z">
        <w:r w:rsidR="00CC1780" w:rsidRPr="001E1D48">
          <w:rPr>
            <w:rFonts w:ascii="Aptos" w:eastAsia="Times New Roman" w:hAnsi="Aptos" w:cstheme="minorHAnsi"/>
            <w:color w:val="000000" w:themeColor="text1"/>
            <w:rPrChange w:id="401" w:author="Nathan Lo" w:date="2025-09-11T14:12:00Z">
              <w:rPr>
                <w:rFonts w:eastAsia="Times New Roman" w:cstheme="minorHAnsi"/>
                <w:color w:val="000000" w:themeColor="text1"/>
              </w:rPr>
            </w:rPrChange>
          </w:rPr>
          <w:t xml:space="preserve">we </w:t>
        </w:r>
      </w:ins>
      <w:ins w:id="402" w:author="Nathan Lo" w:date="2025-08-29T09:54:00Z">
        <w:r w:rsidR="0005031C" w:rsidRPr="001E1D48">
          <w:rPr>
            <w:rFonts w:ascii="Aptos" w:eastAsia="Times New Roman" w:hAnsi="Aptos" w:cstheme="minorHAnsi"/>
            <w:color w:val="000000" w:themeColor="text1"/>
            <w:rPrChange w:id="403" w:author="Nathan Lo" w:date="2025-09-11T14:12:00Z">
              <w:rPr>
                <w:rFonts w:eastAsia="Times New Roman" w:cstheme="minorHAnsi"/>
                <w:color w:val="000000" w:themeColor="text1"/>
              </w:rPr>
            </w:rPrChange>
          </w:rPr>
          <w:t xml:space="preserve">recorded </w:t>
        </w:r>
      </w:ins>
      <w:ins w:id="404" w:author="Nathan Lo" w:date="2025-08-29T09:51:00Z">
        <w:r w:rsidR="00CC1780" w:rsidRPr="001E1D48">
          <w:rPr>
            <w:rFonts w:ascii="Aptos" w:eastAsia="Times New Roman" w:hAnsi="Aptos" w:cstheme="minorHAnsi"/>
            <w:color w:val="000000" w:themeColor="text1"/>
            <w:rPrChange w:id="405" w:author="Nathan Lo" w:date="2025-09-11T14:12:00Z">
              <w:rPr>
                <w:rFonts w:eastAsia="Times New Roman" w:cstheme="minorHAnsi"/>
                <w:color w:val="000000" w:themeColor="text1"/>
              </w:rPr>
            </w:rPrChange>
          </w:rPr>
          <w:t>th</w:t>
        </w:r>
      </w:ins>
      <w:ins w:id="406" w:author="Nathan Lo" w:date="2025-08-29T09:53:00Z">
        <w:r w:rsidR="0005031C" w:rsidRPr="001E1D48">
          <w:rPr>
            <w:rFonts w:ascii="Aptos" w:eastAsia="Times New Roman" w:hAnsi="Aptos" w:cstheme="minorHAnsi"/>
            <w:color w:val="000000" w:themeColor="text1"/>
            <w:rPrChange w:id="407" w:author="Nathan Lo" w:date="2025-09-11T14:12:00Z">
              <w:rPr>
                <w:rFonts w:eastAsia="Times New Roman" w:cstheme="minorHAnsi"/>
                <w:color w:val="000000" w:themeColor="text1"/>
              </w:rPr>
            </w:rPrChange>
          </w:rPr>
          <w:t xml:space="preserve">e </w:t>
        </w:r>
      </w:ins>
      <w:ins w:id="408" w:author="Nathan Lo" w:date="2025-08-29T09:55:00Z">
        <w:r w:rsidR="0005031C" w:rsidRPr="001E1D48">
          <w:rPr>
            <w:rFonts w:ascii="Aptos" w:eastAsia="Times New Roman" w:hAnsi="Aptos" w:cstheme="minorHAnsi"/>
            <w:color w:val="000000" w:themeColor="text1"/>
            <w:rPrChange w:id="409" w:author="Nathan Lo" w:date="2025-09-11T14:12:00Z">
              <w:rPr>
                <w:rFonts w:eastAsia="Times New Roman" w:cstheme="minorHAnsi"/>
                <w:color w:val="000000" w:themeColor="text1"/>
              </w:rPr>
            </w:rPrChange>
          </w:rPr>
          <w:t xml:space="preserve">host contig </w:t>
        </w:r>
      </w:ins>
      <w:ins w:id="410" w:author="Nathan Lo" w:date="2025-08-29T09:53:00Z">
        <w:r w:rsidR="00CC1780" w:rsidRPr="001E1D48">
          <w:rPr>
            <w:rFonts w:ascii="Aptos" w:eastAsia="Times New Roman" w:hAnsi="Aptos" w:cstheme="minorHAnsi"/>
            <w:color w:val="000000" w:themeColor="text1"/>
            <w:rPrChange w:id="411" w:author="Nathan Lo" w:date="2025-09-11T14:12:00Z">
              <w:rPr>
                <w:rFonts w:eastAsia="Times New Roman" w:cstheme="minorHAnsi"/>
                <w:color w:val="000000" w:themeColor="text1"/>
              </w:rPr>
            </w:rPrChange>
          </w:rPr>
          <w:t>region</w:t>
        </w:r>
      </w:ins>
      <w:ins w:id="412" w:author="Nathan Lo" w:date="2025-08-29T09:54:00Z">
        <w:r w:rsidR="0005031C" w:rsidRPr="001E1D48">
          <w:rPr>
            <w:rFonts w:ascii="Aptos" w:eastAsia="Times New Roman" w:hAnsi="Aptos" w:cstheme="minorHAnsi"/>
            <w:color w:val="000000" w:themeColor="text1"/>
            <w:rPrChange w:id="413" w:author="Nathan Lo" w:date="2025-09-11T14:12:00Z">
              <w:rPr>
                <w:rFonts w:eastAsia="Times New Roman" w:cstheme="minorHAnsi"/>
                <w:color w:val="000000" w:themeColor="text1"/>
              </w:rPr>
            </w:rPrChange>
          </w:rPr>
          <w:t xml:space="preserve"> comprising these aligned sequences</w:t>
        </w:r>
      </w:ins>
      <w:ins w:id="414" w:author="Nathan Lo" w:date="2025-08-29T09:52:00Z">
        <w:r w:rsidR="00CC1780" w:rsidRPr="001E1D48">
          <w:rPr>
            <w:rFonts w:ascii="Aptos" w:eastAsia="Times New Roman" w:hAnsi="Aptos" w:cstheme="minorHAnsi"/>
            <w:color w:val="000000" w:themeColor="text1"/>
            <w:rPrChange w:id="415" w:author="Nathan Lo" w:date="2025-09-11T14:12:00Z">
              <w:rPr>
                <w:rFonts w:eastAsia="Times New Roman" w:cstheme="minorHAnsi"/>
                <w:color w:val="000000" w:themeColor="text1"/>
              </w:rPr>
            </w:rPrChange>
          </w:rPr>
          <w:t xml:space="preserve"> </w:t>
        </w:r>
      </w:ins>
      <w:ins w:id="416" w:author="Nathan Lo" w:date="2025-08-29T09:54:00Z">
        <w:r w:rsidR="0005031C" w:rsidRPr="001E1D48">
          <w:rPr>
            <w:rFonts w:ascii="Aptos" w:eastAsia="Times New Roman" w:hAnsi="Aptos" w:cstheme="minorHAnsi"/>
            <w:color w:val="000000" w:themeColor="text1"/>
            <w:rPrChange w:id="417" w:author="Nathan Lo" w:date="2025-09-11T14:12:00Z">
              <w:rPr>
                <w:rFonts w:eastAsia="Times New Roman" w:cstheme="minorHAnsi"/>
                <w:color w:val="000000" w:themeColor="text1"/>
              </w:rPr>
            </w:rPrChange>
          </w:rPr>
          <w:t>as</w:t>
        </w:r>
      </w:ins>
      <w:ins w:id="418" w:author="Nathan Lo" w:date="2025-08-29T09:52:00Z">
        <w:r w:rsidR="00CC1780" w:rsidRPr="001E1D48">
          <w:rPr>
            <w:rFonts w:ascii="Aptos" w:eastAsia="Times New Roman" w:hAnsi="Aptos" w:cstheme="minorHAnsi"/>
            <w:color w:val="000000" w:themeColor="text1"/>
            <w:rPrChange w:id="419" w:author="Nathan Lo" w:date="2025-09-11T14:12:00Z">
              <w:rPr>
                <w:rFonts w:eastAsia="Times New Roman" w:cstheme="minorHAnsi"/>
                <w:color w:val="000000" w:themeColor="text1"/>
              </w:rPr>
            </w:rPrChange>
          </w:rPr>
          <w:t xml:space="preserve"> a </w:t>
        </w:r>
      </w:ins>
      <w:del w:id="420" w:author="Nathan Lo" w:date="2025-08-29T09:52:00Z">
        <w:r w:rsidR="007C5714" w:rsidRPr="001E1D48" w:rsidDel="00CC1780">
          <w:rPr>
            <w:rFonts w:ascii="Aptos" w:eastAsia="Times New Roman" w:hAnsi="Aptos" w:cstheme="minorHAnsi"/>
            <w:color w:val="000000" w:themeColor="text1"/>
            <w:rPrChange w:id="421" w:author="Nathan Lo" w:date="2025-09-11T14:12:00Z">
              <w:rPr>
                <w:rFonts w:eastAsia="Times New Roman" w:cstheme="minorHAnsi"/>
                <w:color w:val="000000" w:themeColor="text1"/>
              </w:rPr>
            </w:rPrChange>
          </w:rPr>
          <w:delText>were combined</w:delText>
        </w:r>
      </w:del>
      <w:del w:id="422" w:author="Nathan Lo" w:date="2025-08-29T09:49:00Z">
        <w:r w:rsidR="007C5714" w:rsidRPr="001E1D48" w:rsidDel="00CC1780">
          <w:rPr>
            <w:rFonts w:ascii="Aptos" w:eastAsia="Times New Roman" w:hAnsi="Aptos" w:cstheme="minorHAnsi"/>
            <w:color w:val="000000" w:themeColor="text1"/>
            <w:rPrChange w:id="423" w:author="Nathan Lo" w:date="2025-09-11T14:12:00Z">
              <w:rPr>
                <w:rFonts w:eastAsia="Times New Roman" w:cstheme="minorHAnsi"/>
                <w:color w:val="000000" w:themeColor="text1"/>
              </w:rPr>
            </w:rPrChange>
          </w:rPr>
          <w:delText xml:space="preserve"> to form</w:delText>
        </w:r>
      </w:del>
      <w:del w:id="424" w:author="Nathan Lo" w:date="2025-08-29T09:52:00Z">
        <w:r w:rsidR="007C5714" w:rsidRPr="001E1D48" w:rsidDel="00CC1780">
          <w:rPr>
            <w:rFonts w:ascii="Aptos" w:eastAsia="Times New Roman" w:hAnsi="Aptos" w:cstheme="minorHAnsi"/>
            <w:color w:val="000000" w:themeColor="text1"/>
            <w:rPrChange w:id="425" w:author="Nathan Lo" w:date="2025-09-11T14:12:00Z">
              <w:rPr>
                <w:rFonts w:eastAsia="Times New Roman" w:cstheme="minorHAnsi"/>
                <w:color w:val="000000" w:themeColor="text1"/>
              </w:rPr>
            </w:rPrChange>
          </w:rPr>
          <w:delText xml:space="preserve"> </w:delText>
        </w:r>
      </w:del>
      <w:r w:rsidR="007C5714" w:rsidRPr="001E1D48">
        <w:rPr>
          <w:rFonts w:ascii="Aptos" w:eastAsia="Times New Roman" w:hAnsi="Aptos" w:cstheme="minorHAnsi"/>
          <w:color w:val="000000" w:themeColor="text1"/>
          <w:rPrChange w:id="426" w:author="Nathan Lo" w:date="2025-09-11T14:12:00Z">
            <w:rPr>
              <w:rFonts w:eastAsia="Times New Roman" w:cstheme="minorHAnsi"/>
              <w:color w:val="000000" w:themeColor="text1"/>
            </w:rPr>
          </w:rPrChange>
        </w:rPr>
        <w:t xml:space="preserve">single </w:t>
      </w:r>
      <w:ins w:id="427" w:author="Microsoft Office User" w:date="2025-09-28T11:05:00Z">
        <w:r w:rsidR="007C26CF">
          <w:rPr>
            <w:rFonts w:ascii="Aptos" w:eastAsia="Times New Roman" w:hAnsi="Aptos" w:cstheme="minorHAnsi"/>
            <w:color w:val="000000" w:themeColor="text1"/>
          </w:rPr>
          <w:t xml:space="preserve">putative </w:t>
        </w:r>
      </w:ins>
      <w:del w:id="428" w:author="Nathan Lo" w:date="2025-08-29T09:52:00Z">
        <w:r w:rsidR="007C5714" w:rsidRPr="001E1D48" w:rsidDel="00CC1780">
          <w:rPr>
            <w:rFonts w:ascii="Aptos" w:eastAsia="Times New Roman" w:hAnsi="Aptos" w:cstheme="minorHAnsi"/>
            <w:color w:val="000000" w:themeColor="text1"/>
            <w:rPrChange w:id="429" w:author="Nathan Lo" w:date="2025-09-11T14:12:00Z">
              <w:rPr>
                <w:rFonts w:eastAsia="Times New Roman" w:cstheme="minorHAnsi"/>
                <w:color w:val="000000" w:themeColor="text1"/>
              </w:rPr>
            </w:rPrChange>
          </w:rPr>
          <w:delText xml:space="preserve">putative </w:delText>
        </w:r>
      </w:del>
      <w:r w:rsidR="007C5714" w:rsidRPr="001E1D48">
        <w:rPr>
          <w:rFonts w:ascii="Aptos" w:eastAsia="Times New Roman" w:hAnsi="Aptos" w:cstheme="minorHAnsi"/>
          <w:color w:val="000000" w:themeColor="text1"/>
          <w:rPrChange w:id="430" w:author="Nathan Lo" w:date="2025-09-11T14:12:00Z">
            <w:rPr>
              <w:rFonts w:eastAsia="Times New Roman" w:cstheme="minorHAnsi"/>
              <w:color w:val="000000" w:themeColor="text1"/>
            </w:rPr>
          </w:rPrChange>
        </w:rPr>
        <w:t xml:space="preserve">HGT insert. </w:t>
      </w:r>
      <w:r w:rsidRPr="001E1D48">
        <w:rPr>
          <w:rFonts w:ascii="Aptos" w:eastAsia="Times New Roman" w:hAnsi="Aptos" w:cstheme="minorHAnsi"/>
          <w:color w:val="000000" w:themeColor="text1"/>
          <w:rPrChange w:id="431" w:author="Nathan Lo" w:date="2025-09-11T14:12:00Z">
            <w:rPr>
              <w:rFonts w:eastAsia="Times New Roman" w:cstheme="minorHAnsi"/>
              <w:color w:val="000000" w:themeColor="text1"/>
            </w:rPr>
          </w:rPrChange>
        </w:rPr>
        <w:t>Putative inserts shorter th</w:t>
      </w:r>
      <w:ins w:id="432" w:author="Nathan Lo" w:date="2025-01-21T16:14:00Z">
        <w:r w:rsidR="00A07AD1" w:rsidRPr="001E1D48">
          <w:rPr>
            <w:rFonts w:ascii="Aptos" w:eastAsia="Times New Roman" w:hAnsi="Aptos" w:cstheme="minorHAnsi"/>
            <w:color w:val="000000" w:themeColor="text1"/>
            <w:rPrChange w:id="433" w:author="Nathan Lo" w:date="2025-09-11T14:12:00Z">
              <w:rPr>
                <w:rFonts w:eastAsia="Times New Roman" w:cstheme="minorHAnsi"/>
                <w:color w:val="000000" w:themeColor="text1"/>
              </w:rPr>
            </w:rPrChange>
          </w:rPr>
          <w:t>an</w:t>
        </w:r>
      </w:ins>
      <w:del w:id="434" w:author="Nathan Lo" w:date="2025-01-21T16:14:00Z">
        <w:r w:rsidRPr="001E1D48" w:rsidDel="00A07AD1">
          <w:rPr>
            <w:rFonts w:ascii="Aptos" w:eastAsia="Times New Roman" w:hAnsi="Aptos" w:cstheme="minorHAnsi"/>
            <w:color w:val="000000" w:themeColor="text1"/>
            <w:rPrChange w:id="435" w:author="Nathan Lo" w:date="2025-09-11T14:12:00Z">
              <w:rPr>
                <w:rFonts w:eastAsia="Times New Roman" w:cstheme="minorHAnsi"/>
                <w:color w:val="000000" w:themeColor="text1"/>
              </w:rPr>
            </w:rPrChange>
          </w:rPr>
          <w:delText>e</w:delText>
        </w:r>
      </w:del>
      <w:r w:rsidRPr="001E1D48">
        <w:rPr>
          <w:rFonts w:ascii="Aptos" w:eastAsia="Times New Roman" w:hAnsi="Aptos" w:cstheme="minorHAnsi"/>
          <w:color w:val="000000" w:themeColor="text1"/>
          <w:rPrChange w:id="436" w:author="Nathan Lo" w:date="2025-09-11T14:12:00Z">
            <w:rPr>
              <w:rFonts w:eastAsia="Times New Roman" w:cstheme="minorHAnsi"/>
              <w:color w:val="000000" w:themeColor="text1"/>
            </w:rPr>
          </w:rPrChange>
        </w:rPr>
        <w:t xml:space="preserve"> 50 bp (alternate threshold = 30 bp) were removed using AWK.</w:t>
      </w:r>
    </w:p>
    <w:p w14:paraId="694CC6F1" w14:textId="41790635" w:rsidR="00593BDE" w:rsidRPr="001E1D48" w:rsidRDefault="00593BDE" w:rsidP="00790F30">
      <w:pPr>
        <w:jc w:val="both"/>
        <w:rPr>
          <w:rFonts w:ascii="Aptos" w:eastAsia="Times New Roman" w:hAnsi="Aptos" w:cstheme="minorHAnsi"/>
          <w:color w:val="000000" w:themeColor="text1"/>
          <w:rPrChange w:id="437" w:author="Nathan Lo" w:date="2025-09-11T14:12:00Z">
            <w:rPr>
              <w:rFonts w:eastAsia="Times New Roman" w:cstheme="minorHAnsi"/>
              <w:color w:val="000000" w:themeColor="text1"/>
            </w:rPr>
          </w:rPrChange>
        </w:rPr>
      </w:pPr>
    </w:p>
    <w:p w14:paraId="0257BA6D" w14:textId="69B6E20E" w:rsidR="00317779" w:rsidRPr="001E1D48" w:rsidRDefault="00593BDE" w:rsidP="00790F30">
      <w:pPr>
        <w:jc w:val="both"/>
        <w:rPr>
          <w:rFonts w:ascii="Aptos" w:eastAsia="Times New Roman" w:hAnsi="Aptos" w:cstheme="minorHAnsi"/>
          <w:color w:val="FF0000"/>
          <w:rPrChange w:id="438" w:author="Nathan Lo" w:date="2025-09-11T14:12:00Z">
            <w:rPr>
              <w:rFonts w:eastAsia="Times New Roman" w:cstheme="minorHAnsi"/>
              <w:color w:val="000000" w:themeColor="text1"/>
            </w:rPr>
          </w:rPrChange>
        </w:rPr>
      </w:pPr>
      <w:r w:rsidRPr="001E1D48">
        <w:rPr>
          <w:rFonts w:ascii="Aptos" w:eastAsia="Times New Roman" w:hAnsi="Aptos" w:cstheme="minorHAnsi"/>
          <w:color w:val="000000" w:themeColor="text1"/>
          <w:rPrChange w:id="439" w:author="Nathan Lo" w:date="2025-09-11T14:12:00Z">
            <w:rPr>
              <w:rFonts w:eastAsia="Times New Roman" w:cstheme="minorHAnsi"/>
              <w:color w:val="000000" w:themeColor="text1"/>
            </w:rPr>
          </w:rPrChange>
        </w:rPr>
        <w:t xml:space="preserve">Several filtering steps were carried out to remove </w:t>
      </w:r>
      <w:r w:rsidR="00F2154B" w:rsidRPr="001E1D48">
        <w:rPr>
          <w:rFonts w:ascii="Aptos" w:eastAsia="Times New Roman" w:hAnsi="Aptos" w:cstheme="minorHAnsi"/>
          <w:color w:val="000000" w:themeColor="text1"/>
          <w:rPrChange w:id="440" w:author="Nathan Lo" w:date="2025-09-11T14:12:00Z">
            <w:rPr>
              <w:rFonts w:eastAsia="Times New Roman" w:cstheme="minorHAnsi"/>
              <w:color w:val="000000" w:themeColor="text1"/>
            </w:rPr>
          </w:rPrChange>
        </w:rPr>
        <w:t xml:space="preserve">potential </w:t>
      </w:r>
      <w:r w:rsidRPr="001E1D48">
        <w:rPr>
          <w:rFonts w:ascii="Aptos" w:eastAsia="Times New Roman" w:hAnsi="Aptos" w:cstheme="minorHAnsi"/>
          <w:color w:val="000000" w:themeColor="text1"/>
          <w:rPrChange w:id="441" w:author="Nathan Lo" w:date="2025-09-11T14:12:00Z">
            <w:rPr>
              <w:rFonts w:eastAsia="Times New Roman" w:cstheme="minorHAnsi"/>
              <w:color w:val="000000" w:themeColor="text1"/>
            </w:rPr>
          </w:rPrChange>
        </w:rPr>
        <w:t xml:space="preserve">artefactual HGT inserts. </w:t>
      </w:r>
      <w:r w:rsidR="00F2154B" w:rsidRPr="001E1D48">
        <w:rPr>
          <w:rFonts w:ascii="Aptos" w:eastAsia="Times New Roman" w:hAnsi="Aptos" w:cstheme="minorHAnsi"/>
          <w:color w:val="000000" w:themeColor="text1"/>
          <w:rPrChange w:id="442" w:author="Nathan Lo" w:date="2025-09-11T14:12:00Z">
            <w:rPr>
              <w:rFonts w:eastAsia="Times New Roman" w:cstheme="minorHAnsi"/>
              <w:color w:val="000000" w:themeColor="text1"/>
            </w:rPr>
          </w:rPrChange>
        </w:rPr>
        <w:t xml:space="preserve">First, </w:t>
      </w:r>
      <w:ins w:id="443" w:author="Maxim Warwick Dus Adams" w:date="2025-01-15T16:55:00Z">
        <w:r w:rsidR="00D94B32" w:rsidRPr="001E1D48">
          <w:rPr>
            <w:rFonts w:ascii="Aptos" w:eastAsia="Times New Roman" w:hAnsi="Aptos" w:cstheme="minorHAnsi"/>
            <w:color w:val="000000" w:themeColor="text1"/>
            <w:rPrChange w:id="444" w:author="Nathan Lo" w:date="2025-09-11T14:12:00Z">
              <w:rPr>
                <w:rFonts w:eastAsia="Times New Roman" w:cstheme="minorHAnsi"/>
                <w:color w:val="000000" w:themeColor="text1"/>
              </w:rPr>
            </w:rPrChange>
          </w:rPr>
          <w:t xml:space="preserve">we conservatively removed any contigs in which </w:t>
        </w:r>
      </w:ins>
      <w:del w:id="445" w:author="Maxim Warwick Dus Adams" w:date="2025-01-15T16:56:00Z">
        <w:r w:rsidR="00F2154B" w:rsidRPr="001E1D48" w:rsidDel="00D94B32">
          <w:rPr>
            <w:rFonts w:ascii="Aptos" w:eastAsia="Times New Roman" w:hAnsi="Aptos" w:cstheme="minorHAnsi"/>
            <w:color w:val="000000" w:themeColor="text1"/>
            <w:rPrChange w:id="446" w:author="Nathan Lo" w:date="2025-09-11T14:12:00Z">
              <w:rPr>
                <w:rFonts w:eastAsia="Times New Roman" w:cstheme="minorHAnsi"/>
                <w:color w:val="000000" w:themeColor="text1"/>
              </w:rPr>
            </w:rPrChange>
          </w:rPr>
          <w:delText xml:space="preserve">potential contaminant </w:delText>
        </w:r>
      </w:del>
      <w:r w:rsidR="00F2154B" w:rsidRPr="001E1D48">
        <w:rPr>
          <w:rFonts w:ascii="Aptos" w:eastAsia="Times New Roman" w:hAnsi="Aptos" w:cstheme="minorHAnsi"/>
          <w:color w:val="000000" w:themeColor="text1"/>
          <w:rPrChange w:id="447" w:author="Nathan Lo" w:date="2025-09-11T14:12:00Z">
            <w:rPr>
              <w:rFonts w:eastAsia="Times New Roman" w:cstheme="minorHAnsi"/>
              <w:color w:val="000000" w:themeColor="text1"/>
            </w:rPr>
          </w:rPrChange>
        </w:rPr>
        <w:t xml:space="preserve">genuine </w:t>
      </w:r>
      <w:proofErr w:type="spellStart"/>
      <w:r w:rsidR="00F2154B" w:rsidRPr="001E1D48">
        <w:rPr>
          <w:rFonts w:ascii="Aptos" w:eastAsia="Times New Roman" w:hAnsi="Aptos" w:cstheme="minorHAnsi"/>
          <w:i/>
          <w:color w:val="000000" w:themeColor="text1"/>
          <w:rPrChange w:id="448" w:author="Nathan Lo" w:date="2025-09-11T14:12:00Z">
            <w:rPr>
              <w:rFonts w:eastAsia="Times New Roman" w:cstheme="minorHAnsi"/>
              <w:i/>
              <w:color w:val="000000" w:themeColor="text1"/>
            </w:rPr>
          </w:rPrChange>
        </w:rPr>
        <w:t>Blattabacterium</w:t>
      </w:r>
      <w:proofErr w:type="spellEnd"/>
      <w:r w:rsidR="00F2154B" w:rsidRPr="001E1D48">
        <w:rPr>
          <w:rFonts w:ascii="Aptos" w:eastAsia="Times New Roman" w:hAnsi="Aptos" w:cstheme="minorHAnsi"/>
          <w:color w:val="000000" w:themeColor="text1"/>
          <w:rPrChange w:id="449" w:author="Nathan Lo" w:date="2025-09-11T14:12:00Z">
            <w:rPr>
              <w:rFonts w:eastAsia="Times New Roman" w:cstheme="minorHAnsi"/>
              <w:color w:val="000000" w:themeColor="text1"/>
            </w:rPr>
          </w:rPrChange>
        </w:rPr>
        <w:t xml:space="preserve"> sequences </w:t>
      </w:r>
      <w:del w:id="450" w:author="Maxim Warwick Dus Adams" w:date="2025-01-15T16:56:00Z">
        <w:r w:rsidR="00F2154B" w:rsidRPr="001E1D48" w:rsidDel="00D94B32">
          <w:rPr>
            <w:rFonts w:ascii="Aptos" w:eastAsia="Times New Roman" w:hAnsi="Aptos" w:cstheme="minorHAnsi"/>
            <w:color w:val="000000" w:themeColor="text1"/>
            <w:rPrChange w:id="451" w:author="Nathan Lo" w:date="2025-09-11T14:12:00Z">
              <w:rPr>
                <w:rFonts w:eastAsia="Times New Roman" w:cstheme="minorHAnsi"/>
                <w:color w:val="000000" w:themeColor="text1"/>
              </w:rPr>
            </w:rPrChange>
          </w:rPr>
          <w:delText xml:space="preserve">that </w:delText>
        </w:r>
      </w:del>
      <w:ins w:id="452" w:author="Maxim Warwick Dus Adams" w:date="2025-01-15T16:56:00Z">
        <w:r w:rsidR="00D94B32" w:rsidRPr="001E1D48">
          <w:rPr>
            <w:rFonts w:ascii="Aptos" w:eastAsia="Times New Roman" w:hAnsi="Aptos" w:cstheme="minorHAnsi"/>
            <w:color w:val="000000" w:themeColor="text1"/>
            <w:rPrChange w:id="453" w:author="Nathan Lo" w:date="2025-09-11T14:12:00Z">
              <w:rPr>
                <w:rFonts w:eastAsia="Times New Roman" w:cstheme="minorHAnsi"/>
                <w:color w:val="000000" w:themeColor="text1"/>
              </w:rPr>
            </w:rPrChange>
          </w:rPr>
          <w:t xml:space="preserve">may have been </w:t>
        </w:r>
      </w:ins>
      <w:del w:id="454" w:author="Maxim Warwick Dus Adams" w:date="2025-01-15T16:56:00Z">
        <w:r w:rsidR="00F2154B" w:rsidRPr="001E1D48" w:rsidDel="00D94B32">
          <w:rPr>
            <w:rFonts w:ascii="Aptos" w:eastAsia="Times New Roman" w:hAnsi="Aptos" w:cstheme="minorHAnsi"/>
            <w:color w:val="000000" w:themeColor="text1"/>
            <w:rPrChange w:id="455" w:author="Nathan Lo" w:date="2025-09-11T14:12:00Z">
              <w:rPr>
                <w:rFonts w:eastAsia="Times New Roman" w:cstheme="minorHAnsi"/>
                <w:color w:val="000000" w:themeColor="text1"/>
              </w:rPr>
            </w:rPrChange>
          </w:rPr>
          <w:delText xml:space="preserve">were </w:delText>
        </w:r>
      </w:del>
      <w:del w:id="456" w:author="Maxim Warwick Dus Adams" w:date="2025-01-15T16:40:00Z">
        <w:r w:rsidR="00F2154B" w:rsidRPr="001E1D48" w:rsidDel="00E77C4F">
          <w:rPr>
            <w:rFonts w:ascii="Aptos" w:eastAsia="Times New Roman" w:hAnsi="Aptos" w:cstheme="minorHAnsi"/>
            <w:color w:val="000000" w:themeColor="text1"/>
            <w:rPrChange w:id="457" w:author="Nathan Lo" w:date="2025-09-11T14:12:00Z">
              <w:rPr>
                <w:rFonts w:eastAsia="Times New Roman" w:cstheme="minorHAnsi"/>
                <w:color w:val="000000" w:themeColor="text1"/>
              </w:rPr>
            </w:rPrChange>
          </w:rPr>
          <w:delText xml:space="preserve">inadvertently </w:delText>
        </w:r>
      </w:del>
      <w:ins w:id="458" w:author="Maxim Warwick Dus Adams" w:date="2025-01-15T16:40:00Z">
        <w:r w:rsidR="00E77C4F" w:rsidRPr="001E1D48">
          <w:rPr>
            <w:rFonts w:ascii="Aptos" w:eastAsia="Times New Roman" w:hAnsi="Aptos" w:cstheme="minorHAnsi"/>
            <w:color w:val="000000" w:themeColor="text1"/>
            <w:rPrChange w:id="459" w:author="Nathan Lo" w:date="2025-09-11T14:12:00Z">
              <w:rPr>
                <w:rFonts w:eastAsia="Times New Roman" w:cstheme="minorHAnsi"/>
                <w:color w:val="000000" w:themeColor="text1"/>
              </w:rPr>
            </w:rPrChange>
          </w:rPr>
          <w:t xml:space="preserve">erroneously </w:t>
        </w:r>
      </w:ins>
      <w:ins w:id="460" w:author="Maxim Warwick Dus Adams" w:date="2025-01-15T16:41:00Z">
        <w:r w:rsidR="00E77C4F" w:rsidRPr="001E1D48">
          <w:rPr>
            <w:rFonts w:ascii="Aptos" w:eastAsia="Times New Roman" w:hAnsi="Aptos" w:cstheme="minorHAnsi"/>
            <w:color w:val="000000" w:themeColor="text1"/>
            <w:rPrChange w:id="461" w:author="Nathan Lo" w:date="2025-09-11T14:12:00Z">
              <w:rPr>
                <w:rFonts w:eastAsia="Times New Roman" w:cstheme="minorHAnsi"/>
                <w:color w:val="000000" w:themeColor="text1"/>
              </w:rPr>
            </w:rPrChange>
          </w:rPr>
          <w:t xml:space="preserve">combined with cockroach sequences during genome assembly (and therefore </w:t>
        </w:r>
      </w:ins>
      <w:r w:rsidR="00F2154B" w:rsidRPr="001E1D48">
        <w:rPr>
          <w:rFonts w:ascii="Aptos" w:eastAsia="Times New Roman" w:hAnsi="Aptos" w:cstheme="minorHAnsi"/>
          <w:color w:val="000000" w:themeColor="text1"/>
          <w:rPrChange w:id="462" w:author="Nathan Lo" w:date="2025-09-11T14:12:00Z">
            <w:rPr>
              <w:rFonts w:eastAsia="Times New Roman" w:cstheme="minorHAnsi"/>
              <w:color w:val="000000" w:themeColor="text1"/>
            </w:rPr>
          </w:rPrChange>
        </w:rPr>
        <w:t>characterized as HGT inserts</w:t>
      </w:r>
      <w:ins w:id="463" w:author="Maxim Warwick Dus Adams" w:date="2025-01-15T16:41:00Z">
        <w:r w:rsidR="00E77C4F" w:rsidRPr="001E1D48">
          <w:rPr>
            <w:rFonts w:ascii="Aptos" w:eastAsia="Times New Roman" w:hAnsi="Aptos" w:cstheme="minorHAnsi"/>
            <w:color w:val="000000" w:themeColor="text1"/>
            <w:rPrChange w:id="464" w:author="Nathan Lo" w:date="2025-09-11T14:12:00Z">
              <w:rPr>
                <w:rFonts w:eastAsia="Times New Roman" w:cstheme="minorHAnsi"/>
                <w:color w:val="000000" w:themeColor="text1"/>
              </w:rPr>
            </w:rPrChange>
          </w:rPr>
          <w:t>)</w:t>
        </w:r>
      </w:ins>
      <w:del w:id="465" w:author="Maxim Warwick Dus Adams" w:date="2025-01-15T16:56:00Z">
        <w:r w:rsidR="00F2154B" w:rsidRPr="001E1D48" w:rsidDel="00D94B32">
          <w:rPr>
            <w:rFonts w:ascii="Aptos" w:eastAsia="Times New Roman" w:hAnsi="Aptos" w:cstheme="minorHAnsi"/>
            <w:color w:val="000000" w:themeColor="text1"/>
            <w:rPrChange w:id="466" w:author="Nathan Lo" w:date="2025-09-11T14:12:00Z">
              <w:rPr>
                <w:rFonts w:eastAsia="Times New Roman" w:cstheme="minorHAnsi"/>
                <w:color w:val="000000" w:themeColor="text1"/>
              </w:rPr>
            </w:rPrChange>
          </w:rPr>
          <w:delText xml:space="preserve"> were identified and removed by comparing the length of the insert to the length of the contig on which it resides using a custom R script</w:delText>
        </w:r>
      </w:del>
      <w:r w:rsidR="00F2154B" w:rsidRPr="001E1D48">
        <w:rPr>
          <w:rFonts w:ascii="Aptos" w:eastAsia="Times New Roman" w:hAnsi="Aptos" w:cstheme="minorHAnsi"/>
          <w:color w:val="000000" w:themeColor="text1"/>
          <w:rPrChange w:id="467" w:author="Nathan Lo" w:date="2025-09-11T14:12:00Z">
            <w:rPr>
              <w:rFonts w:eastAsia="Times New Roman" w:cstheme="minorHAnsi"/>
              <w:color w:val="000000" w:themeColor="text1"/>
            </w:rPr>
          </w:rPrChange>
        </w:rPr>
        <w:t>.</w:t>
      </w:r>
      <w:ins w:id="468" w:author="Maxim Warwick Dus Adams" w:date="2025-01-15T16:56:00Z">
        <w:r w:rsidR="00D94B32" w:rsidRPr="001E1D48">
          <w:rPr>
            <w:rFonts w:ascii="Aptos" w:eastAsia="Times New Roman" w:hAnsi="Aptos" w:cstheme="minorHAnsi"/>
            <w:color w:val="FF0000"/>
            <w:rPrChange w:id="469" w:author="Nathan Lo" w:date="2025-09-11T14:12:00Z">
              <w:rPr>
                <w:rFonts w:eastAsia="Times New Roman" w:cstheme="minorHAnsi"/>
                <w:color w:val="FF0000"/>
              </w:rPr>
            </w:rPrChange>
          </w:rPr>
          <w:t xml:space="preserve"> </w:t>
        </w:r>
      </w:ins>
      <w:ins w:id="470" w:author="Maxim Warwick Dus Adams" w:date="2025-01-15T16:49:00Z">
        <w:r w:rsidR="00D94B32" w:rsidRPr="001E1D48">
          <w:rPr>
            <w:rFonts w:ascii="Aptos" w:eastAsia="Times New Roman" w:hAnsi="Aptos" w:cstheme="minorHAnsi"/>
            <w:color w:val="FF0000"/>
            <w:rPrChange w:id="471" w:author="Nathan Lo" w:date="2025-09-11T14:12:00Z">
              <w:rPr>
                <w:rFonts w:eastAsia="Times New Roman" w:cstheme="minorHAnsi"/>
                <w:color w:val="FF0000"/>
              </w:rPr>
            </w:rPrChange>
          </w:rPr>
          <w:t>Any contigs for which the</w:t>
        </w:r>
      </w:ins>
      <w:ins w:id="472" w:author="Maxim Warwick Dus Adams" w:date="2025-01-15T16:44:00Z">
        <w:r w:rsidR="00E77C4F" w:rsidRPr="001E1D48">
          <w:rPr>
            <w:rFonts w:ascii="Aptos" w:eastAsia="Times New Roman" w:hAnsi="Aptos" w:cstheme="minorHAnsi"/>
            <w:color w:val="FF0000"/>
            <w:rPrChange w:id="473" w:author="Nathan Lo" w:date="2025-09-11T14:12:00Z">
              <w:rPr>
                <w:rFonts w:eastAsia="Times New Roman" w:cstheme="minorHAnsi"/>
                <w:color w:val="FF0000"/>
              </w:rPr>
            </w:rPrChange>
          </w:rPr>
          <w:t xml:space="preserve"> total length of putative bacterial sequences (identified using the method above) was</w:t>
        </w:r>
      </w:ins>
      <w:ins w:id="474" w:author="Maxim Warwick Dus Adams" w:date="2025-01-15T16:42:00Z">
        <w:r w:rsidR="00E77C4F" w:rsidRPr="001E1D48">
          <w:rPr>
            <w:rFonts w:ascii="Aptos" w:eastAsia="Times New Roman" w:hAnsi="Aptos" w:cstheme="minorHAnsi"/>
            <w:color w:val="FF0000"/>
            <w:rPrChange w:id="475" w:author="Nathan Lo" w:date="2025-09-11T14:12:00Z">
              <w:rPr>
                <w:rFonts w:eastAsia="Times New Roman" w:cstheme="minorHAnsi"/>
                <w:color w:val="FF0000"/>
              </w:rPr>
            </w:rPrChange>
          </w:rPr>
          <w:t xml:space="preserve"> </w:t>
        </w:r>
      </w:ins>
      <w:ins w:id="476" w:author="Maxim Warwick Dus Adams" w:date="2025-01-15T16:44:00Z">
        <w:r w:rsidR="00E77C4F" w:rsidRPr="001E1D48">
          <w:rPr>
            <w:rFonts w:ascii="Aptos" w:eastAsia="Times New Roman" w:hAnsi="Aptos" w:cstheme="minorHAnsi"/>
            <w:color w:val="FF0000"/>
            <w:rPrChange w:id="477" w:author="Nathan Lo" w:date="2025-09-11T14:12:00Z">
              <w:rPr>
                <w:rFonts w:eastAsia="Times New Roman" w:cstheme="minorHAnsi"/>
                <w:color w:val="FF0000"/>
              </w:rPr>
            </w:rPrChange>
          </w:rPr>
          <w:t xml:space="preserve">≥ 20% </w:t>
        </w:r>
      </w:ins>
      <w:ins w:id="478" w:author="Maxim Warwick Dus Adams" w:date="2025-01-15T16:56:00Z">
        <w:r w:rsidR="00D94B32" w:rsidRPr="001E1D48">
          <w:rPr>
            <w:rFonts w:ascii="Aptos" w:eastAsia="Times New Roman" w:hAnsi="Aptos" w:cstheme="minorHAnsi"/>
            <w:color w:val="FF0000"/>
            <w:rPrChange w:id="479" w:author="Nathan Lo" w:date="2025-09-11T14:12:00Z">
              <w:rPr>
                <w:rFonts w:eastAsia="Times New Roman" w:cstheme="minorHAnsi"/>
                <w:color w:val="FF0000"/>
              </w:rPr>
            </w:rPrChange>
          </w:rPr>
          <w:t xml:space="preserve">of </w:t>
        </w:r>
      </w:ins>
      <w:ins w:id="480" w:author="Maxim Warwick Dus Adams" w:date="2025-01-15T16:44:00Z">
        <w:r w:rsidR="00E77C4F" w:rsidRPr="001E1D48">
          <w:rPr>
            <w:rFonts w:ascii="Aptos" w:eastAsia="Times New Roman" w:hAnsi="Aptos" w:cstheme="minorHAnsi"/>
            <w:color w:val="FF0000"/>
            <w:rPrChange w:id="481" w:author="Nathan Lo" w:date="2025-09-11T14:12:00Z">
              <w:rPr>
                <w:rFonts w:eastAsia="Times New Roman" w:cstheme="minorHAnsi"/>
                <w:color w:val="FF0000"/>
              </w:rPr>
            </w:rPrChange>
          </w:rPr>
          <w:t>the total contig length were removed</w:t>
        </w:r>
      </w:ins>
      <w:ins w:id="482" w:author="Maxim Warwick Dus Adams" w:date="2025-01-15T16:45:00Z">
        <w:r w:rsidR="00E77C4F" w:rsidRPr="001E1D48">
          <w:rPr>
            <w:rFonts w:ascii="Aptos" w:eastAsia="Times New Roman" w:hAnsi="Aptos" w:cstheme="minorHAnsi"/>
            <w:color w:val="FF0000"/>
            <w:rPrChange w:id="483" w:author="Nathan Lo" w:date="2025-09-11T14:12:00Z">
              <w:rPr>
                <w:rFonts w:eastAsia="Times New Roman" w:cstheme="minorHAnsi"/>
                <w:color w:val="FF0000"/>
              </w:rPr>
            </w:rPrChange>
          </w:rPr>
          <w:t>.</w:t>
        </w:r>
      </w:ins>
      <w:ins w:id="484" w:author="Maxim Warwick Dus Adams" w:date="2025-01-15T16:56:00Z">
        <w:r w:rsidR="00D94B32" w:rsidRPr="001E1D48">
          <w:rPr>
            <w:rFonts w:ascii="Aptos" w:eastAsia="Times New Roman" w:hAnsi="Aptos" w:cstheme="minorHAnsi"/>
            <w:color w:val="FF0000"/>
            <w:rPrChange w:id="485" w:author="Nathan Lo" w:date="2025-09-11T14:12:00Z">
              <w:rPr>
                <w:rFonts w:eastAsia="Times New Roman" w:cstheme="minorHAnsi"/>
                <w:color w:val="FF0000"/>
              </w:rPr>
            </w:rPrChange>
          </w:rPr>
          <w:t xml:space="preserve"> In addition</w:t>
        </w:r>
      </w:ins>
      <w:ins w:id="486" w:author="Maxim Warwick Dus Adams" w:date="2025-01-15T16:58:00Z">
        <w:r w:rsidR="00D94B32" w:rsidRPr="001E1D48">
          <w:rPr>
            <w:rFonts w:ascii="Aptos" w:eastAsia="Times New Roman" w:hAnsi="Aptos" w:cstheme="minorHAnsi"/>
            <w:color w:val="FF0000"/>
            <w:rPrChange w:id="487" w:author="Nathan Lo" w:date="2025-09-11T14:12:00Z">
              <w:rPr>
                <w:rFonts w:eastAsia="Times New Roman" w:cstheme="minorHAnsi"/>
                <w:color w:val="FF0000"/>
              </w:rPr>
            </w:rPrChange>
          </w:rPr>
          <w:t xml:space="preserve">, we conservatively removed any contigs with </w:t>
        </w:r>
      </w:ins>
      <w:ins w:id="488" w:author="Maxim Warwick Dus Adams" w:date="2025-01-15T16:59:00Z">
        <w:r w:rsidR="00D94B32" w:rsidRPr="001E1D48">
          <w:rPr>
            <w:rFonts w:ascii="Aptos" w:eastAsia="Times New Roman" w:hAnsi="Aptos" w:cstheme="minorHAnsi"/>
            <w:color w:val="FF0000"/>
            <w:rPrChange w:id="489" w:author="Nathan Lo" w:date="2025-09-11T14:12:00Z">
              <w:rPr>
                <w:rFonts w:eastAsia="Times New Roman" w:cstheme="minorHAnsi"/>
                <w:color w:val="FF0000"/>
              </w:rPr>
            </w:rPrChange>
          </w:rPr>
          <w:t xml:space="preserve">putative HGT inserts above 10,000 bp in length (which were found to be significant outliers based on the length distributions of all putative inserts in our dataset). </w:t>
        </w:r>
      </w:ins>
      <w:del w:id="490" w:author="Maxim Warwick Dus Adams" w:date="2025-01-15T16:41:00Z">
        <w:r w:rsidR="00F2154B" w:rsidRPr="001E1D48" w:rsidDel="00E77C4F">
          <w:rPr>
            <w:rFonts w:ascii="Aptos" w:eastAsia="Times New Roman" w:hAnsi="Aptos" w:cstheme="minorHAnsi"/>
            <w:color w:val="000000" w:themeColor="text1"/>
            <w:rPrChange w:id="491" w:author="Nathan Lo" w:date="2025-09-11T14:12:00Z">
              <w:rPr>
                <w:rFonts w:eastAsia="Times New Roman" w:cstheme="minorHAnsi"/>
                <w:color w:val="000000" w:themeColor="text1"/>
              </w:rPr>
            </w:rPrChange>
          </w:rPr>
          <w:delText xml:space="preserve"> </w:delText>
        </w:r>
        <w:r w:rsidR="00F2154B" w:rsidRPr="001E1D48" w:rsidDel="00E77C4F">
          <w:rPr>
            <w:rFonts w:ascii="Aptos" w:eastAsia="Times New Roman" w:hAnsi="Aptos" w:cstheme="minorHAnsi"/>
            <w:color w:val="FF0000"/>
            <w:rPrChange w:id="492" w:author="Nathan Lo" w:date="2025-09-11T14:12:00Z">
              <w:rPr>
                <w:rFonts w:eastAsia="Times New Roman" w:cstheme="minorHAnsi"/>
                <w:color w:val="FF0000"/>
              </w:rPr>
            </w:rPrChange>
          </w:rPr>
          <w:delText xml:space="preserve">[Maxim to expand on this, as thresholds are currently being modified.] </w:delText>
        </w:r>
      </w:del>
      <w:r w:rsidR="00F2154B" w:rsidRPr="001E1D48">
        <w:rPr>
          <w:rFonts w:ascii="Aptos" w:eastAsia="Times New Roman" w:hAnsi="Aptos" w:cstheme="minorHAnsi"/>
          <w:color w:val="000000" w:themeColor="text1"/>
          <w:rPrChange w:id="493" w:author="Nathan Lo" w:date="2025-09-11T14:12:00Z">
            <w:rPr>
              <w:rFonts w:eastAsia="Times New Roman" w:cstheme="minorHAnsi"/>
              <w:color w:val="000000" w:themeColor="text1"/>
            </w:rPr>
          </w:rPrChange>
        </w:rPr>
        <w:t xml:space="preserve">Second, inserts that were part of false assembly duplications were identified and removed. </w:t>
      </w:r>
      <w:ins w:id="494" w:author="Microsoft Office User" w:date="2025-09-28T11:08:00Z">
        <w:r w:rsidR="007C26CF">
          <w:rPr>
            <w:rFonts w:ascii="Aptos" w:eastAsia="Times New Roman" w:hAnsi="Aptos" w:cstheme="minorHAnsi"/>
            <w:color w:val="000000" w:themeColor="text1"/>
          </w:rPr>
          <w:t xml:space="preserve">To identify these potential false duplicate inserts, </w:t>
        </w:r>
      </w:ins>
      <w:del w:id="495" w:author="Microsoft Office User" w:date="2025-09-28T11:08:00Z">
        <w:r w:rsidR="00F2154B" w:rsidRPr="001E1D48" w:rsidDel="007C26CF">
          <w:rPr>
            <w:rFonts w:ascii="Aptos" w:eastAsia="Times New Roman" w:hAnsi="Aptos" w:cstheme="minorHAnsi"/>
            <w:color w:val="000000" w:themeColor="text1"/>
            <w:rPrChange w:id="496" w:author="Nathan Lo" w:date="2025-09-11T14:12:00Z">
              <w:rPr>
                <w:rFonts w:eastAsia="Times New Roman" w:cstheme="minorHAnsi"/>
                <w:color w:val="000000" w:themeColor="text1"/>
              </w:rPr>
            </w:rPrChange>
          </w:rPr>
          <w:delText>I</w:delText>
        </w:r>
      </w:del>
      <w:ins w:id="497" w:author="Microsoft Office User" w:date="2025-09-28T11:08:00Z">
        <w:r w:rsidR="007C26CF">
          <w:rPr>
            <w:rFonts w:ascii="Aptos" w:eastAsia="Times New Roman" w:hAnsi="Aptos" w:cstheme="minorHAnsi"/>
            <w:color w:val="000000" w:themeColor="text1"/>
          </w:rPr>
          <w:t>the i</w:t>
        </w:r>
      </w:ins>
      <w:r w:rsidR="00F2154B" w:rsidRPr="001E1D48">
        <w:rPr>
          <w:rFonts w:ascii="Aptos" w:eastAsia="Times New Roman" w:hAnsi="Aptos" w:cstheme="minorHAnsi"/>
          <w:color w:val="000000" w:themeColor="text1"/>
          <w:rPrChange w:id="498" w:author="Nathan Lo" w:date="2025-09-11T14:12:00Z">
            <w:rPr>
              <w:rFonts w:eastAsia="Times New Roman" w:cstheme="minorHAnsi"/>
              <w:color w:val="000000" w:themeColor="text1"/>
            </w:rPr>
          </w:rPrChange>
        </w:rPr>
        <w:t xml:space="preserve">nserts </w:t>
      </w:r>
      <w:ins w:id="499" w:author="Microsoft Office User" w:date="2025-09-28T11:08:00Z">
        <w:r w:rsidR="007C26CF">
          <w:rPr>
            <w:rFonts w:ascii="Aptos" w:eastAsia="Times New Roman" w:hAnsi="Aptos" w:cstheme="minorHAnsi"/>
            <w:color w:val="000000" w:themeColor="text1"/>
          </w:rPr>
          <w:t xml:space="preserve">regions </w:t>
        </w:r>
      </w:ins>
      <w:r w:rsidR="00F2154B" w:rsidRPr="001E1D48">
        <w:rPr>
          <w:rFonts w:ascii="Aptos" w:eastAsia="Times New Roman" w:hAnsi="Aptos" w:cstheme="minorHAnsi"/>
          <w:color w:val="000000" w:themeColor="text1"/>
          <w:rPrChange w:id="500" w:author="Nathan Lo" w:date="2025-09-11T14:12:00Z">
            <w:rPr>
              <w:rFonts w:eastAsia="Times New Roman" w:cstheme="minorHAnsi"/>
              <w:color w:val="000000" w:themeColor="text1"/>
            </w:rPr>
          </w:rPrChange>
        </w:rPr>
        <w:t xml:space="preserve">were extracted from the genomes with 300 bp of flanking sequence using </w:t>
      </w:r>
      <w:proofErr w:type="spellStart"/>
      <w:r w:rsidR="00F2154B" w:rsidRPr="001E1D48">
        <w:rPr>
          <w:rFonts w:ascii="Aptos" w:eastAsia="Times New Roman" w:hAnsi="Aptos" w:cstheme="minorHAnsi"/>
          <w:color w:val="000000" w:themeColor="text1"/>
          <w:rPrChange w:id="501" w:author="Nathan Lo" w:date="2025-09-11T14:12:00Z">
            <w:rPr>
              <w:rFonts w:eastAsia="Times New Roman" w:cstheme="minorHAnsi"/>
              <w:color w:val="000000" w:themeColor="text1"/>
            </w:rPr>
          </w:rPrChange>
        </w:rPr>
        <w:t>bedtools</w:t>
      </w:r>
      <w:proofErr w:type="spellEnd"/>
      <w:r w:rsidR="00F2154B" w:rsidRPr="001E1D48">
        <w:rPr>
          <w:rFonts w:ascii="Aptos" w:eastAsia="Times New Roman" w:hAnsi="Aptos" w:cstheme="minorHAnsi"/>
          <w:color w:val="000000" w:themeColor="text1"/>
          <w:rPrChange w:id="502" w:author="Nathan Lo" w:date="2025-09-11T14:12:00Z">
            <w:rPr>
              <w:rFonts w:eastAsia="Times New Roman" w:cstheme="minorHAnsi"/>
              <w:color w:val="000000" w:themeColor="text1"/>
            </w:rPr>
          </w:rPrChange>
        </w:rPr>
        <w:t xml:space="preserve">, then </w:t>
      </w:r>
      <w:proofErr w:type="spellStart"/>
      <w:r w:rsidR="00F2154B" w:rsidRPr="001E1D48">
        <w:rPr>
          <w:rFonts w:ascii="Aptos" w:eastAsia="Times New Roman" w:hAnsi="Aptos" w:cstheme="minorHAnsi"/>
          <w:color w:val="000000" w:themeColor="text1"/>
          <w:rPrChange w:id="503" w:author="Nathan Lo" w:date="2025-09-11T14:12:00Z">
            <w:rPr>
              <w:rFonts w:eastAsia="Times New Roman" w:cstheme="minorHAnsi"/>
              <w:color w:val="000000" w:themeColor="text1"/>
            </w:rPr>
          </w:rPrChange>
        </w:rPr>
        <w:t>BLASTed</w:t>
      </w:r>
      <w:proofErr w:type="spellEnd"/>
      <w:r w:rsidR="00F2154B" w:rsidRPr="001E1D48">
        <w:rPr>
          <w:rFonts w:ascii="Aptos" w:eastAsia="Times New Roman" w:hAnsi="Aptos" w:cstheme="minorHAnsi"/>
          <w:color w:val="000000" w:themeColor="text1"/>
          <w:rPrChange w:id="504" w:author="Nathan Lo" w:date="2025-09-11T14:12:00Z">
            <w:rPr>
              <w:rFonts w:eastAsia="Times New Roman" w:cstheme="minorHAnsi"/>
              <w:color w:val="000000" w:themeColor="text1"/>
            </w:rPr>
          </w:rPrChange>
        </w:rPr>
        <w:t xml:space="preserve"> against all of the other inserts (with flanking) within the same genome </w:t>
      </w:r>
      <w:r w:rsidR="00317779" w:rsidRPr="001E1D48">
        <w:rPr>
          <w:rFonts w:ascii="Aptos" w:eastAsia="Times New Roman" w:hAnsi="Aptos" w:cstheme="minorHAnsi"/>
          <w:color w:val="000000" w:themeColor="text1"/>
          <w:rPrChange w:id="505" w:author="Nathan Lo" w:date="2025-09-11T14:12:00Z">
            <w:rPr>
              <w:rFonts w:eastAsia="Times New Roman" w:cstheme="minorHAnsi"/>
              <w:color w:val="000000" w:themeColor="text1"/>
            </w:rPr>
          </w:rPrChange>
        </w:rPr>
        <w:t xml:space="preserve">using </w:t>
      </w:r>
      <w:proofErr w:type="spellStart"/>
      <w:r w:rsidR="00317779" w:rsidRPr="001E1D48">
        <w:rPr>
          <w:rFonts w:ascii="Aptos" w:eastAsia="Times New Roman" w:hAnsi="Aptos" w:cstheme="minorHAnsi"/>
          <w:color w:val="000000" w:themeColor="text1"/>
          <w:rPrChange w:id="506" w:author="Nathan Lo" w:date="2025-09-11T14:12:00Z">
            <w:rPr>
              <w:rFonts w:eastAsia="Times New Roman" w:cstheme="minorHAnsi"/>
              <w:color w:val="000000" w:themeColor="text1"/>
            </w:rPr>
          </w:rPrChange>
        </w:rPr>
        <w:t>blastn</w:t>
      </w:r>
      <w:proofErr w:type="spellEnd"/>
      <w:r w:rsidR="00317779" w:rsidRPr="001E1D48">
        <w:rPr>
          <w:rFonts w:ascii="Aptos" w:eastAsia="Times New Roman" w:hAnsi="Aptos" w:cstheme="minorHAnsi"/>
          <w:color w:val="000000" w:themeColor="text1"/>
          <w:rPrChange w:id="507" w:author="Nathan Lo" w:date="2025-09-11T14:12:00Z">
            <w:rPr>
              <w:rFonts w:eastAsia="Times New Roman" w:cstheme="minorHAnsi"/>
              <w:color w:val="000000" w:themeColor="text1"/>
            </w:rPr>
          </w:rPrChange>
        </w:rPr>
        <w:t xml:space="preserve"> v2.2.3. Inserts were considered false duplicates and removed if the resultant sequence identity was &gt;90% (alternative threshold &gt;95%), and query coverage was &gt;90% (alternative threshold &gt;95%).</w:t>
      </w:r>
      <w:r w:rsidR="00D61AED" w:rsidRPr="001E1D48">
        <w:rPr>
          <w:rFonts w:ascii="Aptos" w:eastAsia="Times New Roman" w:hAnsi="Aptos" w:cstheme="minorHAnsi"/>
          <w:color w:val="000000" w:themeColor="text1"/>
          <w:rPrChange w:id="508" w:author="Nathan Lo" w:date="2025-09-11T14:12:00Z">
            <w:rPr>
              <w:rFonts w:eastAsia="Times New Roman" w:cstheme="minorHAnsi"/>
              <w:color w:val="000000" w:themeColor="text1"/>
            </w:rPr>
          </w:rPrChange>
        </w:rPr>
        <w:t xml:space="preserve"> Third, highly repetitive low</w:t>
      </w:r>
      <w:ins w:id="509" w:author="Microsoft Office User" w:date="2025-09-28T11:09:00Z">
        <w:r w:rsidR="007C26CF">
          <w:rPr>
            <w:rFonts w:ascii="Aptos" w:eastAsia="Times New Roman" w:hAnsi="Aptos" w:cstheme="minorHAnsi"/>
            <w:color w:val="000000" w:themeColor="text1"/>
          </w:rPr>
          <w:t>-</w:t>
        </w:r>
      </w:ins>
      <w:del w:id="510" w:author="Microsoft Office User" w:date="2025-09-28T11:09:00Z">
        <w:r w:rsidR="00D61AED" w:rsidRPr="001E1D48" w:rsidDel="007C26CF">
          <w:rPr>
            <w:rFonts w:ascii="Aptos" w:eastAsia="Times New Roman" w:hAnsi="Aptos" w:cstheme="minorHAnsi"/>
            <w:color w:val="000000" w:themeColor="text1"/>
            <w:rPrChange w:id="511" w:author="Nathan Lo" w:date="2025-09-11T14:12:00Z">
              <w:rPr>
                <w:rFonts w:eastAsia="Times New Roman" w:cstheme="minorHAnsi"/>
                <w:color w:val="000000" w:themeColor="text1"/>
              </w:rPr>
            </w:rPrChange>
          </w:rPr>
          <w:delText xml:space="preserve"> </w:delText>
        </w:r>
      </w:del>
      <w:r w:rsidR="00D61AED" w:rsidRPr="001E1D48">
        <w:rPr>
          <w:rFonts w:ascii="Aptos" w:eastAsia="Times New Roman" w:hAnsi="Aptos" w:cstheme="minorHAnsi"/>
          <w:color w:val="000000" w:themeColor="text1"/>
          <w:rPrChange w:id="512" w:author="Nathan Lo" w:date="2025-09-11T14:12:00Z">
            <w:rPr>
              <w:rFonts w:eastAsia="Times New Roman" w:cstheme="minorHAnsi"/>
              <w:color w:val="000000" w:themeColor="text1"/>
            </w:rPr>
          </w:rPrChange>
        </w:rPr>
        <w:t>complexity</w:t>
      </w:r>
      <w:ins w:id="513" w:author="Maxim Warwick Dus Adams" w:date="2025-01-15T16:33:00Z">
        <w:r w:rsidR="00E33ACE" w:rsidRPr="001E1D48">
          <w:rPr>
            <w:rFonts w:ascii="Aptos" w:eastAsia="Times New Roman" w:hAnsi="Aptos" w:cstheme="minorHAnsi"/>
            <w:color w:val="000000" w:themeColor="text1"/>
            <w:rPrChange w:id="514" w:author="Nathan Lo" w:date="2025-09-11T14:12:00Z">
              <w:rPr>
                <w:rFonts w:eastAsia="Times New Roman" w:cstheme="minorHAnsi"/>
                <w:color w:val="000000" w:themeColor="text1"/>
              </w:rPr>
            </w:rPrChange>
          </w:rPr>
          <w:t xml:space="preserve"> (“low</w:t>
        </w:r>
      </w:ins>
      <w:ins w:id="515" w:author="Maxim Warwick Dus Adams" w:date="2025-01-15T16:38:00Z">
        <w:r w:rsidR="00E33ACE" w:rsidRPr="001E1D48">
          <w:rPr>
            <w:rFonts w:ascii="Aptos" w:eastAsia="Times New Roman" w:hAnsi="Aptos" w:cstheme="minorHAnsi"/>
            <w:color w:val="000000" w:themeColor="text1"/>
            <w:rPrChange w:id="516" w:author="Nathan Lo" w:date="2025-09-11T14:12:00Z">
              <w:rPr>
                <w:rFonts w:eastAsia="Times New Roman" w:cstheme="minorHAnsi"/>
                <w:color w:val="000000" w:themeColor="text1"/>
              </w:rPr>
            </w:rPrChange>
          </w:rPr>
          <w:t>-</w:t>
        </w:r>
      </w:ins>
      <w:ins w:id="517" w:author="Maxim Warwick Dus Adams" w:date="2025-01-15T16:33:00Z">
        <w:r w:rsidR="00E33ACE" w:rsidRPr="001E1D48">
          <w:rPr>
            <w:rFonts w:ascii="Aptos" w:eastAsia="Times New Roman" w:hAnsi="Aptos" w:cstheme="minorHAnsi"/>
            <w:color w:val="000000" w:themeColor="text1"/>
            <w:rPrChange w:id="518" w:author="Nathan Lo" w:date="2025-09-11T14:12:00Z">
              <w:rPr>
                <w:rFonts w:eastAsia="Times New Roman" w:cstheme="minorHAnsi"/>
                <w:color w:val="000000" w:themeColor="text1"/>
              </w:rPr>
            </w:rPrChange>
          </w:rPr>
          <w:t>entropy”</w:t>
        </w:r>
      </w:ins>
      <w:ins w:id="519" w:author="Maxim Warwick Dus Adams" w:date="2025-01-15T16:34:00Z">
        <w:r w:rsidR="00E33ACE" w:rsidRPr="001E1D48">
          <w:rPr>
            <w:rFonts w:ascii="Aptos" w:eastAsia="Times New Roman" w:hAnsi="Aptos" w:cstheme="minorHAnsi"/>
            <w:color w:val="000000" w:themeColor="text1"/>
            <w:rPrChange w:id="520" w:author="Nathan Lo" w:date="2025-09-11T14:12:00Z">
              <w:rPr>
                <w:rFonts w:eastAsia="Times New Roman" w:cstheme="minorHAnsi"/>
                <w:color w:val="000000" w:themeColor="text1"/>
              </w:rPr>
            </w:rPrChange>
          </w:rPr>
          <w:t>)</w:t>
        </w:r>
      </w:ins>
      <w:del w:id="521" w:author="Maxim Warwick Dus Adams" w:date="2025-01-15T16:33:00Z">
        <w:r w:rsidR="00E33ACE" w:rsidRPr="001E1D48" w:rsidDel="00E33ACE">
          <w:rPr>
            <w:rFonts w:ascii="Aptos" w:eastAsia="Times New Roman" w:hAnsi="Aptos" w:cstheme="minorHAnsi"/>
            <w:color w:val="000000" w:themeColor="text1"/>
            <w:rPrChange w:id="522" w:author="Nathan Lo" w:date="2025-09-11T14:12:00Z">
              <w:rPr>
                <w:rFonts w:eastAsia="Times New Roman" w:cstheme="minorHAnsi"/>
                <w:color w:val="000000" w:themeColor="text1"/>
              </w:rPr>
            </w:rPrChange>
          </w:rPr>
          <w:delText xml:space="preserve"> ("</w:delText>
        </w:r>
      </w:del>
      <w:r w:rsidR="00D61AED" w:rsidRPr="001E1D48">
        <w:rPr>
          <w:rFonts w:ascii="Aptos" w:eastAsia="Times New Roman" w:hAnsi="Aptos" w:cstheme="minorHAnsi"/>
          <w:color w:val="000000" w:themeColor="text1"/>
          <w:rPrChange w:id="523" w:author="Nathan Lo" w:date="2025-09-11T14:12:00Z">
            <w:rPr>
              <w:rFonts w:eastAsia="Times New Roman" w:cstheme="minorHAnsi"/>
              <w:color w:val="000000" w:themeColor="text1"/>
            </w:rPr>
          </w:rPrChange>
        </w:rPr>
        <w:t xml:space="preserve"> sequences were </w:t>
      </w:r>
      <w:ins w:id="524" w:author="Microsoft Office User" w:date="2025-09-28T11:09:00Z">
        <w:r w:rsidR="007C26CF">
          <w:rPr>
            <w:rFonts w:ascii="Aptos" w:eastAsia="Times New Roman" w:hAnsi="Aptos" w:cstheme="minorHAnsi"/>
            <w:color w:val="000000" w:themeColor="text1"/>
          </w:rPr>
          <w:t xml:space="preserve">identified </w:t>
        </w:r>
      </w:ins>
      <w:del w:id="525" w:author="Microsoft Office User" w:date="2025-09-28T11:10:00Z">
        <w:r w:rsidR="00D61AED" w:rsidRPr="001E1D48" w:rsidDel="007C26CF">
          <w:rPr>
            <w:rFonts w:ascii="Aptos" w:eastAsia="Times New Roman" w:hAnsi="Aptos" w:cstheme="minorHAnsi"/>
            <w:color w:val="000000" w:themeColor="text1"/>
            <w:rPrChange w:id="526" w:author="Nathan Lo" w:date="2025-09-11T14:12:00Z">
              <w:rPr>
                <w:rFonts w:eastAsia="Times New Roman" w:cstheme="minorHAnsi"/>
                <w:color w:val="000000" w:themeColor="text1"/>
              </w:rPr>
            </w:rPrChange>
          </w:rPr>
          <w:delText xml:space="preserve">removed. </w:delText>
        </w:r>
        <w:r w:rsidR="00E33ACE" w:rsidRPr="001E1D48" w:rsidDel="007C26CF">
          <w:rPr>
            <w:rFonts w:ascii="Aptos" w:eastAsia="Times New Roman" w:hAnsi="Aptos" w:cstheme="minorHAnsi"/>
            <w:color w:val="FF0000"/>
            <w:rPrChange w:id="527" w:author="Nathan Lo" w:date="2025-09-11T14:12:00Z">
              <w:rPr>
                <w:rFonts w:eastAsia="Times New Roman" w:cstheme="minorHAnsi"/>
                <w:color w:val="FF0000"/>
              </w:rPr>
            </w:rPrChange>
          </w:rPr>
          <w:delText>We identified these</w:delText>
        </w:r>
      </w:del>
      <w:ins w:id="528" w:author="Maxim Warwick Dus Adams" w:date="2025-01-15T16:34:00Z">
        <w:del w:id="529" w:author="Microsoft Office User" w:date="2025-09-28T11:10:00Z">
          <w:r w:rsidR="00E33ACE" w:rsidRPr="001E1D48" w:rsidDel="007C26CF">
            <w:rPr>
              <w:rFonts w:ascii="Aptos" w:eastAsia="Times New Roman" w:hAnsi="Aptos" w:cstheme="minorHAnsi"/>
              <w:color w:val="FF0000"/>
              <w:rPrChange w:id="530" w:author="Nathan Lo" w:date="2025-09-11T14:12:00Z">
                <w:rPr>
                  <w:rFonts w:eastAsia="Times New Roman" w:cstheme="minorHAnsi"/>
                  <w:color w:val="FF0000"/>
                </w:rPr>
              </w:rPrChange>
            </w:rPr>
            <w:delText>low</w:delText>
          </w:r>
        </w:del>
      </w:ins>
      <w:ins w:id="531" w:author="Maxim Warwick Dus Adams" w:date="2025-01-15T16:38:00Z">
        <w:del w:id="532" w:author="Microsoft Office User" w:date="2025-09-28T11:10:00Z">
          <w:r w:rsidR="00E33ACE" w:rsidRPr="001E1D48" w:rsidDel="007C26CF">
            <w:rPr>
              <w:rFonts w:ascii="Aptos" w:eastAsia="Times New Roman" w:hAnsi="Aptos" w:cstheme="minorHAnsi"/>
              <w:color w:val="FF0000"/>
              <w:rPrChange w:id="533" w:author="Nathan Lo" w:date="2025-09-11T14:12:00Z">
                <w:rPr>
                  <w:rFonts w:eastAsia="Times New Roman" w:cstheme="minorHAnsi"/>
                  <w:color w:val="FF0000"/>
                </w:rPr>
              </w:rPrChange>
            </w:rPr>
            <w:delText>-</w:delText>
          </w:r>
        </w:del>
      </w:ins>
      <w:ins w:id="534" w:author="Maxim Warwick Dus Adams" w:date="2025-01-15T16:34:00Z">
        <w:del w:id="535" w:author="Microsoft Office User" w:date="2025-09-28T11:10:00Z">
          <w:r w:rsidR="00E33ACE" w:rsidRPr="001E1D48" w:rsidDel="007C26CF">
            <w:rPr>
              <w:rFonts w:ascii="Aptos" w:eastAsia="Times New Roman" w:hAnsi="Aptos" w:cstheme="minorHAnsi"/>
              <w:color w:val="FF0000"/>
              <w:rPrChange w:id="536" w:author="Nathan Lo" w:date="2025-09-11T14:12:00Z">
                <w:rPr>
                  <w:rFonts w:eastAsia="Times New Roman" w:cstheme="minorHAnsi"/>
                  <w:color w:val="FF0000"/>
                </w:rPr>
              </w:rPrChange>
            </w:rPr>
            <w:delText xml:space="preserve">entropy sequences </w:delText>
          </w:r>
        </w:del>
        <w:r w:rsidR="00E33ACE" w:rsidRPr="001E1D48">
          <w:rPr>
            <w:rFonts w:ascii="Aptos" w:eastAsia="Times New Roman" w:hAnsi="Aptos" w:cstheme="minorHAnsi"/>
            <w:color w:val="FF0000"/>
            <w:rPrChange w:id="537" w:author="Nathan Lo" w:date="2025-09-11T14:12:00Z">
              <w:rPr>
                <w:rFonts w:eastAsia="Times New Roman" w:cstheme="minorHAnsi"/>
                <w:color w:val="FF0000"/>
              </w:rPr>
            </w:rPrChange>
          </w:rPr>
          <w:t>using</w:t>
        </w:r>
      </w:ins>
      <w:ins w:id="538" w:author="Maxim Warwick Dus Adams" w:date="2025-01-15T16:35:00Z">
        <w:r w:rsidR="00E33ACE" w:rsidRPr="001E1D48">
          <w:rPr>
            <w:rFonts w:ascii="Aptos" w:eastAsia="Times New Roman" w:hAnsi="Aptos" w:cstheme="minorHAnsi"/>
            <w:color w:val="FF0000"/>
            <w:rPrChange w:id="539" w:author="Nathan Lo" w:date="2025-09-11T14:12:00Z">
              <w:rPr>
                <w:rFonts w:eastAsia="Times New Roman" w:cstheme="minorHAnsi"/>
                <w:color w:val="FF0000"/>
              </w:rPr>
            </w:rPrChange>
          </w:rPr>
          <w:t xml:space="preserve"> the symmetrical DUST algorithm (</w:t>
        </w:r>
      </w:ins>
      <w:proofErr w:type="spellStart"/>
      <w:ins w:id="540" w:author="Maxim Warwick Dus Adams" w:date="2025-01-15T16:37:00Z">
        <w:r w:rsidR="00E33ACE" w:rsidRPr="001E1D48">
          <w:rPr>
            <w:rFonts w:ascii="Aptos" w:eastAsia="Times New Roman" w:hAnsi="Aptos" w:cstheme="minorHAnsi"/>
            <w:color w:val="FF0000"/>
            <w:rPrChange w:id="541" w:author="Nathan Lo" w:date="2025-09-11T14:12:00Z">
              <w:rPr>
                <w:rFonts w:eastAsia="Times New Roman" w:cstheme="minorHAnsi"/>
                <w:color w:val="FF0000"/>
              </w:rPr>
            </w:rPrChange>
          </w:rPr>
          <w:t>Morgulis</w:t>
        </w:r>
        <w:proofErr w:type="spellEnd"/>
        <w:r w:rsidR="00E33ACE" w:rsidRPr="001E1D48">
          <w:rPr>
            <w:rFonts w:ascii="Aptos" w:eastAsia="Times New Roman" w:hAnsi="Aptos" w:cstheme="minorHAnsi"/>
            <w:color w:val="FF0000"/>
            <w:rPrChange w:id="542" w:author="Nathan Lo" w:date="2025-09-11T14:12:00Z">
              <w:rPr>
                <w:rFonts w:eastAsia="Times New Roman" w:cstheme="minorHAnsi"/>
                <w:color w:val="FF0000"/>
              </w:rPr>
            </w:rPrChange>
          </w:rPr>
          <w:t xml:space="preserve"> et al</w:t>
        </w:r>
      </w:ins>
      <w:ins w:id="543" w:author="Maxim Warwick Dus Adams" w:date="2025-01-15T16:38:00Z">
        <w:r w:rsidR="00E33ACE" w:rsidRPr="001E1D48">
          <w:rPr>
            <w:rFonts w:ascii="Aptos" w:eastAsia="Times New Roman" w:hAnsi="Aptos" w:cstheme="minorHAnsi"/>
            <w:color w:val="FF0000"/>
            <w:rPrChange w:id="544" w:author="Nathan Lo" w:date="2025-09-11T14:12:00Z">
              <w:rPr>
                <w:rFonts w:eastAsia="Times New Roman" w:cstheme="minorHAnsi"/>
                <w:color w:val="FF0000"/>
              </w:rPr>
            </w:rPrChange>
          </w:rPr>
          <w:t>., 2006</w:t>
        </w:r>
      </w:ins>
      <w:ins w:id="545" w:author="Maxim Warwick Dus Adams" w:date="2025-01-15T16:35:00Z">
        <w:r w:rsidR="00E33ACE" w:rsidRPr="001E1D48">
          <w:rPr>
            <w:rFonts w:ascii="Aptos" w:eastAsia="Times New Roman" w:hAnsi="Aptos" w:cstheme="minorHAnsi"/>
            <w:color w:val="FF0000"/>
            <w:rPrChange w:id="546" w:author="Nathan Lo" w:date="2025-09-11T14:12:00Z">
              <w:rPr>
                <w:rFonts w:eastAsia="Times New Roman" w:cstheme="minorHAnsi"/>
                <w:color w:val="FF0000"/>
              </w:rPr>
            </w:rPrChange>
          </w:rPr>
          <w:t>)</w:t>
        </w:r>
      </w:ins>
      <w:ins w:id="547" w:author="Maxim Warwick Dus Adams" w:date="2025-01-15T16:43:00Z">
        <w:r w:rsidR="00E77C4F" w:rsidRPr="001E1D48">
          <w:rPr>
            <w:rFonts w:ascii="Aptos" w:eastAsia="Times New Roman" w:hAnsi="Aptos" w:cstheme="minorHAnsi"/>
            <w:color w:val="FF0000"/>
            <w:rPrChange w:id="548" w:author="Nathan Lo" w:date="2025-09-11T14:12:00Z">
              <w:rPr>
                <w:rFonts w:eastAsia="Times New Roman" w:cstheme="minorHAnsi"/>
                <w:color w:val="FF0000"/>
              </w:rPr>
            </w:rPrChange>
          </w:rPr>
          <w:t xml:space="preserve"> </w:t>
        </w:r>
      </w:ins>
      <w:ins w:id="549" w:author="Maxim Warwick Dus Adams" w:date="2025-01-15T16:35:00Z">
        <w:r w:rsidR="00E33ACE" w:rsidRPr="001E1D48">
          <w:rPr>
            <w:rFonts w:ascii="Aptos" w:eastAsia="Times New Roman" w:hAnsi="Aptos" w:cstheme="minorHAnsi"/>
            <w:color w:val="FF0000"/>
            <w:rPrChange w:id="550" w:author="Nathan Lo" w:date="2025-09-11T14:12:00Z">
              <w:rPr>
                <w:rFonts w:eastAsia="Times New Roman" w:cstheme="minorHAnsi"/>
                <w:color w:val="FF0000"/>
              </w:rPr>
            </w:rPrChange>
          </w:rPr>
          <w:t>implemented in Minimap2</w:t>
        </w:r>
      </w:ins>
      <w:ins w:id="551" w:author="Maxim Warwick Dus Adams" w:date="2025-01-15T16:36:00Z">
        <w:r w:rsidR="00E33ACE" w:rsidRPr="001E1D48">
          <w:rPr>
            <w:rFonts w:ascii="Aptos" w:eastAsia="Times New Roman" w:hAnsi="Aptos" w:cstheme="minorHAnsi"/>
            <w:color w:val="FF0000"/>
            <w:rPrChange w:id="552" w:author="Nathan Lo" w:date="2025-09-11T14:12:00Z">
              <w:rPr>
                <w:rFonts w:eastAsia="Times New Roman" w:cstheme="minorHAnsi"/>
                <w:color w:val="FF0000"/>
              </w:rPr>
            </w:rPrChange>
          </w:rPr>
          <w:t xml:space="preserve"> v.2.28 (Li, 2018, 2021)</w:t>
        </w:r>
      </w:ins>
      <w:ins w:id="553" w:author="Microsoft Office User" w:date="2025-09-28T11:10:00Z">
        <w:r w:rsidR="007C26CF">
          <w:rPr>
            <w:rFonts w:ascii="Aptos" w:eastAsia="Times New Roman" w:hAnsi="Aptos" w:cstheme="minorHAnsi"/>
            <w:color w:val="FF0000"/>
          </w:rPr>
          <w:t xml:space="preserve">, and </w:t>
        </w:r>
      </w:ins>
      <w:ins w:id="554" w:author="Maxim Warwick Dus Adams" w:date="2025-01-15T16:36:00Z">
        <w:del w:id="555" w:author="Microsoft Office User" w:date="2025-09-28T11:10:00Z">
          <w:r w:rsidR="00E33ACE" w:rsidRPr="001E1D48" w:rsidDel="007C26CF">
            <w:rPr>
              <w:rFonts w:ascii="Aptos" w:eastAsia="Times New Roman" w:hAnsi="Aptos" w:cstheme="minorHAnsi"/>
              <w:color w:val="FF0000"/>
              <w:rPrChange w:id="556" w:author="Nathan Lo" w:date="2025-09-11T14:12:00Z">
                <w:rPr>
                  <w:rFonts w:eastAsia="Times New Roman" w:cstheme="minorHAnsi"/>
                  <w:color w:val="FF0000"/>
                </w:rPr>
              </w:rPrChange>
            </w:rPr>
            <w:delText>.</w:delText>
          </w:r>
        </w:del>
      </w:ins>
      <w:ins w:id="557" w:author="Maxim Warwick Dus Adams" w:date="2025-01-15T16:38:00Z">
        <w:del w:id="558" w:author="Microsoft Office User" w:date="2025-09-28T11:10:00Z">
          <w:r w:rsidR="00E33ACE" w:rsidRPr="001E1D48" w:rsidDel="007C26CF">
            <w:rPr>
              <w:rFonts w:ascii="Aptos" w:eastAsia="Times New Roman" w:hAnsi="Aptos" w:cstheme="minorHAnsi"/>
              <w:color w:val="FF0000"/>
              <w:rPrChange w:id="559" w:author="Nathan Lo" w:date="2025-09-11T14:12:00Z">
                <w:rPr>
                  <w:rFonts w:eastAsia="Times New Roman" w:cstheme="minorHAnsi"/>
                  <w:color w:val="FF0000"/>
                </w:rPr>
              </w:rPrChange>
            </w:rPr>
            <w:delText xml:space="preserve"> A</w:delText>
          </w:r>
        </w:del>
      </w:ins>
      <w:ins w:id="560" w:author="Microsoft Office User" w:date="2025-09-28T11:10:00Z">
        <w:r w:rsidR="007C26CF">
          <w:rPr>
            <w:rFonts w:ascii="Aptos" w:eastAsia="Times New Roman" w:hAnsi="Aptos" w:cstheme="minorHAnsi"/>
            <w:color w:val="FF0000"/>
          </w:rPr>
          <w:t>a</w:t>
        </w:r>
      </w:ins>
      <w:ins w:id="561" w:author="Maxim Warwick Dus Adams" w:date="2025-01-15T16:38:00Z">
        <w:r w:rsidR="00E33ACE" w:rsidRPr="001E1D48">
          <w:rPr>
            <w:rFonts w:ascii="Aptos" w:eastAsia="Times New Roman" w:hAnsi="Aptos" w:cstheme="minorHAnsi"/>
            <w:color w:val="FF0000"/>
            <w:rPrChange w:id="562" w:author="Nathan Lo" w:date="2025-09-11T14:12:00Z">
              <w:rPr>
                <w:rFonts w:eastAsia="Times New Roman" w:cstheme="minorHAnsi"/>
                <w:color w:val="FF0000"/>
              </w:rPr>
            </w:rPrChange>
          </w:rPr>
          <w:t>ny inserts with</w:t>
        </w:r>
      </w:ins>
      <w:ins w:id="563" w:author="Maxim Warwick Dus Adams" w:date="2025-01-15T16:39:00Z">
        <w:r w:rsidR="00E33ACE" w:rsidRPr="001E1D48">
          <w:rPr>
            <w:rFonts w:ascii="Aptos" w:eastAsia="Times New Roman" w:hAnsi="Aptos" w:cstheme="minorHAnsi"/>
            <w:color w:val="FF0000"/>
            <w:rPrChange w:id="564" w:author="Nathan Lo" w:date="2025-09-11T14:12:00Z">
              <w:rPr>
                <w:rFonts w:eastAsia="Times New Roman" w:cstheme="minorHAnsi"/>
                <w:color w:val="FF0000"/>
              </w:rPr>
            </w:rPrChange>
          </w:rPr>
          <w:t xml:space="preserve"> contiguous,</w:t>
        </w:r>
      </w:ins>
      <w:ins w:id="565" w:author="Maxim Warwick Dus Adams" w:date="2025-01-15T16:38:00Z">
        <w:r w:rsidR="00E33ACE" w:rsidRPr="001E1D48">
          <w:rPr>
            <w:rFonts w:ascii="Aptos" w:eastAsia="Times New Roman" w:hAnsi="Aptos" w:cstheme="minorHAnsi"/>
            <w:color w:val="FF0000"/>
            <w:rPrChange w:id="566" w:author="Nathan Lo" w:date="2025-09-11T14:12:00Z">
              <w:rPr>
                <w:rFonts w:eastAsia="Times New Roman" w:cstheme="minorHAnsi"/>
                <w:color w:val="FF0000"/>
              </w:rPr>
            </w:rPrChange>
          </w:rPr>
          <w:t xml:space="preserve"> low-entropy regions representing </w:t>
        </w:r>
      </w:ins>
      <w:ins w:id="567" w:author="Maxim Warwick Dus Adams" w:date="2025-01-15T16:39:00Z">
        <w:r w:rsidR="00E33ACE" w:rsidRPr="001E1D48">
          <w:rPr>
            <w:rFonts w:ascii="Aptos" w:eastAsia="Times New Roman" w:hAnsi="Aptos" w:cstheme="minorHAnsi"/>
            <w:color w:val="FF0000"/>
            <w:rPrChange w:id="568" w:author="Nathan Lo" w:date="2025-09-11T14:12:00Z">
              <w:rPr>
                <w:rFonts w:eastAsia="Times New Roman" w:cstheme="minorHAnsi"/>
                <w:color w:val="FF0000"/>
              </w:rPr>
            </w:rPrChange>
          </w:rPr>
          <w:t>≥ 50% of the total insert length were removed.</w:t>
        </w:r>
      </w:ins>
    </w:p>
    <w:p w14:paraId="259066C1" w14:textId="77777777" w:rsidR="00317779" w:rsidRPr="001E1D48" w:rsidRDefault="00317779" w:rsidP="00790F30">
      <w:pPr>
        <w:jc w:val="both"/>
        <w:rPr>
          <w:rFonts w:ascii="Aptos" w:eastAsia="Times New Roman" w:hAnsi="Aptos" w:cstheme="minorHAnsi"/>
          <w:color w:val="000000" w:themeColor="text1"/>
          <w:rPrChange w:id="569" w:author="Nathan Lo" w:date="2025-09-11T14:12:00Z">
            <w:rPr>
              <w:rFonts w:eastAsia="Times New Roman" w:cstheme="minorHAnsi"/>
              <w:color w:val="000000" w:themeColor="text1"/>
            </w:rPr>
          </w:rPrChange>
        </w:rPr>
      </w:pPr>
    </w:p>
    <w:p w14:paraId="153459E9" w14:textId="2446A113" w:rsidR="00F2154B" w:rsidRPr="001E1D48" w:rsidRDefault="00F2154B" w:rsidP="00790F30">
      <w:pPr>
        <w:jc w:val="both"/>
        <w:rPr>
          <w:rFonts w:ascii="Aptos" w:eastAsia="Times New Roman" w:hAnsi="Aptos" w:cstheme="minorHAnsi"/>
          <w:color w:val="FF0000"/>
          <w:rPrChange w:id="570" w:author="Nathan Lo" w:date="2025-09-11T14:12:00Z">
            <w:rPr>
              <w:rFonts w:eastAsia="Times New Roman" w:cstheme="minorHAnsi"/>
              <w:color w:val="FF0000"/>
            </w:rPr>
          </w:rPrChange>
        </w:rPr>
      </w:pPr>
      <w:commentRangeStart w:id="571"/>
      <w:r w:rsidRPr="001E1D48">
        <w:rPr>
          <w:rFonts w:ascii="Aptos" w:eastAsia="Times New Roman" w:hAnsi="Aptos" w:cstheme="minorHAnsi"/>
          <w:color w:val="000000" w:themeColor="text1"/>
          <w:rPrChange w:id="572" w:author="Nathan Lo" w:date="2025-09-11T14:12:00Z">
            <w:rPr>
              <w:rFonts w:eastAsia="Times New Roman" w:cstheme="minorHAnsi"/>
              <w:color w:val="000000" w:themeColor="text1"/>
            </w:rPr>
          </w:rPrChange>
        </w:rPr>
        <w:t xml:space="preserve">To identify duplicates, each insert </w:t>
      </w:r>
      <w:ins w:id="573" w:author="Nathan Lo" w:date="2025-01-21T16:18:00Z">
        <w:r w:rsidR="00A07AD1" w:rsidRPr="001E1D48">
          <w:rPr>
            <w:rFonts w:ascii="Aptos" w:eastAsia="Times New Roman" w:hAnsi="Aptos" w:cstheme="minorHAnsi"/>
            <w:color w:val="000000" w:themeColor="text1"/>
            <w:rPrChange w:id="574" w:author="Nathan Lo" w:date="2025-09-11T14:12:00Z">
              <w:rPr>
                <w:rFonts w:eastAsia="Times New Roman" w:cstheme="minorHAnsi"/>
                <w:color w:val="000000" w:themeColor="text1"/>
              </w:rPr>
            </w:rPrChange>
          </w:rPr>
          <w:t>was</w:t>
        </w:r>
      </w:ins>
      <w:del w:id="575" w:author="Nathan Lo" w:date="2025-01-21T16:18:00Z">
        <w:r w:rsidRPr="001E1D48" w:rsidDel="00A07AD1">
          <w:rPr>
            <w:rFonts w:ascii="Aptos" w:eastAsia="Times New Roman" w:hAnsi="Aptos" w:cstheme="minorHAnsi"/>
            <w:color w:val="000000" w:themeColor="text1"/>
            <w:rPrChange w:id="576" w:author="Nathan Lo" w:date="2025-09-11T14:12:00Z">
              <w:rPr>
                <w:rFonts w:eastAsia="Times New Roman" w:cstheme="minorHAnsi"/>
                <w:color w:val="000000" w:themeColor="text1"/>
              </w:rPr>
            </w:rPrChange>
          </w:rPr>
          <w:delText>is</w:delText>
        </w:r>
      </w:del>
      <w:r w:rsidRPr="001E1D48">
        <w:rPr>
          <w:rFonts w:ascii="Aptos" w:eastAsia="Times New Roman" w:hAnsi="Aptos" w:cstheme="minorHAnsi"/>
          <w:color w:val="000000" w:themeColor="text1"/>
          <w:rPrChange w:id="577" w:author="Nathan Lo" w:date="2025-09-11T14:12:00Z">
            <w:rPr>
              <w:rFonts w:eastAsia="Times New Roman" w:cstheme="minorHAnsi"/>
              <w:color w:val="000000" w:themeColor="text1"/>
            </w:rPr>
          </w:rPrChange>
        </w:rPr>
        <w:t xml:space="preserve"> extracted with </w:t>
      </w:r>
      <w:del w:id="578" w:author="Nathan Lo" w:date="2025-01-21T16:18:00Z">
        <w:r w:rsidRPr="001E1D48" w:rsidDel="00A07AD1">
          <w:rPr>
            <w:rFonts w:ascii="Aptos" w:eastAsia="Times New Roman" w:hAnsi="Aptos" w:cstheme="minorHAnsi"/>
            <w:color w:val="FF0000"/>
            <w:highlight w:val="yellow"/>
            <w:rPrChange w:id="579" w:author="Nathan Lo" w:date="2025-09-11T14:12:00Z">
              <w:rPr>
                <w:rFonts w:eastAsia="Times New Roman" w:cstheme="minorHAnsi"/>
                <w:color w:val="000000" w:themeColor="text1"/>
              </w:rPr>
            </w:rPrChange>
          </w:rPr>
          <w:delText xml:space="preserve">some </w:delText>
        </w:r>
      </w:del>
      <w:ins w:id="580" w:author="Nathan Lo" w:date="2025-01-21T16:18:00Z">
        <w:r w:rsidR="00A07AD1" w:rsidRPr="001E1D48">
          <w:rPr>
            <w:rFonts w:ascii="Aptos" w:eastAsia="Times New Roman" w:hAnsi="Aptos" w:cstheme="minorHAnsi"/>
            <w:color w:val="FF0000"/>
            <w:highlight w:val="yellow"/>
            <w:rPrChange w:id="581" w:author="Nathan Lo" w:date="2025-09-11T14:12:00Z">
              <w:rPr>
                <w:rFonts w:eastAsia="Times New Roman" w:cstheme="minorHAnsi"/>
                <w:color w:val="000000" w:themeColor="text1"/>
              </w:rPr>
            </w:rPrChange>
          </w:rPr>
          <w:t>X</w:t>
        </w:r>
        <w:r w:rsidR="00A07AD1" w:rsidRPr="001E1D48">
          <w:rPr>
            <w:rFonts w:ascii="Aptos" w:eastAsia="Times New Roman" w:hAnsi="Aptos" w:cstheme="minorHAnsi"/>
            <w:color w:val="000000" w:themeColor="text1"/>
            <w:highlight w:val="yellow"/>
            <w:rPrChange w:id="582" w:author="Nathan Lo" w:date="2025-09-11T14:12:00Z">
              <w:rPr>
                <w:rFonts w:eastAsia="Times New Roman" w:cstheme="minorHAnsi"/>
                <w:color w:val="000000" w:themeColor="text1"/>
              </w:rPr>
            </w:rPrChange>
          </w:rPr>
          <w:t xml:space="preserve"> bp of </w:t>
        </w:r>
      </w:ins>
      <w:r w:rsidRPr="001E1D48">
        <w:rPr>
          <w:rFonts w:ascii="Aptos" w:eastAsia="Times New Roman" w:hAnsi="Aptos" w:cstheme="minorHAnsi"/>
          <w:color w:val="000000" w:themeColor="text1"/>
          <w:highlight w:val="yellow"/>
          <w:rPrChange w:id="583" w:author="Nathan Lo" w:date="2025-09-11T14:12:00Z">
            <w:rPr>
              <w:rFonts w:eastAsia="Times New Roman" w:cstheme="minorHAnsi"/>
              <w:color w:val="000000" w:themeColor="text1"/>
            </w:rPr>
          </w:rPrChange>
        </w:rPr>
        <w:t xml:space="preserve">flanking </w:t>
      </w:r>
      <w:commentRangeStart w:id="584"/>
      <w:r w:rsidRPr="001E1D48">
        <w:rPr>
          <w:rFonts w:ascii="Aptos" w:eastAsia="Times New Roman" w:hAnsi="Aptos" w:cstheme="minorHAnsi"/>
          <w:color w:val="000000" w:themeColor="text1"/>
          <w:highlight w:val="yellow"/>
          <w:rPrChange w:id="585" w:author="Nathan Lo" w:date="2025-09-11T14:12:00Z">
            <w:rPr>
              <w:rFonts w:eastAsia="Times New Roman" w:cstheme="minorHAnsi"/>
              <w:color w:val="000000" w:themeColor="text1"/>
            </w:rPr>
          </w:rPrChange>
        </w:rPr>
        <w:t>region</w:t>
      </w:r>
      <w:commentRangeEnd w:id="584"/>
      <w:r w:rsidR="00A07AD1" w:rsidRPr="001E1D48">
        <w:rPr>
          <w:rStyle w:val="CommentReference"/>
          <w:rFonts w:ascii="Aptos" w:hAnsi="Aptos"/>
          <w:rPrChange w:id="586" w:author="Nathan Lo" w:date="2025-09-11T14:12:00Z">
            <w:rPr>
              <w:rStyle w:val="CommentReference"/>
            </w:rPr>
          </w:rPrChange>
        </w:rPr>
        <w:commentReference w:id="584"/>
      </w:r>
      <w:r w:rsidRPr="001E1D48">
        <w:rPr>
          <w:rFonts w:ascii="Aptos" w:eastAsia="Times New Roman" w:hAnsi="Aptos" w:cstheme="minorHAnsi"/>
          <w:color w:val="000000" w:themeColor="text1"/>
          <w:rPrChange w:id="587" w:author="Nathan Lo" w:date="2025-09-11T14:12:00Z">
            <w:rPr>
              <w:rFonts w:eastAsia="Times New Roman" w:cstheme="minorHAnsi"/>
              <w:color w:val="000000" w:themeColor="text1"/>
            </w:rPr>
          </w:rPrChange>
        </w:rPr>
        <w:t xml:space="preserve">. It </w:t>
      </w:r>
      <w:ins w:id="588" w:author="Nathan Lo" w:date="2025-01-21T16:19:00Z">
        <w:r w:rsidR="00A07AD1" w:rsidRPr="001E1D48">
          <w:rPr>
            <w:rFonts w:ascii="Aptos" w:eastAsia="Times New Roman" w:hAnsi="Aptos" w:cstheme="minorHAnsi"/>
            <w:color w:val="000000" w:themeColor="text1"/>
            <w:rPrChange w:id="589" w:author="Nathan Lo" w:date="2025-09-11T14:12:00Z">
              <w:rPr>
                <w:rFonts w:eastAsia="Times New Roman" w:cstheme="minorHAnsi"/>
                <w:color w:val="000000" w:themeColor="text1"/>
              </w:rPr>
            </w:rPrChange>
          </w:rPr>
          <w:t>was</w:t>
        </w:r>
      </w:ins>
      <w:del w:id="590" w:author="Nathan Lo" w:date="2025-01-21T16:19:00Z">
        <w:r w:rsidRPr="001E1D48" w:rsidDel="00A07AD1">
          <w:rPr>
            <w:rFonts w:ascii="Aptos" w:eastAsia="Times New Roman" w:hAnsi="Aptos" w:cstheme="minorHAnsi"/>
            <w:color w:val="000000" w:themeColor="text1"/>
            <w:rPrChange w:id="591" w:author="Nathan Lo" w:date="2025-09-11T14:12:00Z">
              <w:rPr>
                <w:rFonts w:eastAsia="Times New Roman" w:cstheme="minorHAnsi"/>
                <w:color w:val="000000" w:themeColor="text1"/>
              </w:rPr>
            </w:rPrChange>
          </w:rPr>
          <w:delText>is</w:delText>
        </w:r>
      </w:del>
      <w:r w:rsidRPr="001E1D48">
        <w:rPr>
          <w:rFonts w:ascii="Aptos" w:eastAsia="Times New Roman" w:hAnsi="Aptos" w:cstheme="minorHAnsi"/>
          <w:color w:val="000000" w:themeColor="text1"/>
          <w:rPrChange w:id="592" w:author="Nathan Lo" w:date="2025-09-11T14:12:00Z">
            <w:rPr>
              <w:rFonts w:eastAsia="Times New Roman" w:cstheme="minorHAnsi"/>
              <w:color w:val="000000" w:themeColor="text1"/>
            </w:rPr>
          </w:rPrChange>
        </w:rPr>
        <w:t xml:space="preserve"> then </w:t>
      </w:r>
      <w:proofErr w:type="spellStart"/>
      <w:r w:rsidRPr="001E1D48">
        <w:rPr>
          <w:rFonts w:ascii="Aptos" w:eastAsia="Times New Roman" w:hAnsi="Aptos" w:cstheme="minorHAnsi"/>
          <w:color w:val="000000" w:themeColor="text1"/>
          <w:rPrChange w:id="593" w:author="Nathan Lo" w:date="2025-09-11T14:12:00Z">
            <w:rPr>
              <w:rFonts w:eastAsia="Times New Roman" w:cstheme="minorHAnsi"/>
              <w:color w:val="000000" w:themeColor="text1"/>
            </w:rPr>
          </w:rPrChange>
        </w:rPr>
        <w:t>BLASTed</w:t>
      </w:r>
      <w:proofErr w:type="spellEnd"/>
      <w:r w:rsidRPr="001E1D48">
        <w:rPr>
          <w:rFonts w:ascii="Aptos" w:eastAsia="Times New Roman" w:hAnsi="Aptos" w:cstheme="minorHAnsi"/>
          <w:color w:val="000000" w:themeColor="text1"/>
          <w:rPrChange w:id="594" w:author="Nathan Lo" w:date="2025-09-11T14:12:00Z">
            <w:rPr>
              <w:rFonts w:eastAsia="Times New Roman" w:cstheme="minorHAnsi"/>
              <w:color w:val="000000" w:themeColor="text1"/>
            </w:rPr>
          </w:rPrChange>
        </w:rPr>
        <w:t xml:space="preserve"> against all other inserts within the genome, and the top hit </w:t>
      </w:r>
      <w:del w:id="595" w:author="Nathan Lo" w:date="2025-01-21T16:19:00Z">
        <w:r w:rsidRPr="001E1D48" w:rsidDel="00CF3671">
          <w:rPr>
            <w:rFonts w:ascii="Aptos" w:eastAsia="Times New Roman" w:hAnsi="Aptos" w:cstheme="minorHAnsi"/>
            <w:color w:val="000000" w:themeColor="text1"/>
            <w:rPrChange w:id="596" w:author="Nathan Lo" w:date="2025-09-11T14:12:00Z">
              <w:rPr>
                <w:rFonts w:eastAsia="Times New Roman" w:cstheme="minorHAnsi"/>
                <w:color w:val="000000" w:themeColor="text1"/>
              </w:rPr>
            </w:rPrChange>
          </w:rPr>
          <w:delText xml:space="preserve">is </w:delText>
        </w:r>
      </w:del>
      <w:r w:rsidRPr="001E1D48">
        <w:rPr>
          <w:rFonts w:ascii="Aptos" w:eastAsia="Times New Roman" w:hAnsi="Aptos" w:cstheme="minorHAnsi"/>
          <w:color w:val="000000" w:themeColor="text1"/>
          <w:rPrChange w:id="597" w:author="Nathan Lo" w:date="2025-09-11T14:12:00Z">
            <w:rPr>
              <w:rFonts w:eastAsia="Times New Roman" w:cstheme="minorHAnsi"/>
              <w:color w:val="000000" w:themeColor="text1"/>
            </w:rPr>
          </w:rPrChange>
        </w:rPr>
        <w:t xml:space="preserve">extracted (excluding </w:t>
      </w:r>
      <w:del w:id="598" w:author="Nathan Lo" w:date="2025-01-21T16:19:00Z">
        <w:r w:rsidRPr="001E1D48" w:rsidDel="00CF3671">
          <w:rPr>
            <w:rFonts w:ascii="Aptos" w:eastAsia="Times New Roman" w:hAnsi="Aptos" w:cstheme="minorHAnsi"/>
            <w:color w:val="000000" w:themeColor="text1"/>
            <w:rPrChange w:id="599" w:author="Nathan Lo" w:date="2025-09-11T14:12:00Z">
              <w:rPr>
                <w:rFonts w:eastAsia="Times New Roman" w:cstheme="minorHAnsi"/>
                <w:color w:val="000000" w:themeColor="text1"/>
              </w:rPr>
            </w:rPrChange>
          </w:rPr>
          <w:delText xml:space="preserve">the </w:delText>
        </w:r>
      </w:del>
      <w:r w:rsidRPr="001E1D48">
        <w:rPr>
          <w:rFonts w:ascii="Aptos" w:eastAsia="Times New Roman" w:hAnsi="Aptos" w:cstheme="minorHAnsi"/>
          <w:color w:val="000000" w:themeColor="text1"/>
          <w:rPrChange w:id="600" w:author="Nathan Lo" w:date="2025-09-11T14:12:00Z">
            <w:rPr>
              <w:rFonts w:eastAsia="Times New Roman" w:cstheme="minorHAnsi"/>
              <w:color w:val="000000" w:themeColor="text1"/>
            </w:rPr>
          </w:rPrChange>
        </w:rPr>
        <w:t>hit</w:t>
      </w:r>
      <w:ins w:id="601" w:author="Nathan Lo" w:date="2025-01-21T16:19:00Z">
        <w:r w:rsidR="00CF3671" w:rsidRPr="001E1D48">
          <w:rPr>
            <w:rFonts w:ascii="Aptos" w:eastAsia="Times New Roman" w:hAnsi="Aptos" w:cstheme="minorHAnsi"/>
            <w:color w:val="000000" w:themeColor="text1"/>
            <w:rPrChange w:id="602" w:author="Nathan Lo" w:date="2025-09-11T14:12:00Z">
              <w:rPr>
                <w:rFonts w:eastAsia="Times New Roman" w:cstheme="minorHAnsi"/>
                <w:color w:val="000000" w:themeColor="text1"/>
              </w:rPr>
            </w:rPrChange>
          </w:rPr>
          <w:t>s</w:t>
        </w:r>
      </w:ins>
      <w:r w:rsidRPr="001E1D48">
        <w:rPr>
          <w:rFonts w:ascii="Aptos" w:eastAsia="Times New Roman" w:hAnsi="Aptos" w:cstheme="minorHAnsi"/>
          <w:color w:val="000000" w:themeColor="text1"/>
          <w:rPrChange w:id="603" w:author="Nathan Lo" w:date="2025-09-11T14:12:00Z">
            <w:rPr>
              <w:rFonts w:eastAsia="Times New Roman" w:cstheme="minorHAnsi"/>
              <w:color w:val="000000" w:themeColor="text1"/>
            </w:rPr>
          </w:rPrChange>
        </w:rPr>
        <w:t xml:space="preserve"> to itself). This BLAST search </w:t>
      </w:r>
      <w:del w:id="604" w:author="Nathan Lo" w:date="2025-01-21T16:19:00Z">
        <w:r w:rsidRPr="001E1D48" w:rsidDel="00CF3671">
          <w:rPr>
            <w:rFonts w:ascii="Aptos" w:eastAsia="Times New Roman" w:hAnsi="Aptos" w:cstheme="minorHAnsi"/>
            <w:color w:val="000000" w:themeColor="text1"/>
            <w:rPrChange w:id="605" w:author="Nathan Lo" w:date="2025-09-11T14:12:00Z">
              <w:rPr>
                <w:rFonts w:eastAsia="Times New Roman" w:cstheme="minorHAnsi"/>
                <w:color w:val="000000" w:themeColor="text1"/>
              </w:rPr>
            </w:rPrChange>
          </w:rPr>
          <w:delText>can be</w:delText>
        </w:r>
      </w:del>
      <w:ins w:id="606" w:author="Nathan Lo" w:date="2025-01-21T16:19:00Z">
        <w:r w:rsidR="00CF3671" w:rsidRPr="001E1D48">
          <w:rPr>
            <w:rFonts w:ascii="Aptos" w:eastAsia="Times New Roman" w:hAnsi="Aptos" w:cstheme="minorHAnsi"/>
            <w:color w:val="000000" w:themeColor="text1"/>
            <w:rPrChange w:id="607" w:author="Nathan Lo" w:date="2025-09-11T14:12:00Z">
              <w:rPr>
                <w:rFonts w:eastAsia="Times New Roman" w:cstheme="minorHAnsi"/>
                <w:color w:val="000000" w:themeColor="text1"/>
              </w:rPr>
            </w:rPrChange>
          </w:rPr>
          <w:t>was</w:t>
        </w:r>
      </w:ins>
      <w:r w:rsidRPr="001E1D48">
        <w:rPr>
          <w:rFonts w:ascii="Aptos" w:eastAsia="Times New Roman" w:hAnsi="Aptos" w:cstheme="minorHAnsi"/>
          <w:color w:val="000000" w:themeColor="text1"/>
          <w:rPrChange w:id="608" w:author="Nathan Lo" w:date="2025-09-11T14:12:00Z">
            <w:rPr>
              <w:rFonts w:eastAsia="Times New Roman" w:cstheme="minorHAnsi"/>
              <w:color w:val="000000" w:themeColor="text1"/>
            </w:rPr>
          </w:rPrChange>
        </w:rPr>
        <w:t xml:space="preserve"> run for each genome</w:t>
      </w:r>
      <w:ins w:id="609" w:author="Nathan Lo" w:date="2025-01-21T16:20:00Z">
        <w:r w:rsidR="00CF3671" w:rsidRPr="001E1D48">
          <w:rPr>
            <w:rFonts w:ascii="Aptos" w:eastAsia="Times New Roman" w:hAnsi="Aptos" w:cstheme="minorHAnsi"/>
            <w:color w:val="000000" w:themeColor="text1"/>
            <w:rPrChange w:id="610" w:author="Nathan Lo" w:date="2025-09-11T14:12:00Z">
              <w:rPr>
                <w:rFonts w:eastAsia="Times New Roman" w:cstheme="minorHAnsi"/>
                <w:color w:val="000000" w:themeColor="text1"/>
              </w:rPr>
            </w:rPrChange>
          </w:rPr>
          <w:t>,</w:t>
        </w:r>
      </w:ins>
      <w:del w:id="611" w:author="Nathan Lo" w:date="2025-01-21T16:19:00Z">
        <w:r w:rsidRPr="001E1D48" w:rsidDel="00CF3671">
          <w:rPr>
            <w:rFonts w:ascii="Aptos" w:eastAsia="Times New Roman" w:hAnsi="Aptos" w:cstheme="minorHAnsi"/>
            <w:color w:val="000000" w:themeColor="text1"/>
            <w:rPrChange w:id="612" w:author="Nathan Lo" w:date="2025-09-11T14:12:00Z">
              <w:rPr>
                <w:rFonts w:eastAsia="Times New Roman" w:cstheme="minorHAnsi"/>
                <w:color w:val="000000" w:themeColor="text1"/>
              </w:rPr>
            </w:rPrChange>
          </w:rPr>
          <w:delText>s</w:delText>
        </w:r>
      </w:del>
      <w:r w:rsidRPr="001E1D48">
        <w:rPr>
          <w:rFonts w:ascii="Aptos" w:eastAsia="Times New Roman" w:hAnsi="Aptos" w:cstheme="minorHAnsi"/>
          <w:color w:val="000000" w:themeColor="text1"/>
          <w:rPrChange w:id="613" w:author="Nathan Lo" w:date="2025-09-11T14:12:00Z">
            <w:rPr>
              <w:rFonts w:eastAsia="Times New Roman" w:cstheme="minorHAnsi"/>
              <w:color w:val="000000" w:themeColor="text1"/>
            </w:rPr>
          </w:rPrChange>
        </w:rPr>
        <w:t xml:space="preserve"> using the following</w:t>
      </w:r>
      <w:commentRangeStart w:id="614"/>
      <w:r w:rsidRPr="001E1D48">
        <w:rPr>
          <w:rFonts w:ascii="Aptos" w:eastAsia="Times New Roman" w:hAnsi="Aptos" w:cstheme="minorHAnsi"/>
          <w:color w:val="000000" w:themeColor="text1"/>
          <w:rPrChange w:id="615" w:author="Nathan Lo" w:date="2025-09-11T14:12:00Z">
            <w:rPr>
              <w:rFonts w:eastAsia="Times New Roman" w:cstheme="minorHAnsi"/>
              <w:color w:val="000000" w:themeColor="text1"/>
            </w:rPr>
          </w:rPrChange>
        </w:rPr>
        <w:t>:</w:t>
      </w:r>
      <w:commentRangeEnd w:id="614"/>
      <w:r w:rsidR="00CF3671" w:rsidRPr="001E1D48">
        <w:rPr>
          <w:rStyle w:val="CommentReference"/>
          <w:rFonts w:ascii="Aptos" w:hAnsi="Aptos"/>
          <w:rPrChange w:id="616" w:author="Nathan Lo" w:date="2025-09-11T14:12:00Z">
            <w:rPr>
              <w:rStyle w:val="CommentReference"/>
            </w:rPr>
          </w:rPrChange>
        </w:rPr>
        <w:commentReference w:id="614"/>
      </w:r>
      <w:commentRangeEnd w:id="571"/>
      <w:r w:rsidR="002B29BE">
        <w:rPr>
          <w:rStyle w:val="CommentReference"/>
        </w:rPr>
        <w:commentReference w:id="571"/>
      </w:r>
    </w:p>
    <w:p w14:paraId="543F81FD" w14:textId="77777777" w:rsidR="00F2154B" w:rsidRPr="001E1D48" w:rsidRDefault="00F2154B" w:rsidP="00790F30">
      <w:pPr>
        <w:jc w:val="both"/>
        <w:rPr>
          <w:rFonts w:ascii="Aptos" w:eastAsia="Times New Roman" w:hAnsi="Aptos" w:cstheme="minorHAnsi"/>
          <w:color w:val="000000" w:themeColor="text1"/>
          <w:rPrChange w:id="617" w:author="Nathan Lo" w:date="2025-09-11T14:12:00Z">
            <w:rPr>
              <w:rFonts w:eastAsia="Times New Roman" w:cstheme="minorHAnsi"/>
              <w:color w:val="000000" w:themeColor="text1"/>
            </w:rPr>
          </w:rPrChange>
        </w:rPr>
      </w:pPr>
    </w:p>
    <w:p w14:paraId="13662E72" w14:textId="4FB00E28" w:rsidR="00D61AED" w:rsidRPr="001E1D48" w:rsidRDefault="0065342C" w:rsidP="00790F30">
      <w:pPr>
        <w:spacing w:after="100" w:afterAutospacing="1"/>
        <w:jc w:val="both"/>
        <w:rPr>
          <w:rFonts w:ascii="Aptos" w:eastAsia="Times New Roman" w:hAnsi="Aptos" w:cstheme="minorHAnsi"/>
          <w:color w:val="000000" w:themeColor="text1"/>
          <w:rPrChange w:id="618" w:author="Nathan Lo" w:date="2025-09-11T14:12:00Z">
            <w:rPr>
              <w:rFonts w:eastAsia="Times New Roman" w:cstheme="minorHAnsi"/>
              <w:color w:val="000000" w:themeColor="text1"/>
            </w:rPr>
          </w:rPrChange>
        </w:rPr>
      </w:pPr>
      <w:r w:rsidRPr="001E1D48">
        <w:rPr>
          <w:rFonts w:ascii="Aptos" w:eastAsia="Times New Roman" w:hAnsi="Aptos" w:cstheme="minorHAnsi"/>
          <w:color w:val="000000" w:themeColor="text1"/>
          <w:rPrChange w:id="619" w:author="Nathan Lo" w:date="2025-09-11T14:12:00Z">
            <w:rPr>
              <w:rFonts w:eastAsia="Times New Roman" w:cstheme="minorHAnsi"/>
              <w:color w:val="000000" w:themeColor="text1"/>
            </w:rPr>
          </w:rPrChange>
        </w:rPr>
        <w:t xml:space="preserve">Some HGT inserts might be the result of a </w:t>
      </w:r>
      <w:del w:id="620" w:author="Nathan Lo" w:date="2025-01-21T16:21:00Z">
        <w:r w:rsidRPr="001E1D48" w:rsidDel="00CF3671">
          <w:rPr>
            <w:rFonts w:ascii="Aptos" w:eastAsia="Times New Roman" w:hAnsi="Aptos" w:cstheme="minorHAnsi"/>
            <w:color w:val="000000" w:themeColor="text1"/>
            <w:rPrChange w:id="621" w:author="Nathan Lo" w:date="2025-09-11T14:12:00Z">
              <w:rPr>
                <w:rFonts w:eastAsia="Times New Roman" w:cstheme="minorHAnsi"/>
                <w:color w:val="000000" w:themeColor="text1"/>
              </w:rPr>
            </w:rPrChange>
          </w:rPr>
          <w:delText xml:space="preserve">real </w:delText>
        </w:r>
      </w:del>
      <w:r w:rsidRPr="001E1D48">
        <w:rPr>
          <w:rFonts w:ascii="Aptos" w:eastAsia="Times New Roman" w:hAnsi="Aptos" w:cstheme="minorHAnsi"/>
          <w:color w:val="000000" w:themeColor="text1"/>
          <w:rPrChange w:id="622" w:author="Nathan Lo" w:date="2025-09-11T14:12:00Z">
            <w:rPr>
              <w:rFonts w:eastAsia="Times New Roman" w:cstheme="minorHAnsi"/>
              <w:color w:val="000000" w:themeColor="text1"/>
            </w:rPr>
          </w:rPrChange>
        </w:rPr>
        <w:t>duplication</w:t>
      </w:r>
      <w:ins w:id="623" w:author="Nathan Lo" w:date="2025-01-21T16:21:00Z">
        <w:r w:rsidR="00CF3671" w:rsidRPr="001E1D48">
          <w:rPr>
            <w:rFonts w:ascii="Aptos" w:eastAsia="Times New Roman" w:hAnsi="Aptos" w:cstheme="minorHAnsi"/>
            <w:color w:val="000000" w:themeColor="text1"/>
            <w:rPrChange w:id="624" w:author="Nathan Lo" w:date="2025-09-11T14:12:00Z">
              <w:rPr>
                <w:rFonts w:eastAsia="Times New Roman" w:cstheme="minorHAnsi"/>
                <w:color w:val="000000" w:themeColor="text1"/>
              </w:rPr>
            </w:rPrChange>
          </w:rPr>
          <w:t xml:space="preserve"> or transposition</w:t>
        </w:r>
      </w:ins>
      <w:r w:rsidRPr="001E1D48">
        <w:rPr>
          <w:rFonts w:ascii="Aptos" w:eastAsia="Times New Roman" w:hAnsi="Aptos" w:cstheme="minorHAnsi"/>
          <w:color w:val="000000" w:themeColor="text1"/>
          <w:rPrChange w:id="625" w:author="Nathan Lo" w:date="2025-09-11T14:12:00Z">
            <w:rPr>
              <w:rFonts w:eastAsia="Times New Roman" w:cstheme="minorHAnsi"/>
              <w:color w:val="000000" w:themeColor="text1"/>
            </w:rPr>
          </w:rPrChange>
        </w:rPr>
        <w:t xml:space="preserve"> event</w:t>
      </w:r>
      <w:del w:id="626" w:author="Nathan Lo" w:date="2025-01-21T16:21:00Z">
        <w:r w:rsidR="00D61AED" w:rsidRPr="001E1D48" w:rsidDel="00CF3671">
          <w:rPr>
            <w:rFonts w:ascii="Aptos" w:eastAsia="Times New Roman" w:hAnsi="Aptos" w:cstheme="minorHAnsi"/>
            <w:color w:val="000000" w:themeColor="text1"/>
            <w:rPrChange w:id="627" w:author="Nathan Lo" w:date="2025-09-11T14:12:00Z">
              <w:rPr>
                <w:rFonts w:eastAsia="Times New Roman" w:cstheme="minorHAnsi"/>
                <w:color w:val="000000" w:themeColor="text1"/>
              </w:rPr>
            </w:rPrChange>
          </w:rPr>
          <w:delText xml:space="preserve"> or transpositions</w:delText>
        </w:r>
      </w:del>
      <w:r w:rsidR="00D61AED" w:rsidRPr="001E1D48">
        <w:rPr>
          <w:rFonts w:ascii="Aptos" w:eastAsia="Times New Roman" w:hAnsi="Aptos" w:cstheme="minorHAnsi"/>
          <w:color w:val="000000" w:themeColor="text1"/>
          <w:rPrChange w:id="628" w:author="Nathan Lo" w:date="2025-09-11T14:12:00Z">
            <w:rPr>
              <w:rFonts w:eastAsia="Times New Roman" w:cstheme="minorHAnsi"/>
              <w:color w:val="000000" w:themeColor="text1"/>
            </w:rPr>
          </w:rPrChange>
        </w:rPr>
        <w:t>. To identify the number of unique HGT inserts within a genome (i.e. to exclude these duplicated HGT inserts</w:t>
      </w:r>
      <w:ins w:id="629" w:author="Nathan Lo" w:date="2025-01-21T16:21:00Z">
        <w:r w:rsidR="00CF3671" w:rsidRPr="001E1D48">
          <w:rPr>
            <w:rFonts w:ascii="Aptos" w:eastAsia="Times New Roman" w:hAnsi="Aptos" w:cstheme="minorHAnsi"/>
            <w:color w:val="000000" w:themeColor="text1"/>
            <w:rPrChange w:id="630" w:author="Nathan Lo" w:date="2025-09-11T14:12:00Z">
              <w:rPr>
                <w:rFonts w:eastAsia="Times New Roman" w:cstheme="minorHAnsi"/>
                <w:color w:val="000000" w:themeColor="text1"/>
              </w:rPr>
            </w:rPrChange>
          </w:rPr>
          <w:t>, and identify those that originall</w:t>
        </w:r>
      </w:ins>
      <w:ins w:id="631" w:author="Nathan Lo" w:date="2025-01-21T16:22:00Z">
        <w:r w:rsidR="00CF3671" w:rsidRPr="001E1D48">
          <w:rPr>
            <w:rFonts w:ascii="Aptos" w:eastAsia="Times New Roman" w:hAnsi="Aptos" w:cstheme="minorHAnsi"/>
            <w:color w:val="000000" w:themeColor="text1"/>
            <w:rPrChange w:id="632" w:author="Nathan Lo" w:date="2025-09-11T14:12:00Z">
              <w:rPr>
                <w:rFonts w:eastAsia="Times New Roman" w:cstheme="minorHAnsi"/>
                <w:color w:val="000000" w:themeColor="text1"/>
              </w:rPr>
            </w:rPrChange>
          </w:rPr>
          <w:t xml:space="preserve">y arose from a </w:t>
        </w:r>
        <w:proofErr w:type="spellStart"/>
        <w:r w:rsidR="00CF3671" w:rsidRPr="001E1D48">
          <w:rPr>
            <w:rFonts w:ascii="Aptos" w:eastAsia="Times New Roman" w:hAnsi="Aptos" w:cstheme="minorHAnsi"/>
            <w:i/>
            <w:iCs/>
            <w:color w:val="000000" w:themeColor="text1"/>
            <w:rPrChange w:id="633" w:author="Nathan Lo" w:date="2025-09-11T14:12:00Z">
              <w:rPr>
                <w:rFonts w:eastAsia="Times New Roman" w:cstheme="minorHAnsi"/>
                <w:i/>
                <w:iCs/>
                <w:color w:val="000000" w:themeColor="text1"/>
              </w:rPr>
            </w:rPrChange>
          </w:rPr>
          <w:t>Blattabacterium</w:t>
        </w:r>
        <w:proofErr w:type="spellEnd"/>
        <w:r w:rsidR="00CF3671" w:rsidRPr="001E1D48">
          <w:rPr>
            <w:rFonts w:ascii="Aptos" w:eastAsia="Times New Roman" w:hAnsi="Aptos" w:cstheme="minorHAnsi"/>
            <w:color w:val="000000" w:themeColor="text1"/>
            <w:rPrChange w:id="634" w:author="Nathan Lo" w:date="2025-09-11T14:12:00Z">
              <w:rPr>
                <w:rFonts w:eastAsia="Times New Roman" w:cstheme="minorHAnsi"/>
                <w:color w:val="000000" w:themeColor="text1"/>
              </w:rPr>
            </w:rPrChange>
          </w:rPr>
          <w:t xml:space="preserve"> genome</w:t>
        </w:r>
      </w:ins>
      <w:r w:rsidR="00D61AED" w:rsidRPr="001E1D48">
        <w:rPr>
          <w:rFonts w:ascii="Aptos" w:eastAsia="Times New Roman" w:hAnsi="Aptos" w:cstheme="minorHAnsi"/>
          <w:color w:val="000000" w:themeColor="text1"/>
          <w:rPrChange w:id="635" w:author="Nathan Lo" w:date="2025-09-11T14:12:00Z">
            <w:rPr>
              <w:rFonts w:eastAsia="Times New Roman" w:cstheme="minorHAnsi"/>
              <w:color w:val="000000" w:themeColor="text1"/>
            </w:rPr>
          </w:rPrChange>
        </w:rPr>
        <w:t>), we applied a similar approach to th</w:t>
      </w:r>
      <w:ins w:id="636" w:author="Nathan Lo" w:date="2025-01-21T16:22:00Z">
        <w:r w:rsidR="00CF3671" w:rsidRPr="001E1D48">
          <w:rPr>
            <w:rFonts w:ascii="Aptos" w:eastAsia="Times New Roman" w:hAnsi="Aptos" w:cstheme="minorHAnsi"/>
            <w:color w:val="000000" w:themeColor="text1"/>
            <w:rPrChange w:id="637" w:author="Nathan Lo" w:date="2025-09-11T14:12:00Z">
              <w:rPr>
                <w:rFonts w:eastAsia="Times New Roman" w:cstheme="minorHAnsi"/>
                <w:color w:val="000000" w:themeColor="text1"/>
              </w:rPr>
            </w:rPrChange>
          </w:rPr>
          <w:t>at used for the</w:t>
        </w:r>
      </w:ins>
      <w:del w:id="638" w:author="Nathan Lo" w:date="2025-01-21T16:22:00Z">
        <w:r w:rsidR="00D61AED" w:rsidRPr="001E1D48" w:rsidDel="00CF3671">
          <w:rPr>
            <w:rFonts w:ascii="Aptos" w:eastAsia="Times New Roman" w:hAnsi="Aptos" w:cstheme="minorHAnsi"/>
            <w:color w:val="000000" w:themeColor="text1"/>
            <w:rPrChange w:id="639" w:author="Nathan Lo" w:date="2025-09-11T14:12:00Z">
              <w:rPr>
                <w:rFonts w:eastAsia="Times New Roman" w:cstheme="minorHAnsi"/>
                <w:color w:val="000000" w:themeColor="text1"/>
              </w:rPr>
            </w:rPrChange>
          </w:rPr>
          <w:delText>e</w:delText>
        </w:r>
      </w:del>
      <w:r w:rsidR="00D61AED" w:rsidRPr="001E1D48">
        <w:rPr>
          <w:rFonts w:ascii="Aptos" w:eastAsia="Times New Roman" w:hAnsi="Aptos" w:cstheme="minorHAnsi"/>
          <w:color w:val="000000" w:themeColor="text1"/>
          <w:rPrChange w:id="640" w:author="Nathan Lo" w:date="2025-09-11T14:12:00Z">
            <w:rPr>
              <w:rFonts w:eastAsia="Times New Roman" w:cstheme="minorHAnsi"/>
              <w:color w:val="000000" w:themeColor="text1"/>
            </w:rPr>
          </w:rPrChange>
        </w:rPr>
        <w:t xml:space="preserve"> false duplication filter above: inserts were extracted with 300 bp of flanking sequence</w:t>
      </w:r>
      <w:ins w:id="641" w:author="Nathan Lo" w:date="2025-01-21T16:22:00Z">
        <w:r w:rsidR="00CF3671" w:rsidRPr="001E1D48">
          <w:rPr>
            <w:rFonts w:ascii="Aptos" w:eastAsia="Times New Roman" w:hAnsi="Aptos" w:cstheme="minorHAnsi"/>
            <w:color w:val="000000" w:themeColor="text1"/>
            <w:rPrChange w:id="642" w:author="Nathan Lo" w:date="2025-09-11T14:12:00Z">
              <w:rPr>
                <w:rFonts w:eastAsia="Times New Roman" w:cstheme="minorHAnsi"/>
                <w:color w:val="000000" w:themeColor="text1"/>
              </w:rPr>
            </w:rPrChange>
          </w:rPr>
          <w:t>,</w:t>
        </w:r>
      </w:ins>
      <w:r w:rsidR="00D61AED" w:rsidRPr="001E1D48">
        <w:rPr>
          <w:rFonts w:ascii="Aptos" w:eastAsia="Times New Roman" w:hAnsi="Aptos" w:cstheme="minorHAnsi"/>
          <w:color w:val="000000" w:themeColor="text1"/>
          <w:rPrChange w:id="643" w:author="Nathan Lo" w:date="2025-09-11T14:12:00Z">
            <w:rPr>
              <w:rFonts w:eastAsia="Times New Roman" w:cstheme="minorHAnsi"/>
              <w:color w:val="000000" w:themeColor="text1"/>
            </w:rPr>
          </w:rPrChange>
        </w:rPr>
        <w:t xml:space="preserve"> then </w:t>
      </w:r>
      <w:proofErr w:type="spellStart"/>
      <w:r w:rsidR="00D61AED" w:rsidRPr="001E1D48">
        <w:rPr>
          <w:rFonts w:ascii="Aptos" w:eastAsia="Times New Roman" w:hAnsi="Aptos" w:cstheme="minorHAnsi"/>
          <w:color w:val="000000" w:themeColor="text1"/>
          <w:rPrChange w:id="644" w:author="Nathan Lo" w:date="2025-09-11T14:12:00Z">
            <w:rPr>
              <w:rFonts w:eastAsia="Times New Roman" w:cstheme="minorHAnsi"/>
              <w:color w:val="000000" w:themeColor="text1"/>
            </w:rPr>
          </w:rPrChange>
        </w:rPr>
        <w:t>BLASTed</w:t>
      </w:r>
      <w:proofErr w:type="spellEnd"/>
      <w:r w:rsidR="00D61AED" w:rsidRPr="001E1D48">
        <w:rPr>
          <w:rFonts w:ascii="Aptos" w:eastAsia="Times New Roman" w:hAnsi="Aptos" w:cstheme="minorHAnsi"/>
          <w:color w:val="000000" w:themeColor="text1"/>
          <w:rPrChange w:id="645" w:author="Nathan Lo" w:date="2025-09-11T14:12:00Z">
            <w:rPr>
              <w:rFonts w:eastAsia="Times New Roman" w:cstheme="minorHAnsi"/>
              <w:color w:val="000000" w:themeColor="text1"/>
            </w:rPr>
          </w:rPrChange>
        </w:rPr>
        <w:t xml:space="preserve"> against all of the other inserts (with flanking) within the same genome. HGT inserts with a sequence identity &gt;70% (alternative threshold &gt;55%), and query coverage &gt;70% (alternative threshold &gt;55%) were considered duplicated.</w:t>
      </w:r>
      <w:r w:rsidR="00D61AED" w:rsidRPr="001E1D48">
        <w:rPr>
          <w:rFonts w:ascii="Aptos" w:eastAsia="Times New Roman" w:hAnsi="Aptos" w:cstheme="minorHAnsi"/>
          <w:color w:val="000000" w:themeColor="text1"/>
          <w:rPrChange w:id="646" w:author="Nathan Lo" w:date="2025-09-11T14:12:00Z">
            <w:rPr>
              <w:rFonts w:eastAsia="Times New Roman" w:cstheme="minorHAnsi"/>
              <w:color w:val="000000" w:themeColor="text1"/>
            </w:rPr>
          </w:rPrChange>
        </w:rPr>
        <w:br/>
      </w:r>
      <w:r w:rsidR="00D61AED" w:rsidRPr="001E1D48">
        <w:rPr>
          <w:rFonts w:ascii="Aptos" w:eastAsia="Times New Roman" w:hAnsi="Aptos" w:cstheme="minorHAnsi"/>
          <w:color w:val="000000" w:themeColor="text1"/>
          <w:rPrChange w:id="647" w:author="Nathan Lo" w:date="2025-09-11T14:12:00Z">
            <w:rPr>
              <w:rFonts w:eastAsia="Times New Roman" w:cstheme="minorHAnsi"/>
              <w:color w:val="000000" w:themeColor="text1"/>
            </w:rPr>
          </w:rPrChange>
        </w:rPr>
        <w:br/>
        <w:t>The</w:t>
      </w:r>
      <w:r w:rsidR="00AF29CB" w:rsidRPr="001E1D48">
        <w:rPr>
          <w:rFonts w:ascii="Aptos" w:eastAsia="Times New Roman" w:hAnsi="Aptos" w:cstheme="minorHAnsi"/>
          <w:color w:val="000000" w:themeColor="text1"/>
          <w:rPrChange w:id="648" w:author="Nathan Lo" w:date="2025-09-11T14:12:00Z">
            <w:rPr>
              <w:rFonts w:eastAsia="Times New Roman" w:cstheme="minorHAnsi"/>
              <w:color w:val="000000" w:themeColor="text1"/>
            </w:rPr>
          </w:rPrChange>
        </w:rPr>
        <w:t xml:space="preserve"> genomics features in which the filtered inserts are located (such as intergenic regions, exons, introns, promoters) were identified using the relevant genome annotation files. This analysis was performed with </w:t>
      </w:r>
      <w:proofErr w:type="spellStart"/>
      <w:r w:rsidR="00AF29CB" w:rsidRPr="001E1D48">
        <w:rPr>
          <w:rFonts w:ascii="Aptos" w:eastAsia="Times New Roman" w:hAnsi="Aptos" w:cstheme="minorHAnsi"/>
          <w:color w:val="000000" w:themeColor="text1"/>
          <w:rPrChange w:id="649" w:author="Nathan Lo" w:date="2025-09-11T14:12:00Z">
            <w:rPr>
              <w:rFonts w:eastAsia="Times New Roman" w:cstheme="minorHAnsi"/>
              <w:color w:val="000000" w:themeColor="text1"/>
            </w:rPr>
          </w:rPrChange>
        </w:rPr>
        <w:t>Bedtools</w:t>
      </w:r>
      <w:proofErr w:type="spellEnd"/>
      <w:r w:rsidR="00AF29CB" w:rsidRPr="001E1D48">
        <w:rPr>
          <w:rFonts w:ascii="Aptos" w:eastAsia="Times New Roman" w:hAnsi="Aptos" w:cstheme="minorHAnsi"/>
          <w:color w:val="000000" w:themeColor="text1"/>
          <w:rPrChange w:id="650" w:author="Nathan Lo" w:date="2025-09-11T14:12:00Z">
            <w:rPr>
              <w:rFonts w:eastAsia="Times New Roman" w:cstheme="minorHAnsi"/>
              <w:color w:val="000000" w:themeColor="text1"/>
            </w:rPr>
          </w:rPrChange>
        </w:rPr>
        <w:t xml:space="preserve"> and custom AWK scripts.</w:t>
      </w:r>
    </w:p>
    <w:p w14:paraId="2CCD55DA" w14:textId="6BC7D88C" w:rsidR="00C53983" w:rsidRPr="001E1D48" w:rsidRDefault="006B4BD3" w:rsidP="00790F30">
      <w:pPr>
        <w:jc w:val="both"/>
        <w:rPr>
          <w:rFonts w:ascii="Aptos" w:eastAsia="Times New Roman" w:hAnsi="Aptos" w:cstheme="minorHAnsi"/>
          <w:color w:val="000000" w:themeColor="text1"/>
          <w:rPrChange w:id="651" w:author="Nathan Lo" w:date="2025-09-11T14:12:00Z">
            <w:rPr>
              <w:rFonts w:eastAsia="Times New Roman" w:cstheme="minorHAnsi"/>
              <w:color w:val="000000" w:themeColor="text1"/>
            </w:rPr>
          </w:rPrChange>
        </w:rPr>
      </w:pPr>
      <w:r w:rsidRPr="001E1D48">
        <w:rPr>
          <w:rFonts w:ascii="Aptos" w:eastAsia="Times New Roman" w:hAnsi="Aptos" w:cstheme="minorHAnsi"/>
          <w:color w:val="000000" w:themeColor="text1"/>
          <w:rPrChange w:id="652" w:author="Nathan Lo" w:date="2025-09-11T14:12:00Z">
            <w:rPr>
              <w:rFonts w:eastAsia="Times New Roman" w:cstheme="minorHAnsi"/>
              <w:color w:val="000000" w:themeColor="text1"/>
            </w:rPr>
          </w:rPrChange>
        </w:rPr>
        <w:t xml:space="preserve">The minimum age of ancestral inserts across the phylogeny was estimated by comparing sequence similarity of inserts in other species to the sequence similarity of the </w:t>
      </w:r>
      <w:proofErr w:type="spellStart"/>
      <w:r w:rsidRPr="001E1D48">
        <w:rPr>
          <w:rFonts w:ascii="Aptos" w:eastAsia="Times New Roman" w:hAnsi="Aptos" w:cstheme="minorHAnsi"/>
          <w:i/>
          <w:iCs/>
          <w:color w:val="000000" w:themeColor="text1"/>
          <w:rPrChange w:id="653" w:author="Nathan Lo" w:date="2025-09-11T14:12:00Z">
            <w:rPr>
              <w:rFonts w:eastAsia="Times New Roman" w:cstheme="minorHAnsi"/>
              <w:color w:val="000000" w:themeColor="text1"/>
            </w:rPr>
          </w:rPrChange>
        </w:rPr>
        <w:lastRenderedPageBreak/>
        <w:t>Blattabacterium</w:t>
      </w:r>
      <w:proofErr w:type="spellEnd"/>
      <w:r w:rsidRPr="001E1D48">
        <w:rPr>
          <w:rFonts w:ascii="Aptos" w:eastAsia="Times New Roman" w:hAnsi="Aptos" w:cstheme="minorHAnsi"/>
          <w:color w:val="000000" w:themeColor="text1"/>
          <w:rPrChange w:id="654" w:author="Nathan Lo" w:date="2025-09-11T14:12:00Z">
            <w:rPr>
              <w:rFonts w:eastAsia="Times New Roman" w:cstheme="minorHAnsi"/>
              <w:color w:val="000000" w:themeColor="text1"/>
            </w:rPr>
          </w:rPrChange>
        </w:rPr>
        <w:t xml:space="preserve"> </w:t>
      </w:r>
      <w:ins w:id="655" w:author="Nathan Lo" w:date="2025-01-21T16:39:00Z">
        <w:r w:rsidR="00B4507B" w:rsidRPr="001E1D48">
          <w:rPr>
            <w:rFonts w:ascii="Aptos" w:eastAsia="Times New Roman" w:hAnsi="Aptos" w:cstheme="minorHAnsi"/>
            <w:color w:val="000000" w:themeColor="text1"/>
            <w:rPrChange w:id="656" w:author="Nathan Lo" w:date="2025-09-11T14:12:00Z">
              <w:rPr>
                <w:rFonts w:eastAsia="Times New Roman" w:cstheme="minorHAnsi"/>
                <w:color w:val="000000" w:themeColor="text1"/>
              </w:rPr>
            </w:rPrChange>
          </w:rPr>
          <w:t xml:space="preserve">strain </w:t>
        </w:r>
      </w:ins>
      <w:r w:rsidRPr="001E1D48">
        <w:rPr>
          <w:rFonts w:ascii="Aptos" w:eastAsia="Times New Roman" w:hAnsi="Aptos" w:cstheme="minorHAnsi"/>
          <w:color w:val="000000" w:themeColor="text1"/>
          <w:rPrChange w:id="657" w:author="Nathan Lo" w:date="2025-09-11T14:12:00Z">
            <w:rPr>
              <w:rFonts w:eastAsia="Times New Roman" w:cstheme="minorHAnsi"/>
              <w:color w:val="000000" w:themeColor="text1"/>
            </w:rPr>
          </w:rPrChange>
        </w:rPr>
        <w:t xml:space="preserve">they harbour. </w:t>
      </w:r>
      <w:ins w:id="658" w:author="Nathan Lo" w:date="2025-01-21T16:40:00Z">
        <w:r w:rsidR="00B4507B" w:rsidRPr="001E1D48">
          <w:rPr>
            <w:rFonts w:ascii="Aptos" w:eastAsia="Times New Roman" w:hAnsi="Aptos" w:cstheme="minorHAnsi"/>
            <w:color w:val="000000" w:themeColor="text1"/>
            <w:rPrChange w:id="659" w:author="Nathan Lo" w:date="2025-09-11T14:12:00Z">
              <w:rPr>
                <w:rFonts w:eastAsia="Times New Roman" w:cstheme="minorHAnsi"/>
                <w:color w:val="000000" w:themeColor="text1"/>
              </w:rPr>
            </w:rPrChange>
          </w:rPr>
          <w:t xml:space="preserve">For </w:t>
        </w:r>
      </w:ins>
      <w:del w:id="660" w:author="Nathan Lo" w:date="2025-01-21T16:40:00Z">
        <w:r w:rsidR="005A44D8" w:rsidRPr="001E1D48" w:rsidDel="00B4507B">
          <w:rPr>
            <w:rFonts w:ascii="Aptos" w:eastAsia="Times New Roman" w:hAnsi="Aptos" w:cstheme="minorHAnsi"/>
            <w:color w:val="000000" w:themeColor="text1"/>
            <w:rPrChange w:id="661" w:author="Nathan Lo" w:date="2025-09-11T14:12:00Z">
              <w:rPr>
                <w:rFonts w:eastAsia="Times New Roman" w:cstheme="minorHAnsi"/>
                <w:color w:val="000000" w:themeColor="text1"/>
              </w:rPr>
            </w:rPrChange>
          </w:rPr>
          <w:delText xml:space="preserve">For </w:delText>
        </w:r>
      </w:del>
      <w:ins w:id="662" w:author="Nathan Lo" w:date="2025-01-21T16:40:00Z">
        <w:r w:rsidR="00B4507B" w:rsidRPr="001E1D48">
          <w:rPr>
            <w:rFonts w:ascii="Aptos" w:eastAsia="Times New Roman" w:hAnsi="Aptos" w:cstheme="minorHAnsi"/>
            <w:color w:val="000000" w:themeColor="text1"/>
            <w:rPrChange w:id="663" w:author="Nathan Lo" w:date="2025-09-11T14:12:00Z">
              <w:rPr>
                <w:rFonts w:eastAsia="Times New Roman" w:cstheme="minorHAnsi"/>
                <w:color w:val="000000" w:themeColor="text1"/>
              </w:rPr>
            </w:rPrChange>
          </w:rPr>
          <w:t>s</w:t>
        </w:r>
      </w:ins>
      <w:del w:id="664" w:author="Nathan Lo" w:date="2025-01-21T16:40:00Z">
        <w:r w:rsidR="005A44D8" w:rsidRPr="001E1D48" w:rsidDel="00B4507B">
          <w:rPr>
            <w:rFonts w:ascii="Aptos" w:eastAsia="Times New Roman" w:hAnsi="Aptos" w:cstheme="minorHAnsi"/>
            <w:color w:val="000000" w:themeColor="text1"/>
            <w:rPrChange w:id="665" w:author="Nathan Lo" w:date="2025-09-11T14:12:00Z">
              <w:rPr>
                <w:rFonts w:eastAsia="Times New Roman" w:cstheme="minorHAnsi"/>
                <w:color w:val="000000" w:themeColor="text1"/>
              </w:rPr>
            </w:rPrChange>
          </w:rPr>
          <w:delText>s</w:delText>
        </w:r>
      </w:del>
      <w:r w:rsidR="005A44D8" w:rsidRPr="001E1D48">
        <w:rPr>
          <w:rFonts w:ascii="Aptos" w:eastAsia="Times New Roman" w:hAnsi="Aptos" w:cstheme="minorHAnsi"/>
          <w:color w:val="000000" w:themeColor="text1"/>
          <w:rPrChange w:id="666" w:author="Nathan Lo" w:date="2025-09-11T14:12:00Z">
            <w:rPr>
              <w:rFonts w:eastAsia="Times New Roman" w:cstheme="minorHAnsi"/>
              <w:color w:val="000000" w:themeColor="text1"/>
            </w:rPr>
          </w:rPrChange>
        </w:rPr>
        <w:t xml:space="preserve">pecies </w:t>
      </w:r>
      <w:ins w:id="667" w:author="Nathan Lo" w:date="2025-01-21T16:40:00Z">
        <w:r w:rsidR="00B4507B" w:rsidRPr="001E1D48">
          <w:rPr>
            <w:rFonts w:ascii="Aptos" w:eastAsia="Times New Roman" w:hAnsi="Aptos" w:cstheme="minorHAnsi"/>
            <w:color w:val="000000" w:themeColor="text1"/>
            <w:rPrChange w:id="668" w:author="Nathan Lo" w:date="2025-09-11T14:12:00Z">
              <w:rPr>
                <w:rFonts w:eastAsia="Times New Roman" w:cstheme="minorHAnsi"/>
                <w:color w:val="000000" w:themeColor="text1"/>
              </w:rPr>
            </w:rPrChange>
          </w:rPr>
          <w:t>whose</w:t>
        </w:r>
      </w:ins>
      <w:del w:id="669" w:author="Nathan Lo" w:date="2025-01-21T16:40:00Z">
        <w:r w:rsidR="005A44D8" w:rsidRPr="001E1D48" w:rsidDel="00B4507B">
          <w:rPr>
            <w:rFonts w:ascii="Aptos" w:eastAsia="Times New Roman" w:hAnsi="Aptos" w:cstheme="minorHAnsi"/>
            <w:color w:val="000000" w:themeColor="text1"/>
            <w:rPrChange w:id="670" w:author="Nathan Lo" w:date="2025-09-11T14:12:00Z">
              <w:rPr>
                <w:rFonts w:eastAsia="Times New Roman" w:cstheme="minorHAnsi"/>
                <w:color w:val="000000" w:themeColor="text1"/>
              </w:rPr>
            </w:rPrChange>
          </w:rPr>
          <w:delText>with multiple</w:delText>
        </w:r>
      </w:del>
      <w:r w:rsidR="005A44D8" w:rsidRPr="001E1D48">
        <w:rPr>
          <w:rFonts w:ascii="Aptos" w:eastAsia="Times New Roman" w:hAnsi="Aptos" w:cstheme="minorHAnsi"/>
          <w:color w:val="000000" w:themeColor="text1"/>
          <w:rPrChange w:id="671" w:author="Nathan Lo" w:date="2025-09-11T14:12:00Z">
            <w:rPr>
              <w:rFonts w:eastAsia="Times New Roman" w:cstheme="minorHAnsi"/>
              <w:color w:val="000000" w:themeColor="text1"/>
            </w:rPr>
          </w:rPrChange>
        </w:rPr>
        <w:t xml:space="preserve"> genomes</w:t>
      </w:r>
      <w:ins w:id="672" w:author="Nathan Lo" w:date="2025-01-21T16:40:00Z">
        <w:r w:rsidR="00B4507B" w:rsidRPr="001E1D48">
          <w:rPr>
            <w:rFonts w:ascii="Aptos" w:eastAsia="Times New Roman" w:hAnsi="Aptos" w:cstheme="minorHAnsi"/>
            <w:color w:val="000000" w:themeColor="text1"/>
            <w:rPrChange w:id="673" w:author="Nathan Lo" w:date="2025-09-11T14:12:00Z">
              <w:rPr>
                <w:rFonts w:eastAsia="Times New Roman" w:cstheme="minorHAnsi"/>
                <w:color w:val="000000" w:themeColor="text1"/>
              </w:rPr>
            </w:rPrChange>
          </w:rPr>
          <w:t xml:space="preserve"> have been sequenced multiple times by different research groups</w:t>
        </w:r>
      </w:ins>
      <w:r w:rsidR="005A44D8" w:rsidRPr="001E1D48">
        <w:rPr>
          <w:rFonts w:ascii="Aptos" w:eastAsia="Times New Roman" w:hAnsi="Aptos" w:cstheme="minorHAnsi"/>
          <w:color w:val="000000" w:themeColor="text1"/>
          <w:rPrChange w:id="674" w:author="Nathan Lo" w:date="2025-09-11T14:12:00Z">
            <w:rPr>
              <w:rFonts w:eastAsia="Times New Roman" w:cstheme="minorHAnsi"/>
              <w:color w:val="000000" w:themeColor="text1"/>
            </w:rPr>
          </w:rPrChange>
        </w:rPr>
        <w:t xml:space="preserve"> (i.e. </w:t>
      </w:r>
      <w:proofErr w:type="spellStart"/>
      <w:r w:rsidR="005A44D8" w:rsidRPr="001E1D48">
        <w:rPr>
          <w:rFonts w:ascii="Aptos" w:eastAsia="Times New Roman" w:hAnsi="Aptos" w:cstheme="minorHAnsi"/>
          <w:i/>
          <w:color w:val="000000" w:themeColor="text1"/>
          <w:rPrChange w:id="675" w:author="Nathan Lo" w:date="2025-09-11T14:12:00Z">
            <w:rPr>
              <w:rFonts w:eastAsia="Times New Roman" w:cstheme="minorHAnsi"/>
              <w:i/>
              <w:color w:val="000000" w:themeColor="text1"/>
            </w:rPr>
          </w:rPrChange>
        </w:rPr>
        <w:t>Periplaneta</w:t>
      </w:r>
      <w:proofErr w:type="spellEnd"/>
      <w:r w:rsidR="005A44D8" w:rsidRPr="001E1D48">
        <w:rPr>
          <w:rFonts w:ascii="Aptos" w:eastAsia="Times New Roman" w:hAnsi="Aptos" w:cstheme="minorHAnsi"/>
          <w:i/>
          <w:color w:val="000000" w:themeColor="text1"/>
          <w:rPrChange w:id="676" w:author="Nathan Lo" w:date="2025-09-11T14:12:00Z">
            <w:rPr>
              <w:rFonts w:eastAsia="Times New Roman" w:cstheme="minorHAnsi"/>
              <w:i/>
              <w:color w:val="000000" w:themeColor="text1"/>
            </w:rPr>
          </w:rPrChange>
        </w:rPr>
        <w:t xml:space="preserve"> </w:t>
      </w:r>
      <w:proofErr w:type="spellStart"/>
      <w:r w:rsidR="005A44D8" w:rsidRPr="001E1D48">
        <w:rPr>
          <w:rFonts w:ascii="Aptos" w:eastAsia="Times New Roman" w:hAnsi="Aptos" w:cstheme="minorHAnsi"/>
          <w:i/>
          <w:color w:val="000000" w:themeColor="text1"/>
          <w:rPrChange w:id="677" w:author="Nathan Lo" w:date="2025-09-11T14:12:00Z">
            <w:rPr>
              <w:rFonts w:eastAsia="Times New Roman" w:cstheme="minorHAnsi"/>
              <w:i/>
              <w:color w:val="000000" w:themeColor="text1"/>
            </w:rPr>
          </w:rPrChange>
        </w:rPr>
        <w:t>americana</w:t>
      </w:r>
      <w:proofErr w:type="spellEnd"/>
      <w:r w:rsidR="005A44D8" w:rsidRPr="001E1D48">
        <w:rPr>
          <w:rFonts w:ascii="Aptos" w:eastAsia="Times New Roman" w:hAnsi="Aptos" w:cstheme="minorHAnsi"/>
          <w:color w:val="000000" w:themeColor="text1"/>
          <w:rPrChange w:id="678" w:author="Nathan Lo" w:date="2025-09-11T14:12:00Z">
            <w:rPr>
              <w:rFonts w:eastAsia="Times New Roman" w:cstheme="minorHAnsi"/>
              <w:color w:val="000000" w:themeColor="text1"/>
            </w:rPr>
          </w:rPrChange>
        </w:rPr>
        <w:t xml:space="preserve">, </w:t>
      </w:r>
      <w:proofErr w:type="spellStart"/>
      <w:r w:rsidR="005A44D8" w:rsidRPr="001E1D48">
        <w:rPr>
          <w:rFonts w:ascii="Aptos" w:eastAsia="Times New Roman" w:hAnsi="Aptos" w:cstheme="minorHAnsi"/>
          <w:i/>
          <w:color w:val="000000" w:themeColor="text1"/>
          <w:rPrChange w:id="679" w:author="Nathan Lo" w:date="2025-09-11T14:12:00Z">
            <w:rPr>
              <w:rFonts w:eastAsia="Times New Roman" w:cstheme="minorHAnsi"/>
              <w:i/>
              <w:color w:val="000000" w:themeColor="text1"/>
            </w:rPr>
          </w:rPrChange>
        </w:rPr>
        <w:t>Blattella</w:t>
      </w:r>
      <w:proofErr w:type="spellEnd"/>
      <w:r w:rsidR="005A44D8" w:rsidRPr="001E1D48">
        <w:rPr>
          <w:rFonts w:ascii="Aptos" w:eastAsia="Times New Roman" w:hAnsi="Aptos" w:cstheme="minorHAnsi"/>
          <w:i/>
          <w:color w:val="000000" w:themeColor="text1"/>
          <w:rPrChange w:id="680" w:author="Nathan Lo" w:date="2025-09-11T14:12:00Z">
            <w:rPr>
              <w:rFonts w:eastAsia="Times New Roman" w:cstheme="minorHAnsi"/>
              <w:i/>
              <w:color w:val="000000" w:themeColor="text1"/>
            </w:rPr>
          </w:rPrChange>
        </w:rPr>
        <w:t xml:space="preserve"> </w:t>
      </w:r>
      <w:proofErr w:type="spellStart"/>
      <w:r w:rsidR="005A44D8" w:rsidRPr="001E1D48">
        <w:rPr>
          <w:rFonts w:ascii="Aptos" w:eastAsia="Times New Roman" w:hAnsi="Aptos" w:cstheme="minorHAnsi"/>
          <w:i/>
          <w:color w:val="000000" w:themeColor="text1"/>
          <w:rPrChange w:id="681" w:author="Nathan Lo" w:date="2025-09-11T14:12:00Z">
            <w:rPr>
              <w:rFonts w:eastAsia="Times New Roman" w:cstheme="minorHAnsi"/>
              <w:i/>
              <w:color w:val="000000" w:themeColor="text1"/>
            </w:rPr>
          </w:rPrChange>
        </w:rPr>
        <w:t>germanica</w:t>
      </w:r>
      <w:proofErr w:type="spellEnd"/>
      <w:r w:rsidR="005A44D8" w:rsidRPr="001E1D48">
        <w:rPr>
          <w:rFonts w:ascii="Aptos" w:eastAsia="Times New Roman" w:hAnsi="Aptos" w:cstheme="minorHAnsi"/>
          <w:color w:val="000000" w:themeColor="text1"/>
          <w:rPrChange w:id="682" w:author="Nathan Lo" w:date="2025-09-11T14:12:00Z">
            <w:rPr>
              <w:rFonts w:eastAsia="Times New Roman" w:cstheme="minorHAnsi"/>
              <w:color w:val="000000" w:themeColor="text1"/>
            </w:rPr>
          </w:rPrChange>
        </w:rPr>
        <w:t xml:space="preserve">, and </w:t>
      </w:r>
      <w:proofErr w:type="spellStart"/>
      <w:r w:rsidR="005A44D8" w:rsidRPr="001E1D48">
        <w:rPr>
          <w:rFonts w:ascii="Aptos" w:eastAsia="Times New Roman" w:hAnsi="Aptos" w:cstheme="minorHAnsi"/>
          <w:i/>
          <w:color w:val="000000" w:themeColor="text1"/>
          <w:rPrChange w:id="683" w:author="Nathan Lo" w:date="2025-09-11T14:12:00Z">
            <w:rPr>
              <w:rFonts w:eastAsia="Times New Roman" w:cstheme="minorHAnsi"/>
              <w:i/>
              <w:color w:val="000000" w:themeColor="text1"/>
            </w:rPr>
          </w:rPrChange>
        </w:rPr>
        <w:t>Zootermopsis</w:t>
      </w:r>
      <w:proofErr w:type="spellEnd"/>
      <w:r w:rsidR="005A44D8" w:rsidRPr="001E1D48">
        <w:rPr>
          <w:rFonts w:ascii="Aptos" w:eastAsia="Times New Roman" w:hAnsi="Aptos" w:cstheme="minorHAnsi"/>
          <w:i/>
          <w:color w:val="000000" w:themeColor="text1"/>
          <w:rPrChange w:id="684" w:author="Nathan Lo" w:date="2025-09-11T14:12:00Z">
            <w:rPr>
              <w:rFonts w:eastAsia="Times New Roman" w:cstheme="minorHAnsi"/>
              <w:i/>
              <w:color w:val="000000" w:themeColor="text1"/>
            </w:rPr>
          </w:rPrChange>
        </w:rPr>
        <w:t xml:space="preserve"> </w:t>
      </w:r>
      <w:proofErr w:type="spellStart"/>
      <w:r w:rsidR="005A44D8" w:rsidRPr="001E1D48">
        <w:rPr>
          <w:rFonts w:ascii="Aptos" w:eastAsia="Times New Roman" w:hAnsi="Aptos" w:cstheme="minorHAnsi"/>
          <w:i/>
          <w:color w:val="000000" w:themeColor="text1"/>
          <w:rPrChange w:id="685" w:author="Nathan Lo" w:date="2025-09-11T14:12:00Z">
            <w:rPr>
              <w:rFonts w:eastAsia="Times New Roman" w:cstheme="minorHAnsi"/>
              <w:i/>
              <w:color w:val="000000" w:themeColor="text1"/>
            </w:rPr>
          </w:rPrChange>
        </w:rPr>
        <w:t>nevadensis</w:t>
      </w:r>
      <w:proofErr w:type="spellEnd"/>
      <w:r w:rsidR="005A44D8" w:rsidRPr="001E1D48">
        <w:rPr>
          <w:rFonts w:ascii="Aptos" w:eastAsia="Times New Roman" w:hAnsi="Aptos" w:cstheme="minorHAnsi"/>
          <w:color w:val="000000" w:themeColor="text1"/>
          <w:rPrChange w:id="686" w:author="Nathan Lo" w:date="2025-09-11T14:12:00Z">
            <w:rPr>
              <w:rFonts w:eastAsia="Times New Roman" w:cstheme="minorHAnsi"/>
              <w:color w:val="000000" w:themeColor="text1"/>
            </w:rPr>
          </w:rPrChange>
        </w:rPr>
        <w:t xml:space="preserve">), only the genome version with the most inserts was analysed. </w:t>
      </w:r>
      <w:commentRangeStart w:id="687"/>
      <w:commentRangeStart w:id="688"/>
      <w:r w:rsidR="005A44D8" w:rsidRPr="00281557">
        <w:rPr>
          <w:rFonts w:ascii="Aptos" w:eastAsia="Times New Roman" w:hAnsi="Aptos" w:cstheme="minorHAnsi"/>
          <w:color w:val="000000" w:themeColor="text1"/>
          <w:rPrChange w:id="689" w:author="Microsoft Office User" w:date="2025-09-28T11:18:00Z">
            <w:rPr>
              <w:rFonts w:eastAsia="Times New Roman" w:cstheme="minorHAnsi"/>
              <w:color w:val="000000" w:themeColor="text1"/>
            </w:rPr>
          </w:rPrChange>
        </w:rPr>
        <w:t>Further</w:t>
      </w:r>
      <w:commentRangeEnd w:id="687"/>
      <w:r w:rsidR="00B4507B" w:rsidRPr="00281557">
        <w:rPr>
          <w:rStyle w:val="CommentReference"/>
          <w:rFonts w:ascii="Aptos" w:hAnsi="Aptos"/>
          <w:rPrChange w:id="690" w:author="Microsoft Office User" w:date="2025-09-28T11:18:00Z">
            <w:rPr>
              <w:rStyle w:val="CommentReference"/>
            </w:rPr>
          </w:rPrChange>
        </w:rPr>
        <w:commentReference w:id="687"/>
      </w:r>
      <w:commentRangeEnd w:id="688"/>
      <w:r w:rsidR="00281557" w:rsidRPr="00281557">
        <w:rPr>
          <w:rStyle w:val="CommentReference"/>
        </w:rPr>
        <w:commentReference w:id="688"/>
      </w:r>
      <w:r w:rsidR="005A44D8" w:rsidRPr="00281557">
        <w:rPr>
          <w:rFonts w:ascii="Aptos" w:eastAsia="Times New Roman" w:hAnsi="Aptos" w:cstheme="minorHAnsi"/>
          <w:color w:val="000000" w:themeColor="text1"/>
          <w:rPrChange w:id="691" w:author="Microsoft Office User" w:date="2025-09-28T11:18:00Z">
            <w:rPr>
              <w:rFonts w:eastAsia="Times New Roman" w:cstheme="minorHAnsi"/>
              <w:color w:val="000000" w:themeColor="text1"/>
            </w:rPr>
          </w:rPrChange>
        </w:rPr>
        <w:t xml:space="preserve">, inserts that are part of a duplication/transposition event, characterised above, were </w:t>
      </w:r>
      <w:ins w:id="692" w:author="Microsoft Office User" w:date="2025-09-28T11:17:00Z">
        <w:r w:rsidR="00281557" w:rsidRPr="00281557">
          <w:rPr>
            <w:rFonts w:ascii="Aptos" w:eastAsia="Times New Roman" w:hAnsi="Aptos" w:cstheme="minorHAnsi"/>
            <w:color w:val="000000" w:themeColor="text1"/>
            <w:rPrChange w:id="693" w:author="Microsoft Office User" w:date="2025-09-28T11:18:00Z">
              <w:rPr>
                <w:rFonts w:ascii="Aptos" w:eastAsia="Times New Roman" w:hAnsi="Aptos" w:cstheme="minorHAnsi"/>
                <w:color w:val="000000" w:themeColor="text1"/>
                <w:highlight w:val="yellow"/>
              </w:rPr>
            </w:rPrChange>
          </w:rPr>
          <w:t>ex</w:t>
        </w:r>
      </w:ins>
      <w:del w:id="694" w:author="Microsoft Office User" w:date="2025-09-28T11:17:00Z">
        <w:r w:rsidR="005A44D8" w:rsidRPr="00281557" w:rsidDel="00281557">
          <w:rPr>
            <w:rFonts w:ascii="Aptos" w:eastAsia="Times New Roman" w:hAnsi="Aptos" w:cstheme="minorHAnsi"/>
            <w:color w:val="000000" w:themeColor="text1"/>
            <w:rPrChange w:id="695" w:author="Microsoft Office User" w:date="2025-09-28T11:18:00Z">
              <w:rPr>
                <w:rFonts w:eastAsia="Times New Roman" w:cstheme="minorHAnsi"/>
                <w:color w:val="000000" w:themeColor="text1"/>
              </w:rPr>
            </w:rPrChange>
          </w:rPr>
          <w:delText>in</w:delText>
        </w:r>
      </w:del>
      <w:r w:rsidR="005A44D8" w:rsidRPr="00281557">
        <w:rPr>
          <w:rFonts w:ascii="Aptos" w:eastAsia="Times New Roman" w:hAnsi="Aptos" w:cstheme="minorHAnsi"/>
          <w:color w:val="000000" w:themeColor="text1"/>
          <w:rPrChange w:id="696" w:author="Microsoft Office User" w:date="2025-09-28T11:18:00Z">
            <w:rPr>
              <w:rFonts w:eastAsia="Times New Roman" w:cstheme="minorHAnsi"/>
              <w:color w:val="000000" w:themeColor="text1"/>
            </w:rPr>
          </w:rPrChange>
        </w:rPr>
        <w:t>clud</w:t>
      </w:r>
      <w:ins w:id="697" w:author="Nathan Lo" w:date="2025-01-21T16:41:00Z">
        <w:r w:rsidR="00B4507B" w:rsidRPr="00281557">
          <w:rPr>
            <w:rFonts w:ascii="Aptos" w:eastAsia="Times New Roman" w:hAnsi="Aptos" w:cstheme="minorHAnsi"/>
            <w:color w:val="000000" w:themeColor="text1"/>
            <w:rPrChange w:id="698" w:author="Microsoft Office User" w:date="2025-09-28T11:18:00Z">
              <w:rPr>
                <w:rFonts w:eastAsia="Times New Roman" w:cstheme="minorHAnsi"/>
                <w:color w:val="000000" w:themeColor="text1"/>
              </w:rPr>
            </w:rPrChange>
          </w:rPr>
          <w:t>ed</w:t>
        </w:r>
      </w:ins>
      <w:del w:id="699" w:author="Nathan Lo" w:date="2025-01-21T16:41:00Z">
        <w:r w:rsidR="005A44D8" w:rsidRPr="00281557" w:rsidDel="00B4507B">
          <w:rPr>
            <w:rFonts w:ascii="Aptos" w:eastAsia="Times New Roman" w:hAnsi="Aptos" w:cstheme="minorHAnsi"/>
            <w:color w:val="000000" w:themeColor="text1"/>
            <w:rPrChange w:id="700" w:author="Microsoft Office User" w:date="2025-09-28T11:18:00Z">
              <w:rPr>
                <w:rFonts w:eastAsia="Times New Roman" w:cstheme="minorHAnsi"/>
                <w:color w:val="000000" w:themeColor="text1"/>
              </w:rPr>
            </w:rPrChange>
          </w:rPr>
          <w:delText>ing</w:delText>
        </w:r>
      </w:del>
      <w:r w:rsidR="005A44D8" w:rsidRPr="00281557">
        <w:rPr>
          <w:rFonts w:ascii="Aptos" w:eastAsia="Times New Roman" w:hAnsi="Aptos" w:cstheme="minorHAnsi"/>
          <w:color w:val="000000" w:themeColor="text1"/>
          <w:rPrChange w:id="701" w:author="Microsoft Office User" w:date="2025-09-28T11:18:00Z">
            <w:rPr>
              <w:rFonts w:eastAsia="Times New Roman" w:cstheme="minorHAnsi"/>
              <w:color w:val="000000" w:themeColor="text1"/>
            </w:rPr>
          </w:rPrChange>
        </w:rPr>
        <w:t xml:space="preserve"> in this dating analysis.</w:t>
      </w:r>
      <w:r w:rsidR="005A44D8" w:rsidRPr="001E1D48">
        <w:rPr>
          <w:rFonts w:ascii="Aptos" w:eastAsia="Times New Roman" w:hAnsi="Aptos" w:cstheme="minorHAnsi"/>
          <w:color w:val="000000" w:themeColor="text1"/>
          <w:rPrChange w:id="702" w:author="Nathan Lo" w:date="2025-09-11T14:12:00Z">
            <w:rPr>
              <w:rFonts w:eastAsia="Times New Roman" w:cstheme="minorHAnsi"/>
              <w:color w:val="000000" w:themeColor="text1"/>
            </w:rPr>
          </w:rPrChange>
        </w:rPr>
        <w:t xml:space="preserve"> To identify ancestral inserts</w:t>
      </w:r>
      <w:ins w:id="703" w:author="Nathan Lo" w:date="2025-01-21T16:43:00Z">
        <w:r w:rsidR="00B4507B" w:rsidRPr="001E1D48">
          <w:rPr>
            <w:rFonts w:ascii="Aptos" w:eastAsia="Times New Roman" w:hAnsi="Aptos" w:cstheme="minorHAnsi"/>
            <w:color w:val="000000" w:themeColor="text1"/>
            <w:rPrChange w:id="704" w:author="Nathan Lo" w:date="2025-09-11T14:12:00Z">
              <w:rPr>
                <w:rFonts w:eastAsia="Times New Roman" w:cstheme="minorHAnsi"/>
                <w:color w:val="000000" w:themeColor="text1"/>
              </w:rPr>
            </w:rPrChange>
          </w:rPr>
          <w:t>,</w:t>
        </w:r>
      </w:ins>
      <w:del w:id="705" w:author="Nathan Lo" w:date="2025-01-21T16:42:00Z">
        <w:r w:rsidR="005A44D8" w:rsidRPr="001E1D48" w:rsidDel="00B4507B">
          <w:rPr>
            <w:rFonts w:ascii="Aptos" w:eastAsia="Times New Roman" w:hAnsi="Aptos" w:cstheme="minorHAnsi"/>
            <w:color w:val="000000" w:themeColor="text1"/>
            <w:rPrChange w:id="706" w:author="Nathan Lo" w:date="2025-09-11T14:12:00Z">
              <w:rPr>
                <w:rFonts w:eastAsia="Times New Roman" w:cstheme="minorHAnsi"/>
                <w:color w:val="000000" w:themeColor="text1"/>
              </w:rPr>
            </w:rPrChange>
          </w:rPr>
          <w:delText>, f</w:delText>
        </w:r>
        <w:r w:rsidRPr="001E1D48" w:rsidDel="00B4507B">
          <w:rPr>
            <w:rFonts w:ascii="Aptos" w:eastAsia="Times New Roman" w:hAnsi="Aptos" w:cstheme="minorHAnsi"/>
            <w:color w:val="000000" w:themeColor="text1"/>
            <w:rPrChange w:id="707" w:author="Nathan Lo" w:date="2025-09-11T14:12:00Z">
              <w:rPr>
                <w:rFonts w:eastAsia="Times New Roman" w:cstheme="minorHAnsi"/>
                <w:color w:val="000000" w:themeColor="text1"/>
              </w:rPr>
            </w:rPrChange>
          </w:rPr>
          <w:delText xml:space="preserve">irst, </w:delText>
        </w:r>
        <w:r w:rsidR="005A44D8" w:rsidRPr="001E1D48" w:rsidDel="00B4507B">
          <w:rPr>
            <w:rFonts w:ascii="Aptos" w:eastAsia="Times New Roman" w:hAnsi="Aptos" w:cstheme="minorHAnsi"/>
            <w:color w:val="000000" w:themeColor="text1"/>
            <w:rPrChange w:id="708" w:author="Nathan Lo" w:date="2025-09-11T14:12:00Z">
              <w:rPr>
                <w:rFonts w:eastAsia="Times New Roman" w:cstheme="minorHAnsi"/>
                <w:color w:val="000000" w:themeColor="text1"/>
              </w:rPr>
            </w:rPrChange>
          </w:rPr>
          <w:delText>t</w:delText>
        </w:r>
        <w:r w:rsidR="0065342C" w:rsidRPr="001E1D48" w:rsidDel="00B4507B">
          <w:rPr>
            <w:rFonts w:ascii="Aptos" w:eastAsia="Times New Roman" w:hAnsi="Aptos" w:cstheme="minorHAnsi"/>
            <w:color w:val="000000" w:themeColor="text1"/>
            <w:rPrChange w:id="709" w:author="Nathan Lo" w:date="2025-09-11T14:12:00Z">
              <w:rPr>
                <w:rFonts w:eastAsia="Times New Roman" w:cstheme="minorHAnsi"/>
                <w:color w:val="000000" w:themeColor="text1"/>
              </w:rPr>
            </w:rPrChange>
          </w:rPr>
          <w:delText>he</w:delText>
        </w:r>
      </w:del>
      <w:r w:rsidR="0065342C" w:rsidRPr="001E1D48">
        <w:rPr>
          <w:rFonts w:ascii="Aptos" w:eastAsia="Times New Roman" w:hAnsi="Aptos" w:cstheme="minorHAnsi"/>
          <w:color w:val="000000" w:themeColor="text1"/>
          <w:rPrChange w:id="710" w:author="Nathan Lo" w:date="2025-09-11T14:12:00Z">
            <w:rPr>
              <w:rFonts w:eastAsia="Times New Roman" w:cstheme="minorHAnsi"/>
              <w:color w:val="000000" w:themeColor="text1"/>
            </w:rPr>
          </w:rPrChange>
        </w:rPr>
        <w:t xml:space="preserve"> filtered inserts </w:t>
      </w:r>
      <w:r w:rsidR="005A44D8" w:rsidRPr="001E1D48">
        <w:rPr>
          <w:rFonts w:ascii="Aptos" w:eastAsia="Times New Roman" w:hAnsi="Aptos" w:cstheme="minorHAnsi"/>
          <w:color w:val="000000" w:themeColor="text1"/>
          <w:rPrChange w:id="711" w:author="Nathan Lo" w:date="2025-09-11T14:12:00Z">
            <w:rPr>
              <w:rFonts w:eastAsia="Times New Roman" w:cstheme="minorHAnsi"/>
              <w:color w:val="000000" w:themeColor="text1"/>
            </w:rPr>
          </w:rPrChange>
        </w:rPr>
        <w:t>were</w:t>
      </w:r>
      <w:r w:rsidR="0065342C" w:rsidRPr="001E1D48">
        <w:rPr>
          <w:rFonts w:ascii="Aptos" w:eastAsia="Times New Roman" w:hAnsi="Aptos" w:cstheme="minorHAnsi"/>
          <w:color w:val="000000" w:themeColor="text1"/>
          <w:rPrChange w:id="712" w:author="Nathan Lo" w:date="2025-09-11T14:12:00Z">
            <w:rPr>
              <w:rFonts w:eastAsia="Times New Roman" w:cstheme="minorHAnsi"/>
              <w:color w:val="000000" w:themeColor="text1"/>
            </w:rPr>
          </w:rPrChange>
        </w:rPr>
        <w:t xml:space="preserve"> </w:t>
      </w:r>
      <w:ins w:id="713" w:author="Nathan Lo" w:date="2025-01-21T16:42:00Z">
        <w:r w:rsidR="00B4507B" w:rsidRPr="001E1D48">
          <w:rPr>
            <w:rFonts w:ascii="Aptos" w:eastAsia="Times New Roman" w:hAnsi="Aptos" w:cstheme="minorHAnsi"/>
            <w:color w:val="000000" w:themeColor="text1"/>
            <w:rPrChange w:id="714" w:author="Nathan Lo" w:date="2025-09-11T14:12:00Z">
              <w:rPr>
                <w:rFonts w:eastAsia="Times New Roman" w:cstheme="minorHAnsi"/>
                <w:color w:val="000000" w:themeColor="text1"/>
              </w:rPr>
            </w:rPrChange>
          </w:rPr>
          <w:t xml:space="preserve">first </w:t>
        </w:r>
      </w:ins>
      <w:r w:rsidR="0065342C" w:rsidRPr="001E1D48">
        <w:rPr>
          <w:rFonts w:ascii="Aptos" w:eastAsia="Times New Roman" w:hAnsi="Aptos" w:cstheme="minorHAnsi"/>
          <w:color w:val="000000" w:themeColor="text1"/>
          <w:rPrChange w:id="715" w:author="Nathan Lo" w:date="2025-09-11T14:12:00Z">
            <w:rPr>
              <w:rFonts w:eastAsia="Times New Roman" w:cstheme="minorHAnsi"/>
              <w:color w:val="000000" w:themeColor="text1"/>
            </w:rPr>
          </w:rPrChange>
        </w:rPr>
        <w:t xml:space="preserve">extracted from the genomes </w:t>
      </w:r>
      <w:del w:id="716" w:author="Microsoft Office User" w:date="2025-09-28T11:18:00Z">
        <w:r w:rsidR="0065342C" w:rsidRPr="001E1D48" w:rsidDel="00281557">
          <w:rPr>
            <w:rFonts w:ascii="Aptos" w:eastAsia="Times New Roman" w:hAnsi="Aptos" w:cstheme="minorHAnsi"/>
            <w:color w:val="000000" w:themeColor="text1"/>
            <w:rPrChange w:id="717" w:author="Nathan Lo" w:date="2025-09-11T14:12:00Z">
              <w:rPr>
                <w:rFonts w:eastAsia="Times New Roman" w:cstheme="minorHAnsi"/>
                <w:color w:val="000000" w:themeColor="text1"/>
              </w:rPr>
            </w:rPrChange>
          </w:rPr>
          <w:delText xml:space="preserve">as </w:delText>
        </w:r>
      </w:del>
      <w:r w:rsidR="005A44D8" w:rsidRPr="001E1D48">
        <w:rPr>
          <w:rFonts w:ascii="Aptos" w:eastAsia="Times New Roman" w:hAnsi="Aptos" w:cstheme="minorHAnsi"/>
          <w:color w:val="000000" w:themeColor="text1"/>
          <w:rPrChange w:id="718" w:author="Nathan Lo" w:date="2025-09-11T14:12:00Z">
            <w:rPr>
              <w:rFonts w:eastAsia="Times New Roman" w:cstheme="minorHAnsi"/>
              <w:color w:val="000000" w:themeColor="text1"/>
            </w:rPr>
          </w:rPrChange>
        </w:rPr>
        <w:t xml:space="preserve">using </w:t>
      </w:r>
      <w:proofErr w:type="spellStart"/>
      <w:r w:rsidR="005A44D8" w:rsidRPr="001E1D48">
        <w:rPr>
          <w:rFonts w:ascii="Aptos" w:eastAsia="Times New Roman" w:hAnsi="Aptos" w:cstheme="minorHAnsi"/>
          <w:color w:val="000000" w:themeColor="text1"/>
          <w:rPrChange w:id="719" w:author="Nathan Lo" w:date="2025-09-11T14:12:00Z">
            <w:rPr>
              <w:rFonts w:eastAsia="Times New Roman" w:cstheme="minorHAnsi"/>
              <w:color w:val="000000" w:themeColor="text1"/>
            </w:rPr>
          </w:rPrChange>
        </w:rPr>
        <w:t>bedtools</w:t>
      </w:r>
      <w:proofErr w:type="spellEnd"/>
      <w:r w:rsidR="005A44D8" w:rsidRPr="001E1D48">
        <w:rPr>
          <w:rFonts w:ascii="Aptos" w:eastAsia="Times New Roman" w:hAnsi="Aptos" w:cstheme="minorHAnsi"/>
          <w:color w:val="000000" w:themeColor="text1"/>
          <w:rPrChange w:id="720" w:author="Nathan Lo" w:date="2025-09-11T14:12:00Z">
            <w:rPr>
              <w:rFonts w:eastAsia="Times New Roman" w:cstheme="minorHAnsi"/>
              <w:color w:val="000000" w:themeColor="text1"/>
            </w:rPr>
          </w:rPrChange>
        </w:rPr>
        <w:t xml:space="preserve">. Second, each </w:t>
      </w:r>
      <w:r w:rsidR="0065342C" w:rsidRPr="001E1D48">
        <w:rPr>
          <w:rFonts w:ascii="Aptos" w:eastAsia="Times New Roman" w:hAnsi="Aptos" w:cstheme="minorHAnsi"/>
          <w:color w:val="000000" w:themeColor="text1"/>
          <w:rPrChange w:id="721" w:author="Nathan Lo" w:date="2025-09-11T14:12:00Z">
            <w:rPr>
              <w:rFonts w:eastAsia="Times New Roman" w:cstheme="minorHAnsi"/>
              <w:color w:val="000000" w:themeColor="text1"/>
            </w:rPr>
          </w:rPrChange>
        </w:rPr>
        <w:t xml:space="preserve">insert </w:t>
      </w:r>
      <w:r w:rsidR="005A44D8" w:rsidRPr="001E1D48">
        <w:rPr>
          <w:rFonts w:ascii="Aptos" w:eastAsia="Times New Roman" w:hAnsi="Aptos" w:cstheme="minorHAnsi"/>
          <w:color w:val="000000" w:themeColor="text1"/>
          <w:rPrChange w:id="722" w:author="Nathan Lo" w:date="2025-09-11T14:12:00Z">
            <w:rPr>
              <w:rFonts w:eastAsia="Times New Roman" w:cstheme="minorHAnsi"/>
              <w:color w:val="000000" w:themeColor="text1"/>
            </w:rPr>
          </w:rPrChange>
        </w:rPr>
        <w:t>from a cockroach genome was</w:t>
      </w:r>
      <w:r w:rsidR="0065342C" w:rsidRPr="001E1D48">
        <w:rPr>
          <w:rFonts w:ascii="Aptos" w:eastAsia="Times New Roman" w:hAnsi="Aptos" w:cstheme="minorHAnsi"/>
          <w:color w:val="000000" w:themeColor="text1"/>
          <w:rPrChange w:id="723" w:author="Nathan Lo" w:date="2025-09-11T14:12:00Z">
            <w:rPr>
              <w:rFonts w:eastAsia="Times New Roman" w:cstheme="minorHAnsi"/>
              <w:color w:val="000000" w:themeColor="text1"/>
            </w:rPr>
          </w:rPrChange>
        </w:rPr>
        <w:t xml:space="preserve"> </w:t>
      </w:r>
      <w:proofErr w:type="spellStart"/>
      <w:r w:rsidR="0065342C" w:rsidRPr="001E1D48">
        <w:rPr>
          <w:rFonts w:ascii="Aptos" w:eastAsia="Times New Roman" w:hAnsi="Aptos" w:cstheme="minorHAnsi"/>
          <w:color w:val="000000" w:themeColor="text1"/>
          <w:rPrChange w:id="724" w:author="Nathan Lo" w:date="2025-09-11T14:12:00Z">
            <w:rPr>
              <w:rFonts w:eastAsia="Times New Roman" w:cstheme="minorHAnsi"/>
              <w:color w:val="000000" w:themeColor="text1"/>
            </w:rPr>
          </w:rPrChange>
        </w:rPr>
        <w:t>BLASTed</w:t>
      </w:r>
      <w:proofErr w:type="spellEnd"/>
      <w:r w:rsidR="0065342C" w:rsidRPr="001E1D48">
        <w:rPr>
          <w:rFonts w:ascii="Aptos" w:eastAsia="Times New Roman" w:hAnsi="Aptos" w:cstheme="minorHAnsi"/>
          <w:color w:val="000000" w:themeColor="text1"/>
          <w:rPrChange w:id="725" w:author="Nathan Lo" w:date="2025-09-11T14:12:00Z">
            <w:rPr>
              <w:rFonts w:eastAsia="Times New Roman" w:cstheme="minorHAnsi"/>
              <w:color w:val="000000" w:themeColor="text1"/>
            </w:rPr>
          </w:rPrChange>
        </w:rPr>
        <w:t xml:space="preserve"> against the </w:t>
      </w:r>
      <w:r w:rsidR="005A44D8" w:rsidRPr="001E1D48">
        <w:rPr>
          <w:rFonts w:ascii="Aptos" w:eastAsia="Times New Roman" w:hAnsi="Aptos" w:cstheme="minorHAnsi"/>
          <w:color w:val="000000" w:themeColor="text1"/>
          <w:rPrChange w:id="726" w:author="Nathan Lo" w:date="2025-09-11T14:12:00Z">
            <w:rPr>
              <w:rFonts w:eastAsia="Times New Roman" w:cstheme="minorHAnsi"/>
              <w:color w:val="000000" w:themeColor="text1"/>
            </w:rPr>
          </w:rPrChange>
        </w:rPr>
        <w:t>specific</w:t>
      </w:r>
      <w:r w:rsidR="0065342C" w:rsidRPr="001E1D48">
        <w:rPr>
          <w:rFonts w:ascii="Aptos" w:eastAsia="Times New Roman" w:hAnsi="Aptos" w:cstheme="minorHAnsi"/>
          <w:color w:val="000000" w:themeColor="text1"/>
          <w:rPrChange w:id="727" w:author="Nathan Lo" w:date="2025-09-11T14:12:00Z">
            <w:rPr>
              <w:rFonts w:eastAsia="Times New Roman" w:cstheme="minorHAnsi"/>
              <w:color w:val="000000" w:themeColor="text1"/>
            </w:rPr>
          </w:rPrChange>
        </w:rPr>
        <w:t xml:space="preserve"> </w:t>
      </w:r>
      <w:proofErr w:type="spellStart"/>
      <w:r w:rsidR="0065342C" w:rsidRPr="001E1D48">
        <w:rPr>
          <w:rFonts w:ascii="Aptos" w:eastAsia="Times New Roman" w:hAnsi="Aptos" w:cstheme="minorHAnsi"/>
          <w:i/>
          <w:color w:val="000000" w:themeColor="text1"/>
          <w:rPrChange w:id="728" w:author="Nathan Lo" w:date="2025-09-11T14:12:00Z">
            <w:rPr>
              <w:rFonts w:eastAsia="Times New Roman" w:cstheme="minorHAnsi"/>
              <w:i/>
              <w:color w:val="000000" w:themeColor="text1"/>
            </w:rPr>
          </w:rPrChange>
        </w:rPr>
        <w:t>Blattabacterium</w:t>
      </w:r>
      <w:proofErr w:type="spellEnd"/>
      <w:r w:rsidR="0065342C" w:rsidRPr="001E1D48">
        <w:rPr>
          <w:rFonts w:ascii="Aptos" w:eastAsia="Times New Roman" w:hAnsi="Aptos" w:cstheme="minorHAnsi"/>
          <w:color w:val="000000" w:themeColor="text1"/>
          <w:rPrChange w:id="729" w:author="Nathan Lo" w:date="2025-09-11T14:12:00Z">
            <w:rPr>
              <w:rFonts w:eastAsia="Times New Roman" w:cstheme="minorHAnsi"/>
              <w:color w:val="000000" w:themeColor="text1"/>
            </w:rPr>
          </w:rPrChange>
        </w:rPr>
        <w:t xml:space="preserve"> strain </w:t>
      </w:r>
      <w:r w:rsidR="005A44D8" w:rsidRPr="001E1D48">
        <w:rPr>
          <w:rFonts w:ascii="Aptos" w:eastAsia="Times New Roman" w:hAnsi="Aptos" w:cstheme="minorHAnsi"/>
          <w:color w:val="000000" w:themeColor="text1"/>
          <w:rPrChange w:id="730" w:author="Nathan Lo" w:date="2025-09-11T14:12:00Z">
            <w:rPr>
              <w:rFonts w:eastAsia="Times New Roman" w:cstheme="minorHAnsi"/>
              <w:color w:val="000000" w:themeColor="text1"/>
            </w:rPr>
          </w:rPrChange>
        </w:rPr>
        <w:t xml:space="preserve">that the species harbours. Note, species-specific </w:t>
      </w:r>
      <w:proofErr w:type="spellStart"/>
      <w:r w:rsidR="005A44D8" w:rsidRPr="001E1D48">
        <w:rPr>
          <w:rFonts w:ascii="Aptos" w:eastAsia="Times New Roman" w:hAnsi="Aptos" w:cstheme="minorHAnsi"/>
          <w:i/>
          <w:iCs/>
          <w:color w:val="000000" w:themeColor="text1"/>
          <w:rPrChange w:id="731" w:author="Nathan Lo" w:date="2025-09-11T14:12:00Z">
            <w:rPr>
              <w:rFonts w:eastAsia="Times New Roman" w:cstheme="minorHAnsi"/>
              <w:color w:val="000000" w:themeColor="text1"/>
            </w:rPr>
          </w:rPrChange>
        </w:rPr>
        <w:t>Blattabacterium</w:t>
      </w:r>
      <w:proofErr w:type="spellEnd"/>
      <w:r w:rsidR="005A44D8" w:rsidRPr="001E1D48">
        <w:rPr>
          <w:rFonts w:ascii="Aptos" w:eastAsia="Times New Roman" w:hAnsi="Aptos" w:cstheme="minorHAnsi"/>
          <w:color w:val="000000" w:themeColor="text1"/>
          <w:rPrChange w:id="732" w:author="Nathan Lo" w:date="2025-09-11T14:12:00Z">
            <w:rPr>
              <w:rFonts w:eastAsia="Times New Roman" w:cstheme="minorHAnsi"/>
              <w:color w:val="000000" w:themeColor="text1"/>
            </w:rPr>
          </w:rPrChange>
        </w:rPr>
        <w:t xml:space="preserve"> genomes were not available for all genomes analysed here</w:t>
      </w:r>
      <w:ins w:id="733" w:author="Nathan Lo" w:date="2025-01-21T16:56:00Z">
        <w:r w:rsidR="001D3140" w:rsidRPr="001E1D48">
          <w:rPr>
            <w:rFonts w:ascii="Aptos" w:eastAsia="Times New Roman" w:hAnsi="Aptos" w:cstheme="minorHAnsi"/>
            <w:color w:val="000000" w:themeColor="text1"/>
            <w:rPrChange w:id="734" w:author="Nathan Lo" w:date="2025-09-11T14:12:00Z">
              <w:rPr>
                <w:rFonts w:eastAsia="Times New Roman" w:cstheme="minorHAnsi"/>
                <w:color w:val="000000" w:themeColor="text1"/>
              </w:rPr>
            </w:rPrChange>
          </w:rPr>
          <w:t xml:space="preserve">: </w:t>
        </w:r>
        <w:commentRangeStart w:id="735"/>
        <w:r w:rsidR="001D3140" w:rsidRPr="001E1D48">
          <w:rPr>
            <w:rFonts w:ascii="Aptos" w:eastAsia="Times New Roman" w:hAnsi="Aptos" w:cstheme="minorHAnsi"/>
            <w:color w:val="000000" w:themeColor="text1"/>
            <w:rPrChange w:id="736" w:author="Nathan Lo" w:date="2025-09-11T14:12:00Z">
              <w:rPr>
                <w:rFonts w:eastAsia="Times New Roman" w:cstheme="minorHAnsi"/>
                <w:color w:val="000000" w:themeColor="text1"/>
              </w:rPr>
            </w:rPrChange>
          </w:rPr>
          <w:t xml:space="preserve">in this case, the genome of the closest available relative </w:t>
        </w:r>
        <w:commentRangeEnd w:id="735"/>
        <w:r w:rsidR="001D3140" w:rsidRPr="001E1D48">
          <w:rPr>
            <w:rStyle w:val="CommentReference"/>
            <w:rFonts w:ascii="Aptos" w:hAnsi="Aptos"/>
            <w:rPrChange w:id="737" w:author="Nathan Lo" w:date="2025-09-11T14:12:00Z">
              <w:rPr>
                <w:rStyle w:val="CommentReference"/>
              </w:rPr>
            </w:rPrChange>
          </w:rPr>
          <w:commentReference w:id="735"/>
        </w:r>
        <w:r w:rsidR="001D3140" w:rsidRPr="001E1D48">
          <w:rPr>
            <w:rFonts w:ascii="Aptos" w:eastAsia="Times New Roman" w:hAnsi="Aptos" w:cstheme="minorHAnsi"/>
            <w:color w:val="000000" w:themeColor="text1"/>
            <w:rPrChange w:id="738" w:author="Nathan Lo" w:date="2025-09-11T14:12:00Z">
              <w:rPr>
                <w:rFonts w:eastAsia="Times New Roman" w:cstheme="minorHAnsi"/>
                <w:color w:val="000000" w:themeColor="text1"/>
              </w:rPr>
            </w:rPrChange>
          </w:rPr>
          <w:t>was used</w:t>
        </w:r>
      </w:ins>
      <w:r w:rsidR="005A44D8" w:rsidRPr="001E1D48">
        <w:rPr>
          <w:rFonts w:ascii="Aptos" w:eastAsia="Times New Roman" w:hAnsi="Aptos" w:cstheme="minorHAnsi"/>
          <w:color w:val="000000" w:themeColor="text1"/>
          <w:rPrChange w:id="739" w:author="Nathan Lo" w:date="2025-09-11T14:12:00Z">
            <w:rPr>
              <w:rFonts w:eastAsia="Times New Roman" w:cstheme="minorHAnsi"/>
              <w:color w:val="000000" w:themeColor="text1"/>
            </w:rPr>
          </w:rPrChange>
        </w:rPr>
        <w:t xml:space="preserve"> (Tabl</w:t>
      </w:r>
      <w:r w:rsidR="006A0874" w:rsidRPr="001E1D48">
        <w:rPr>
          <w:rFonts w:ascii="Aptos" w:eastAsia="Times New Roman" w:hAnsi="Aptos" w:cstheme="minorHAnsi"/>
          <w:color w:val="000000" w:themeColor="text1"/>
          <w:rPrChange w:id="740" w:author="Nathan Lo" w:date="2025-09-11T14:12:00Z">
            <w:rPr>
              <w:rFonts w:eastAsia="Times New Roman" w:cstheme="minorHAnsi"/>
              <w:color w:val="000000" w:themeColor="text1"/>
            </w:rPr>
          </w:rPrChange>
        </w:rPr>
        <w:t>e</w:t>
      </w:r>
      <w:r w:rsidR="005A44D8" w:rsidRPr="001E1D48">
        <w:rPr>
          <w:rFonts w:ascii="Aptos" w:eastAsia="Times New Roman" w:hAnsi="Aptos" w:cstheme="minorHAnsi"/>
          <w:color w:val="000000" w:themeColor="text1"/>
          <w:rPrChange w:id="741" w:author="Nathan Lo" w:date="2025-09-11T14:12:00Z">
            <w:rPr>
              <w:rFonts w:eastAsia="Times New Roman" w:cstheme="minorHAnsi"/>
              <w:color w:val="000000" w:themeColor="text1"/>
            </w:rPr>
          </w:rPrChange>
        </w:rPr>
        <w:t xml:space="preserve"> S1 and Figure S1). Third, e</w:t>
      </w:r>
      <w:r w:rsidR="0065342C" w:rsidRPr="001E1D48">
        <w:rPr>
          <w:rFonts w:ascii="Aptos" w:eastAsia="Times New Roman" w:hAnsi="Aptos" w:cstheme="minorHAnsi"/>
          <w:color w:val="000000" w:themeColor="text1"/>
          <w:rPrChange w:id="742" w:author="Nathan Lo" w:date="2025-09-11T14:12:00Z">
            <w:rPr>
              <w:rFonts w:eastAsia="Times New Roman" w:cstheme="minorHAnsi"/>
              <w:color w:val="000000" w:themeColor="text1"/>
            </w:rPr>
          </w:rPrChange>
        </w:rPr>
        <w:t xml:space="preserve">ach insert </w:t>
      </w:r>
      <w:ins w:id="743" w:author="Nathan Lo" w:date="2025-01-21T16:56:00Z">
        <w:r w:rsidR="001D3140" w:rsidRPr="001E1D48">
          <w:rPr>
            <w:rFonts w:ascii="Aptos" w:eastAsia="Times New Roman" w:hAnsi="Aptos" w:cstheme="minorHAnsi"/>
            <w:color w:val="000000" w:themeColor="text1"/>
            <w:rPrChange w:id="744" w:author="Nathan Lo" w:date="2025-09-11T14:12:00Z">
              <w:rPr>
                <w:rFonts w:eastAsia="Times New Roman" w:cstheme="minorHAnsi"/>
                <w:color w:val="000000" w:themeColor="text1"/>
              </w:rPr>
            </w:rPrChange>
          </w:rPr>
          <w:t>was</w:t>
        </w:r>
      </w:ins>
      <w:del w:id="745" w:author="Nathan Lo" w:date="2025-01-21T16:56:00Z">
        <w:r w:rsidR="0065342C" w:rsidRPr="001E1D48" w:rsidDel="001D3140">
          <w:rPr>
            <w:rFonts w:ascii="Aptos" w:eastAsia="Times New Roman" w:hAnsi="Aptos" w:cstheme="minorHAnsi"/>
            <w:color w:val="000000" w:themeColor="text1"/>
            <w:rPrChange w:id="746" w:author="Nathan Lo" w:date="2025-09-11T14:12:00Z">
              <w:rPr>
                <w:rFonts w:eastAsia="Times New Roman" w:cstheme="minorHAnsi"/>
                <w:color w:val="000000" w:themeColor="text1"/>
              </w:rPr>
            </w:rPrChange>
          </w:rPr>
          <w:delText>is also</w:delText>
        </w:r>
      </w:del>
      <w:r w:rsidR="0065342C" w:rsidRPr="001E1D48">
        <w:rPr>
          <w:rFonts w:ascii="Aptos" w:eastAsia="Times New Roman" w:hAnsi="Aptos" w:cstheme="minorHAnsi"/>
          <w:color w:val="000000" w:themeColor="text1"/>
          <w:rPrChange w:id="747" w:author="Nathan Lo" w:date="2025-09-11T14:12:00Z">
            <w:rPr>
              <w:rFonts w:eastAsia="Times New Roman" w:cstheme="minorHAnsi"/>
              <w:color w:val="000000" w:themeColor="text1"/>
            </w:rPr>
          </w:rPrChange>
        </w:rPr>
        <w:t xml:space="preserve"> </w:t>
      </w:r>
      <w:proofErr w:type="spellStart"/>
      <w:r w:rsidR="0065342C" w:rsidRPr="001E1D48">
        <w:rPr>
          <w:rFonts w:ascii="Aptos" w:eastAsia="Times New Roman" w:hAnsi="Aptos" w:cstheme="minorHAnsi"/>
          <w:color w:val="000000" w:themeColor="text1"/>
          <w:rPrChange w:id="748" w:author="Nathan Lo" w:date="2025-09-11T14:12:00Z">
            <w:rPr>
              <w:rFonts w:eastAsia="Times New Roman" w:cstheme="minorHAnsi"/>
              <w:color w:val="000000" w:themeColor="text1"/>
            </w:rPr>
          </w:rPrChange>
        </w:rPr>
        <w:t>BLASTed</w:t>
      </w:r>
      <w:proofErr w:type="spellEnd"/>
      <w:r w:rsidR="0065342C" w:rsidRPr="001E1D48">
        <w:rPr>
          <w:rFonts w:ascii="Aptos" w:eastAsia="Times New Roman" w:hAnsi="Aptos" w:cstheme="minorHAnsi"/>
          <w:color w:val="000000" w:themeColor="text1"/>
          <w:rPrChange w:id="749" w:author="Nathan Lo" w:date="2025-09-11T14:12:00Z">
            <w:rPr>
              <w:rFonts w:eastAsia="Times New Roman" w:cstheme="minorHAnsi"/>
              <w:color w:val="000000" w:themeColor="text1"/>
            </w:rPr>
          </w:rPrChange>
        </w:rPr>
        <w:t xml:space="preserve"> against all </w:t>
      </w:r>
      <w:r w:rsidR="005A44D8" w:rsidRPr="001E1D48">
        <w:rPr>
          <w:rFonts w:ascii="Aptos" w:eastAsia="Times New Roman" w:hAnsi="Aptos" w:cstheme="minorHAnsi"/>
          <w:color w:val="000000" w:themeColor="text1"/>
          <w:rPrChange w:id="750" w:author="Nathan Lo" w:date="2025-09-11T14:12:00Z">
            <w:rPr>
              <w:rFonts w:eastAsia="Times New Roman" w:cstheme="minorHAnsi"/>
              <w:color w:val="000000" w:themeColor="text1"/>
            </w:rPr>
          </w:rPrChange>
        </w:rPr>
        <w:t xml:space="preserve">of the </w:t>
      </w:r>
      <w:r w:rsidR="0065342C" w:rsidRPr="001E1D48">
        <w:rPr>
          <w:rFonts w:ascii="Aptos" w:eastAsia="Times New Roman" w:hAnsi="Aptos" w:cstheme="minorHAnsi"/>
          <w:color w:val="000000" w:themeColor="text1"/>
          <w:rPrChange w:id="751" w:author="Nathan Lo" w:date="2025-09-11T14:12:00Z">
            <w:rPr>
              <w:rFonts w:eastAsia="Times New Roman" w:cstheme="minorHAnsi"/>
              <w:color w:val="000000" w:themeColor="text1"/>
            </w:rPr>
          </w:rPrChange>
        </w:rPr>
        <w:t xml:space="preserve">inserts </w:t>
      </w:r>
      <w:del w:id="752" w:author="Nathan Lo" w:date="2025-01-21T16:57:00Z">
        <w:r w:rsidR="0065342C" w:rsidRPr="001E1D48" w:rsidDel="001D3140">
          <w:rPr>
            <w:rFonts w:ascii="Aptos" w:eastAsia="Times New Roman" w:hAnsi="Aptos" w:cstheme="minorHAnsi"/>
            <w:color w:val="000000" w:themeColor="text1"/>
            <w:rPrChange w:id="753" w:author="Nathan Lo" w:date="2025-09-11T14:12:00Z">
              <w:rPr>
                <w:rFonts w:eastAsia="Times New Roman" w:cstheme="minorHAnsi"/>
                <w:color w:val="000000" w:themeColor="text1"/>
              </w:rPr>
            </w:rPrChange>
          </w:rPr>
          <w:delText xml:space="preserve">in </w:delText>
        </w:r>
        <w:r w:rsidR="005A44D8" w:rsidRPr="001E1D48" w:rsidDel="001D3140">
          <w:rPr>
            <w:rFonts w:ascii="Aptos" w:eastAsia="Times New Roman" w:hAnsi="Aptos" w:cstheme="minorHAnsi"/>
            <w:color w:val="000000" w:themeColor="text1"/>
            <w:rPrChange w:id="754" w:author="Nathan Lo" w:date="2025-09-11T14:12:00Z">
              <w:rPr>
                <w:rFonts w:eastAsia="Times New Roman" w:cstheme="minorHAnsi"/>
                <w:color w:val="000000" w:themeColor="text1"/>
              </w:rPr>
            </w:rPrChange>
          </w:rPr>
          <w:delText>of</w:delText>
        </w:r>
      </w:del>
      <w:ins w:id="755" w:author="Nathan Lo" w:date="2025-01-21T16:57:00Z">
        <w:r w:rsidR="001D3140" w:rsidRPr="001E1D48">
          <w:rPr>
            <w:rFonts w:ascii="Aptos" w:eastAsia="Times New Roman" w:hAnsi="Aptos" w:cstheme="minorHAnsi"/>
            <w:color w:val="000000" w:themeColor="text1"/>
            <w:rPrChange w:id="756" w:author="Nathan Lo" w:date="2025-09-11T14:12:00Z">
              <w:rPr>
                <w:rFonts w:eastAsia="Times New Roman" w:cstheme="minorHAnsi"/>
                <w:color w:val="000000" w:themeColor="text1"/>
              </w:rPr>
            </w:rPrChange>
          </w:rPr>
          <w:t>from</w:t>
        </w:r>
      </w:ins>
      <w:r w:rsidR="005A44D8" w:rsidRPr="001E1D48">
        <w:rPr>
          <w:rFonts w:ascii="Aptos" w:eastAsia="Times New Roman" w:hAnsi="Aptos" w:cstheme="minorHAnsi"/>
          <w:color w:val="000000" w:themeColor="text1"/>
          <w:rPrChange w:id="757" w:author="Nathan Lo" w:date="2025-09-11T14:12:00Z">
            <w:rPr>
              <w:rFonts w:eastAsia="Times New Roman" w:cstheme="minorHAnsi"/>
              <w:color w:val="000000" w:themeColor="text1"/>
            </w:rPr>
          </w:rPrChange>
        </w:rPr>
        <w:t xml:space="preserve"> the</w:t>
      </w:r>
      <w:r w:rsidR="0065342C" w:rsidRPr="001E1D48">
        <w:rPr>
          <w:rFonts w:ascii="Aptos" w:eastAsia="Times New Roman" w:hAnsi="Aptos" w:cstheme="minorHAnsi"/>
          <w:color w:val="000000" w:themeColor="text1"/>
          <w:rPrChange w:id="758" w:author="Nathan Lo" w:date="2025-09-11T14:12:00Z">
            <w:rPr>
              <w:rFonts w:eastAsia="Times New Roman" w:cstheme="minorHAnsi"/>
              <w:color w:val="000000" w:themeColor="text1"/>
            </w:rPr>
          </w:rPrChange>
        </w:rPr>
        <w:t xml:space="preserve"> other cockroach/termite taxa (excluding itself). </w:t>
      </w:r>
      <w:r w:rsidR="005A44D8" w:rsidRPr="001E1D48">
        <w:rPr>
          <w:rFonts w:ascii="Aptos" w:eastAsia="Times New Roman" w:hAnsi="Aptos" w:cstheme="minorHAnsi"/>
          <w:color w:val="000000" w:themeColor="text1"/>
          <w:rPrChange w:id="759" w:author="Nathan Lo" w:date="2025-09-11T14:12:00Z">
            <w:rPr>
              <w:rFonts w:eastAsia="Times New Roman" w:cstheme="minorHAnsi"/>
              <w:color w:val="000000" w:themeColor="text1"/>
            </w:rPr>
          </w:rPrChange>
        </w:rPr>
        <w:t xml:space="preserve">Fourth, the two </w:t>
      </w:r>
      <w:r w:rsidR="0065342C" w:rsidRPr="001E1D48">
        <w:rPr>
          <w:rFonts w:ascii="Aptos" w:eastAsia="Times New Roman" w:hAnsi="Aptos" w:cstheme="minorHAnsi"/>
          <w:color w:val="000000" w:themeColor="text1"/>
          <w:rPrChange w:id="760" w:author="Nathan Lo" w:date="2025-09-11T14:12:00Z">
            <w:rPr>
              <w:rFonts w:eastAsia="Times New Roman" w:cstheme="minorHAnsi"/>
              <w:color w:val="000000" w:themeColor="text1"/>
            </w:rPr>
          </w:rPrChange>
        </w:rPr>
        <w:t xml:space="preserve">BLAST output files </w:t>
      </w:r>
      <w:r w:rsidR="005A44D8" w:rsidRPr="001E1D48">
        <w:rPr>
          <w:rFonts w:ascii="Aptos" w:eastAsia="Times New Roman" w:hAnsi="Aptos" w:cstheme="minorHAnsi"/>
          <w:color w:val="000000" w:themeColor="text1"/>
          <w:rPrChange w:id="761" w:author="Nathan Lo" w:date="2025-09-11T14:12:00Z">
            <w:rPr>
              <w:rFonts w:eastAsia="Times New Roman" w:cstheme="minorHAnsi"/>
              <w:color w:val="000000" w:themeColor="text1"/>
            </w:rPr>
          </w:rPrChange>
        </w:rPr>
        <w:t>were compared using a custom R script</w:t>
      </w:r>
      <w:r w:rsidR="0065342C" w:rsidRPr="001E1D48">
        <w:rPr>
          <w:rFonts w:ascii="Aptos" w:eastAsia="Times New Roman" w:hAnsi="Aptos" w:cstheme="minorHAnsi"/>
          <w:color w:val="000000" w:themeColor="text1"/>
          <w:rPrChange w:id="762" w:author="Nathan Lo" w:date="2025-09-11T14:12:00Z">
            <w:rPr>
              <w:rFonts w:eastAsia="Times New Roman" w:cstheme="minorHAnsi"/>
              <w:color w:val="000000" w:themeColor="text1"/>
            </w:rPr>
          </w:rPrChange>
        </w:rPr>
        <w:t xml:space="preserve">. </w:t>
      </w:r>
      <w:r w:rsidR="006A0874" w:rsidRPr="001E1D48">
        <w:rPr>
          <w:rFonts w:ascii="Aptos" w:eastAsia="Times New Roman" w:hAnsi="Aptos" w:cstheme="minorHAnsi"/>
          <w:color w:val="000000" w:themeColor="text1"/>
          <w:rPrChange w:id="763" w:author="Nathan Lo" w:date="2025-09-11T14:12:00Z">
            <w:rPr>
              <w:rFonts w:eastAsia="Times New Roman" w:cstheme="minorHAnsi"/>
              <w:color w:val="000000" w:themeColor="text1"/>
            </w:rPr>
          </w:rPrChange>
        </w:rPr>
        <w:t xml:space="preserve">The hit was set to ‘NA’ </w:t>
      </w:r>
      <w:ins w:id="764" w:author="Nathan Lo" w:date="2025-01-21T16:57:00Z">
        <w:r w:rsidR="001D3140" w:rsidRPr="001E1D48">
          <w:rPr>
            <w:rFonts w:ascii="Aptos" w:eastAsia="Times New Roman" w:hAnsi="Aptos" w:cstheme="minorHAnsi"/>
            <w:color w:val="000000" w:themeColor="text1"/>
            <w:rPrChange w:id="765" w:author="Nathan Lo" w:date="2025-09-11T14:12:00Z">
              <w:rPr>
                <w:rFonts w:eastAsia="Times New Roman" w:cstheme="minorHAnsi"/>
                <w:color w:val="000000" w:themeColor="text1"/>
              </w:rPr>
            </w:rPrChange>
          </w:rPr>
          <w:t>and</w:t>
        </w:r>
      </w:ins>
      <w:del w:id="766" w:author="Nathan Lo" w:date="2025-01-21T16:57:00Z">
        <w:r w:rsidR="006A0874" w:rsidRPr="001E1D48" w:rsidDel="001D3140">
          <w:rPr>
            <w:rFonts w:ascii="Aptos" w:eastAsia="Times New Roman" w:hAnsi="Aptos" w:cstheme="minorHAnsi"/>
            <w:color w:val="000000" w:themeColor="text1"/>
            <w:rPrChange w:id="767" w:author="Nathan Lo" w:date="2025-09-11T14:12:00Z">
              <w:rPr>
                <w:rFonts w:eastAsia="Times New Roman" w:cstheme="minorHAnsi"/>
                <w:color w:val="000000" w:themeColor="text1"/>
              </w:rPr>
            </w:rPrChange>
          </w:rPr>
          <w:delText>is</w:delText>
        </w:r>
      </w:del>
      <w:r w:rsidR="006A0874" w:rsidRPr="001E1D48">
        <w:rPr>
          <w:rFonts w:ascii="Aptos" w:eastAsia="Times New Roman" w:hAnsi="Aptos" w:cstheme="minorHAnsi"/>
          <w:color w:val="000000" w:themeColor="text1"/>
          <w:rPrChange w:id="768" w:author="Nathan Lo" w:date="2025-09-11T14:12:00Z">
            <w:rPr>
              <w:rFonts w:eastAsia="Times New Roman" w:cstheme="minorHAnsi"/>
              <w:color w:val="000000" w:themeColor="text1"/>
            </w:rPr>
          </w:rPrChange>
        </w:rPr>
        <w:t xml:space="preserve"> query coverage was </w:t>
      </w:r>
      <w:commentRangeStart w:id="769"/>
      <w:r w:rsidR="006A0874" w:rsidRPr="001E1D48">
        <w:rPr>
          <w:rFonts w:ascii="Aptos" w:eastAsia="Times New Roman" w:hAnsi="Aptos" w:cstheme="minorHAnsi"/>
          <w:color w:val="000000" w:themeColor="text1"/>
          <w:rPrChange w:id="770" w:author="Nathan Lo" w:date="2025-09-11T14:12:00Z">
            <w:rPr>
              <w:rFonts w:eastAsia="Times New Roman" w:cstheme="minorHAnsi"/>
              <w:color w:val="000000" w:themeColor="text1"/>
            </w:rPr>
          </w:rPrChange>
        </w:rPr>
        <w:t xml:space="preserve">&lt;70% </w:t>
      </w:r>
      <w:commentRangeEnd w:id="769"/>
      <w:r w:rsidR="006A0874" w:rsidRPr="001E1D48">
        <w:rPr>
          <w:rStyle w:val="CommentReference"/>
          <w:rFonts w:ascii="Aptos" w:hAnsi="Aptos"/>
          <w:rPrChange w:id="771" w:author="Nathan Lo" w:date="2025-09-11T14:12:00Z">
            <w:rPr>
              <w:rStyle w:val="CommentReference"/>
            </w:rPr>
          </w:rPrChange>
        </w:rPr>
        <w:commentReference w:id="769"/>
      </w:r>
      <w:r w:rsidR="006A0874" w:rsidRPr="001E1D48">
        <w:rPr>
          <w:rFonts w:ascii="Aptos" w:eastAsia="Times New Roman" w:hAnsi="Aptos" w:cstheme="minorHAnsi"/>
          <w:color w:val="000000" w:themeColor="text1"/>
          <w:rPrChange w:id="772" w:author="Nathan Lo" w:date="2025-09-11T14:12:00Z">
            <w:rPr>
              <w:rFonts w:eastAsia="Times New Roman" w:cstheme="minorHAnsi"/>
              <w:color w:val="000000" w:themeColor="text1"/>
            </w:rPr>
          </w:rPrChange>
        </w:rPr>
        <w:t>(alternate threshold &lt;50%).</w:t>
      </w:r>
      <w:r w:rsidR="00C53983" w:rsidRPr="001E1D48">
        <w:rPr>
          <w:rFonts w:ascii="Aptos" w:eastAsia="Times New Roman" w:hAnsi="Aptos" w:cstheme="minorHAnsi"/>
          <w:color w:val="000000" w:themeColor="text1"/>
          <w:rPrChange w:id="773" w:author="Nathan Lo" w:date="2025-09-11T14:12:00Z">
            <w:rPr>
              <w:rFonts w:eastAsia="Times New Roman" w:cstheme="minorHAnsi"/>
              <w:color w:val="000000" w:themeColor="text1"/>
            </w:rPr>
          </w:rPrChange>
        </w:rPr>
        <w:br/>
      </w:r>
      <w:r w:rsidR="00C53983" w:rsidRPr="001E1D48">
        <w:rPr>
          <w:rFonts w:ascii="Aptos" w:eastAsia="Times New Roman" w:hAnsi="Aptos" w:cstheme="minorHAnsi"/>
          <w:color w:val="000000" w:themeColor="text1"/>
          <w:rPrChange w:id="774" w:author="Nathan Lo" w:date="2025-09-11T14:12:00Z">
            <w:rPr>
              <w:rFonts w:eastAsia="Times New Roman" w:cstheme="minorHAnsi"/>
              <w:color w:val="000000" w:themeColor="text1"/>
            </w:rPr>
          </w:rPrChange>
        </w:rPr>
        <w:br/>
      </w:r>
      <w:r w:rsidR="0065342C" w:rsidRPr="001E1D48">
        <w:rPr>
          <w:rFonts w:ascii="Aptos" w:eastAsia="Times New Roman" w:hAnsi="Aptos" w:cstheme="minorHAnsi"/>
          <w:color w:val="000000" w:themeColor="text1"/>
          <w:rPrChange w:id="775" w:author="Nathan Lo" w:date="2025-09-11T14:12:00Z">
            <w:rPr>
              <w:rFonts w:eastAsia="Times New Roman" w:cstheme="minorHAnsi"/>
              <w:color w:val="000000" w:themeColor="text1"/>
            </w:rPr>
          </w:rPrChange>
        </w:rPr>
        <w:t xml:space="preserve">If </w:t>
      </w:r>
      <w:ins w:id="776" w:author="Nathan Lo" w:date="2025-01-21T16:57:00Z">
        <w:r w:rsidR="0091708B" w:rsidRPr="001E1D48">
          <w:rPr>
            <w:rFonts w:ascii="Aptos" w:eastAsia="Times New Roman" w:hAnsi="Aptos" w:cstheme="minorHAnsi"/>
            <w:color w:val="000000" w:themeColor="text1"/>
            <w:rPrChange w:id="777" w:author="Nathan Lo" w:date="2025-09-11T14:12:00Z">
              <w:rPr>
                <w:rFonts w:eastAsia="Times New Roman" w:cstheme="minorHAnsi"/>
                <w:color w:val="000000" w:themeColor="text1"/>
              </w:rPr>
            </w:rPrChange>
          </w:rPr>
          <w:t xml:space="preserve">% </w:t>
        </w:r>
      </w:ins>
      <w:del w:id="778" w:author="Nathan Lo" w:date="2025-01-21T16:57:00Z">
        <w:r w:rsidR="0065342C" w:rsidRPr="001E1D48" w:rsidDel="0091708B">
          <w:rPr>
            <w:rFonts w:ascii="Aptos" w:eastAsia="Times New Roman" w:hAnsi="Aptos" w:cstheme="minorHAnsi"/>
            <w:color w:val="000000" w:themeColor="text1"/>
            <w:rPrChange w:id="779" w:author="Nathan Lo" w:date="2025-09-11T14:12:00Z">
              <w:rPr>
                <w:rFonts w:eastAsia="Times New Roman" w:cstheme="minorHAnsi"/>
                <w:color w:val="000000" w:themeColor="text1"/>
              </w:rPr>
            </w:rPrChange>
          </w:rPr>
          <w:delText xml:space="preserve">the </w:delText>
        </w:r>
      </w:del>
      <w:r w:rsidR="006A0874" w:rsidRPr="001E1D48">
        <w:rPr>
          <w:rFonts w:ascii="Aptos" w:eastAsia="Times New Roman" w:hAnsi="Aptos" w:cstheme="minorHAnsi"/>
          <w:color w:val="000000" w:themeColor="text1"/>
          <w:rPrChange w:id="780" w:author="Nathan Lo" w:date="2025-09-11T14:12:00Z">
            <w:rPr>
              <w:rFonts w:eastAsia="Times New Roman" w:cstheme="minorHAnsi"/>
              <w:color w:val="000000" w:themeColor="text1"/>
            </w:rPr>
          </w:rPrChange>
        </w:rPr>
        <w:t>sequence identity</w:t>
      </w:r>
      <w:ins w:id="781" w:author="Nathan Lo" w:date="2025-01-21T16:57:00Z">
        <w:r w:rsidR="0091708B" w:rsidRPr="001E1D48">
          <w:rPr>
            <w:rFonts w:ascii="Aptos" w:eastAsia="Times New Roman" w:hAnsi="Aptos" w:cstheme="minorHAnsi"/>
            <w:color w:val="000000" w:themeColor="text1"/>
            <w:rPrChange w:id="782" w:author="Nathan Lo" w:date="2025-09-11T14:12:00Z">
              <w:rPr>
                <w:rFonts w:eastAsia="Times New Roman" w:cstheme="minorHAnsi"/>
                <w:color w:val="000000" w:themeColor="text1"/>
              </w:rPr>
            </w:rPrChange>
          </w:rPr>
          <w:t xml:space="preserve"> was</w:t>
        </w:r>
      </w:ins>
      <w:del w:id="783" w:author="Nathan Lo" w:date="2025-01-21T16:57:00Z">
        <w:r w:rsidR="006A0874" w:rsidRPr="001E1D48" w:rsidDel="0091708B">
          <w:rPr>
            <w:rFonts w:ascii="Aptos" w:eastAsia="Times New Roman" w:hAnsi="Aptos" w:cstheme="minorHAnsi"/>
            <w:color w:val="000000" w:themeColor="text1"/>
            <w:rPrChange w:id="784" w:author="Nathan Lo" w:date="2025-09-11T14:12:00Z">
              <w:rPr>
                <w:rFonts w:eastAsia="Times New Roman" w:cstheme="minorHAnsi"/>
                <w:color w:val="000000" w:themeColor="text1"/>
              </w:rPr>
            </w:rPrChange>
          </w:rPr>
          <w:delText xml:space="preserve"> % </w:delText>
        </w:r>
        <w:r w:rsidR="0065342C" w:rsidRPr="001E1D48" w:rsidDel="0091708B">
          <w:rPr>
            <w:rFonts w:ascii="Aptos" w:eastAsia="Times New Roman" w:hAnsi="Aptos" w:cstheme="minorHAnsi"/>
            <w:color w:val="000000" w:themeColor="text1"/>
            <w:rPrChange w:id="785" w:author="Nathan Lo" w:date="2025-09-11T14:12:00Z">
              <w:rPr>
                <w:rFonts w:eastAsia="Times New Roman" w:cstheme="minorHAnsi"/>
                <w:color w:val="000000" w:themeColor="text1"/>
              </w:rPr>
            </w:rPrChange>
          </w:rPr>
          <w:delText>is</w:delText>
        </w:r>
      </w:del>
      <w:r w:rsidR="0065342C" w:rsidRPr="001E1D48">
        <w:rPr>
          <w:rFonts w:ascii="Aptos" w:eastAsia="Times New Roman" w:hAnsi="Aptos" w:cstheme="minorHAnsi"/>
          <w:color w:val="000000" w:themeColor="text1"/>
          <w:rPrChange w:id="786" w:author="Nathan Lo" w:date="2025-09-11T14:12:00Z">
            <w:rPr>
              <w:rFonts w:eastAsia="Times New Roman" w:cstheme="minorHAnsi"/>
              <w:color w:val="000000" w:themeColor="text1"/>
            </w:rPr>
          </w:rPrChange>
        </w:rPr>
        <w:t xml:space="preserve"> </w:t>
      </w:r>
      <w:r w:rsidR="006A0874" w:rsidRPr="001E1D48">
        <w:rPr>
          <w:rFonts w:ascii="Aptos" w:eastAsia="Times New Roman" w:hAnsi="Aptos" w:cstheme="minorHAnsi"/>
          <w:color w:val="000000" w:themeColor="text1"/>
          <w:rPrChange w:id="787" w:author="Nathan Lo" w:date="2025-09-11T14:12:00Z">
            <w:rPr>
              <w:rFonts w:eastAsia="Times New Roman" w:cstheme="minorHAnsi"/>
              <w:color w:val="000000" w:themeColor="text1"/>
            </w:rPr>
          </w:rPrChange>
        </w:rPr>
        <w:t xml:space="preserve">considerably </w:t>
      </w:r>
      <w:r w:rsidR="0065342C" w:rsidRPr="001E1D48">
        <w:rPr>
          <w:rFonts w:ascii="Aptos" w:eastAsia="Times New Roman" w:hAnsi="Aptos" w:cstheme="minorHAnsi"/>
          <w:color w:val="000000" w:themeColor="text1"/>
          <w:rPrChange w:id="788" w:author="Nathan Lo" w:date="2025-09-11T14:12:00Z">
            <w:rPr>
              <w:rFonts w:eastAsia="Times New Roman" w:cstheme="minorHAnsi"/>
              <w:color w:val="000000" w:themeColor="text1"/>
            </w:rPr>
          </w:rPrChange>
        </w:rPr>
        <w:t xml:space="preserve">higher for the </w:t>
      </w:r>
      <w:proofErr w:type="spellStart"/>
      <w:r w:rsidR="0065342C" w:rsidRPr="001E1D48">
        <w:rPr>
          <w:rFonts w:ascii="Aptos" w:eastAsia="Times New Roman" w:hAnsi="Aptos" w:cstheme="minorHAnsi"/>
          <w:i/>
          <w:color w:val="000000" w:themeColor="text1"/>
          <w:rPrChange w:id="789" w:author="Nathan Lo" w:date="2025-09-11T14:12:00Z">
            <w:rPr>
              <w:rFonts w:eastAsia="Times New Roman" w:cstheme="minorHAnsi"/>
              <w:i/>
              <w:color w:val="000000" w:themeColor="text1"/>
            </w:rPr>
          </w:rPrChange>
        </w:rPr>
        <w:t>Blattabacterium</w:t>
      </w:r>
      <w:proofErr w:type="spellEnd"/>
      <w:r w:rsidR="0065342C" w:rsidRPr="001E1D48">
        <w:rPr>
          <w:rFonts w:ascii="Aptos" w:eastAsia="Times New Roman" w:hAnsi="Aptos" w:cstheme="minorHAnsi"/>
          <w:color w:val="000000" w:themeColor="text1"/>
          <w:rPrChange w:id="790" w:author="Nathan Lo" w:date="2025-09-11T14:12:00Z">
            <w:rPr>
              <w:rFonts w:eastAsia="Times New Roman" w:cstheme="minorHAnsi"/>
              <w:color w:val="000000" w:themeColor="text1"/>
            </w:rPr>
          </w:rPrChange>
        </w:rPr>
        <w:t xml:space="preserve"> BLAST compared to </w:t>
      </w:r>
      <w:del w:id="791" w:author="Nathan Lo" w:date="2025-01-21T16:58:00Z">
        <w:r w:rsidR="0065342C" w:rsidRPr="001E1D48" w:rsidDel="0091708B">
          <w:rPr>
            <w:rFonts w:ascii="Aptos" w:eastAsia="Times New Roman" w:hAnsi="Aptos" w:cstheme="minorHAnsi"/>
            <w:color w:val="000000" w:themeColor="text1"/>
            <w:rPrChange w:id="792" w:author="Nathan Lo" w:date="2025-09-11T14:12:00Z">
              <w:rPr>
                <w:rFonts w:eastAsia="Times New Roman" w:cstheme="minorHAnsi"/>
                <w:color w:val="000000" w:themeColor="text1"/>
              </w:rPr>
            </w:rPrChange>
          </w:rPr>
          <w:delText xml:space="preserve">the </w:delText>
        </w:r>
      </w:del>
      <w:ins w:id="793" w:author="Nathan Lo" w:date="2025-01-21T16:58:00Z">
        <w:r w:rsidR="0091708B" w:rsidRPr="001E1D48">
          <w:rPr>
            <w:rFonts w:ascii="Aptos" w:eastAsia="Times New Roman" w:hAnsi="Aptos" w:cstheme="minorHAnsi"/>
            <w:color w:val="000000" w:themeColor="text1"/>
            <w:rPrChange w:id="794" w:author="Nathan Lo" w:date="2025-09-11T14:12:00Z">
              <w:rPr>
                <w:rFonts w:eastAsia="Times New Roman" w:cstheme="minorHAnsi"/>
                <w:color w:val="000000" w:themeColor="text1"/>
              </w:rPr>
            </w:rPrChange>
          </w:rPr>
          <w:t xml:space="preserve">BLASTs of inserts from other </w:t>
        </w:r>
      </w:ins>
      <w:r w:rsidR="0065342C" w:rsidRPr="001E1D48">
        <w:rPr>
          <w:rFonts w:ascii="Aptos" w:eastAsia="Times New Roman" w:hAnsi="Aptos" w:cstheme="minorHAnsi"/>
          <w:color w:val="000000" w:themeColor="text1"/>
          <w:rPrChange w:id="795" w:author="Nathan Lo" w:date="2025-09-11T14:12:00Z">
            <w:rPr>
              <w:rFonts w:eastAsia="Times New Roman" w:cstheme="minorHAnsi"/>
              <w:color w:val="000000" w:themeColor="text1"/>
            </w:rPr>
          </w:rPrChange>
        </w:rPr>
        <w:t>cockroach/termite inser</w:t>
      </w:r>
      <w:r w:rsidR="006A0874" w:rsidRPr="001E1D48">
        <w:rPr>
          <w:rFonts w:ascii="Aptos" w:eastAsia="Times New Roman" w:hAnsi="Aptos" w:cstheme="minorHAnsi"/>
          <w:color w:val="000000" w:themeColor="text1"/>
          <w:rPrChange w:id="796" w:author="Nathan Lo" w:date="2025-09-11T14:12:00Z">
            <w:rPr>
              <w:rFonts w:eastAsia="Times New Roman" w:cstheme="minorHAnsi"/>
              <w:color w:val="000000" w:themeColor="text1"/>
            </w:rPr>
          </w:rPrChange>
        </w:rPr>
        <w:t>t</w:t>
      </w:r>
      <w:del w:id="797" w:author="Nathan Lo" w:date="2025-01-21T16:58:00Z">
        <w:r w:rsidR="0065342C" w:rsidRPr="001E1D48" w:rsidDel="0091708B">
          <w:rPr>
            <w:rFonts w:ascii="Aptos" w:eastAsia="Times New Roman" w:hAnsi="Aptos" w:cstheme="minorHAnsi"/>
            <w:color w:val="000000" w:themeColor="text1"/>
            <w:rPrChange w:id="798" w:author="Nathan Lo" w:date="2025-09-11T14:12:00Z">
              <w:rPr>
                <w:rFonts w:eastAsia="Times New Roman" w:cstheme="minorHAnsi"/>
                <w:color w:val="000000" w:themeColor="text1"/>
              </w:rPr>
            </w:rPrChange>
          </w:rPr>
          <w:delText xml:space="preserve"> </w:delText>
        </w:r>
      </w:del>
      <w:ins w:id="799" w:author="Nathan Lo" w:date="2025-01-21T16:58:00Z">
        <w:r w:rsidR="0091708B" w:rsidRPr="001E1D48">
          <w:rPr>
            <w:rFonts w:ascii="Aptos" w:eastAsia="Times New Roman" w:hAnsi="Aptos" w:cstheme="minorHAnsi"/>
            <w:color w:val="000000" w:themeColor="text1"/>
            <w:rPrChange w:id="800" w:author="Nathan Lo" w:date="2025-09-11T14:12:00Z">
              <w:rPr>
                <w:rFonts w:eastAsia="Times New Roman" w:cstheme="minorHAnsi"/>
                <w:color w:val="000000" w:themeColor="text1"/>
              </w:rPr>
            </w:rPrChange>
          </w:rPr>
          <w:t>s</w:t>
        </w:r>
      </w:ins>
      <w:del w:id="801" w:author="Nathan Lo" w:date="2025-01-21T16:58:00Z">
        <w:r w:rsidR="0065342C" w:rsidRPr="001E1D48" w:rsidDel="0091708B">
          <w:rPr>
            <w:rFonts w:ascii="Aptos" w:eastAsia="Times New Roman" w:hAnsi="Aptos" w:cstheme="minorHAnsi"/>
            <w:color w:val="000000" w:themeColor="text1"/>
            <w:rPrChange w:id="802" w:author="Nathan Lo" w:date="2025-09-11T14:12:00Z">
              <w:rPr>
                <w:rFonts w:eastAsia="Times New Roman" w:cstheme="minorHAnsi"/>
                <w:color w:val="000000" w:themeColor="text1"/>
              </w:rPr>
            </w:rPrChange>
          </w:rPr>
          <w:delText>BLAST</w:delText>
        </w:r>
      </w:del>
      <w:r w:rsidR="0065342C" w:rsidRPr="001E1D48">
        <w:rPr>
          <w:rFonts w:ascii="Aptos" w:eastAsia="Times New Roman" w:hAnsi="Aptos" w:cstheme="minorHAnsi"/>
          <w:color w:val="000000" w:themeColor="text1"/>
          <w:rPrChange w:id="803" w:author="Nathan Lo" w:date="2025-09-11T14:12:00Z">
            <w:rPr>
              <w:rFonts w:eastAsia="Times New Roman" w:cstheme="minorHAnsi"/>
              <w:color w:val="000000" w:themeColor="text1"/>
            </w:rPr>
          </w:rPrChange>
        </w:rPr>
        <w:t xml:space="preserve">, then </w:t>
      </w:r>
      <w:del w:id="804" w:author="Nathan Lo" w:date="2025-01-21T16:58:00Z">
        <w:r w:rsidR="0065342C" w:rsidRPr="001E1D48" w:rsidDel="0091708B">
          <w:rPr>
            <w:rFonts w:ascii="Aptos" w:eastAsia="Times New Roman" w:hAnsi="Aptos" w:cstheme="minorHAnsi"/>
            <w:color w:val="000000" w:themeColor="text1"/>
            <w:rPrChange w:id="805" w:author="Nathan Lo" w:date="2025-09-11T14:12:00Z">
              <w:rPr>
                <w:rFonts w:eastAsia="Times New Roman" w:cstheme="minorHAnsi"/>
                <w:color w:val="000000" w:themeColor="text1"/>
              </w:rPr>
            </w:rPrChange>
          </w:rPr>
          <w:delText xml:space="preserve">it </w:delText>
        </w:r>
      </w:del>
      <w:del w:id="806" w:author="Nathan Lo" w:date="2025-01-21T16:57:00Z">
        <w:r w:rsidR="0065342C" w:rsidRPr="001E1D48" w:rsidDel="0091708B">
          <w:rPr>
            <w:rFonts w:ascii="Aptos" w:eastAsia="Times New Roman" w:hAnsi="Aptos" w:cstheme="minorHAnsi"/>
            <w:color w:val="000000" w:themeColor="text1"/>
            <w:rPrChange w:id="807" w:author="Nathan Lo" w:date="2025-09-11T14:12:00Z">
              <w:rPr>
                <w:rFonts w:eastAsia="Times New Roman" w:cstheme="minorHAnsi"/>
                <w:color w:val="000000" w:themeColor="text1"/>
              </w:rPr>
            </w:rPrChange>
          </w:rPr>
          <w:delText>is</w:delText>
        </w:r>
      </w:del>
      <w:del w:id="808" w:author="Nathan Lo" w:date="2025-01-21T16:58:00Z">
        <w:r w:rsidR="0065342C" w:rsidRPr="001E1D48" w:rsidDel="0091708B">
          <w:rPr>
            <w:rFonts w:ascii="Aptos" w:eastAsia="Times New Roman" w:hAnsi="Aptos" w:cstheme="minorHAnsi"/>
            <w:color w:val="000000" w:themeColor="text1"/>
            <w:rPrChange w:id="809" w:author="Nathan Lo" w:date="2025-09-11T14:12:00Z">
              <w:rPr>
                <w:rFonts w:eastAsia="Times New Roman" w:cstheme="minorHAnsi"/>
                <w:color w:val="000000" w:themeColor="text1"/>
              </w:rPr>
            </w:rPrChange>
          </w:rPr>
          <w:delText xml:space="preserve"> likely a recent</w:delText>
        </w:r>
      </w:del>
      <w:ins w:id="810" w:author="Nathan Lo" w:date="2025-01-21T16:58:00Z">
        <w:r w:rsidR="0091708B" w:rsidRPr="001E1D48">
          <w:rPr>
            <w:rFonts w:ascii="Aptos" w:eastAsia="Times New Roman" w:hAnsi="Aptos" w:cstheme="minorHAnsi"/>
            <w:color w:val="000000" w:themeColor="text1"/>
            <w:rPrChange w:id="811" w:author="Nathan Lo" w:date="2025-09-11T14:12:00Z">
              <w:rPr>
                <w:rFonts w:eastAsia="Times New Roman" w:cstheme="minorHAnsi"/>
                <w:color w:val="000000" w:themeColor="text1"/>
              </w:rPr>
            </w:rPrChange>
          </w:rPr>
          <w:t>the</w:t>
        </w:r>
      </w:ins>
      <w:r w:rsidR="0065342C" w:rsidRPr="001E1D48">
        <w:rPr>
          <w:rFonts w:ascii="Aptos" w:eastAsia="Times New Roman" w:hAnsi="Aptos" w:cstheme="minorHAnsi"/>
          <w:color w:val="000000" w:themeColor="text1"/>
          <w:rPrChange w:id="812" w:author="Nathan Lo" w:date="2025-09-11T14:12:00Z">
            <w:rPr>
              <w:rFonts w:eastAsia="Times New Roman" w:cstheme="minorHAnsi"/>
              <w:color w:val="000000" w:themeColor="text1"/>
            </w:rPr>
          </w:rPrChange>
        </w:rPr>
        <w:t xml:space="preserve"> insert</w:t>
      </w:r>
      <w:ins w:id="813" w:author="Nathan Lo" w:date="2025-01-21T16:58:00Z">
        <w:r w:rsidR="0091708B" w:rsidRPr="001E1D48">
          <w:rPr>
            <w:rFonts w:ascii="Aptos" w:eastAsia="Times New Roman" w:hAnsi="Aptos" w:cstheme="minorHAnsi"/>
            <w:color w:val="000000" w:themeColor="text1"/>
            <w:rPrChange w:id="814" w:author="Nathan Lo" w:date="2025-09-11T14:12:00Z">
              <w:rPr>
                <w:rFonts w:eastAsia="Times New Roman" w:cstheme="minorHAnsi"/>
                <w:color w:val="000000" w:themeColor="text1"/>
              </w:rPr>
            </w:rPrChange>
          </w:rPr>
          <w:t xml:space="preserve"> was considered to have occurred relatively recently in the </w:t>
        </w:r>
      </w:ins>
      <w:ins w:id="815" w:author="Nathan Lo" w:date="2025-01-21T16:59:00Z">
        <w:r w:rsidR="0091708B" w:rsidRPr="001E1D48">
          <w:rPr>
            <w:rFonts w:ascii="Aptos" w:eastAsia="Times New Roman" w:hAnsi="Aptos" w:cstheme="minorHAnsi"/>
            <w:color w:val="000000" w:themeColor="text1"/>
            <w:rPrChange w:id="816" w:author="Nathan Lo" w:date="2025-09-11T14:12:00Z">
              <w:rPr>
                <w:rFonts w:eastAsia="Times New Roman" w:cstheme="minorHAnsi"/>
                <w:color w:val="000000" w:themeColor="text1"/>
              </w:rPr>
            </w:rPrChange>
          </w:rPr>
          <w:t xml:space="preserve">ancestral </w:t>
        </w:r>
      </w:ins>
      <w:ins w:id="817" w:author="Nathan Lo" w:date="2025-01-21T16:58:00Z">
        <w:r w:rsidR="0091708B" w:rsidRPr="001E1D48">
          <w:rPr>
            <w:rFonts w:ascii="Aptos" w:eastAsia="Times New Roman" w:hAnsi="Aptos" w:cstheme="minorHAnsi"/>
            <w:color w:val="000000" w:themeColor="text1"/>
            <w:rPrChange w:id="818" w:author="Nathan Lo" w:date="2025-09-11T14:12:00Z">
              <w:rPr>
                <w:rFonts w:eastAsia="Times New Roman" w:cstheme="minorHAnsi"/>
                <w:color w:val="000000" w:themeColor="text1"/>
              </w:rPr>
            </w:rPrChange>
          </w:rPr>
          <w:t>lineage of the</w:t>
        </w:r>
      </w:ins>
      <w:ins w:id="819" w:author="Nathan Lo" w:date="2025-01-21T16:59:00Z">
        <w:r w:rsidR="0091708B" w:rsidRPr="001E1D48">
          <w:rPr>
            <w:rFonts w:ascii="Aptos" w:eastAsia="Times New Roman" w:hAnsi="Aptos" w:cstheme="minorHAnsi"/>
            <w:color w:val="000000" w:themeColor="text1"/>
            <w:rPrChange w:id="820" w:author="Nathan Lo" w:date="2025-09-11T14:12:00Z">
              <w:rPr>
                <w:rFonts w:eastAsia="Times New Roman" w:cstheme="minorHAnsi"/>
                <w:color w:val="000000" w:themeColor="text1"/>
              </w:rPr>
            </w:rPrChange>
          </w:rPr>
          <w:t xml:space="preserve"> host</w:t>
        </w:r>
      </w:ins>
      <w:r w:rsidR="0065342C" w:rsidRPr="001E1D48">
        <w:rPr>
          <w:rFonts w:ascii="Aptos" w:eastAsia="Times New Roman" w:hAnsi="Aptos" w:cstheme="minorHAnsi"/>
          <w:color w:val="000000" w:themeColor="text1"/>
          <w:rPrChange w:id="821" w:author="Nathan Lo" w:date="2025-09-11T14:12:00Z">
            <w:rPr>
              <w:rFonts w:eastAsia="Times New Roman" w:cstheme="minorHAnsi"/>
              <w:color w:val="000000" w:themeColor="text1"/>
            </w:rPr>
          </w:rPrChange>
        </w:rPr>
        <w:t xml:space="preserve">. </w:t>
      </w:r>
      <w:r w:rsidR="006A0874" w:rsidRPr="001E1D48">
        <w:rPr>
          <w:rFonts w:ascii="Aptos" w:eastAsia="Times New Roman" w:hAnsi="Aptos" w:cstheme="minorHAnsi"/>
          <w:color w:val="000000" w:themeColor="text1"/>
          <w:rPrChange w:id="822" w:author="Nathan Lo" w:date="2025-09-11T14:12:00Z">
            <w:rPr>
              <w:rFonts w:eastAsia="Times New Roman" w:cstheme="minorHAnsi"/>
              <w:color w:val="000000" w:themeColor="text1"/>
            </w:rPr>
          </w:rPrChange>
        </w:rPr>
        <w:t xml:space="preserve">In contrast, if </w:t>
      </w:r>
      <w:ins w:id="823" w:author="Nathan Lo" w:date="2025-01-21T16:59:00Z">
        <w:r w:rsidR="0091708B" w:rsidRPr="001E1D48">
          <w:rPr>
            <w:rFonts w:ascii="Aptos" w:eastAsia="Times New Roman" w:hAnsi="Aptos" w:cstheme="minorHAnsi"/>
            <w:color w:val="000000" w:themeColor="text1"/>
            <w:rPrChange w:id="824" w:author="Nathan Lo" w:date="2025-09-11T14:12:00Z">
              <w:rPr>
                <w:rFonts w:eastAsia="Times New Roman" w:cstheme="minorHAnsi"/>
                <w:color w:val="000000" w:themeColor="text1"/>
              </w:rPr>
            </w:rPrChange>
          </w:rPr>
          <w:t xml:space="preserve">% </w:t>
        </w:r>
      </w:ins>
      <w:r w:rsidR="006A0874" w:rsidRPr="001E1D48">
        <w:rPr>
          <w:rFonts w:ascii="Aptos" w:eastAsia="Times New Roman" w:hAnsi="Aptos" w:cstheme="minorHAnsi"/>
          <w:color w:val="000000" w:themeColor="text1"/>
          <w:rPrChange w:id="825" w:author="Nathan Lo" w:date="2025-09-11T14:12:00Z">
            <w:rPr>
              <w:rFonts w:eastAsia="Times New Roman" w:cstheme="minorHAnsi"/>
              <w:color w:val="000000" w:themeColor="text1"/>
            </w:rPr>
          </w:rPrChange>
        </w:rPr>
        <w:t xml:space="preserve">sequence identity </w:t>
      </w:r>
      <w:del w:id="826" w:author="Nathan Lo" w:date="2025-01-21T16:59:00Z">
        <w:r w:rsidR="0065342C" w:rsidRPr="001E1D48" w:rsidDel="0091708B">
          <w:rPr>
            <w:rFonts w:ascii="Aptos" w:eastAsia="Times New Roman" w:hAnsi="Aptos" w:cstheme="minorHAnsi"/>
            <w:color w:val="000000" w:themeColor="text1"/>
            <w:rPrChange w:id="827" w:author="Nathan Lo" w:date="2025-09-11T14:12:00Z">
              <w:rPr>
                <w:rFonts w:eastAsia="Times New Roman" w:cstheme="minorHAnsi"/>
                <w:color w:val="000000" w:themeColor="text1"/>
              </w:rPr>
            </w:rPrChange>
          </w:rPr>
          <w:delText>% identity is</w:delText>
        </w:r>
      </w:del>
      <w:ins w:id="828" w:author="Nathan Lo" w:date="2025-01-21T16:59:00Z">
        <w:r w:rsidR="0091708B" w:rsidRPr="001E1D48">
          <w:rPr>
            <w:rFonts w:ascii="Aptos" w:eastAsia="Times New Roman" w:hAnsi="Aptos" w:cstheme="minorHAnsi"/>
            <w:color w:val="000000" w:themeColor="text1"/>
            <w:rPrChange w:id="829" w:author="Nathan Lo" w:date="2025-09-11T14:12:00Z">
              <w:rPr>
                <w:rFonts w:eastAsia="Times New Roman" w:cstheme="minorHAnsi"/>
                <w:color w:val="000000" w:themeColor="text1"/>
              </w:rPr>
            </w:rPrChange>
          </w:rPr>
          <w:t>was</w:t>
        </w:r>
      </w:ins>
      <w:r w:rsidR="0065342C" w:rsidRPr="001E1D48">
        <w:rPr>
          <w:rFonts w:ascii="Aptos" w:eastAsia="Times New Roman" w:hAnsi="Aptos" w:cstheme="minorHAnsi"/>
          <w:color w:val="000000" w:themeColor="text1"/>
          <w:rPrChange w:id="830" w:author="Nathan Lo" w:date="2025-09-11T14:12:00Z">
            <w:rPr>
              <w:rFonts w:eastAsia="Times New Roman" w:cstheme="minorHAnsi"/>
              <w:color w:val="000000" w:themeColor="text1"/>
            </w:rPr>
          </w:rPrChange>
        </w:rPr>
        <w:t xml:space="preserve"> higher for</w:t>
      </w:r>
      <w:ins w:id="831" w:author="Nathan Lo" w:date="2025-01-21T17:01:00Z">
        <w:r w:rsidR="0091708B" w:rsidRPr="001E1D48">
          <w:rPr>
            <w:rFonts w:ascii="Aptos" w:eastAsia="Times New Roman" w:hAnsi="Aptos" w:cstheme="minorHAnsi"/>
            <w:color w:val="000000" w:themeColor="text1"/>
            <w:rPrChange w:id="832" w:author="Nathan Lo" w:date="2025-09-11T14:12:00Z">
              <w:rPr>
                <w:rFonts w:eastAsia="Times New Roman" w:cstheme="minorHAnsi"/>
                <w:color w:val="000000" w:themeColor="text1"/>
              </w:rPr>
            </w:rPrChange>
          </w:rPr>
          <w:t xml:space="preserve"> an insert from the termite/cockroach insert library, </w:t>
        </w:r>
      </w:ins>
      <w:del w:id="833" w:author="Nathan Lo" w:date="2025-01-21T17:01:00Z">
        <w:r w:rsidR="0065342C" w:rsidRPr="001E1D48" w:rsidDel="0091708B">
          <w:rPr>
            <w:rFonts w:ascii="Aptos" w:eastAsia="Times New Roman" w:hAnsi="Aptos" w:cstheme="minorHAnsi"/>
            <w:color w:val="000000" w:themeColor="text1"/>
            <w:rPrChange w:id="834" w:author="Nathan Lo" w:date="2025-09-11T14:12:00Z">
              <w:rPr>
                <w:rFonts w:eastAsia="Times New Roman" w:cstheme="minorHAnsi"/>
                <w:color w:val="000000" w:themeColor="text1"/>
              </w:rPr>
            </w:rPrChange>
          </w:rPr>
          <w:delText xml:space="preserve"> the insert BLAST compared to the</w:delText>
        </w:r>
      </w:del>
      <w:ins w:id="835" w:author="Nathan Lo" w:date="2025-01-21T17:01:00Z">
        <w:r w:rsidR="0091708B" w:rsidRPr="001E1D48">
          <w:rPr>
            <w:rFonts w:ascii="Aptos" w:eastAsia="Times New Roman" w:hAnsi="Aptos" w:cstheme="minorHAnsi"/>
            <w:color w:val="000000" w:themeColor="text1"/>
            <w:rPrChange w:id="836" w:author="Nathan Lo" w:date="2025-09-11T14:12:00Z">
              <w:rPr>
                <w:rFonts w:eastAsia="Times New Roman" w:cstheme="minorHAnsi"/>
                <w:color w:val="000000" w:themeColor="text1"/>
              </w:rPr>
            </w:rPrChange>
          </w:rPr>
          <w:t>than for the host’s</w:t>
        </w:r>
      </w:ins>
      <w:r w:rsidR="0065342C" w:rsidRPr="001E1D48">
        <w:rPr>
          <w:rFonts w:ascii="Aptos" w:eastAsia="Times New Roman" w:hAnsi="Aptos" w:cstheme="minorHAnsi"/>
          <w:color w:val="000000" w:themeColor="text1"/>
          <w:rPrChange w:id="837" w:author="Nathan Lo" w:date="2025-09-11T14:12:00Z">
            <w:rPr>
              <w:rFonts w:eastAsia="Times New Roman" w:cstheme="minorHAnsi"/>
              <w:color w:val="000000" w:themeColor="text1"/>
            </w:rPr>
          </w:rPrChange>
        </w:rPr>
        <w:t xml:space="preserve"> </w:t>
      </w:r>
      <w:proofErr w:type="spellStart"/>
      <w:r w:rsidR="0065342C" w:rsidRPr="001E1D48">
        <w:rPr>
          <w:rFonts w:ascii="Aptos" w:eastAsia="Times New Roman" w:hAnsi="Aptos" w:cstheme="minorHAnsi"/>
          <w:i/>
          <w:color w:val="000000" w:themeColor="text1"/>
          <w:rPrChange w:id="838" w:author="Nathan Lo" w:date="2025-09-11T14:12:00Z">
            <w:rPr>
              <w:rFonts w:eastAsia="Times New Roman" w:cstheme="minorHAnsi"/>
              <w:i/>
              <w:color w:val="000000" w:themeColor="text1"/>
            </w:rPr>
          </w:rPrChange>
        </w:rPr>
        <w:t>Blattabacterium</w:t>
      </w:r>
      <w:proofErr w:type="spellEnd"/>
      <w:del w:id="839" w:author="Nathan Lo" w:date="2025-01-21T17:01:00Z">
        <w:r w:rsidR="0065342C" w:rsidRPr="001E1D48" w:rsidDel="0091708B">
          <w:rPr>
            <w:rFonts w:ascii="Aptos" w:eastAsia="Times New Roman" w:hAnsi="Aptos" w:cstheme="minorHAnsi"/>
            <w:color w:val="000000" w:themeColor="text1"/>
            <w:rPrChange w:id="840" w:author="Nathan Lo" w:date="2025-09-11T14:12:00Z">
              <w:rPr>
                <w:rFonts w:eastAsia="Times New Roman" w:cstheme="minorHAnsi"/>
                <w:color w:val="000000" w:themeColor="text1"/>
              </w:rPr>
            </w:rPrChange>
          </w:rPr>
          <w:delText xml:space="preserve"> BLAST</w:delText>
        </w:r>
      </w:del>
      <w:r w:rsidR="0065342C" w:rsidRPr="001E1D48">
        <w:rPr>
          <w:rFonts w:ascii="Aptos" w:eastAsia="Times New Roman" w:hAnsi="Aptos" w:cstheme="minorHAnsi"/>
          <w:color w:val="000000" w:themeColor="text1"/>
          <w:rPrChange w:id="841" w:author="Nathan Lo" w:date="2025-09-11T14:12:00Z">
            <w:rPr>
              <w:rFonts w:eastAsia="Times New Roman" w:cstheme="minorHAnsi"/>
              <w:color w:val="000000" w:themeColor="text1"/>
            </w:rPr>
          </w:rPrChange>
        </w:rPr>
        <w:t xml:space="preserve">, then the insert </w:t>
      </w:r>
      <w:ins w:id="842" w:author="Nathan Lo" w:date="2025-01-21T16:59:00Z">
        <w:r w:rsidR="0091708B" w:rsidRPr="001E1D48">
          <w:rPr>
            <w:rFonts w:ascii="Aptos" w:eastAsia="Times New Roman" w:hAnsi="Aptos" w:cstheme="minorHAnsi"/>
            <w:color w:val="000000" w:themeColor="text1"/>
            <w:rPrChange w:id="843" w:author="Nathan Lo" w:date="2025-09-11T14:12:00Z">
              <w:rPr>
                <w:rFonts w:eastAsia="Times New Roman" w:cstheme="minorHAnsi"/>
                <w:color w:val="000000" w:themeColor="text1"/>
              </w:rPr>
            </w:rPrChange>
          </w:rPr>
          <w:t>was</w:t>
        </w:r>
      </w:ins>
      <w:del w:id="844" w:author="Nathan Lo" w:date="2025-01-21T16:59:00Z">
        <w:r w:rsidR="0065342C" w:rsidRPr="001E1D48" w:rsidDel="0091708B">
          <w:rPr>
            <w:rFonts w:ascii="Aptos" w:eastAsia="Times New Roman" w:hAnsi="Aptos" w:cstheme="minorHAnsi"/>
            <w:color w:val="000000" w:themeColor="text1"/>
            <w:rPrChange w:id="845" w:author="Nathan Lo" w:date="2025-09-11T14:12:00Z">
              <w:rPr>
                <w:rFonts w:eastAsia="Times New Roman" w:cstheme="minorHAnsi"/>
                <w:color w:val="000000" w:themeColor="text1"/>
              </w:rPr>
            </w:rPrChange>
          </w:rPr>
          <w:delText>is</w:delText>
        </w:r>
      </w:del>
      <w:r w:rsidR="0065342C" w:rsidRPr="001E1D48">
        <w:rPr>
          <w:rFonts w:ascii="Aptos" w:eastAsia="Times New Roman" w:hAnsi="Aptos" w:cstheme="minorHAnsi"/>
          <w:color w:val="000000" w:themeColor="text1"/>
          <w:rPrChange w:id="846" w:author="Nathan Lo" w:date="2025-09-11T14:12:00Z">
            <w:rPr>
              <w:rFonts w:eastAsia="Times New Roman" w:cstheme="minorHAnsi"/>
              <w:color w:val="000000" w:themeColor="text1"/>
            </w:rPr>
          </w:rPrChange>
        </w:rPr>
        <w:t xml:space="preserve"> </w:t>
      </w:r>
      <w:del w:id="847" w:author="Nathan Lo" w:date="2025-01-21T17:01:00Z">
        <w:r w:rsidR="0065342C" w:rsidRPr="001E1D48" w:rsidDel="0091708B">
          <w:rPr>
            <w:rFonts w:ascii="Aptos" w:eastAsia="Times New Roman" w:hAnsi="Aptos" w:cstheme="minorHAnsi"/>
            <w:color w:val="000000" w:themeColor="text1"/>
            <w:rPrChange w:id="848" w:author="Nathan Lo" w:date="2025-09-11T14:12:00Z">
              <w:rPr>
                <w:rFonts w:eastAsia="Times New Roman" w:cstheme="minorHAnsi"/>
                <w:color w:val="000000" w:themeColor="text1"/>
              </w:rPr>
            </w:rPrChange>
          </w:rPr>
          <w:delText xml:space="preserve">likely </w:delText>
        </w:r>
      </w:del>
      <w:ins w:id="849" w:author="Nathan Lo" w:date="2025-01-21T17:01:00Z">
        <w:r w:rsidR="0091708B" w:rsidRPr="001E1D48">
          <w:rPr>
            <w:rFonts w:ascii="Aptos" w:eastAsia="Times New Roman" w:hAnsi="Aptos" w:cstheme="minorHAnsi"/>
            <w:color w:val="000000" w:themeColor="text1"/>
            <w:rPrChange w:id="850" w:author="Nathan Lo" w:date="2025-09-11T14:12:00Z">
              <w:rPr>
                <w:rFonts w:eastAsia="Times New Roman" w:cstheme="minorHAnsi"/>
                <w:color w:val="000000" w:themeColor="text1"/>
              </w:rPr>
            </w:rPrChange>
          </w:rPr>
          <w:t xml:space="preserve">considered </w:t>
        </w:r>
      </w:ins>
      <w:r w:rsidR="0065342C" w:rsidRPr="001E1D48">
        <w:rPr>
          <w:rFonts w:ascii="Aptos" w:eastAsia="Times New Roman" w:hAnsi="Aptos" w:cstheme="minorHAnsi"/>
          <w:color w:val="000000" w:themeColor="text1"/>
          <w:rPrChange w:id="851" w:author="Nathan Lo" w:date="2025-09-11T14:12:00Z">
            <w:rPr>
              <w:rFonts w:eastAsia="Times New Roman" w:cstheme="minorHAnsi"/>
              <w:color w:val="000000" w:themeColor="text1"/>
            </w:rPr>
          </w:rPrChange>
        </w:rPr>
        <w:t xml:space="preserve">ancestral. </w:t>
      </w:r>
      <w:commentRangeStart w:id="852"/>
      <w:r w:rsidR="006A0874" w:rsidRPr="001E1D48">
        <w:rPr>
          <w:rFonts w:ascii="Aptos" w:eastAsia="Times New Roman" w:hAnsi="Aptos" w:cstheme="minorHAnsi"/>
          <w:color w:val="000000" w:themeColor="text1"/>
          <w:rPrChange w:id="853" w:author="Nathan Lo" w:date="2025-09-11T14:12:00Z">
            <w:rPr>
              <w:rFonts w:eastAsia="Times New Roman" w:cstheme="minorHAnsi"/>
              <w:color w:val="000000" w:themeColor="text1"/>
            </w:rPr>
          </w:rPrChange>
        </w:rPr>
        <w:t>Lastly, i</w:t>
      </w:r>
      <w:r w:rsidR="0065342C" w:rsidRPr="001E1D48">
        <w:rPr>
          <w:rFonts w:ascii="Aptos" w:eastAsia="Times New Roman" w:hAnsi="Aptos" w:cstheme="minorHAnsi"/>
          <w:color w:val="000000" w:themeColor="text1"/>
          <w:rPrChange w:id="854" w:author="Nathan Lo" w:date="2025-09-11T14:12:00Z">
            <w:rPr>
              <w:rFonts w:eastAsia="Times New Roman" w:cstheme="minorHAnsi"/>
              <w:color w:val="000000" w:themeColor="text1"/>
            </w:rPr>
          </w:rPrChange>
        </w:rPr>
        <w:t xml:space="preserve">f </w:t>
      </w:r>
      <w:del w:id="855" w:author="Nathan Lo" w:date="2025-01-21T17:02:00Z">
        <w:r w:rsidR="0065342C" w:rsidRPr="001E1D48" w:rsidDel="0091708B">
          <w:rPr>
            <w:rFonts w:ascii="Aptos" w:eastAsia="Times New Roman" w:hAnsi="Aptos" w:cstheme="minorHAnsi"/>
            <w:color w:val="000000" w:themeColor="text1"/>
            <w:rPrChange w:id="856" w:author="Nathan Lo" w:date="2025-09-11T14:12:00Z">
              <w:rPr>
                <w:rFonts w:eastAsia="Times New Roman" w:cstheme="minorHAnsi"/>
                <w:color w:val="000000" w:themeColor="text1"/>
              </w:rPr>
            </w:rPrChange>
          </w:rPr>
          <w:delText xml:space="preserve">the </w:delText>
        </w:r>
      </w:del>
      <w:ins w:id="857" w:author="Nathan Lo" w:date="2025-01-21T17:02:00Z">
        <w:r w:rsidR="0091708B" w:rsidRPr="001E1D48">
          <w:rPr>
            <w:rFonts w:ascii="Aptos" w:eastAsia="Times New Roman" w:hAnsi="Aptos" w:cstheme="minorHAnsi"/>
            <w:color w:val="000000" w:themeColor="text1"/>
            <w:rPrChange w:id="858" w:author="Nathan Lo" w:date="2025-09-11T14:12:00Z">
              <w:rPr>
                <w:rFonts w:eastAsia="Times New Roman" w:cstheme="minorHAnsi"/>
                <w:color w:val="000000" w:themeColor="text1"/>
              </w:rPr>
            </w:rPrChange>
          </w:rPr>
          <w:t xml:space="preserve">% sequence identities for the two </w:t>
        </w:r>
      </w:ins>
      <w:r w:rsidR="0065342C" w:rsidRPr="001E1D48">
        <w:rPr>
          <w:rFonts w:ascii="Aptos" w:eastAsia="Times New Roman" w:hAnsi="Aptos" w:cstheme="minorHAnsi"/>
          <w:color w:val="000000" w:themeColor="text1"/>
          <w:rPrChange w:id="859" w:author="Nathan Lo" w:date="2025-09-11T14:12:00Z">
            <w:rPr>
              <w:rFonts w:eastAsia="Times New Roman" w:cstheme="minorHAnsi"/>
              <w:color w:val="000000" w:themeColor="text1"/>
            </w:rPr>
          </w:rPrChange>
        </w:rPr>
        <w:t xml:space="preserve">BLAST </w:t>
      </w:r>
      <w:r w:rsidR="006A0874" w:rsidRPr="001E1D48">
        <w:rPr>
          <w:rFonts w:ascii="Aptos" w:eastAsia="Times New Roman" w:hAnsi="Aptos" w:cstheme="minorHAnsi"/>
          <w:color w:val="000000" w:themeColor="text1"/>
          <w:rPrChange w:id="860" w:author="Nathan Lo" w:date="2025-09-11T14:12:00Z">
            <w:rPr>
              <w:rFonts w:eastAsia="Times New Roman" w:cstheme="minorHAnsi"/>
              <w:color w:val="000000" w:themeColor="text1"/>
            </w:rPr>
          </w:rPrChange>
        </w:rPr>
        <w:t xml:space="preserve">hits </w:t>
      </w:r>
      <w:del w:id="861" w:author="Nathan Lo" w:date="2025-01-21T17:02:00Z">
        <w:r w:rsidR="0065342C" w:rsidRPr="001E1D48" w:rsidDel="0091708B">
          <w:rPr>
            <w:rFonts w:ascii="Aptos" w:eastAsia="Times New Roman" w:hAnsi="Aptos" w:cstheme="minorHAnsi"/>
            <w:color w:val="000000" w:themeColor="text1"/>
            <w:rPrChange w:id="862" w:author="Nathan Lo" w:date="2025-09-11T14:12:00Z">
              <w:rPr>
                <w:rFonts w:eastAsia="Times New Roman" w:cstheme="minorHAnsi"/>
                <w:color w:val="000000" w:themeColor="text1"/>
              </w:rPr>
            </w:rPrChange>
          </w:rPr>
          <w:delText xml:space="preserve">are </w:delText>
        </w:r>
      </w:del>
      <w:ins w:id="863" w:author="Nathan Lo" w:date="2025-01-21T17:02:00Z">
        <w:r w:rsidR="0091708B" w:rsidRPr="001E1D48">
          <w:rPr>
            <w:rFonts w:ascii="Aptos" w:eastAsia="Times New Roman" w:hAnsi="Aptos" w:cstheme="minorHAnsi"/>
            <w:color w:val="000000" w:themeColor="text1"/>
            <w:rPrChange w:id="864" w:author="Nathan Lo" w:date="2025-09-11T14:12:00Z">
              <w:rPr>
                <w:rFonts w:eastAsia="Times New Roman" w:cstheme="minorHAnsi"/>
                <w:color w:val="000000" w:themeColor="text1"/>
              </w:rPr>
            </w:rPrChange>
          </w:rPr>
          <w:t xml:space="preserve">were </w:t>
        </w:r>
      </w:ins>
      <w:r w:rsidR="006A0874" w:rsidRPr="001E1D48">
        <w:rPr>
          <w:rFonts w:ascii="Aptos" w:eastAsia="Times New Roman" w:hAnsi="Aptos" w:cstheme="minorHAnsi"/>
          <w:color w:val="000000" w:themeColor="text1"/>
          <w:rPrChange w:id="865" w:author="Nathan Lo" w:date="2025-09-11T14:12:00Z">
            <w:rPr>
              <w:rFonts w:eastAsia="Times New Roman" w:cstheme="minorHAnsi"/>
              <w:color w:val="000000" w:themeColor="text1"/>
            </w:rPr>
          </w:rPrChange>
        </w:rPr>
        <w:t xml:space="preserve">somewhat </w:t>
      </w:r>
      <w:r w:rsidR="0065342C" w:rsidRPr="001E1D48">
        <w:rPr>
          <w:rFonts w:ascii="Aptos" w:eastAsia="Times New Roman" w:hAnsi="Aptos" w:cstheme="minorHAnsi"/>
          <w:color w:val="000000" w:themeColor="text1"/>
          <w:rPrChange w:id="866" w:author="Nathan Lo" w:date="2025-09-11T14:12:00Z">
            <w:rPr>
              <w:rFonts w:eastAsia="Times New Roman" w:cstheme="minorHAnsi"/>
              <w:color w:val="000000" w:themeColor="text1"/>
            </w:rPr>
          </w:rPrChange>
        </w:rPr>
        <w:t xml:space="preserve">similar, </w:t>
      </w:r>
      <w:del w:id="867" w:author="Nathan Lo" w:date="2025-01-21T17:02:00Z">
        <w:r w:rsidR="0065342C" w:rsidRPr="001E1D48" w:rsidDel="0091708B">
          <w:rPr>
            <w:rFonts w:ascii="Aptos" w:eastAsia="Times New Roman" w:hAnsi="Aptos" w:cstheme="minorHAnsi"/>
            <w:color w:val="000000" w:themeColor="text1"/>
            <w:rPrChange w:id="868" w:author="Nathan Lo" w:date="2025-09-11T14:12:00Z">
              <w:rPr>
                <w:rFonts w:eastAsia="Times New Roman" w:cstheme="minorHAnsi"/>
                <w:color w:val="000000" w:themeColor="text1"/>
              </w:rPr>
            </w:rPrChange>
          </w:rPr>
          <w:delText>we do not have</w:delText>
        </w:r>
      </w:del>
      <w:ins w:id="869" w:author="Nathan Lo" w:date="2025-01-21T17:02:00Z">
        <w:r w:rsidR="0091708B" w:rsidRPr="001E1D48">
          <w:rPr>
            <w:rFonts w:ascii="Aptos" w:eastAsia="Times New Roman" w:hAnsi="Aptos" w:cstheme="minorHAnsi"/>
            <w:color w:val="000000" w:themeColor="text1"/>
            <w:rPrChange w:id="870" w:author="Nathan Lo" w:date="2025-09-11T14:12:00Z">
              <w:rPr>
                <w:rFonts w:eastAsia="Times New Roman" w:cstheme="minorHAnsi"/>
                <w:color w:val="000000" w:themeColor="text1"/>
              </w:rPr>
            </w:rPrChange>
          </w:rPr>
          <w:t>we were unable to classify the age of the insert with</w:t>
        </w:r>
      </w:ins>
      <w:r w:rsidR="0065342C" w:rsidRPr="001E1D48">
        <w:rPr>
          <w:rFonts w:ascii="Aptos" w:eastAsia="Times New Roman" w:hAnsi="Aptos" w:cstheme="minorHAnsi"/>
          <w:color w:val="000000" w:themeColor="text1"/>
          <w:rPrChange w:id="871" w:author="Nathan Lo" w:date="2025-09-11T14:12:00Z">
            <w:rPr>
              <w:rFonts w:eastAsia="Times New Roman" w:cstheme="minorHAnsi"/>
              <w:color w:val="000000" w:themeColor="text1"/>
            </w:rPr>
          </w:rPrChange>
        </w:rPr>
        <w:t xml:space="preserve"> confidence </w:t>
      </w:r>
      <w:del w:id="872" w:author="Nathan Lo" w:date="2025-01-21T17:02:00Z">
        <w:r w:rsidR="0065342C" w:rsidRPr="001E1D48" w:rsidDel="0091708B">
          <w:rPr>
            <w:rFonts w:ascii="Aptos" w:eastAsia="Times New Roman" w:hAnsi="Aptos" w:cstheme="minorHAnsi"/>
            <w:color w:val="000000" w:themeColor="text1"/>
            <w:rPrChange w:id="873" w:author="Nathan Lo" w:date="2025-09-11T14:12:00Z">
              <w:rPr>
                <w:rFonts w:eastAsia="Times New Roman" w:cstheme="minorHAnsi"/>
                <w:color w:val="000000" w:themeColor="text1"/>
              </w:rPr>
            </w:rPrChange>
          </w:rPr>
          <w:delText>to infer the age of the insert</w:delText>
        </w:r>
        <w:r w:rsidR="006A0874" w:rsidRPr="001E1D48" w:rsidDel="0091708B">
          <w:rPr>
            <w:rFonts w:ascii="Aptos" w:eastAsia="Times New Roman" w:hAnsi="Aptos" w:cstheme="minorHAnsi"/>
            <w:color w:val="000000" w:themeColor="text1"/>
            <w:rPrChange w:id="874" w:author="Nathan Lo" w:date="2025-09-11T14:12:00Z">
              <w:rPr>
                <w:rFonts w:eastAsia="Times New Roman" w:cstheme="minorHAnsi"/>
                <w:color w:val="000000" w:themeColor="text1"/>
              </w:rPr>
            </w:rPrChange>
          </w:rPr>
          <w:delText xml:space="preserve"> </w:delText>
        </w:r>
      </w:del>
      <w:r w:rsidR="006A0874" w:rsidRPr="001E1D48">
        <w:rPr>
          <w:rFonts w:ascii="Aptos" w:eastAsia="Times New Roman" w:hAnsi="Aptos" w:cstheme="minorHAnsi"/>
          <w:color w:val="000000" w:themeColor="text1"/>
          <w:rPrChange w:id="875" w:author="Nathan Lo" w:date="2025-09-11T14:12:00Z">
            <w:rPr>
              <w:rFonts w:eastAsia="Times New Roman" w:cstheme="minorHAnsi"/>
              <w:color w:val="000000" w:themeColor="text1"/>
            </w:rPr>
          </w:rPrChange>
        </w:rPr>
        <w:t>(see Figure S1)</w:t>
      </w:r>
      <w:r w:rsidR="0065342C" w:rsidRPr="001E1D48">
        <w:rPr>
          <w:rFonts w:ascii="Aptos" w:eastAsia="Times New Roman" w:hAnsi="Aptos" w:cstheme="minorHAnsi"/>
          <w:color w:val="000000" w:themeColor="text1"/>
          <w:rPrChange w:id="876" w:author="Nathan Lo" w:date="2025-09-11T14:12:00Z">
            <w:rPr>
              <w:rFonts w:eastAsia="Times New Roman" w:cstheme="minorHAnsi"/>
              <w:color w:val="000000" w:themeColor="text1"/>
            </w:rPr>
          </w:rPrChange>
        </w:rPr>
        <w:t>.</w:t>
      </w:r>
      <w:r w:rsidR="006A0874" w:rsidRPr="001E1D48">
        <w:rPr>
          <w:rFonts w:ascii="Aptos" w:eastAsia="Times New Roman" w:hAnsi="Aptos" w:cstheme="minorHAnsi"/>
          <w:color w:val="000000" w:themeColor="text1"/>
          <w:rPrChange w:id="877" w:author="Nathan Lo" w:date="2025-09-11T14:12:00Z">
            <w:rPr>
              <w:rFonts w:eastAsia="Times New Roman" w:cstheme="minorHAnsi"/>
              <w:color w:val="000000" w:themeColor="text1"/>
            </w:rPr>
          </w:rPrChange>
        </w:rPr>
        <w:t xml:space="preserve"> Clear </w:t>
      </w:r>
      <w:del w:id="878" w:author="Nathan Lo" w:date="2025-01-21T17:05:00Z">
        <w:r w:rsidR="006A0874" w:rsidRPr="001E1D48" w:rsidDel="0091708B">
          <w:rPr>
            <w:rFonts w:ascii="Aptos" w:eastAsia="Times New Roman" w:hAnsi="Aptos" w:cstheme="minorHAnsi"/>
            <w:color w:val="000000" w:themeColor="text1"/>
            <w:rPrChange w:id="879" w:author="Nathan Lo" w:date="2025-09-11T14:12:00Z">
              <w:rPr>
                <w:rFonts w:eastAsia="Times New Roman" w:cstheme="minorHAnsi"/>
                <w:color w:val="000000" w:themeColor="text1"/>
              </w:rPr>
            </w:rPrChange>
          </w:rPr>
          <w:delText>breaks in</w:delText>
        </w:r>
      </w:del>
      <w:ins w:id="880" w:author="Nathan Lo" w:date="2025-01-21T17:05:00Z">
        <w:r w:rsidR="0091708B" w:rsidRPr="001E1D48">
          <w:rPr>
            <w:rFonts w:ascii="Aptos" w:eastAsia="Times New Roman" w:hAnsi="Aptos" w:cstheme="minorHAnsi"/>
            <w:color w:val="000000" w:themeColor="text1"/>
            <w:rPrChange w:id="881" w:author="Nathan Lo" w:date="2025-09-11T14:12:00Z">
              <w:rPr>
                <w:rFonts w:eastAsia="Times New Roman" w:cstheme="minorHAnsi"/>
                <w:color w:val="000000" w:themeColor="text1"/>
              </w:rPr>
            </w:rPrChange>
          </w:rPr>
          <w:t>separations in</w:t>
        </w:r>
      </w:ins>
      <w:r w:rsidR="006A0874" w:rsidRPr="001E1D48">
        <w:rPr>
          <w:rFonts w:ascii="Aptos" w:eastAsia="Times New Roman" w:hAnsi="Aptos" w:cstheme="minorHAnsi"/>
          <w:color w:val="000000" w:themeColor="text1"/>
          <w:rPrChange w:id="882" w:author="Nathan Lo" w:date="2025-09-11T14:12:00Z">
            <w:rPr>
              <w:rFonts w:eastAsia="Times New Roman" w:cstheme="minorHAnsi"/>
              <w:color w:val="000000" w:themeColor="text1"/>
            </w:rPr>
          </w:rPrChange>
        </w:rPr>
        <w:t xml:space="preserve"> the BLAST sequence identities were evident</w:t>
      </w:r>
      <w:ins w:id="883" w:author="Nathan Lo" w:date="2025-01-21T17:04:00Z">
        <w:r w:rsidR="0091708B" w:rsidRPr="001E1D48">
          <w:rPr>
            <w:rFonts w:ascii="Aptos" w:eastAsia="Times New Roman" w:hAnsi="Aptos" w:cstheme="minorHAnsi"/>
            <w:color w:val="000000" w:themeColor="text1"/>
            <w:rPrChange w:id="884" w:author="Nathan Lo" w:date="2025-09-11T14:12:00Z">
              <w:rPr>
                <w:rFonts w:eastAsia="Times New Roman" w:cstheme="minorHAnsi"/>
                <w:color w:val="000000" w:themeColor="text1"/>
              </w:rPr>
            </w:rPrChange>
          </w:rPr>
          <w:t xml:space="preserve"> in each of the analyses (see Figure </w:t>
        </w:r>
        <w:r w:rsidR="0091708B" w:rsidRPr="001E1D48">
          <w:rPr>
            <w:rFonts w:ascii="Aptos" w:eastAsia="Times New Roman" w:hAnsi="Aptos" w:cstheme="minorHAnsi"/>
            <w:color w:val="FF0000"/>
            <w:rPrChange w:id="885" w:author="Nathan Lo" w:date="2025-09-11T14:12:00Z">
              <w:rPr>
                <w:rFonts w:eastAsia="Times New Roman" w:cstheme="minorHAnsi"/>
                <w:color w:val="000000" w:themeColor="text1"/>
              </w:rPr>
            </w:rPrChange>
          </w:rPr>
          <w:t>X</w:t>
        </w:r>
      </w:ins>
      <w:ins w:id="886" w:author="Nathan Lo" w:date="2025-01-21T17:05:00Z">
        <w:r w:rsidR="0091708B" w:rsidRPr="001E1D48">
          <w:rPr>
            <w:rFonts w:ascii="Aptos" w:eastAsia="Times New Roman" w:hAnsi="Aptos" w:cstheme="minorHAnsi"/>
            <w:color w:val="000000" w:themeColor="text1"/>
            <w:rPrChange w:id="887" w:author="Nathan Lo" w:date="2025-09-11T14:12:00Z">
              <w:rPr>
                <w:rFonts w:eastAsia="Times New Roman" w:cstheme="minorHAnsi"/>
                <w:color w:val="000000" w:themeColor="text1"/>
              </w:rPr>
            </w:rPrChange>
          </w:rPr>
          <w:t>)</w:t>
        </w:r>
      </w:ins>
      <w:r w:rsidR="006A0874" w:rsidRPr="001E1D48">
        <w:rPr>
          <w:rFonts w:ascii="Aptos" w:eastAsia="Times New Roman" w:hAnsi="Aptos" w:cstheme="minorHAnsi"/>
          <w:color w:val="000000" w:themeColor="text1"/>
          <w:rPrChange w:id="888" w:author="Nathan Lo" w:date="2025-09-11T14:12:00Z">
            <w:rPr>
              <w:rFonts w:eastAsia="Times New Roman" w:cstheme="minorHAnsi"/>
              <w:color w:val="000000" w:themeColor="text1"/>
            </w:rPr>
          </w:rPrChange>
        </w:rPr>
        <w:t xml:space="preserve">, </w:t>
      </w:r>
      <w:del w:id="889" w:author="Nathan Lo" w:date="2025-01-21T17:02:00Z">
        <w:r w:rsidR="006A0874" w:rsidRPr="001E1D48" w:rsidDel="0091708B">
          <w:rPr>
            <w:rFonts w:ascii="Aptos" w:eastAsia="Times New Roman" w:hAnsi="Aptos" w:cstheme="minorHAnsi"/>
            <w:color w:val="000000" w:themeColor="text1"/>
            <w:rPrChange w:id="890" w:author="Nathan Lo" w:date="2025-09-11T14:12:00Z">
              <w:rPr>
                <w:rFonts w:eastAsia="Times New Roman" w:cstheme="minorHAnsi"/>
                <w:color w:val="000000" w:themeColor="text1"/>
              </w:rPr>
            </w:rPrChange>
          </w:rPr>
          <w:delText xml:space="preserve">hence </w:delText>
        </w:r>
      </w:del>
      <w:ins w:id="891" w:author="Nathan Lo" w:date="2025-01-21T17:05:00Z">
        <w:r w:rsidR="0091708B" w:rsidRPr="001E1D48">
          <w:rPr>
            <w:rFonts w:ascii="Aptos" w:eastAsia="Times New Roman" w:hAnsi="Aptos" w:cstheme="minorHAnsi"/>
            <w:color w:val="000000" w:themeColor="text1"/>
            <w:rPrChange w:id="892" w:author="Nathan Lo" w:date="2025-09-11T14:12:00Z">
              <w:rPr>
                <w:rFonts w:eastAsia="Times New Roman" w:cstheme="minorHAnsi"/>
                <w:color w:val="000000" w:themeColor="text1"/>
              </w:rPr>
            </w:rPrChange>
          </w:rPr>
          <w:t>indicating</w:t>
        </w:r>
      </w:ins>
      <w:ins w:id="893" w:author="Nathan Lo" w:date="2025-01-21T17:02:00Z">
        <w:r w:rsidR="0091708B" w:rsidRPr="001E1D48">
          <w:rPr>
            <w:rFonts w:ascii="Aptos" w:eastAsia="Times New Roman" w:hAnsi="Aptos" w:cstheme="minorHAnsi"/>
            <w:color w:val="000000" w:themeColor="text1"/>
            <w:rPrChange w:id="894" w:author="Nathan Lo" w:date="2025-09-11T14:12:00Z">
              <w:rPr>
                <w:rFonts w:eastAsia="Times New Roman" w:cstheme="minorHAnsi"/>
                <w:color w:val="000000" w:themeColor="text1"/>
              </w:rPr>
            </w:rPrChange>
          </w:rPr>
          <w:t xml:space="preserve"> that </w:t>
        </w:r>
      </w:ins>
      <w:r w:rsidR="006A0874" w:rsidRPr="001E1D48">
        <w:rPr>
          <w:rFonts w:ascii="Aptos" w:eastAsia="Times New Roman" w:hAnsi="Aptos" w:cstheme="minorHAnsi"/>
          <w:color w:val="000000" w:themeColor="text1"/>
          <w:rPrChange w:id="895" w:author="Nathan Lo" w:date="2025-09-11T14:12:00Z">
            <w:rPr>
              <w:rFonts w:eastAsia="Times New Roman" w:cstheme="minorHAnsi"/>
              <w:color w:val="000000" w:themeColor="text1"/>
            </w:rPr>
          </w:rPrChange>
        </w:rPr>
        <w:t xml:space="preserve">ancestral inserts were able to be easily identified and extracted. </w:t>
      </w:r>
      <w:commentRangeEnd w:id="852"/>
      <w:r w:rsidR="0091708B" w:rsidRPr="001E1D48">
        <w:rPr>
          <w:rStyle w:val="CommentReference"/>
          <w:rFonts w:ascii="Aptos" w:hAnsi="Aptos"/>
          <w:rPrChange w:id="896" w:author="Nathan Lo" w:date="2025-09-11T14:12:00Z">
            <w:rPr>
              <w:rStyle w:val="CommentReference"/>
            </w:rPr>
          </w:rPrChange>
        </w:rPr>
        <w:commentReference w:id="852"/>
      </w:r>
      <w:ins w:id="897" w:author="Nathan Lo" w:date="2025-01-21T17:05:00Z">
        <w:r w:rsidR="0091708B" w:rsidRPr="001E1D48">
          <w:rPr>
            <w:rFonts w:ascii="Aptos" w:eastAsia="Times New Roman" w:hAnsi="Aptos" w:cstheme="minorHAnsi"/>
            <w:color w:val="000000" w:themeColor="text1"/>
            <w:highlight w:val="yellow"/>
            <w:rPrChange w:id="898" w:author="Nathan Lo" w:date="2025-09-11T14:12:00Z">
              <w:rPr>
                <w:rFonts w:eastAsia="Times New Roman" w:cstheme="minorHAnsi"/>
                <w:color w:val="000000" w:themeColor="text1"/>
              </w:rPr>
            </w:rPrChange>
          </w:rPr>
          <w:t xml:space="preserve">Manual confirmation of these results </w:t>
        </w:r>
        <w:proofErr w:type="gramStart"/>
        <w:r w:rsidR="0091708B" w:rsidRPr="001E1D48">
          <w:rPr>
            <w:rFonts w:ascii="Aptos" w:eastAsia="Times New Roman" w:hAnsi="Aptos" w:cstheme="minorHAnsi"/>
            <w:color w:val="000000" w:themeColor="text1"/>
            <w:highlight w:val="yellow"/>
            <w:rPrChange w:id="899" w:author="Nathan Lo" w:date="2025-09-11T14:12:00Z">
              <w:rPr>
                <w:rFonts w:eastAsia="Times New Roman" w:cstheme="minorHAnsi"/>
                <w:color w:val="000000" w:themeColor="text1"/>
              </w:rPr>
            </w:rPrChange>
          </w:rPr>
          <w:t>were</w:t>
        </w:r>
        <w:proofErr w:type="gramEnd"/>
        <w:r w:rsidR="0091708B" w:rsidRPr="001E1D48">
          <w:rPr>
            <w:rFonts w:ascii="Aptos" w:eastAsia="Times New Roman" w:hAnsi="Aptos" w:cstheme="minorHAnsi"/>
            <w:color w:val="000000" w:themeColor="text1"/>
            <w:highlight w:val="yellow"/>
            <w:rPrChange w:id="900" w:author="Nathan Lo" w:date="2025-09-11T14:12:00Z">
              <w:rPr>
                <w:rFonts w:eastAsia="Times New Roman" w:cstheme="minorHAnsi"/>
                <w:color w:val="000000" w:themeColor="text1"/>
              </w:rPr>
            </w:rPrChange>
          </w:rPr>
          <w:t xml:space="preserve"> performed by examining alignments from a selection of each of the </w:t>
        </w:r>
        <w:commentRangeStart w:id="901"/>
        <w:r w:rsidR="0091708B" w:rsidRPr="001E1D48">
          <w:rPr>
            <w:rFonts w:ascii="Aptos" w:eastAsia="Times New Roman" w:hAnsi="Aptos" w:cstheme="minorHAnsi"/>
            <w:color w:val="000000" w:themeColor="text1"/>
            <w:highlight w:val="yellow"/>
            <w:rPrChange w:id="902" w:author="Nathan Lo" w:date="2025-09-11T14:12:00Z">
              <w:rPr>
                <w:rFonts w:eastAsia="Times New Roman" w:cstheme="minorHAnsi"/>
                <w:color w:val="000000" w:themeColor="text1"/>
              </w:rPr>
            </w:rPrChange>
          </w:rPr>
          <w:t>inserts</w:t>
        </w:r>
      </w:ins>
      <w:commentRangeEnd w:id="901"/>
      <w:ins w:id="903" w:author="Nathan Lo" w:date="2025-01-21T17:06:00Z">
        <w:r w:rsidR="0091708B" w:rsidRPr="001E1D48">
          <w:rPr>
            <w:rStyle w:val="CommentReference"/>
            <w:rFonts w:ascii="Aptos" w:hAnsi="Aptos"/>
            <w:rPrChange w:id="904" w:author="Nathan Lo" w:date="2025-09-11T14:12:00Z">
              <w:rPr>
                <w:rStyle w:val="CommentReference"/>
              </w:rPr>
            </w:rPrChange>
          </w:rPr>
          <w:commentReference w:id="901"/>
        </w:r>
      </w:ins>
      <w:ins w:id="905" w:author="Nathan Lo" w:date="2025-01-21T17:05:00Z">
        <w:r w:rsidR="0091708B" w:rsidRPr="001E1D48">
          <w:rPr>
            <w:rFonts w:ascii="Aptos" w:eastAsia="Times New Roman" w:hAnsi="Aptos" w:cstheme="minorHAnsi"/>
            <w:color w:val="000000" w:themeColor="text1"/>
            <w:rPrChange w:id="906" w:author="Nathan Lo" w:date="2025-09-11T14:12:00Z">
              <w:rPr>
                <w:rFonts w:eastAsia="Times New Roman" w:cstheme="minorHAnsi"/>
                <w:color w:val="000000" w:themeColor="text1"/>
              </w:rPr>
            </w:rPrChange>
          </w:rPr>
          <w:t xml:space="preserve">. </w:t>
        </w:r>
      </w:ins>
      <w:r w:rsidR="00C53983" w:rsidRPr="001E1D48">
        <w:rPr>
          <w:rFonts w:ascii="Aptos" w:eastAsia="Times New Roman" w:hAnsi="Aptos" w:cstheme="minorHAnsi"/>
          <w:color w:val="000000" w:themeColor="text1"/>
          <w:rPrChange w:id="907" w:author="Nathan Lo" w:date="2025-09-11T14:12:00Z">
            <w:rPr>
              <w:rFonts w:eastAsia="Times New Roman" w:cstheme="minorHAnsi"/>
              <w:color w:val="000000" w:themeColor="text1"/>
            </w:rPr>
          </w:rPrChange>
        </w:rPr>
        <w:t xml:space="preserve">The </w:t>
      </w:r>
      <w:ins w:id="908" w:author="Nathan Lo" w:date="2025-01-21T17:06:00Z">
        <w:r w:rsidR="0091708B" w:rsidRPr="001E1D48">
          <w:rPr>
            <w:rFonts w:ascii="Aptos" w:eastAsia="Times New Roman" w:hAnsi="Aptos" w:cstheme="minorHAnsi"/>
            <w:color w:val="000000" w:themeColor="text1"/>
            <w:rPrChange w:id="909" w:author="Nathan Lo" w:date="2025-09-11T14:12:00Z">
              <w:rPr>
                <w:rFonts w:eastAsia="Times New Roman" w:cstheme="minorHAnsi"/>
                <w:color w:val="000000" w:themeColor="text1"/>
              </w:rPr>
            </w:rPrChange>
          </w:rPr>
          <w:t xml:space="preserve">species </w:t>
        </w:r>
      </w:ins>
      <w:r w:rsidR="00C53983" w:rsidRPr="001E1D48">
        <w:rPr>
          <w:rFonts w:ascii="Aptos" w:eastAsia="Times New Roman" w:hAnsi="Aptos" w:cstheme="minorHAnsi"/>
          <w:color w:val="000000" w:themeColor="text1"/>
          <w:rPrChange w:id="910" w:author="Nathan Lo" w:date="2025-09-11T14:12:00Z">
            <w:rPr>
              <w:rFonts w:eastAsia="Times New Roman" w:cstheme="minorHAnsi"/>
              <w:color w:val="000000" w:themeColor="text1"/>
            </w:rPr>
          </w:rPrChange>
        </w:rPr>
        <w:t xml:space="preserve">names of the other </w:t>
      </w:r>
      <w:r w:rsidR="006A0874" w:rsidRPr="001E1D48">
        <w:rPr>
          <w:rFonts w:ascii="Aptos" w:eastAsia="Times New Roman" w:hAnsi="Aptos" w:cstheme="minorHAnsi"/>
          <w:color w:val="000000" w:themeColor="text1"/>
          <w:rPrChange w:id="911" w:author="Nathan Lo" w:date="2025-09-11T14:12:00Z">
            <w:rPr>
              <w:rFonts w:eastAsia="Times New Roman" w:cstheme="minorHAnsi"/>
              <w:color w:val="000000" w:themeColor="text1"/>
            </w:rPr>
          </w:rPrChange>
        </w:rPr>
        <w:t xml:space="preserve">cockroach/termite species in which the </w:t>
      </w:r>
      <w:r w:rsidR="00C53983" w:rsidRPr="001E1D48">
        <w:rPr>
          <w:rFonts w:ascii="Aptos" w:eastAsia="Times New Roman" w:hAnsi="Aptos" w:cstheme="minorHAnsi"/>
          <w:color w:val="000000" w:themeColor="text1"/>
          <w:rPrChange w:id="912" w:author="Nathan Lo" w:date="2025-09-11T14:12:00Z">
            <w:rPr>
              <w:rFonts w:eastAsia="Times New Roman" w:cstheme="minorHAnsi"/>
              <w:color w:val="000000" w:themeColor="text1"/>
            </w:rPr>
          </w:rPrChange>
        </w:rPr>
        <w:t xml:space="preserve">insert </w:t>
      </w:r>
      <w:proofErr w:type="spellStart"/>
      <w:r w:rsidR="00C53983" w:rsidRPr="001E1D48">
        <w:rPr>
          <w:rFonts w:ascii="Aptos" w:eastAsia="Times New Roman" w:hAnsi="Aptos" w:cstheme="minorHAnsi"/>
          <w:color w:val="000000" w:themeColor="text1"/>
          <w:rPrChange w:id="913" w:author="Nathan Lo" w:date="2025-09-11T14:12:00Z">
            <w:rPr>
              <w:rFonts w:eastAsia="Times New Roman" w:cstheme="minorHAnsi"/>
              <w:color w:val="000000" w:themeColor="text1"/>
            </w:rPr>
          </w:rPrChange>
        </w:rPr>
        <w:t>BLASTed</w:t>
      </w:r>
      <w:proofErr w:type="spellEnd"/>
      <w:r w:rsidR="00C53983" w:rsidRPr="001E1D48">
        <w:rPr>
          <w:rFonts w:ascii="Aptos" w:eastAsia="Times New Roman" w:hAnsi="Aptos" w:cstheme="minorHAnsi"/>
          <w:color w:val="000000" w:themeColor="text1"/>
          <w:rPrChange w:id="914" w:author="Nathan Lo" w:date="2025-09-11T14:12:00Z">
            <w:rPr>
              <w:rFonts w:eastAsia="Times New Roman" w:cstheme="minorHAnsi"/>
              <w:color w:val="000000" w:themeColor="text1"/>
            </w:rPr>
          </w:rPrChange>
        </w:rPr>
        <w:t xml:space="preserve"> against &gt;70% sequence identity % (alternate threshold &lt;50%) were transposed alongside the insert name using a custom bash script. The </w:t>
      </w:r>
      <w:del w:id="915" w:author="Nathan Lo" w:date="2025-01-21T17:06:00Z">
        <w:r w:rsidR="00C53983" w:rsidRPr="001E1D48" w:rsidDel="0091708B">
          <w:rPr>
            <w:rFonts w:ascii="Aptos" w:eastAsia="Times New Roman" w:hAnsi="Aptos" w:cstheme="minorHAnsi"/>
            <w:color w:val="000000" w:themeColor="text1"/>
            <w:rPrChange w:id="916" w:author="Nathan Lo" w:date="2025-09-11T14:12:00Z">
              <w:rPr>
                <w:rFonts w:eastAsia="Times New Roman" w:cstheme="minorHAnsi"/>
                <w:color w:val="000000" w:themeColor="text1"/>
              </w:rPr>
            </w:rPrChange>
          </w:rPr>
          <w:delText xml:space="preserve">oldest </w:delText>
        </w:r>
      </w:del>
      <w:ins w:id="917" w:author="Nathan Lo" w:date="2025-01-21T17:06:00Z">
        <w:r w:rsidR="0091708B" w:rsidRPr="001E1D48">
          <w:rPr>
            <w:rFonts w:ascii="Aptos" w:eastAsia="Times New Roman" w:hAnsi="Aptos" w:cstheme="minorHAnsi"/>
            <w:color w:val="000000" w:themeColor="text1"/>
            <w:rPrChange w:id="918" w:author="Nathan Lo" w:date="2025-09-11T14:12:00Z">
              <w:rPr>
                <w:rFonts w:eastAsia="Times New Roman" w:cstheme="minorHAnsi"/>
                <w:color w:val="000000" w:themeColor="text1"/>
              </w:rPr>
            </w:rPrChange>
          </w:rPr>
          <w:t xml:space="preserve">earliest </w:t>
        </w:r>
      </w:ins>
      <w:r w:rsidR="00C53983" w:rsidRPr="001E1D48">
        <w:rPr>
          <w:rFonts w:ascii="Aptos" w:eastAsia="Times New Roman" w:hAnsi="Aptos" w:cstheme="minorHAnsi"/>
          <w:color w:val="000000" w:themeColor="text1"/>
          <w:rPrChange w:id="919" w:author="Nathan Lo" w:date="2025-09-11T14:12:00Z">
            <w:rPr>
              <w:rFonts w:eastAsia="Times New Roman" w:cstheme="minorHAnsi"/>
              <w:color w:val="000000" w:themeColor="text1"/>
            </w:rPr>
          </w:rPrChange>
        </w:rPr>
        <w:t xml:space="preserve">divergence dates of this combination of species </w:t>
      </w:r>
      <w:ins w:id="920" w:author="Nathan Lo" w:date="2025-01-21T17:06:00Z">
        <w:r w:rsidR="0091708B" w:rsidRPr="001E1D48">
          <w:rPr>
            <w:rFonts w:ascii="Aptos" w:eastAsia="Times New Roman" w:hAnsi="Aptos" w:cstheme="minorHAnsi"/>
            <w:color w:val="000000" w:themeColor="text1"/>
            <w:rPrChange w:id="921" w:author="Nathan Lo" w:date="2025-09-11T14:12:00Z">
              <w:rPr>
                <w:rFonts w:eastAsia="Times New Roman" w:cstheme="minorHAnsi"/>
                <w:color w:val="000000" w:themeColor="text1"/>
              </w:rPr>
            </w:rPrChange>
          </w:rPr>
          <w:t xml:space="preserve">(Figure </w:t>
        </w:r>
        <w:r w:rsidR="0091708B" w:rsidRPr="001E1D48">
          <w:rPr>
            <w:rFonts w:ascii="Aptos" w:eastAsia="Times New Roman" w:hAnsi="Aptos" w:cstheme="minorHAnsi"/>
            <w:color w:val="FF0000"/>
            <w:rPrChange w:id="922" w:author="Nathan Lo" w:date="2025-09-11T14:12:00Z">
              <w:rPr>
                <w:rFonts w:eastAsia="Times New Roman" w:cstheme="minorHAnsi"/>
                <w:color w:val="000000" w:themeColor="text1"/>
              </w:rPr>
            </w:rPrChange>
          </w:rPr>
          <w:t>X</w:t>
        </w:r>
        <w:r w:rsidR="0091708B" w:rsidRPr="001E1D48">
          <w:rPr>
            <w:rFonts w:ascii="Aptos" w:eastAsia="Times New Roman" w:hAnsi="Aptos" w:cstheme="minorHAnsi"/>
            <w:color w:val="000000" w:themeColor="text1"/>
            <w:rPrChange w:id="923" w:author="Nathan Lo" w:date="2025-09-11T14:12:00Z">
              <w:rPr>
                <w:rFonts w:eastAsia="Times New Roman" w:cstheme="minorHAnsi"/>
                <w:color w:val="000000" w:themeColor="text1"/>
              </w:rPr>
            </w:rPrChange>
          </w:rPr>
          <w:t xml:space="preserve">) </w:t>
        </w:r>
      </w:ins>
      <w:r w:rsidR="00C53983" w:rsidRPr="001E1D48">
        <w:rPr>
          <w:rFonts w:ascii="Aptos" w:eastAsia="Times New Roman" w:hAnsi="Aptos" w:cstheme="minorHAnsi"/>
          <w:color w:val="000000" w:themeColor="text1"/>
          <w:rPrChange w:id="924" w:author="Nathan Lo" w:date="2025-09-11T14:12:00Z">
            <w:rPr>
              <w:rFonts w:eastAsia="Times New Roman" w:cstheme="minorHAnsi"/>
              <w:color w:val="000000" w:themeColor="text1"/>
            </w:rPr>
          </w:rPrChange>
        </w:rPr>
        <w:t xml:space="preserve">was used to infer the minimum age of the insert. </w:t>
      </w:r>
      <w:r w:rsidR="00C53983" w:rsidRPr="001E1D48">
        <w:rPr>
          <w:rFonts w:ascii="Aptos" w:eastAsia="Times New Roman" w:hAnsi="Aptos" w:cstheme="minorHAnsi"/>
          <w:color w:val="FF0000"/>
          <w:rPrChange w:id="925" w:author="Nathan Lo" w:date="2025-09-11T14:12:00Z">
            <w:rPr>
              <w:rFonts w:eastAsia="Times New Roman" w:cstheme="minorHAnsi"/>
              <w:color w:val="FF0000"/>
            </w:rPr>
          </w:rPrChange>
        </w:rPr>
        <w:t>[Jack to expand on this filtering step].</w:t>
      </w:r>
    </w:p>
    <w:p w14:paraId="42D60ACC" w14:textId="5D4E131F" w:rsidR="00AF29CB" w:rsidRPr="001E1D48" w:rsidDel="0091558D" w:rsidRDefault="00C53983" w:rsidP="00790F30">
      <w:pPr>
        <w:spacing w:after="100" w:afterAutospacing="1"/>
        <w:jc w:val="both"/>
        <w:rPr>
          <w:ins w:id="926" w:author="Nathan Lo" w:date="2025-09-01T11:59:00Z"/>
          <w:del w:id="927" w:author="Microsoft Office User" w:date="2025-09-03T20:49:00Z"/>
          <w:rFonts w:ascii="Aptos" w:eastAsia="Times New Roman" w:hAnsi="Aptos" w:cstheme="minorHAnsi"/>
          <w:color w:val="FF0000"/>
          <w:rPrChange w:id="928" w:author="Nathan Lo" w:date="2025-09-11T14:12:00Z">
            <w:rPr>
              <w:ins w:id="929" w:author="Nathan Lo" w:date="2025-09-01T11:59:00Z"/>
              <w:del w:id="930" w:author="Microsoft Office User" w:date="2025-09-03T20:49:00Z"/>
              <w:rFonts w:eastAsia="Times New Roman" w:cstheme="minorHAnsi"/>
              <w:color w:val="FF0000"/>
            </w:rPr>
          </w:rPrChange>
        </w:rPr>
      </w:pPr>
      <w:r w:rsidRPr="001E1D48">
        <w:rPr>
          <w:rFonts w:ascii="Aptos" w:eastAsia="Times New Roman" w:hAnsi="Aptos" w:cstheme="minorHAnsi"/>
          <w:color w:val="000000" w:themeColor="text1"/>
          <w:rPrChange w:id="931" w:author="Nathan Lo" w:date="2025-09-11T14:12:00Z">
            <w:rPr>
              <w:rFonts w:eastAsia="Times New Roman" w:cstheme="minorHAnsi"/>
              <w:color w:val="000000" w:themeColor="text1"/>
            </w:rPr>
          </w:rPrChange>
        </w:rPr>
        <w:br/>
      </w:r>
      <w:r w:rsidR="00606C77" w:rsidRPr="001E1D48">
        <w:rPr>
          <w:rFonts w:ascii="Aptos" w:eastAsia="Times New Roman" w:hAnsi="Aptos" w:cstheme="minorHAnsi"/>
          <w:color w:val="FF0000"/>
          <w:rPrChange w:id="932" w:author="Nathan Lo" w:date="2025-09-11T14:12:00Z">
            <w:rPr>
              <w:rFonts w:eastAsia="Times New Roman" w:cstheme="minorHAnsi"/>
              <w:color w:val="FF0000"/>
            </w:rPr>
          </w:rPrChange>
        </w:rPr>
        <w:t>[</w:t>
      </w:r>
      <w:r w:rsidR="00AF29CB" w:rsidRPr="001E1D48">
        <w:rPr>
          <w:rFonts w:ascii="Aptos" w:eastAsia="Times New Roman" w:hAnsi="Aptos" w:cstheme="minorHAnsi"/>
          <w:color w:val="FF0000"/>
          <w:rPrChange w:id="933" w:author="Nathan Lo" w:date="2025-09-11T14:12:00Z">
            <w:rPr>
              <w:rFonts w:eastAsia="Times New Roman" w:cstheme="minorHAnsi"/>
              <w:color w:val="FF0000"/>
            </w:rPr>
          </w:rPrChange>
        </w:rPr>
        <w:t xml:space="preserve">Leo pipeline for characterising where in the </w:t>
      </w:r>
      <w:proofErr w:type="spellStart"/>
      <w:r w:rsidR="00AF29CB" w:rsidRPr="001E1D48">
        <w:rPr>
          <w:rFonts w:ascii="Aptos" w:eastAsia="Times New Roman" w:hAnsi="Aptos" w:cstheme="minorHAnsi"/>
          <w:color w:val="FF0000"/>
          <w:rPrChange w:id="934" w:author="Nathan Lo" w:date="2025-09-11T14:12:00Z">
            <w:rPr>
              <w:rFonts w:eastAsia="Times New Roman" w:cstheme="minorHAnsi"/>
              <w:color w:val="FF0000"/>
            </w:rPr>
          </w:rPrChange>
        </w:rPr>
        <w:t>Blattabacterium</w:t>
      </w:r>
      <w:proofErr w:type="spellEnd"/>
      <w:r w:rsidR="00AF29CB" w:rsidRPr="001E1D48">
        <w:rPr>
          <w:rFonts w:ascii="Aptos" w:eastAsia="Times New Roman" w:hAnsi="Aptos" w:cstheme="minorHAnsi"/>
          <w:color w:val="FF0000"/>
          <w:rPrChange w:id="935" w:author="Nathan Lo" w:date="2025-09-11T14:12:00Z">
            <w:rPr>
              <w:rFonts w:eastAsia="Times New Roman" w:cstheme="minorHAnsi"/>
              <w:color w:val="FF0000"/>
            </w:rPr>
          </w:rPrChange>
        </w:rPr>
        <w:t xml:space="preserve"> genomes the inserts derived.</w:t>
      </w:r>
      <w:r w:rsidR="00606C77" w:rsidRPr="001E1D48">
        <w:rPr>
          <w:rFonts w:ascii="Aptos" w:eastAsia="Times New Roman" w:hAnsi="Aptos" w:cstheme="minorHAnsi"/>
          <w:color w:val="FF0000"/>
          <w:rPrChange w:id="936" w:author="Nathan Lo" w:date="2025-09-11T14:12:00Z">
            <w:rPr>
              <w:rFonts w:eastAsia="Times New Roman" w:cstheme="minorHAnsi"/>
              <w:color w:val="FF0000"/>
            </w:rPr>
          </w:rPrChange>
        </w:rPr>
        <w:t>]</w:t>
      </w:r>
    </w:p>
    <w:p w14:paraId="17407DC8" w14:textId="20261C41" w:rsidR="00175D73" w:rsidRPr="001E1D48" w:rsidRDefault="00175D73" w:rsidP="00790F30">
      <w:pPr>
        <w:spacing w:after="100" w:afterAutospacing="1"/>
        <w:jc w:val="both"/>
        <w:rPr>
          <w:ins w:id="937" w:author="Nathan Lo" w:date="2025-09-01T11:59:00Z"/>
          <w:rFonts w:ascii="Aptos" w:eastAsia="Times New Roman" w:hAnsi="Aptos" w:cstheme="minorHAnsi"/>
          <w:color w:val="FF0000"/>
          <w:rPrChange w:id="938" w:author="Nathan Lo" w:date="2025-09-11T14:12:00Z">
            <w:rPr>
              <w:ins w:id="939" w:author="Nathan Lo" w:date="2025-09-01T11:59:00Z"/>
              <w:rFonts w:eastAsia="Times New Roman" w:cstheme="minorHAnsi"/>
              <w:color w:val="FF0000"/>
            </w:rPr>
          </w:rPrChange>
        </w:rPr>
      </w:pPr>
    </w:p>
    <w:p w14:paraId="7173CC91" w14:textId="77777777" w:rsidR="00175D73" w:rsidRPr="001E1D48" w:rsidRDefault="00175D73" w:rsidP="00175D73">
      <w:pPr>
        <w:jc w:val="both"/>
        <w:rPr>
          <w:ins w:id="940" w:author="Nathan Lo" w:date="2025-09-01T11:59:00Z"/>
          <w:rFonts w:ascii="Aptos" w:hAnsi="Aptos" w:cs="Arial"/>
        </w:rPr>
      </w:pPr>
      <w:ins w:id="941" w:author="Nathan Lo" w:date="2025-09-01T11:59:00Z">
        <w:r w:rsidRPr="001E1D48">
          <w:rPr>
            <w:rFonts w:ascii="Aptos" w:eastAsia="Times New Roman" w:hAnsi="Aptos" w:cstheme="minorHAnsi"/>
            <w:color w:val="FF0000"/>
            <w:rPrChange w:id="942" w:author="Nathan Lo" w:date="2025-09-11T14:12:00Z">
              <w:rPr>
                <w:rFonts w:eastAsia="Times New Roman" w:cstheme="minorHAnsi"/>
                <w:color w:val="FF0000"/>
              </w:rPr>
            </w:rPrChange>
          </w:rPr>
          <w:t xml:space="preserve">Need to insert somewhere: </w:t>
        </w:r>
        <w:r w:rsidRPr="001E1D48">
          <w:rPr>
            <w:rFonts w:ascii="Aptos" w:hAnsi="Aptos" w:cs="Arial"/>
          </w:rPr>
          <w:t xml:space="preserve">The inserts were detected in genomes of species for which only leg muscle tissue was included during DNA extraction (thus excluding </w:t>
        </w:r>
        <w:proofErr w:type="spellStart"/>
        <w:r w:rsidRPr="001E1D48">
          <w:rPr>
            <w:rFonts w:ascii="Aptos" w:hAnsi="Aptos" w:cs="Arial"/>
            <w:i/>
            <w:iCs/>
          </w:rPr>
          <w:t>Blattabacterium</w:t>
        </w:r>
        <w:proofErr w:type="spellEnd"/>
        <w:r w:rsidRPr="001E1D48">
          <w:rPr>
            <w:rFonts w:ascii="Aptos" w:hAnsi="Aptos" w:cs="Arial"/>
            <w:i/>
            <w:iCs/>
          </w:rPr>
          <w:t xml:space="preserve"> </w:t>
        </w:r>
        <w:r w:rsidRPr="001E1D48">
          <w:rPr>
            <w:rFonts w:ascii="Aptos" w:hAnsi="Aptos" w:cs="Arial"/>
          </w:rPr>
          <w:t xml:space="preserve">DNA), and also species for which fat body was included (thus including </w:t>
        </w:r>
        <w:proofErr w:type="spellStart"/>
        <w:r w:rsidRPr="001E1D48">
          <w:rPr>
            <w:rFonts w:ascii="Aptos" w:hAnsi="Aptos" w:cs="Arial"/>
            <w:i/>
            <w:iCs/>
          </w:rPr>
          <w:t>Blattabacterium</w:t>
        </w:r>
        <w:proofErr w:type="spellEnd"/>
        <w:r w:rsidRPr="001E1D48">
          <w:rPr>
            <w:rFonts w:ascii="Aptos" w:hAnsi="Aptos" w:cs="Arial"/>
            <w:i/>
            <w:iCs/>
          </w:rPr>
          <w:t xml:space="preserve"> </w:t>
        </w:r>
        <w:r w:rsidRPr="001E1D48">
          <w:rPr>
            <w:rFonts w:ascii="Aptos" w:hAnsi="Aptos" w:cs="Arial"/>
          </w:rPr>
          <w:t xml:space="preserve">DNA). </w:t>
        </w:r>
      </w:ins>
    </w:p>
    <w:p w14:paraId="71169EBC" w14:textId="53EF3243" w:rsidR="00175D73" w:rsidRDefault="00175D73" w:rsidP="00790F30">
      <w:pPr>
        <w:spacing w:after="100" w:afterAutospacing="1"/>
        <w:jc w:val="both"/>
        <w:rPr>
          <w:ins w:id="943" w:author="Microsoft Office User" w:date="2025-09-28T11:02:00Z"/>
          <w:rFonts w:ascii="Aptos" w:eastAsia="Times New Roman" w:hAnsi="Aptos" w:cstheme="minorHAnsi"/>
          <w:color w:val="FF0000"/>
        </w:rPr>
      </w:pPr>
    </w:p>
    <w:p w14:paraId="1A6829C1" w14:textId="7F45DFB2" w:rsidR="007C26CF" w:rsidRPr="001E1D48" w:rsidRDefault="007C26CF" w:rsidP="00790F30">
      <w:pPr>
        <w:spacing w:after="100" w:afterAutospacing="1"/>
        <w:jc w:val="both"/>
        <w:rPr>
          <w:rFonts w:ascii="Aptos" w:eastAsia="Times New Roman" w:hAnsi="Aptos" w:cstheme="minorHAnsi"/>
          <w:color w:val="FF0000"/>
          <w:rPrChange w:id="944" w:author="Nathan Lo" w:date="2025-09-11T14:12:00Z">
            <w:rPr>
              <w:rFonts w:eastAsia="Times New Roman" w:cstheme="minorHAnsi"/>
              <w:color w:val="FF0000"/>
            </w:rPr>
          </w:rPrChange>
        </w:rPr>
      </w:pPr>
      <w:ins w:id="945" w:author="Microsoft Office User" w:date="2025-09-28T11:03:00Z">
        <w:r w:rsidRPr="007C26CF">
          <w:rPr>
            <w:rFonts w:ascii="Aptos" w:eastAsia="Times New Roman" w:hAnsi="Aptos" w:cstheme="minorHAnsi"/>
            <w:color w:val="FF0000"/>
            <w:highlight w:val="yellow"/>
            <w:rPrChange w:id="946" w:author="Microsoft Office User" w:date="2025-09-28T11:03:00Z">
              <w:rPr>
                <w:rFonts w:ascii="Aptos" w:eastAsia="Times New Roman" w:hAnsi="Aptos" w:cstheme="minorHAnsi"/>
                <w:color w:val="FF0000"/>
              </w:rPr>
            </w:rPrChange>
          </w:rPr>
          <w:t xml:space="preserve">Figure S1. </w:t>
        </w:r>
        <w:proofErr w:type="spellStart"/>
        <w:r w:rsidRPr="007C26CF">
          <w:rPr>
            <w:rFonts w:ascii="Aptos" w:eastAsia="Times New Roman" w:hAnsi="Aptos" w:cstheme="minorHAnsi"/>
            <w:color w:val="FF0000"/>
            <w:highlight w:val="yellow"/>
            <w:rPrChange w:id="947" w:author="Microsoft Office User" w:date="2025-09-28T11:03:00Z">
              <w:rPr>
                <w:rFonts w:ascii="Aptos" w:eastAsia="Times New Roman" w:hAnsi="Aptos" w:cstheme="minorHAnsi"/>
                <w:color w:val="FF0000"/>
              </w:rPr>
            </w:rPrChange>
          </w:rPr>
          <w:t>Filtiering</w:t>
        </w:r>
        <w:proofErr w:type="spellEnd"/>
        <w:r w:rsidRPr="007C26CF">
          <w:rPr>
            <w:rFonts w:ascii="Aptos" w:eastAsia="Times New Roman" w:hAnsi="Aptos" w:cstheme="minorHAnsi"/>
            <w:color w:val="FF0000"/>
            <w:highlight w:val="yellow"/>
            <w:rPrChange w:id="948" w:author="Microsoft Office User" w:date="2025-09-28T11:03:00Z">
              <w:rPr>
                <w:rFonts w:ascii="Aptos" w:eastAsia="Times New Roman" w:hAnsi="Aptos" w:cstheme="minorHAnsi"/>
                <w:color w:val="FF0000"/>
              </w:rPr>
            </w:rPrChange>
          </w:rPr>
          <w:t xml:space="preserve"> pipeline</w:t>
        </w:r>
      </w:ins>
      <w:ins w:id="949" w:author="Microsoft Office User" w:date="2025-09-28T11:15:00Z">
        <w:r w:rsidR="00281557">
          <w:rPr>
            <w:rFonts w:ascii="Aptos" w:eastAsia="Times New Roman" w:hAnsi="Aptos" w:cstheme="minorHAnsi"/>
            <w:color w:val="FF0000"/>
            <w:highlight w:val="yellow"/>
          </w:rPr>
          <w:t xml:space="preserve">, with stars indicating </w:t>
        </w:r>
        <w:proofErr w:type="spellStart"/>
        <w:r w:rsidR="00281557">
          <w:rPr>
            <w:rFonts w:ascii="Aptos" w:eastAsia="Times New Roman" w:hAnsi="Aptos" w:cstheme="minorHAnsi"/>
            <w:color w:val="FF0000"/>
            <w:highlight w:val="yellow"/>
          </w:rPr>
          <w:t>alrerntate</w:t>
        </w:r>
        <w:proofErr w:type="spellEnd"/>
        <w:r w:rsidR="00281557">
          <w:rPr>
            <w:rFonts w:ascii="Aptos" w:eastAsia="Times New Roman" w:hAnsi="Aptos" w:cstheme="minorHAnsi"/>
            <w:color w:val="FF0000"/>
            <w:highlight w:val="yellow"/>
          </w:rPr>
          <w:t xml:space="preserve"> thresholds</w:t>
        </w:r>
      </w:ins>
      <w:ins w:id="950" w:author="Microsoft Office User" w:date="2025-09-28T11:20:00Z">
        <w:r w:rsidR="00281557">
          <w:rPr>
            <w:rFonts w:ascii="Aptos" w:eastAsia="Times New Roman" w:hAnsi="Aptos" w:cstheme="minorHAnsi"/>
            <w:color w:val="FF0000"/>
            <w:highlight w:val="yellow"/>
          </w:rPr>
          <w:t>. Add manual curation was not performed for alternate pipeline</w:t>
        </w:r>
        <w:r w:rsidR="0001126B">
          <w:rPr>
            <w:rFonts w:ascii="Aptos" w:eastAsia="Times New Roman" w:hAnsi="Aptos" w:cstheme="minorHAnsi"/>
            <w:color w:val="FF0000"/>
            <w:highlight w:val="yellow"/>
          </w:rPr>
          <w:t xml:space="preserve">. </w:t>
        </w:r>
      </w:ins>
      <w:bookmarkStart w:id="951" w:name="_GoBack"/>
      <w:bookmarkEnd w:id="951"/>
    </w:p>
    <w:p w14:paraId="2254F212" w14:textId="77777777" w:rsidR="00CF2859" w:rsidRPr="001E1D48" w:rsidRDefault="00CF2859" w:rsidP="00790F30">
      <w:pPr>
        <w:jc w:val="both"/>
        <w:rPr>
          <w:rFonts w:ascii="Aptos" w:hAnsi="Aptos" w:cstheme="minorHAnsi"/>
          <w:color w:val="000000" w:themeColor="text1"/>
          <w:rPrChange w:id="952" w:author="Nathan Lo" w:date="2025-09-11T14:12:00Z">
            <w:rPr>
              <w:rFonts w:cstheme="minorHAnsi"/>
              <w:color w:val="000000" w:themeColor="text1"/>
            </w:rPr>
          </w:rPrChange>
        </w:rPr>
      </w:pPr>
    </w:p>
    <w:p w14:paraId="5E0C6454" w14:textId="6D3A8939" w:rsidR="0065342C" w:rsidRPr="001E1D48" w:rsidRDefault="00C97A6A" w:rsidP="00790F30">
      <w:pPr>
        <w:jc w:val="both"/>
        <w:rPr>
          <w:rFonts w:ascii="Aptos" w:hAnsi="Aptos" w:cstheme="minorHAnsi"/>
          <w:b/>
          <w:i/>
          <w:color w:val="000000" w:themeColor="text1"/>
          <w:rPrChange w:id="953" w:author="Nathan Lo" w:date="2025-09-11T14:12:00Z">
            <w:rPr>
              <w:rFonts w:cstheme="minorHAnsi"/>
              <w:b/>
              <w:i/>
              <w:color w:val="000000" w:themeColor="text1"/>
            </w:rPr>
          </w:rPrChange>
        </w:rPr>
      </w:pPr>
      <w:r w:rsidRPr="001E1D48">
        <w:rPr>
          <w:rFonts w:ascii="Aptos" w:hAnsi="Aptos" w:cstheme="minorHAnsi"/>
          <w:b/>
          <w:i/>
          <w:color w:val="000000" w:themeColor="text1"/>
          <w:rPrChange w:id="954" w:author="Nathan Lo" w:date="2025-09-11T14:12:00Z">
            <w:rPr>
              <w:rFonts w:cstheme="minorHAnsi"/>
              <w:b/>
              <w:i/>
              <w:color w:val="000000" w:themeColor="text1"/>
            </w:rPr>
          </w:rPrChange>
        </w:rPr>
        <w:t xml:space="preserve">HGT insert </w:t>
      </w:r>
      <w:r w:rsidR="0065342C" w:rsidRPr="001E1D48">
        <w:rPr>
          <w:rFonts w:ascii="Aptos" w:hAnsi="Aptos" w:cstheme="minorHAnsi"/>
          <w:b/>
          <w:i/>
          <w:color w:val="000000" w:themeColor="text1"/>
          <w:rPrChange w:id="955" w:author="Nathan Lo" w:date="2025-09-11T14:12:00Z">
            <w:rPr>
              <w:rFonts w:cstheme="minorHAnsi"/>
              <w:b/>
              <w:i/>
              <w:color w:val="000000" w:themeColor="text1"/>
            </w:rPr>
          </w:rPrChange>
        </w:rPr>
        <w:t>QC</w:t>
      </w:r>
    </w:p>
    <w:p w14:paraId="539AC7D3" w14:textId="5B2B282D" w:rsidR="0065342C" w:rsidRPr="001E1D48" w:rsidDel="008C1745" w:rsidRDefault="008C1745" w:rsidP="002634A4">
      <w:pPr>
        <w:pStyle w:val="ListParagraph"/>
        <w:numPr>
          <w:ilvl w:val="0"/>
          <w:numId w:val="1"/>
        </w:numPr>
        <w:jc w:val="both"/>
        <w:rPr>
          <w:del w:id="956" w:author="Zhuzhi Zhang" w:date="2025-01-15T15:08:00Z"/>
          <w:rFonts w:ascii="Aptos" w:hAnsi="Aptos" w:cstheme="minorHAnsi"/>
          <w:color w:val="FF0000"/>
          <w:rPrChange w:id="957" w:author="Nathan Lo" w:date="2025-09-11T14:12:00Z">
            <w:rPr>
              <w:del w:id="958" w:author="Zhuzhi Zhang" w:date="2025-01-15T15:08:00Z"/>
              <w:rFonts w:cstheme="minorHAnsi"/>
              <w:color w:val="FF0000"/>
            </w:rPr>
          </w:rPrChange>
        </w:rPr>
      </w:pPr>
      <w:ins w:id="959" w:author="Zhuzhi Zhang" w:date="2025-01-15T15:08:00Z">
        <w:r w:rsidRPr="001E1D48">
          <w:rPr>
            <w:rFonts w:ascii="Aptos" w:hAnsi="Aptos" w:cstheme="minorHAnsi"/>
            <w:color w:val="FF0000"/>
            <w:lang w:eastAsia="zh-CN"/>
            <w:rPrChange w:id="960" w:author="Nathan Lo" w:date="2025-09-11T14:12:00Z">
              <w:rPr>
                <w:rFonts w:cstheme="minorHAnsi"/>
                <w:color w:val="FF0000"/>
                <w:lang w:eastAsia="zh-CN"/>
              </w:rPr>
            </w:rPrChange>
          </w:rPr>
          <w:t xml:space="preserve">To </w:t>
        </w:r>
      </w:ins>
      <w:ins w:id="961" w:author="Zhuzhi Zhang" w:date="2025-01-15T15:09:00Z">
        <w:r w:rsidRPr="001E1D48">
          <w:rPr>
            <w:rFonts w:ascii="Aptos" w:hAnsi="Aptos" w:cstheme="minorHAnsi"/>
            <w:color w:val="FF0000"/>
            <w:lang w:eastAsia="zh-CN"/>
            <w:rPrChange w:id="962" w:author="Nathan Lo" w:date="2025-09-11T14:12:00Z">
              <w:rPr>
                <w:rFonts w:cstheme="minorHAnsi"/>
                <w:color w:val="FF0000"/>
                <w:lang w:eastAsia="zh-CN"/>
              </w:rPr>
            </w:rPrChange>
          </w:rPr>
          <w:t>characteri</w:t>
        </w:r>
      </w:ins>
      <w:ins w:id="963" w:author="Nathan Lo" w:date="2025-01-21T17:07:00Z">
        <w:r w:rsidR="00B227EE" w:rsidRPr="001E1D48">
          <w:rPr>
            <w:rFonts w:ascii="Aptos" w:hAnsi="Aptos" w:cstheme="minorHAnsi"/>
            <w:color w:val="FF0000"/>
            <w:lang w:eastAsia="zh-CN"/>
            <w:rPrChange w:id="964" w:author="Nathan Lo" w:date="2025-09-11T14:12:00Z">
              <w:rPr>
                <w:rFonts w:cstheme="minorHAnsi"/>
                <w:color w:val="FF0000"/>
                <w:lang w:eastAsia="zh-CN"/>
              </w:rPr>
            </w:rPrChange>
          </w:rPr>
          <w:t>se</w:t>
        </w:r>
      </w:ins>
      <w:ins w:id="965" w:author="Zhuzhi Zhang" w:date="2025-01-15T15:09:00Z">
        <w:del w:id="966" w:author="Nathan Lo" w:date="2025-01-21T17:07:00Z">
          <w:r w:rsidRPr="001E1D48" w:rsidDel="00B227EE">
            <w:rPr>
              <w:rFonts w:ascii="Aptos" w:hAnsi="Aptos" w:cstheme="minorHAnsi"/>
              <w:color w:val="FF0000"/>
              <w:lang w:eastAsia="zh-CN"/>
              <w:rPrChange w:id="967" w:author="Nathan Lo" w:date="2025-09-11T14:12:00Z">
                <w:rPr>
                  <w:rFonts w:cstheme="minorHAnsi"/>
                  <w:color w:val="FF0000"/>
                  <w:lang w:eastAsia="zh-CN"/>
                </w:rPr>
              </w:rPrChange>
            </w:rPr>
            <w:delText>sing</w:delText>
          </w:r>
        </w:del>
        <w:r w:rsidRPr="001E1D48">
          <w:rPr>
            <w:rFonts w:ascii="Aptos" w:hAnsi="Aptos" w:cstheme="minorHAnsi"/>
            <w:color w:val="FF0000"/>
            <w:lang w:eastAsia="zh-CN"/>
            <w:rPrChange w:id="968" w:author="Nathan Lo" w:date="2025-09-11T14:12:00Z">
              <w:rPr>
                <w:rFonts w:cstheme="minorHAnsi"/>
                <w:color w:val="FF0000"/>
                <w:lang w:eastAsia="zh-CN"/>
              </w:rPr>
            </w:rPrChange>
          </w:rPr>
          <w:t xml:space="preserve"> inserts within raw reads, </w:t>
        </w:r>
      </w:ins>
      <w:ins w:id="969" w:author="Zhuzhi Zhang" w:date="2025-01-15T15:12:00Z">
        <w:r w:rsidRPr="001E1D48">
          <w:rPr>
            <w:rFonts w:ascii="Aptos" w:hAnsi="Aptos" w:cstheme="minorHAnsi"/>
            <w:color w:val="FF0000"/>
            <w:lang w:eastAsia="zh-CN"/>
            <w:rPrChange w:id="970" w:author="Nathan Lo" w:date="2025-09-11T14:12:00Z">
              <w:rPr>
                <w:rFonts w:cstheme="minorHAnsi"/>
                <w:color w:val="FF0000"/>
                <w:lang w:eastAsia="zh-CN"/>
              </w:rPr>
            </w:rPrChange>
          </w:rPr>
          <w:t xml:space="preserve">we </w:t>
        </w:r>
        <w:r w:rsidRPr="001E1D48">
          <w:rPr>
            <w:rFonts w:ascii="Aptos" w:hAnsi="Aptos" w:cstheme="minorHAnsi"/>
            <w:color w:val="FF0000"/>
            <w:rPrChange w:id="971" w:author="Nathan Lo" w:date="2025-09-11T14:12:00Z">
              <w:rPr>
                <w:rFonts w:cstheme="minorHAnsi"/>
                <w:color w:val="FF0000"/>
              </w:rPr>
            </w:rPrChange>
          </w:rPr>
          <w:t>aligned raw reads back to the assembled genome</w:t>
        </w:r>
      </w:ins>
      <w:ins w:id="972" w:author="Nathan Lo" w:date="2025-01-21T17:07:00Z">
        <w:r w:rsidR="009925B9" w:rsidRPr="001E1D48">
          <w:rPr>
            <w:rFonts w:ascii="Aptos" w:hAnsi="Aptos" w:cstheme="minorHAnsi"/>
            <w:color w:val="FF0000"/>
            <w:rPrChange w:id="973" w:author="Nathan Lo" w:date="2025-09-11T14:12:00Z">
              <w:rPr>
                <w:rFonts w:cstheme="minorHAnsi"/>
                <w:color w:val="FF0000"/>
              </w:rPr>
            </w:rPrChange>
          </w:rPr>
          <w:t>. T</w:t>
        </w:r>
      </w:ins>
      <w:ins w:id="974" w:author="Zhuzhi Zhang" w:date="2025-01-15T15:17:00Z">
        <w:del w:id="975" w:author="Nathan Lo" w:date="2025-01-21T17:07:00Z">
          <w:r w:rsidR="002634A4" w:rsidRPr="001E1D48" w:rsidDel="009925B9">
            <w:rPr>
              <w:rFonts w:ascii="Aptos" w:hAnsi="Aptos" w:cstheme="minorHAnsi"/>
              <w:color w:val="FF0000"/>
              <w:lang w:eastAsia="zh-CN"/>
              <w:rPrChange w:id="976" w:author="Nathan Lo" w:date="2025-09-11T14:12:00Z">
                <w:rPr>
                  <w:rFonts w:cstheme="minorHAnsi"/>
                  <w:color w:val="FF0000"/>
                  <w:lang w:eastAsia="zh-CN"/>
                </w:rPr>
              </w:rPrChange>
            </w:rPr>
            <w:delText xml:space="preserve">, </w:delText>
          </w:r>
        </w:del>
      </w:ins>
      <w:ins w:id="977" w:author="Zhuzhi Zhang" w:date="2025-01-15T15:08:00Z">
        <w:del w:id="978" w:author="Nathan Lo" w:date="2025-01-21T17:07:00Z">
          <w:r w:rsidRPr="001E1D48" w:rsidDel="009925B9">
            <w:rPr>
              <w:rFonts w:ascii="Aptos" w:hAnsi="Aptos" w:cstheme="minorHAnsi"/>
              <w:color w:val="FF0000"/>
              <w:rPrChange w:id="979" w:author="Nathan Lo" w:date="2025-09-11T14:12:00Z">
                <w:rPr>
                  <w:rFonts w:cstheme="minorHAnsi"/>
                  <w:color w:val="FF0000"/>
                </w:rPr>
              </w:rPrChange>
            </w:rPr>
            <w:delText>t</w:delText>
          </w:r>
        </w:del>
        <w:r w:rsidRPr="001E1D48">
          <w:rPr>
            <w:rFonts w:ascii="Aptos" w:hAnsi="Aptos" w:cstheme="minorHAnsi"/>
            <w:color w:val="FF0000"/>
            <w:rPrChange w:id="980" w:author="Nathan Lo" w:date="2025-09-11T14:12:00Z">
              <w:rPr>
                <w:rFonts w:cstheme="minorHAnsi"/>
                <w:color w:val="FF0000"/>
              </w:rPr>
            </w:rPrChange>
          </w:rPr>
          <w:t>hose reads whose aligned region is shorter than the insertion we located were identified as</w:t>
        </w:r>
      </w:ins>
      <w:ins w:id="981" w:author="Nathan Lo" w:date="2025-01-21T17:08:00Z">
        <w:r w:rsidR="004A74BD" w:rsidRPr="001E1D48">
          <w:rPr>
            <w:rFonts w:ascii="Aptos" w:hAnsi="Aptos" w:cstheme="minorHAnsi"/>
            <w:color w:val="FF0000"/>
            <w:rPrChange w:id="982" w:author="Nathan Lo" w:date="2025-09-11T14:12:00Z">
              <w:rPr>
                <w:rFonts w:cstheme="minorHAnsi"/>
                <w:color w:val="FF0000"/>
              </w:rPr>
            </w:rPrChange>
          </w:rPr>
          <w:t xml:space="preserve"> being derived from</w:t>
        </w:r>
      </w:ins>
      <w:ins w:id="983" w:author="Zhuzhi Zhang" w:date="2025-01-15T15:08:00Z">
        <w:r w:rsidRPr="001E1D48">
          <w:rPr>
            <w:rFonts w:ascii="Aptos" w:hAnsi="Aptos" w:cstheme="minorHAnsi"/>
            <w:color w:val="FF0000"/>
            <w:rPrChange w:id="984" w:author="Nathan Lo" w:date="2025-09-11T14:12:00Z">
              <w:rPr>
                <w:rFonts w:cstheme="minorHAnsi"/>
                <w:color w:val="FF0000"/>
              </w:rPr>
            </w:rPrChange>
          </w:rPr>
          <w:t xml:space="preserve"> </w:t>
        </w:r>
        <w:proofErr w:type="spellStart"/>
        <w:r w:rsidRPr="001E1D48">
          <w:rPr>
            <w:rFonts w:ascii="Aptos" w:hAnsi="Aptos" w:cstheme="minorHAnsi"/>
            <w:i/>
            <w:iCs/>
            <w:color w:val="FF0000"/>
            <w:rPrChange w:id="985" w:author="Nathan Lo" w:date="2025-09-11T14:12:00Z">
              <w:rPr>
                <w:rFonts w:cstheme="minorHAnsi"/>
                <w:i/>
                <w:iCs/>
                <w:color w:val="FF0000"/>
              </w:rPr>
            </w:rPrChange>
          </w:rPr>
          <w:t>Blattabacterium</w:t>
        </w:r>
        <w:proofErr w:type="spellEnd"/>
        <w:r w:rsidRPr="001E1D48">
          <w:rPr>
            <w:rFonts w:ascii="Aptos" w:hAnsi="Aptos" w:cstheme="minorHAnsi"/>
            <w:color w:val="FF0000"/>
            <w:rPrChange w:id="986" w:author="Nathan Lo" w:date="2025-09-11T14:12:00Z">
              <w:rPr>
                <w:rFonts w:cstheme="minorHAnsi"/>
                <w:color w:val="FF0000"/>
              </w:rPr>
            </w:rPrChange>
          </w:rPr>
          <w:t xml:space="preserve"> DNA</w:t>
        </w:r>
        <w:del w:id="987" w:author="Nathan Lo" w:date="2025-01-21T17:08:00Z">
          <w:r w:rsidRPr="001E1D48" w:rsidDel="004A74BD">
            <w:rPr>
              <w:rFonts w:ascii="Aptos" w:hAnsi="Aptos" w:cstheme="minorHAnsi"/>
              <w:color w:val="FF0000"/>
              <w:rPrChange w:id="988" w:author="Nathan Lo" w:date="2025-09-11T14:12:00Z">
                <w:rPr>
                  <w:rFonts w:cstheme="minorHAnsi"/>
                  <w:color w:val="FF0000"/>
                </w:rPr>
              </w:rPrChange>
            </w:rPr>
            <w:delText xml:space="preserve"> contamination</w:delText>
          </w:r>
        </w:del>
        <w:r w:rsidRPr="001E1D48">
          <w:rPr>
            <w:rFonts w:ascii="Aptos" w:hAnsi="Aptos" w:cstheme="minorHAnsi"/>
            <w:color w:val="FF0000"/>
            <w:rPrChange w:id="989" w:author="Nathan Lo" w:date="2025-09-11T14:12:00Z">
              <w:rPr>
                <w:rFonts w:cstheme="minorHAnsi"/>
                <w:color w:val="FF0000"/>
              </w:rPr>
            </w:rPrChange>
          </w:rPr>
          <w:t xml:space="preserve">, </w:t>
        </w:r>
        <w:del w:id="990" w:author="Nathan Lo" w:date="2025-01-21T17:07:00Z">
          <w:r w:rsidRPr="001E1D48" w:rsidDel="009925B9">
            <w:rPr>
              <w:rFonts w:ascii="Aptos" w:hAnsi="Aptos" w:cstheme="minorHAnsi"/>
              <w:color w:val="FF0000"/>
              <w:rPrChange w:id="991" w:author="Nathan Lo" w:date="2025-09-11T14:12:00Z">
                <w:rPr>
                  <w:rFonts w:cstheme="minorHAnsi"/>
                  <w:color w:val="FF0000"/>
                </w:rPr>
              </w:rPrChange>
            </w:rPr>
            <w:delText>as they</w:delText>
          </w:r>
        </w:del>
      </w:ins>
      <w:ins w:id="992" w:author="Nathan Lo" w:date="2025-01-21T17:07:00Z">
        <w:r w:rsidR="009925B9" w:rsidRPr="001E1D48">
          <w:rPr>
            <w:rFonts w:ascii="Aptos" w:hAnsi="Aptos" w:cstheme="minorHAnsi"/>
            <w:color w:val="FF0000"/>
            <w:rPrChange w:id="993" w:author="Nathan Lo" w:date="2025-09-11T14:12:00Z">
              <w:rPr>
                <w:rFonts w:cstheme="minorHAnsi"/>
                <w:color w:val="FF0000"/>
              </w:rPr>
            </w:rPrChange>
          </w:rPr>
          <w:t>since they did not show any sequence similarit</w:t>
        </w:r>
      </w:ins>
      <w:ins w:id="994" w:author="Nathan Lo" w:date="2025-01-21T17:08:00Z">
        <w:r w:rsidR="009925B9" w:rsidRPr="001E1D48">
          <w:rPr>
            <w:rFonts w:ascii="Aptos" w:hAnsi="Aptos" w:cstheme="minorHAnsi"/>
            <w:color w:val="FF0000"/>
            <w:rPrChange w:id="995" w:author="Nathan Lo" w:date="2025-09-11T14:12:00Z">
              <w:rPr>
                <w:rFonts w:cstheme="minorHAnsi"/>
                <w:color w:val="FF0000"/>
              </w:rPr>
            </w:rPrChange>
          </w:rPr>
          <w:t>y with</w:t>
        </w:r>
      </w:ins>
      <w:ins w:id="996" w:author="Zhuzhi Zhang" w:date="2025-01-15T15:08:00Z">
        <w:r w:rsidRPr="001E1D48">
          <w:rPr>
            <w:rFonts w:ascii="Aptos" w:hAnsi="Aptos" w:cstheme="minorHAnsi"/>
            <w:color w:val="FF0000"/>
            <w:rPrChange w:id="997" w:author="Nathan Lo" w:date="2025-09-11T14:12:00Z">
              <w:rPr>
                <w:rFonts w:cstheme="minorHAnsi"/>
                <w:color w:val="FF0000"/>
              </w:rPr>
            </w:rPrChange>
          </w:rPr>
          <w:t xml:space="preserve"> </w:t>
        </w:r>
        <w:del w:id="998" w:author="Nathan Lo" w:date="2025-01-21T17:08:00Z">
          <w:r w:rsidRPr="001E1D48" w:rsidDel="009925B9">
            <w:rPr>
              <w:rFonts w:ascii="Aptos" w:hAnsi="Aptos" w:cstheme="minorHAnsi"/>
              <w:color w:val="FF0000"/>
              <w:rPrChange w:id="999" w:author="Nathan Lo" w:date="2025-09-11T14:12:00Z">
                <w:rPr>
                  <w:rFonts w:cstheme="minorHAnsi"/>
                  <w:color w:val="FF0000"/>
                </w:rPr>
              </w:rPrChange>
            </w:rPr>
            <w:delText>cannot align to the</w:delText>
          </w:r>
        </w:del>
      </w:ins>
      <w:ins w:id="1000" w:author="Nathan Lo" w:date="2025-01-21T17:08:00Z">
        <w:r w:rsidR="009925B9" w:rsidRPr="001E1D48">
          <w:rPr>
            <w:rFonts w:ascii="Aptos" w:hAnsi="Aptos" w:cstheme="minorHAnsi"/>
            <w:color w:val="FF0000"/>
            <w:rPrChange w:id="1001" w:author="Nathan Lo" w:date="2025-09-11T14:12:00Z">
              <w:rPr>
                <w:rFonts w:cstheme="minorHAnsi"/>
                <w:color w:val="FF0000"/>
              </w:rPr>
            </w:rPrChange>
          </w:rPr>
          <w:t>host</w:t>
        </w:r>
      </w:ins>
      <w:ins w:id="1002" w:author="Zhuzhi Zhang" w:date="2025-01-15T15:08:00Z">
        <w:r w:rsidRPr="001E1D48">
          <w:rPr>
            <w:rFonts w:ascii="Aptos" w:hAnsi="Aptos" w:cstheme="minorHAnsi"/>
            <w:color w:val="FF0000"/>
            <w:rPrChange w:id="1003" w:author="Nathan Lo" w:date="2025-09-11T14:12:00Z">
              <w:rPr>
                <w:rFonts w:cstheme="minorHAnsi"/>
                <w:color w:val="FF0000"/>
              </w:rPr>
            </w:rPrChange>
          </w:rPr>
          <w:t xml:space="preserve"> flanking regions. This pipeline </w:t>
        </w:r>
        <w:del w:id="1004" w:author="Nathan Lo" w:date="2025-01-21T17:08:00Z">
          <w:r w:rsidRPr="001E1D48" w:rsidDel="00CA2F3A">
            <w:rPr>
              <w:rFonts w:ascii="Aptos" w:hAnsi="Aptos" w:cstheme="minorHAnsi"/>
              <w:color w:val="FF0000"/>
              <w:rPrChange w:id="1005" w:author="Nathan Lo" w:date="2025-09-11T14:12:00Z">
                <w:rPr>
                  <w:rFonts w:cstheme="minorHAnsi"/>
                  <w:color w:val="FF0000"/>
                </w:rPr>
              </w:rPrChange>
            </w:rPr>
            <w:delText>were</w:delText>
          </w:r>
        </w:del>
      </w:ins>
      <w:ins w:id="1006" w:author="Nathan Lo" w:date="2025-01-21T17:08:00Z">
        <w:r w:rsidR="00CA2F3A" w:rsidRPr="001E1D48">
          <w:rPr>
            <w:rFonts w:ascii="Aptos" w:hAnsi="Aptos" w:cstheme="minorHAnsi"/>
            <w:color w:val="FF0000"/>
            <w:rPrChange w:id="1007" w:author="Nathan Lo" w:date="2025-09-11T14:12:00Z">
              <w:rPr>
                <w:rFonts w:cstheme="minorHAnsi"/>
                <w:color w:val="FF0000"/>
              </w:rPr>
            </w:rPrChange>
          </w:rPr>
          <w:t>was</w:t>
        </w:r>
      </w:ins>
      <w:ins w:id="1008" w:author="Zhuzhi Zhang" w:date="2025-01-15T15:08:00Z">
        <w:r w:rsidRPr="001E1D48">
          <w:rPr>
            <w:rFonts w:ascii="Aptos" w:hAnsi="Aptos" w:cstheme="minorHAnsi"/>
            <w:color w:val="FF0000"/>
            <w:rPrChange w:id="1009" w:author="Nathan Lo" w:date="2025-09-11T14:12:00Z">
              <w:rPr>
                <w:rFonts w:cstheme="minorHAnsi"/>
                <w:color w:val="FF0000"/>
              </w:rPr>
            </w:rPrChange>
          </w:rPr>
          <w:t xml:space="preserve"> run on five genomes and none of them were assembly by only </w:t>
        </w:r>
        <w:proofErr w:type="spellStart"/>
        <w:r w:rsidRPr="001E1D48">
          <w:rPr>
            <w:rFonts w:ascii="Aptos" w:hAnsi="Aptos" w:cstheme="minorHAnsi"/>
            <w:i/>
            <w:iCs/>
            <w:color w:val="FF0000"/>
            <w:rPrChange w:id="1010" w:author="Nathan Lo" w:date="2025-09-11T14:12:00Z">
              <w:rPr>
                <w:rFonts w:cstheme="minorHAnsi"/>
                <w:i/>
                <w:iCs/>
                <w:color w:val="FF0000"/>
              </w:rPr>
            </w:rPrChange>
          </w:rPr>
          <w:t>Blattabacterium</w:t>
        </w:r>
        <w:proofErr w:type="spellEnd"/>
        <w:r w:rsidRPr="001E1D48">
          <w:rPr>
            <w:rFonts w:ascii="Aptos" w:hAnsi="Aptos" w:cstheme="minorHAnsi"/>
            <w:i/>
            <w:iCs/>
            <w:color w:val="FF0000"/>
            <w:rPrChange w:id="1011" w:author="Nathan Lo" w:date="2025-09-11T14:12:00Z">
              <w:rPr>
                <w:rFonts w:cstheme="minorHAnsi"/>
                <w:i/>
                <w:iCs/>
                <w:color w:val="FF0000"/>
              </w:rPr>
            </w:rPrChange>
          </w:rPr>
          <w:t xml:space="preserve"> </w:t>
        </w:r>
        <w:r w:rsidRPr="001E1D48">
          <w:rPr>
            <w:rFonts w:ascii="Aptos" w:hAnsi="Aptos" w:cstheme="minorHAnsi"/>
            <w:color w:val="FF0000"/>
            <w:rPrChange w:id="1012" w:author="Nathan Lo" w:date="2025-09-11T14:12:00Z">
              <w:rPr>
                <w:rFonts w:cstheme="minorHAnsi"/>
                <w:color w:val="FF0000"/>
              </w:rPr>
            </w:rPrChange>
          </w:rPr>
          <w:t xml:space="preserve">reads, and different consensus were identified in the assembled genome and </w:t>
        </w:r>
        <w:proofErr w:type="spellStart"/>
        <w:r w:rsidRPr="001E1D48">
          <w:rPr>
            <w:rFonts w:ascii="Aptos" w:hAnsi="Aptos" w:cstheme="minorHAnsi"/>
            <w:i/>
            <w:iCs/>
            <w:color w:val="FF0000"/>
            <w:rPrChange w:id="1013" w:author="Nathan Lo" w:date="2025-09-11T14:12:00Z">
              <w:rPr>
                <w:rFonts w:cstheme="minorHAnsi"/>
                <w:i/>
                <w:iCs/>
                <w:color w:val="FF0000"/>
              </w:rPr>
            </w:rPrChange>
          </w:rPr>
          <w:t>Blattabacterium</w:t>
        </w:r>
        <w:proofErr w:type="spellEnd"/>
        <w:r w:rsidRPr="001E1D48">
          <w:rPr>
            <w:rFonts w:ascii="Aptos" w:hAnsi="Aptos" w:cstheme="minorHAnsi"/>
            <w:i/>
            <w:iCs/>
            <w:color w:val="FF0000"/>
            <w:rPrChange w:id="1014" w:author="Nathan Lo" w:date="2025-09-11T14:12:00Z">
              <w:rPr>
                <w:rFonts w:cstheme="minorHAnsi"/>
                <w:i/>
                <w:iCs/>
                <w:color w:val="FF0000"/>
              </w:rPr>
            </w:rPrChange>
          </w:rPr>
          <w:t xml:space="preserve"> </w:t>
        </w:r>
        <w:r w:rsidRPr="001E1D48">
          <w:rPr>
            <w:rFonts w:ascii="Aptos" w:hAnsi="Aptos" w:cstheme="minorHAnsi"/>
            <w:color w:val="FF0000"/>
            <w:rPrChange w:id="1015" w:author="Nathan Lo" w:date="2025-09-11T14:12:00Z">
              <w:rPr>
                <w:rFonts w:cstheme="minorHAnsi"/>
                <w:color w:val="FF0000"/>
              </w:rPr>
            </w:rPrChange>
          </w:rPr>
          <w:lastRenderedPageBreak/>
          <w:t xml:space="preserve">reads, this not only proved that these insertions were not spliced by contamination, and visually showed the mutations accumulated in these insertions. </w:t>
        </w:r>
      </w:ins>
      <w:del w:id="1016" w:author="Zhuzhi Zhang" w:date="2025-01-15T15:08:00Z">
        <w:r w:rsidR="0065342C" w:rsidRPr="001E1D48" w:rsidDel="008C1745">
          <w:rPr>
            <w:rFonts w:ascii="Aptos" w:hAnsi="Aptos" w:cstheme="minorHAnsi"/>
            <w:color w:val="FF0000"/>
            <w:rPrChange w:id="1017" w:author="Nathan Lo" w:date="2025-09-11T14:12:00Z">
              <w:rPr>
                <w:rFonts w:cstheme="minorHAnsi"/>
                <w:color w:val="FF0000"/>
              </w:rPr>
            </w:rPrChange>
          </w:rPr>
          <w:delText xml:space="preserve">Zhuzhi </w:delText>
        </w:r>
        <w:r w:rsidR="00AF29CB" w:rsidRPr="001E1D48" w:rsidDel="008C1745">
          <w:rPr>
            <w:rFonts w:ascii="Aptos" w:hAnsi="Aptos" w:cstheme="minorHAnsi"/>
            <w:color w:val="FF0000"/>
            <w:rPrChange w:id="1018" w:author="Nathan Lo" w:date="2025-09-11T14:12:00Z">
              <w:rPr>
                <w:rFonts w:cstheme="minorHAnsi"/>
                <w:color w:val="FF0000"/>
              </w:rPr>
            </w:rPrChange>
          </w:rPr>
          <w:delText>work on characterising inserts within raw reads</w:delText>
        </w:r>
      </w:del>
    </w:p>
    <w:p w14:paraId="4F960285" w14:textId="0075A020" w:rsidR="0065342C" w:rsidRPr="001E1D48" w:rsidRDefault="00AF29CB" w:rsidP="00790F30">
      <w:pPr>
        <w:pStyle w:val="ListParagraph"/>
        <w:numPr>
          <w:ilvl w:val="0"/>
          <w:numId w:val="1"/>
        </w:numPr>
        <w:jc w:val="both"/>
        <w:rPr>
          <w:rFonts w:ascii="Aptos" w:hAnsi="Aptos" w:cstheme="minorHAnsi"/>
          <w:color w:val="FF0000"/>
          <w:rPrChange w:id="1019" w:author="Nathan Lo" w:date="2025-09-11T14:12:00Z">
            <w:rPr>
              <w:rFonts w:cstheme="minorHAnsi"/>
              <w:color w:val="FF0000"/>
            </w:rPr>
          </w:rPrChange>
        </w:rPr>
      </w:pPr>
      <w:r w:rsidRPr="001E1D48">
        <w:rPr>
          <w:rFonts w:ascii="Aptos" w:hAnsi="Aptos" w:cstheme="minorHAnsi"/>
          <w:color w:val="FF0000"/>
          <w:rPrChange w:id="1020" w:author="Nathan Lo" w:date="2025-09-11T14:12:00Z">
            <w:rPr>
              <w:rFonts w:cstheme="minorHAnsi"/>
              <w:color w:val="FF0000"/>
            </w:rPr>
          </w:rPrChange>
        </w:rPr>
        <w:t xml:space="preserve">PCRs (can put primers on </w:t>
      </w:r>
      <w:proofErr w:type="spellStart"/>
      <w:r w:rsidRPr="001E1D48">
        <w:rPr>
          <w:rFonts w:ascii="Aptos" w:hAnsi="Aptos" w:cstheme="minorHAnsi"/>
          <w:color w:val="FF0000"/>
          <w:rPrChange w:id="1021" w:author="Nathan Lo" w:date="2025-09-11T14:12:00Z">
            <w:rPr>
              <w:rFonts w:cstheme="minorHAnsi"/>
              <w:color w:val="FF0000"/>
            </w:rPr>
          </w:rPrChange>
        </w:rPr>
        <w:t>github</w:t>
      </w:r>
      <w:proofErr w:type="spellEnd"/>
      <w:r w:rsidRPr="001E1D48">
        <w:rPr>
          <w:rFonts w:ascii="Aptos" w:hAnsi="Aptos" w:cstheme="minorHAnsi"/>
          <w:color w:val="FF0000"/>
          <w:rPrChange w:id="1022" w:author="Nathan Lo" w:date="2025-09-11T14:12:00Z">
            <w:rPr>
              <w:rFonts w:cstheme="minorHAnsi"/>
              <w:color w:val="FF0000"/>
            </w:rPr>
          </w:rPrChange>
        </w:rPr>
        <w:t>)</w:t>
      </w:r>
    </w:p>
    <w:p w14:paraId="025103B6" w14:textId="3308888A" w:rsidR="00C97A6A" w:rsidRDefault="00C97A6A" w:rsidP="00790F30">
      <w:pPr>
        <w:pStyle w:val="ListParagraph"/>
        <w:numPr>
          <w:ilvl w:val="0"/>
          <w:numId w:val="1"/>
        </w:numPr>
        <w:jc w:val="both"/>
        <w:rPr>
          <w:ins w:id="1023" w:author="Microsoft Office User" w:date="2025-09-28T11:01:00Z"/>
          <w:rFonts w:ascii="Aptos" w:hAnsi="Aptos" w:cstheme="minorHAnsi"/>
          <w:color w:val="FF0000"/>
        </w:rPr>
      </w:pPr>
      <w:r w:rsidRPr="001E1D48">
        <w:rPr>
          <w:rFonts w:ascii="Aptos" w:hAnsi="Aptos" w:cstheme="minorHAnsi"/>
          <w:color w:val="FF0000"/>
          <w:rPrChange w:id="1024" w:author="Nathan Lo" w:date="2025-09-11T14:12:00Z">
            <w:rPr>
              <w:rFonts w:cstheme="minorHAnsi"/>
              <w:color w:val="FF0000"/>
            </w:rPr>
          </w:rPrChange>
        </w:rPr>
        <w:t>Results from alternate thresholds</w:t>
      </w:r>
      <w:ins w:id="1025" w:author="Microsoft Office User" w:date="2025-09-28T11:01:00Z">
        <w:r w:rsidR="007C26CF">
          <w:rPr>
            <w:rFonts w:ascii="Aptos" w:hAnsi="Aptos" w:cstheme="minorHAnsi"/>
            <w:color w:val="FF0000"/>
          </w:rPr>
          <w:t xml:space="preserve"> (refer to Figure S</w:t>
        </w:r>
      </w:ins>
      <w:ins w:id="1026" w:author="Microsoft Office User" w:date="2025-09-28T11:02:00Z">
        <w:r w:rsidR="007C26CF">
          <w:rPr>
            <w:rFonts w:ascii="Aptos" w:hAnsi="Aptos" w:cstheme="minorHAnsi"/>
            <w:color w:val="FF0000"/>
          </w:rPr>
          <w:t>2).</w:t>
        </w:r>
      </w:ins>
    </w:p>
    <w:p w14:paraId="73DDADCB" w14:textId="27053927" w:rsidR="00675564" w:rsidRDefault="00675564" w:rsidP="00675564">
      <w:pPr>
        <w:jc w:val="both"/>
        <w:rPr>
          <w:ins w:id="1027" w:author="Microsoft Office User" w:date="2025-09-28T11:01:00Z"/>
          <w:rFonts w:ascii="Aptos" w:hAnsi="Aptos" w:cstheme="minorHAnsi"/>
          <w:color w:val="FF0000"/>
        </w:rPr>
      </w:pPr>
    </w:p>
    <w:p w14:paraId="0E6E425F" w14:textId="0D577B10" w:rsidR="00675564" w:rsidRPr="00675564" w:rsidDel="007C26CF" w:rsidRDefault="00675564" w:rsidP="00675564">
      <w:pPr>
        <w:jc w:val="both"/>
        <w:rPr>
          <w:del w:id="1028" w:author="Microsoft Office User" w:date="2025-09-28T11:01:00Z"/>
          <w:rFonts w:ascii="Aptos" w:hAnsi="Aptos" w:cstheme="minorHAnsi"/>
          <w:color w:val="FF0000"/>
          <w:rPrChange w:id="1029" w:author="Microsoft Office User" w:date="2025-09-28T11:01:00Z">
            <w:rPr>
              <w:del w:id="1030" w:author="Microsoft Office User" w:date="2025-09-28T11:01:00Z"/>
              <w:rFonts w:cstheme="minorHAnsi"/>
              <w:color w:val="FF0000"/>
            </w:rPr>
          </w:rPrChange>
        </w:rPr>
        <w:pPrChange w:id="1031" w:author="Microsoft Office User" w:date="2025-09-28T11:01:00Z">
          <w:pPr>
            <w:pStyle w:val="ListParagraph"/>
            <w:numPr>
              <w:numId w:val="1"/>
            </w:numPr>
            <w:ind w:hanging="360"/>
            <w:jc w:val="both"/>
          </w:pPr>
        </w:pPrChange>
      </w:pPr>
    </w:p>
    <w:p w14:paraId="0E7CF916" w14:textId="77777777" w:rsidR="00064A89" w:rsidRPr="001E1D48" w:rsidDel="007C26CF" w:rsidRDefault="00064A89" w:rsidP="00790F30">
      <w:pPr>
        <w:jc w:val="both"/>
        <w:rPr>
          <w:del w:id="1032" w:author="Microsoft Office User" w:date="2025-09-28T11:01:00Z"/>
          <w:rFonts w:ascii="Aptos" w:hAnsi="Aptos" w:cstheme="minorHAnsi"/>
          <w:color w:val="000000" w:themeColor="text1"/>
          <w:rPrChange w:id="1033" w:author="Nathan Lo" w:date="2025-09-11T14:12:00Z">
            <w:rPr>
              <w:del w:id="1034" w:author="Microsoft Office User" w:date="2025-09-28T11:01:00Z"/>
              <w:rFonts w:cstheme="minorHAnsi"/>
              <w:color w:val="000000" w:themeColor="text1"/>
            </w:rPr>
          </w:rPrChange>
        </w:rPr>
      </w:pPr>
    </w:p>
    <w:p w14:paraId="0D26CBA6" w14:textId="77777777" w:rsidR="00AF29CB" w:rsidRPr="001E1D48" w:rsidRDefault="00AF29CB" w:rsidP="00790F30">
      <w:pPr>
        <w:jc w:val="both"/>
        <w:rPr>
          <w:rFonts w:ascii="Aptos" w:hAnsi="Aptos" w:cstheme="minorHAnsi"/>
          <w:color w:val="000000" w:themeColor="text1"/>
          <w:rPrChange w:id="1035" w:author="Nathan Lo" w:date="2025-09-11T14:12:00Z">
            <w:rPr>
              <w:rFonts w:cstheme="minorHAnsi"/>
              <w:color w:val="000000" w:themeColor="text1"/>
            </w:rPr>
          </w:rPrChange>
        </w:rPr>
      </w:pPr>
    </w:p>
    <w:p w14:paraId="21E2B3F9" w14:textId="68336181" w:rsidR="00AF29CB" w:rsidRPr="001E1D48" w:rsidRDefault="00AF29CB" w:rsidP="00790F30">
      <w:pPr>
        <w:jc w:val="both"/>
        <w:rPr>
          <w:rFonts w:ascii="Aptos" w:hAnsi="Aptos" w:cstheme="minorHAnsi"/>
          <w:b/>
          <w:i/>
          <w:color w:val="000000" w:themeColor="text1"/>
          <w:rPrChange w:id="1036" w:author="Nathan Lo" w:date="2025-09-11T14:12:00Z">
            <w:rPr>
              <w:rFonts w:cstheme="minorHAnsi"/>
              <w:b/>
              <w:i/>
              <w:color w:val="000000" w:themeColor="text1"/>
            </w:rPr>
          </w:rPrChange>
        </w:rPr>
      </w:pPr>
      <w:r w:rsidRPr="001E1D48">
        <w:rPr>
          <w:rFonts w:ascii="Aptos" w:hAnsi="Aptos" w:cstheme="minorHAnsi"/>
          <w:b/>
          <w:i/>
          <w:color w:val="000000" w:themeColor="text1"/>
          <w:rPrChange w:id="1037" w:author="Nathan Lo" w:date="2025-09-11T14:12:00Z">
            <w:rPr>
              <w:rFonts w:cstheme="minorHAnsi"/>
              <w:b/>
              <w:i/>
              <w:color w:val="000000" w:themeColor="text1"/>
            </w:rPr>
          </w:rPrChange>
        </w:rPr>
        <w:t>Supplementary Figures and Tables (maximum of 2 display items; i.e. figure or table)</w:t>
      </w:r>
    </w:p>
    <w:p w14:paraId="55BEC54E" w14:textId="1743CF59" w:rsidR="00AF29CB" w:rsidRPr="001E1D48" w:rsidDel="00675564" w:rsidRDefault="00AF29CB" w:rsidP="00790F30">
      <w:pPr>
        <w:jc w:val="both"/>
        <w:rPr>
          <w:del w:id="1038" w:author="Microsoft Office User" w:date="2025-09-28T10:52:00Z"/>
          <w:rFonts w:ascii="Aptos" w:hAnsi="Aptos" w:cstheme="minorHAnsi"/>
          <w:color w:val="000000" w:themeColor="text1"/>
          <w:rPrChange w:id="1039" w:author="Nathan Lo" w:date="2025-09-11T14:12:00Z">
            <w:rPr>
              <w:del w:id="1040" w:author="Microsoft Office User" w:date="2025-09-28T10:52:00Z"/>
              <w:rFonts w:cstheme="minorHAnsi"/>
              <w:color w:val="000000" w:themeColor="text1"/>
            </w:rPr>
          </w:rPrChange>
        </w:rPr>
      </w:pPr>
      <w:del w:id="1041" w:author="Microsoft Office User" w:date="2025-09-28T10:52:00Z">
        <w:r w:rsidRPr="001E1D48" w:rsidDel="00675564">
          <w:rPr>
            <w:rFonts w:ascii="Aptos" w:hAnsi="Aptos" w:cstheme="minorHAnsi"/>
            <w:i/>
            <w:color w:val="000000" w:themeColor="text1"/>
            <w:rPrChange w:id="1042" w:author="Nathan Lo" w:date="2025-09-11T14:12:00Z">
              <w:rPr>
                <w:rFonts w:cstheme="minorHAnsi"/>
                <w:i/>
                <w:color w:val="000000" w:themeColor="text1"/>
              </w:rPr>
            </w:rPrChange>
          </w:rPr>
          <w:delText>Table S1:</w:delText>
        </w:r>
        <w:r w:rsidRPr="001E1D48" w:rsidDel="00675564">
          <w:rPr>
            <w:rFonts w:ascii="Aptos" w:hAnsi="Aptos" w:cstheme="minorHAnsi"/>
            <w:color w:val="000000" w:themeColor="text1"/>
            <w:rPrChange w:id="1043" w:author="Nathan Lo" w:date="2025-09-11T14:12:00Z">
              <w:rPr>
                <w:rFonts w:cstheme="minorHAnsi"/>
                <w:color w:val="000000" w:themeColor="text1"/>
              </w:rPr>
            </w:rPrChange>
          </w:rPr>
          <w:delText xml:space="preserve"> Blattbacterium genomes and cockroach genome details (including some assembly QC)</w:delText>
        </w:r>
      </w:del>
    </w:p>
    <w:p w14:paraId="76D82142" w14:textId="77777777" w:rsidR="00AF29CB" w:rsidRPr="001E1D48" w:rsidRDefault="00AF29CB" w:rsidP="00790F30">
      <w:pPr>
        <w:jc w:val="both"/>
        <w:rPr>
          <w:rFonts w:ascii="Aptos" w:hAnsi="Aptos" w:cstheme="minorHAnsi"/>
          <w:color w:val="000000" w:themeColor="text1"/>
          <w:rPrChange w:id="1044" w:author="Nathan Lo" w:date="2025-09-11T14:12:00Z">
            <w:rPr>
              <w:rFonts w:cstheme="minorHAnsi"/>
              <w:color w:val="000000" w:themeColor="text1"/>
            </w:rPr>
          </w:rPrChange>
        </w:rPr>
      </w:pPr>
    </w:p>
    <w:p w14:paraId="466A50CC" w14:textId="35B76A01" w:rsidR="006B4BD3" w:rsidRPr="001E1D48" w:rsidRDefault="00CF2859" w:rsidP="00790F30">
      <w:pPr>
        <w:jc w:val="both"/>
        <w:rPr>
          <w:rFonts w:ascii="Aptos" w:hAnsi="Aptos" w:cstheme="minorHAnsi"/>
          <w:i/>
          <w:color w:val="000000" w:themeColor="text1"/>
          <w:rPrChange w:id="1045" w:author="Nathan Lo" w:date="2025-09-11T14:12:00Z">
            <w:rPr>
              <w:rFonts w:cstheme="minorHAnsi"/>
              <w:i/>
              <w:color w:val="000000" w:themeColor="text1"/>
            </w:rPr>
          </w:rPrChange>
        </w:rPr>
      </w:pPr>
      <w:commentRangeStart w:id="1046"/>
      <w:r w:rsidRPr="001E1D48">
        <w:rPr>
          <w:rFonts w:ascii="Aptos" w:hAnsi="Aptos" w:cstheme="minorHAnsi"/>
          <w:i/>
          <w:color w:val="000000" w:themeColor="text1"/>
          <w:rPrChange w:id="1047" w:author="Nathan Lo" w:date="2025-09-11T14:12:00Z">
            <w:rPr>
              <w:rFonts w:cstheme="minorHAnsi"/>
              <w:i/>
              <w:color w:val="000000" w:themeColor="text1"/>
            </w:rPr>
          </w:rPrChange>
        </w:rPr>
        <w:t>F</w:t>
      </w:r>
      <w:commentRangeEnd w:id="1046"/>
      <w:r w:rsidR="001A35A8" w:rsidRPr="001E1D48">
        <w:rPr>
          <w:rStyle w:val="CommentReference"/>
          <w:rFonts w:ascii="Aptos" w:hAnsi="Aptos"/>
          <w:i/>
          <w:rPrChange w:id="1048" w:author="Nathan Lo" w:date="2025-09-11T14:12:00Z">
            <w:rPr>
              <w:rStyle w:val="CommentReference"/>
              <w:i/>
            </w:rPr>
          </w:rPrChange>
        </w:rPr>
        <w:commentReference w:id="1046"/>
      </w:r>
      <w:r w:rsidRPr="001E1D48">
        <w:rPr>
          <w:rFonts w:ascii="Aptos" w:hAnsi="Aptos" w:cstheme="minorHAnsi"/>
          <w:i/>
          <w:color w:val="000000" w:themeColor="text1"/>
          <w:rPrChange w:id="1049" w:author="Nathan Lo" w:date="2025-09-11T14:12:00Z">
            <w:rPr>
              <w:rFonts w:cstheme="minorHAnsi"/>
              <w:i/>
              <w:color w:val="000000" w:themeColor="text1"/>
            </w:rPr>
          </w:rPrChange>
        </w:rPr>
        <w:t xml:space="preserve">igure </w:t>
      </w:r>
      <w:r w:rsidR="00BC1199" w:rsidRPr="001E1D48">
        <w:rPr>
          <w:rFonts w:ascii="Aptos" w:hAnsi="Aptos" w:cstheme="minorHAnsi"/>
          <w:i/>
          <w:color w:val="000000" w:themeColor="text1"/>
          <w:rPrChange w:id="1050" w:author="Nathan Lo" w:date="2025-09-11T14:12:00Z">
            <w:rPr>
              <w:rFonts w:cstheme="minorHAnsi"/>
              <w:i/>
              <w:color w:val="000000" w:themeColor="text1"/>
            </w:rPr>
          </w:rPrChange>
        </w:rPr>
        <w:t>S</w:t>
      </w:r>
      <w:ins w:id="1051" w:author="Microsoft Office User" w:date="2025-09-28T11:01:00Z">
        <w:r w:rsidR="007C26CF">
          <w:rPr>
            <w:rFonts w:ascii="Aptos" w:hAnsi="Aptos" w:cstheme="minorHAnsi"/>
            <w:i/>
            <w:color w:val="000000" w:themeColor="text1"/>
          </w:rPr>
          <w:t>2</w:t>
        </w:r>
      </w:ins>
      <w:del w:id="1052" w:author="Microsoft Office User" w:date="2025-09-28T11:01:00Z">
        <w:r w:rsidRPr="001E1D48" w:rsidDel="007C26CF">
          <w:rPr>
            <w:rFonts w:ascii="Aptos" w:hAnsi="Aptos" w:cstheme="minorHAnsi"/>
            <w:i/>
            <w:color w:val="000000" w:themeColor="text1"/>
            <w:rPrChange w:id="1053" w:author="Nathan Lo" w:date="2025-09-11T14:12:00Z">
              <w:rPr>
                <w:rFonts w:cstheme="minorHAnsi"/>
                <w:i/>
                <w:color w:val="000000" w:themeColor="text1"/>
              </w:rPr>
            </w:rPrChange>
          </w:rPr>
          <w:delText>1</w:delText>
        </w:r>
      </w:del>
      <w:r w:rsidR="006B4BD3" w:rsidRPr="001E1D48">
        <w:rPr>
          <w:rFonts w:ascii="Aptos" w:hAnsi="Aptos" w:cstheme="minorHAnsi"/>
          <w:i/>
          <w:color w:val="000000" w:themeColor="text1"/>
          <w:rPrChange w:id="1054" w:author="Nathan Lo" w:date="2025-09-11T14:12:00Z">
            <w:rPr>
              <w:rFonts w:cstheme="minorHAnsi"/>
              <w:i/>
              <w:color w:val="000000" w:themeColor="text1"/>
            </w:rPr>
          </w:rPrChange>
        </w:rPr>
        <w:t>:</w:t>
      </w:r>
    </w:p>
    <w:p w14:paraId="1CE01B39" w14:textId="77777777" w:rsidR="006B4BD3" w:rsidRPr="001E1D48" w:rsidRDefault="00CF2859" w:rsidP="00790F30">
      <w:pPr>
        <w:pStyle w:val="ListParagraph"/>
        <w:numPr>
          <w:ilvl w:val="0"/>
          <w:numId w:val="1"/>
        </w:numPr>
        <w:jc w:val="both"/>
        <w:rPr>
          <w:rFonts w:ascii="Aptos" w:hAnsi="Aptos" w:cstheme="minorHAnsi"/>
          <w:color w:val="000000" w:themeColor="text1"/>
          <w:rPrChange w:id="1055" w:author="Nathan Lo" w:date="2025-09-11T14:12:00Z">
            <w:rPr>
              <w:rFonts w:cstheme="minorHAnsi"/>
              <w:color w:val="000000" w:themeColor="text1"/>
            </w:rPr>
          </w:rPrChange>
        </w:rPr>
      </w:pPr>
      <w:r w:rsidRPr="001E1D48">
        <w:rPr>
          <w:rFonts w:ascii="Aptos" w:hAnsi="Aptos" w:cstheme="minorHAnsi"/>
          <w:color w:val="000000" w:themeColor="text1"/>
          <w:rPrChange w:id="1056" w:author="Nathan Lo" w:date="2025-09-11T14:12:00Z">
            <w:rPr>
              <w:rFonts w:cstheme="minorHAnsi"/>
              <w:color w:val="000000" w:themeColor="text1"/>
            </w:rPr>
          </w:rPrChange>
        </w:rPr>
        <w:t>QC results</w:t>
      </w:r>
      <w:r w:rsidR="00E570A3" w:rsidRPr="001E1D48">
        <w:rPr>
          <w:rFonts w:ascii="Aptos" w:hAnsi="Aptos" w:cstheme="minorHAnsi"/>
          <w:color w:val="000000" w:themeColor="text1"/>
          <w:rPrChange w:id="1057" w:author="Nathan Lo" w:date="2025-09-11T14:12:00Z">
            <w:rPr>
              <w:rFonts w:cstheme="minorHAnsi"/>
              <w:color w:val="000000" w:themeColor="text1"/>
            </w:rPr>
          </w:rPrChange>
        </w:rPr>
        <w:t xml:space="preserve"> (</w:t>
      </w:r>
      <w:proofErr w:type="spellStart"/>
      <w:r w:rsidR="00E570A3" w:rsidRPr="001E1D48">
        <w:rPr>
          <w:rFonts w:ascii="Aptos" w:hAnsi="Aptos" w:cstheme="minorHAnsi"/>
          <w:color w:val="000000" w:themeColor="text1"/>
          <w:rPrChange w:id="1058" w:author="Nathan Lo" w:date="2025-09-11T14:12:00Z">
            <w:rPr>
              <w:rFonts w:cstheme="minorHAnsi"/>
              <w:color w:val="000000" w:themeColor="text1"/>
            </w:rPr>
          </w:rPrChange>
        </w:rPr>
        <w:t>Zhuzhi’s</w:t>
      </w:r>
      <w:proofErr w:type="spellEnd"/>
      <w:r w:rsidR="00E570A3" w:rsidRPr="001E1D48">
        <w:rPr>
          <w:rFonts w:ascii="Aptos" w:hAnsi="Aptos" w:cstheme="minorHAnsi"/>
          <w:color w:val="000000" w:themeColor="text1"/>
          <w:rPrChange w:id="1059" w:author="Nathan Lo" w:date="2025-09-11T14:12:00Z">
            <w:rPr>
              <w:rFonts w:cstheme="minorHAnsi"/>
              <w:color w:val="000000" w:themeColor="text1"/>
            </w:rPr>
          </w:rPrChange>
        </w:rPr>
        <w:t xml:space="preserve"> results</w:t>
      </w:r>
      <w:r w:rsidR="00AF29CB" w:rsidRPr="001E1D48">
        <w:rPr>
          <w:rFonts w:ascii="Aptos" w:hAnsi="Aptos" w:cstheme="minorHAnsi"/>
          <w:color w:val="000000" w:themeColor="text1"/>
          <w:rPrChange w:id="1060" w:author="Nathan Lo" w:date="2025-09-11T14:12:00Z">
            <w:rPr>
              <w:rFonts w:cstheme="minorHAnsi"/>
              <w:color w:val="000000" w:themeColor="text1"/>
            </w:rPr>
          </w:rPrChange>
        </w:rPr>
        <w:t>, counts form alternative thresholds</w:t>
      </w:r>
      <w:r w:rsidR="00E570A3" w:rsidRPr="001E1D48">
        <w:rPr>
          <w:rFonts w:ascii="Aptos" w:hAnsi="Aptos" w:cstheme="minorHAnsi"/>
          <w:color w:val="000000" w:themeColor="text1"/>
          <w:rPrChange w:id="1061" w:author="Nathan Lo" w:date="2025-09-11T14:12:00Z">
            <w:rPr>
              <w:rFonts w:cstheme="minorHAnsi"/>
              <w:color w:val="000000" w:themeColor="text1"/>
            </w:rPr>
          </w:rPrChange>
        </w:rPr>
        <w:t>)</w:t>
      </w:r>
    </w:p>
    <w:p w14:paraId="49A4FE6F" w14:textId="77777777" w:rsidR="006B4BD3" w:rsidRPr="001E1D48" w:rsidRDefault="006B4BD3" w:rsidP="00790F30">
      <w:pPr>
        <w:pStyle w:val="ListParagraph"/>
        <w:numPr>
          <w:ilvl w:val="0"/>
          <w:numId w:val="1"/>
        </w:numPr>
        <w:jc w:val="both"/>
        <w:rPr>
          <w:rFonts w:ascii="Aptos" w:hAnsi="Aptos" w:cstheme="minorHAnsi"/>
          <w:color w:val="000000" w:themeColor="text1"/>
          <w:rPrChange w:id="1062" w:author="Nathan Lo" w:date="2025-09-11T14:12:00Z">
            <w:rPr>
              <w:rFonts w:cstheme="minorHAnsi"/>
              <w:color w:val="000000" w:themeColor="text1"/>
            </w:rPr>
          </w:rPrChange>
        </w:rPr>
      </w:pPr>
      <w:r w:rsidRPr="001E1D48">
        <w:rPr>
          <w:rFonts w:ascii="Aptos" w:hAnsi="Aptos" w:cstheme="minorHAnsi"/>
          <w:color w:val="000000" w:themeColor="text1"/>
          <w:rPrChange w:id="1063" w:author="Nathan Lo" w:date="2025-09-11T14:12:00Z">
            <w:rPr>
              <w:rFonts w:cstheme="minorHAnsi"/>
              <w:color w:val="000000" w:themeColor="text1"/>
            </w:rPr>
          </w:rPrChange>
        </w:rPr>
        <w:t>E</w:t>
      </w:r>
      <w:r w:rsidR="00CF2859" w:rsidRPr="001E1D48">
        <w:rPr>
          <w:rFonts w:ascii="Aptos" w:hAnsi="Aptos" w:cstheme="minorHAnsi"/>
          <w:color w:val="000000" w:themeColor="text1"/>
          <w:rPrChange w:id="1064" w:author="Nathan Lo" w:date="2025-09-11T14:12:00Z">
            <w:rPr>
              <w:rFonts w:cstheme="minorHAnsi"/>
              <w:color w:val="000000" w:themeColor="text1"/>
            </w:rPr>
          </w:rPrChange>
        </w:rPr>
        <w:t xml:space="preserve">xample of </w:t>
      </w:r>
      <w:r w:rsidR="00E570A3" w:rsidRPr="001E1D48">
        <w:rPr>
          <w:rFonts w:ascii="Aptos" w:hAnsi="Aptos" w:cstheme="minorHAnsi"/>
          <w:color w:val="000000" w:themeColor="text1"/>
          <w:rPrChange w:id="1065" w:author="Nathan Lo" w:date="2025-09-11T14:12:00Z">
            <w:rPr>
              <w:rFonts w:cstheme="minorHAnsi"/>
              <w:color w:val="000000" w:themeColor="text1"/>
            </w:rPr>
          </w:rPrChange>
        </w:rPr>
        <w:t xml:space="preserve">raw </w:t>
      </w:r>
      <w:r w:rsidR="00CF2859" w:rsidRPr="001E1D48">
        <w:rPr>
          <w:rFonts w:ascii="Aptos" w:hAnsi="Aptos" w:cstheme="minorHAnsi"/>
          <w:color w:val="000000" w:themeColor="text1"/>
          <w:rPrChange w:id="1066" w:author="Nathan Lo" w:date="2025-09-11T14:12:00Z">
            <w:rPr>
              <w:rFonts w:cstheme="minorHAnsi"/>
              <w:color w:val="000000" w:themeColor="text1"/>
            </w:rPr>
          </w:rPrChange>
        </w:rPr>
        <w:t>alignment</w:t>
      </w:r>
    </w:p>
    <w:p w14:paraId="76C00619" w14:textId="7B75FD94" w:rsidR="00CF2859" w:rsidRPr="001E1D48" w:rsidRDefault="006B4BD3" w:rsidP="00790F30">
      <w:pPr>
        <w:pStyle w:val="ListParagraph"/>
        <w:numPr>
          <w:ilvl w:val="0"/>
          <w:numId w:val="1"/>
        </w:numPr>
        <w:jc w:val="both"/>
        <w:rPr>
          <w:rFonts w:ascii="Aptos" w:hAnsi="Aptos" w:cstheme="minorHAnsi"/>
          <w:color w:val="000000" w:themeColor="text1"/>
          <w:rPrChange w:id="1067" w:author="Nathan Lo" w:date="2025-09-11T14:12:00Z">
            <w:rPr>
              <w:rFonts w:cstheme="minorHAnsi"/>
              <w:color w:val="000000" w:themeColor="text1"/>
            </w:rPr>
          </w:rPrChange>
        </w:rPr>
      </w:pPr>
      <w:proofErr w:type="spellStart"/>
      <w:r w:rsidRPr="001E1D48">
        <w:rPr>
          <w:rFonts w:ascii="Aptos" w:hAnsi="Aptos" w:cstheme="minorHAnsi"/>
          <w:color w:val="000000" w:themeColor="text1"/>
          <w:rPrChange w:id="1068" w:author="Nathan Lo" w:date="2025-09-11T14:12:00Z">
            <w:rPr>
              <w:rFonts w:cstheme="minorHAnsi"/>
              <w:color w:val="000000" w:themeColor="text1"/>
            </w:rPr>
          </w:rPrChange>
        </w:rPr>
        <w:t>n</w:t>
      </w:r>
      <w:r w:rsidR="00E570A3" w:rsidRPr="001E1D48">
        <w:rPr>
          <w:rFonts w:ascii="Aptos" w:hAnsi="Aptos" w:cstheme="minorHAnsi"/>
          <w:color w:val="000000" w:themeColor="text1"/>
          <w:rPrChange w:id="1069" w:author="Nathan Lo" w:date="2025-09-11T14:12:00Z">
            <w:rPr>
              <w:rFonts w:cstheme="minorHAnsi"/>
              <w:color w:val="000000" w:themeColor="text1"/>
            </w:rPr>
          </w:rPrChange>
        </w:rPr>
        <w:t>umt</w:t>
      </w:r>
      <w:proofErr w:type="spellEnd"/>
      <w:r w:rsidR="00E570A3" w:rsidRPr="001E1D48">
        <w:rPr>
          <w:rFonts w:ascii="Aptos" w:hAnsi="Aptos" w:cstheme="minorHAnsi"/>
          <w:color w:val="000000" w:themeColor="text1"/>
          <w:rPrChange w:id="1070" w:author="Nathan Lo" w:date="2025-09-11T14:12:00Z">
            <w:rPr>
              <w:rFonts w:cstheme="minorHAnsi"/>
              <w:color w:val="000000" w:themeColor="text1"/>
            </w:rPr>
          </w:rPrChange>
        </w:rPr>
        <w:t xml:space="preserve"> results</w:t>
      </w:r>
    </w:p>
    <w:p w14:paraId="788E146B" w14:textId="27B854AC" w:rsidR="006B4BD3" w:rsidRPr="001E1D48" w:rsidRDefault="006B4BD3" w:rsidP="00790F30">
      <w:pPr>
        <w:pStyle w:val="ListParagraph"/>
        <w:numPr>
          <w:ilvl w:val="0"/>
          <w:numId w:val="1"/>
        </w:numPr>
        <w:jc w:val="both"/>
        <w:rPr>
          <w:rFonts w:ascii="Aptos" w:hAnsi="Aptos" w:cstheme="minorHAnsi"/>
          <w:color w:val="000000" w:themeColor="text1"/>
          <w:rPrChange w:id="1071" w:author="Nathan Lo" w:date="2025-09-11T14:12:00Z">
            <w:rPr>
              <w:rFonts w:cstheme="minorHAnsi"/>
              <w:color w:val="000000" w:themeColor="text1"/>
            </w:rPr>
          </w:rPrChange>
        </w:rPr>
      </w:pPr>
      <w:r w:rsidRPr="001E1D48">
        <w:rPr>
          <w:rFonts w:ascii="Aptos" w:hAnsi="Aptos" w:cstheme="minorHAnsi"/>
          <w:color w:val="000000" w:themeColor="text1"/>
          <w:rPrChange w:id="1072" w:author="Nathan Lo" w:date="2025-09-11T14:12:00Z">
            <w:rPr>
              <w:rFonts w:cstheme="minorHAnsi"/>
              <w:color w:val="000000" w:themeColor="text1"/>
            </w:rPr>
          </w:rPrChange>
        </w:rPr>
        <w:t>graph of contemporary vs ancestral inserts per species</w:t>
      </w:r>
    </w:p>
    <w:p w14:paraId="3FB6EB30" w14:textId="77777777" w:rsidR="00CF2859" w:rsidRPr="001E1D48" w:rsidDel="00675564" w:rsidRDefault="00CF2859" w:rsidP="00790F30">
      <w:pPr>
        <w:jc w:val="both"/>
        <w:rPr>
          <w:del w:id="1073" w:author="Microsoft Office User" w:date="2025-09-28T10:53:00Z"/>
          <w:rFonts w:ascii="Aptos" w:hAnsi="Aptos" w:cstheme="minorHAnsi"/>
          <w:color w:val="000000" w:themeColor="text1"/>
          <w:rPrChange w:id="1074" w:author="Nathan Lo" w:date="2025-09-11T14:12:00Z">
            <w:rPr>
              <w:del w:id="1075" w:author="Microsoft Office User" w:date="2025-09-28T10:53:00Z"/>
              <w:rFonts w:cstheme="minorHAnsi"/>
              <w:color w:val="000000" w:themeColor="text1"/>
            </w:rPr>
          </w:rPrChange>
        </w:rPr>
      </w:pPr>
    </w:p>
    <w:p w14:paraId="0DCFB62E" w14:textId="748CAAA5" w:rsidR="007B6655" w:rsidRDefault="007B6655" w:rsidP="00790F30">
      <w:pPr>
        <w:jc w:val="both"/>
        <w:rPr>
          <w:ins w:id="1076" w:author="Microsoft Office User" w:date="2025-09-19T13:21:00Z"/>
          <w:rFonts w:ascii="Aptos" w:hAnsi="Aptos" w:cstheme="minorHAnsi"/>
          <w:color w:val="000000" w:themeColor="text1"/>
        </w:rPr>
      </w:pPr>
    </w:p>
    <w:p w14:paraId="537B7506" w14:textId="01445682" w:rsidR="007B6655" w:rsidRPr="001E1D48" w:rsidRDefault="007B6655" w:rsidP="00790F30">
      <w:pPr>
        <w:jc w:val="both"/>
        <w:rPr>
          <w:rFonts w:ascii="Aptos" w:hAnsi="Aptos" w:cstheme="minorHAnsi"/>
          <w:color w:val="000000" w:themeColor="text1"/>
          <w:rPrChange w:id="1077" w:author="Nathan Lo" w:date="2025-09-11T14:12:00Z">
            <w:rPr>
              <w:rFonts w:cstheme="minorHAnsi"/>
              <w:color w:val="000000" w:themeColor="text1"/>
            </w:rPr>
          </w:rPrChange>
        </w:rPr>
      </w:pPr>
    </w:p>
    <w:p w14:paraId="4F8FF17F" w14:textId="77777777" w:rsidR="00790F30" w:rsidRPr="001E1D48" w:rsidRDefault="00790F30" w:rsidP="00790F30">
      <w:pPr>
        <w:jc w:val="both"/>
        <w:rPr>
          <w:rFonts w:ascii="Aptos" w:hAnsi="Aptos" w:cstheme="minorHAnsi"/>
          <w:color w:val="000000" w:themeColor="text1"/>
          <w:rPrChange w:id="1078" w:author="Nathan Lo" w:date="2025-09-11T14:12:00Z">
            <w:rPr>
              <w:rFonts w:cstheme="minorHAnsi"/>
              <w:color w:val="000000" w:themeColor="text1"/>
            </w:rPr>
          </w:rPrChange>
        </w:rPr>
      </w:pPr>
    </w:p>
    <w:p w14:paraId="481D9C48" w14:textId="77777777" w:rsidR="00723DC1" w:rsidRPr="001E1D48" w:rsidRDefault="00723DC1" w:rsidP="00790F30">
      <w:pPr>
        <w:jc w:val="both"/>
        <w:rPr>
          <w:rFonts w:ascii="Aptos" w:hAnsi="Aptos" w:cstheme="minorHAnsi"/>
          <w:color w:val="000000" w:themeColor="text1"/>
          <w:rPrChange w:id="1079" w:author="Nathan Lo" w:date="2025-09-11T14:12:00Z">
            <w:rPr>
              <w:rFonts w:cstheme="minorHAnsi"/>
              <w:color w:val="000000" w:themeColor="text1"/>
            </w:rPr>
          </w:rPrChange>
        </w:rPr>
      </w:pPr>
    </w:p>
    <w:p w14:paraId="29DB391F" w14:textId="47CBF841" w:rsidR="00723DC1" w:rsidRPr="001E1D48" w:rsidRDefault="00723DC1" w:rsidP="00790F30">
      <w:pPr>
        <w:jc w:val="both"/>
        <w:rPr>
          <w:rFonts w:ascii="Aptos" w:hAnsi="Aptos" w:cstheme="minorHAnsi"/>
          <w:b/>
          <w:i/>
          <w:color w:val="000000" w:themeColor="text1"/>
          <w:rPrChange w:id="1080" w:author="Nathan Lo" w:date="2025-09-11T14:12:00Z">
            <w:rPr>
              <w:rFonts w:cstheme="minorHAnsi"/>
              <w:b/>
              <w:i/>
              <w:color w:val="000000" w:themeColor="text1"/>
            </w:rPr>
          </w:rPrChange>
        </w:rPr>
      </w:pPr>
      <w:r w:rsidRPr="001E1D48">
        <w:rPr>
          <w:rFonts w:ascii="Aptos" w:hAnsi="Aptos" w:cstheme="minorHAnsi"/>
          <w:b/>
          <w:i/>
          <w:color w:val="000000" w:themeColor="text1"/>
          <w:rPrChange w:id="1081" w:author="Nathan Lo" w:date="2025-09-11T14:12:00Z">
            <w:rPr>
              <w:rFonts w:cstheme="minorHAnsi"/>
              <w:b/>
              <w:i/>
              <w:color w:val="000000" w:themeColor="text1"/>
            </w:rPr>
          </w:rPrChange>
        </w:rPr>
        <w:t>Supplementary material references</w:t>
      </w:r>
    </w:p>
    <w:p w14:paraId="66B3D576" w14:textId="1C10F64C" w:rsidR="00723DC1" w:rsidRPr="001E1D48" w:rsidRDefault="00723DC1" w:rsidP="00790F30">
      <w:pPr>
        <w:jc w:val="both"/>
        <w:rPr>
          <w:rFonts w:ascii="Aptos" w:hAnsi="Aptos" w:cstheme="minorHAnsi"/>
          <w:color w:val="000000" w:themeColor="text1"/>
          <w:rPrChange w:id="1082" w:author="Nathan Lo" w:date="2025-09-11T14:12:00Z">
            <w:rPr>
              <w:rFonts w:cstheme="minorHAnsi"/>
              <w:color w:val="000000" w:themeColor="text1"/>
            </w:rPr>
          </w:rPrChange>
        </w:rPr>
      </w:pPr>
    </w:p>
    <w:p w14:paraId="61CCB7B9" w14:textId="73C13AB6" w:rsidR="00675564" w:rsidRDefault="00675564" w:rsidP="00790F30">
      <w:pPr>
        <w:jc w:val="both"/>
        <w:rPr>
          <w:ins w:id="1083" w:author="Microsoft Office User" w:date="2025-09-28T10:58:00Z"/>
          <w:rFonts w:ascii="Aptos" w:hAnsi="Aptos" w:cstheme="minorHAnsi"/>
          <w:color w:val="000000" w:themeColor="text1"/>
        </w:rPr>
      </w:pPr>
      <w:ins w:id="1084" w:author="Microsoft Office User" w:date="2025-09-28T10:58:00Z">
        <w:r w:rsidRPr="00675564">
          <w:rPr>
            <w:rFonts w:ascii="Aptos" w:hAnsi="Aptos" w:cstheme="minorHAnsi"/>
            <w:color w:val="000000" w:themeColor="text1"/>
          </w:rPr>
          <w:t xml:space="preserve">Ewart, K. M., </w:t>
        </w:r>
        <w:proofErr w:type="spellStart"/>
        <w:r w:rsidRPr="00675564">
          <w:rPr>
            <w:rFonts w:ascii="Aptos" w:hAnsi="Aptos" w:cstheme="minorHAnsi"/>
            <w:color w:val="000000" w:themeColor="text1"/>
          </w:rPr>
          <w:t>Ho</w:t>
        </w:r>
        <w:proofErr w:type="spellEnd"/>
        <w:r w:rsidRPr="00675564">
          <w:rPr>
            <w:rFonts w:ascii="Aptos" w:hAnsi="Aptos" w:cstheme="minorHAnsi"/>
            <w:color w:val="000000" w:themeColor="text1"/>
          </w:rPr>
          <w:t xml:space="preserve">, S. Y. W., Chowdhury, A.-A., Jaya, F. R., Kinjo, Y., Bennett, J., Bourguignon, T., Rose, H. A., &amp; Lo, N. (2024). Pervasive relaxed selection in termite genomes. </w:t>
        </w:r>
        <w:r w:rsidRPr="00675564">
          <w:rPr>
            <w:rFonts w:ascii="Aptos" w:hAnsi="Aptos" w:cstheme="minorHAnsi"/>
            <w:i/>
            <w:iCs/>
            <w:color w:val="000000" w:themeColor="text1"/>
            <w:rPrChange w:id="1085" w:author="Microsoft Office User" w:date="2025-09-28T10:59:00Z">
              <w:rPr>
                <w:rFonts w:ascii="Aptos" w:hAnsi="Aptos" w:cstheme="minorHAnsi"/>
                <w:color w:val="000000" w:themeColor="text1"/>
              </w:rPr>
            </w:rPrChange>
          </w:rPr>
          <w:t>Proceedings of the Royal Society B: Biological Science</w:t>
        </w:r>
        <w:r w:rsidRPr="00675564">
          <w:rPr>
            <w:rFonts w:ascii="Aptos" w:hAnsi="Aptos" w:cstheme="minorHAnsi"/>
            <w:color w:val="000000" w:themeColor="text1"/>
          </w:rPr>
          <w:t xml:space="preserve">, </w:t>
        </w:r>
        <w:r w:rsidRPr="00675564">
          <w:rPr>
            <w:rFonts w:ascii="Aptos" w:hAnsi="Aptos" w:cstheme="minorHAnsi"/>
            <w:i/>
            <w:iCs/>
            <w:color w:val="000000" w:themeColor="text1"/>
            <w:rPrChange w:id="1086" w:author="Microsoft Office User" w:date="2025-09-28T10:59:00Z">
              <w:rPr>
                <w:rFonts w:ascii="Aptos" w:hAnsi="Aptos" w:cstheme="minorHAnsi"/>
                <w:color w:val="000000" w:themeColor="text1"/>
              </w:rPr>
            </w:rPrChange>
          </w:rPr>
          <w:t>291</w:t>
        </w:r>
        <w:r w:rsidRPr="00675564">
          <w:rPr>
            <w:rFonts w:ascii="Aptos" w:hAnsi="Aptos" w:cstheme="minorHAnsi"/>
            <w:color w:val="000000" w:themeColor="text1"/>
          </w:rPr>
          <w:t>, 20232439.</w:t>
        </w:r>
      </w:ins>
    </w:p>
    <w:p w14:paraId="7917DE9E" w14:textId="77777777" w:rsidR="00675564" w:rsidRDefault="00675564" w:rsidP="00790F30">
      <w:pPr>
        <w:jc w:val="both"/>
        <w:rPr>
          <w:ins w:id="1087" w:author="Microsoft Office User" w:date="2025-09-28T10:58:00Z"/>
          <w:rFonts w:ascii="Aptos" w:hAnsi="Aptos" w:cstheme="minorHAnsi"/>
          <w:color w:val="000000" w:themeColor="text1"/>
        </w:rPr>
      </w:pPr>
    </w:p>
    <w:p w14:paraId="51C580B3" w14:textId="05B12CFF" w:rsidR="00723DC1" w:rsidRPr="001E1D48" w:rsidRDefault="00723DC1" w:rsidP="00790F30">
      <w:pPr>
        <w:jc w:val="both"/>
        <w:rPr>
          <w:rFonts w:ascii="Aptos" w:hAnsi="Aptos" w:cstheme="minorHAnsi"/>
          <w:color w:val="000000" w:themeColor="text1"/>
          <w:rPrChange w:id="1088" w:author="Nathan Lo" w:date="2025-09-11T14:12:00Z">
            <w:rPr>
              <w:rFonts w:cstheme="minorHAnsi"/>
              <w:color w:val="000000" w:themeColor="text1"/>
            </w:rPr>
          </w:rPrChange>
        </w:rPr>
      </w:pPr>
      <w:proofErr w:type="spellStart"/>
      <w:r w:rsidRPr="001E1D48">
        <w:rPr>
          <w:rFonts w:ascii="Aptos" w:hAnsi="Aptos" w:cstheme="minorHAnsi"/>
          <w:color w:val="000000" w:themeColor="text1"/>
          <w:rPrChange w:id="1089" w:author="Nathan Lo" w:date="2025-09-11T14:12:00Z">
            <w:rPr>
              <w:rFonts w:cstheme="minorHAnsi"/>
              <w:color w:val="000000" w:themeColor="text1"/>
            </w:rPr>
          </w:rPrChange>
        </w:rPr>
        <w:t>Danecek</w:t>
      </w:r>
      <w:proofErr w:type="spellEnd"/>
      <w:r w:rsidRPr="001E1D48">
        <w:rPr>
          <w:rFonts w:ascii="Aptos" w:hAnsi="Aptos" w:cstheme="minorHAnsi"/>
          <w:color w:val="000000" w:themeColor="text1"/>
          <w:rPrChange w:id="1090" w:author="Nathan Lo" w:date="2025-09-11T14:12:00Z">
            <w:rPr>
              <w:rFonts w:cstheme="minorHAnsi"/>
              <w:color w:val="000000" w:themeColor="text1"/>
            </w:rPr>
          </w:rPrChange>
        </w:rPr>
        <w:t xml:space="preserve">, P., Bonfield, J. K., Liddle, J., Marshall, J., Ohan, V., Pollard, M. O., ... &amp; Li, H. (2021). Twelve years of </w:t>
      </w:r>
      <w:proofErr w:type="spellStart"/>
      <w:r w:rsidRPr="001E1D48">
        <w:rPr>
          <w:rFonts w:ascii="Aptos" w:hAnsi="Aptos" w:cstheme="minorHAnsi"/>
          <w:color w:val="000000" w:themeColor="text1"/>
          <w:rPrChange w:id="1091" w:author="Nathan Lo" w:date="2025-09-11T14:12:00Z">
            <w:rPr>
              <w:rFonts w:cstheme="minorHAnsi"/>
              <w:color w:val="000000" w:themeColor="text1"/>
            </w:rPr>
          </w:rPrChange>
        </w:rPr>
        <w:t>SAMtools</w:t>
      </w:r>
      <w:proofErr w:type="spellEnd"/>
      <w:r w:rsidRPr="001E1D48">
        <w:rPr>
          <w:rFonts w:ascii="Aptos" w:hAnsi="Aptos" w:cstheme="minorHAnsi"/>
          <w:color w:val="000000" w:themeColor="text1"/>
          <w:rPrChange w:id="1092" w:author="Nathan Lo" w:date="2025-09-11T14:12:00Z">
            <w:rPr>
              <w:rFonts w:cstheme="minorHAnsi"/>
              <w:color w:val="000000" w:themeColor="text1"/>
            </w:rPr>
          </w:rPrChange>
        </w:rPr>
        <w:t xml:space="preserve"> and </w:t>
      </w:r>
      <w:proofErr w:type="spellStart"/>
      <w:r w:rsidRPr="001E1D48">
        <w:rPr>
          <w:rFonts w:ascii="Aptos" w:hAnsi="Aptos" w:cstheme="minorHAnsi"/>
          <w:color w:val="000000" w:themeColor="text1"/>
          <w:rPrChange w:id="1093" w:author="Nathan Lo" w:date="2025-09-11T14:12:00Z">
            <w:rPr>
              <w:rFonts w:cstheme="minorHAnsi"/>
              <w:color w:val="000000" w:themeColor="text1"/>
            </w:rPr>
          </w:rPrChange>
        </w:rPr>
        <w:t>BCFtools</w:t>
      </w:r>
      <w:proofErr w:type="spellEnd"/>
      <w:r w:rsidRPr="001E1D48">
        <w:rPr>
          <w:rFonts w:ascii="Aptos" w:hAnsi="Aptos" w:cstheme="minorHAnsi"/>
          <w:color w:val="000000" w:themeColor="text1"/>
          <w:rPrChange w:id="1094" w:author="Nathan Lo" w:date="2025-09-11T14:12:00Z">
            <w:rPr>
              <w:rFonts w:cstheme="minorHAnsi"/>
              <w:color w:val="000000" w:themeColor="text1"/>
            </w:rPr>
          </w:rPrChange>
        </w:rPr>
        <w:t xml:space="preserve">. </w:t>
      </w:r>
      <w:proofErr w:type="spellStart"/>
      <w:r w:rsidRPr="001E1D48">
        <w:rPr>
          <w:rFonts w:ascii="Aptos" w:hAnsi="Aptos" w:cstheme="minorHAnsi"/>
          <w:color w:val="000000" w:themeColor="text1"/>
          <w:rPrChange w:id="1095" w:author="Nathan Lo" w:date="2025-09-11T14:12:00Z">
            <w:rPr>
              <w:rFonts w:cstheme="minorHAnsi"/>
              <w:color w:val="000000" w:themeColor="text1"/>
            </w:rPr>
          </w:rPrChange>
        </w:rPr>
        <w:t>Gigascience</w:t>
      </w:r>
      <w:proofErr w:type="spellEnd"/>
      <w:r w:rsidRPr="001E1D48">
        <w:rPr>
          <w:rFonts w:ascii="Aptos" w:hAnsi="Aptos" w:cstheme="minorHAnsi"/>
          <w:color w:val="000000" w:themeColor="text1"/>
          <w:rPrChange w:id="1096" w:author="Nathan Lo" w:date="2025-09-11T14:12:00Z">
            <w:rPr>
              <w:rFonts w:cstheme="minorHAnsi"/>
              <w:color w:val="000000" w:themeColor="text1"/>
            </w:rPr>
          </w:rPrChange>
        </w:rPr>
        <w:t>, 10(2), giab008.</w:t>
      </w:r>
    </w:p>
    <w:p w14:paraId="35D5F687" w14:textId="6C5F6937" w:rsidR="004A488E" w:rsidRPr="001E1D48" w:rsidRDefault="004A488E" w:rsidP="00790F30">
      <w:pPr>
        <w:jc w:val="both"/>
        <w:rPr>
          <w:rFonts w:ascii="Aptos" w:hAnsi="Aptos" w:cstheme="minorHAnsi"/>
          <w:color w:val="000000" w:themeColor="text1"/>
          <w:rPrChange w:id="1097" w:author="Nathan Lo" w:date="2025-09-11T14:12:00Z">
            <w:rPr>
              <w:rFonts w:cstheme="minorHAnsi"/>
              <w:color w:val="000000" w:themeColor="text1"/>
            </w:rPr>
          </w:rPrChange>
        </w:rPr>
      </w:pPr>
    </w:p>
    <w:p w14:paraId="23544A75" w14:textId="3D8F326D" w:rsidR="004A488E" w:rsidRPr="001E1D48" w:rsidRDefault="004A488E" w:rsidP="00790F30">
      <w:pPr>
        <w:jc w:val="both"/>
        <w:rPr>
          <w:rFonts w:ascii="Aptos" w:hAnsi="Aptos" w:cstheme="minorHAnsi"/>
          <w:color w:val="000000" w:themeColor="text1"/>
          <w:rPrChange w:id="1098" w:author="Nathan Lo" w:date="2025-09-11T14:12:00Z">
            <w:rPr>
              <w:rFonts w:cstheme="minorHAnsi"/>
              <w:color w:val="000000" w:themeColor="text1"/>
            </w:rPr>
          </w:rPrChange>
        </w:rPr>
      </w:pPr>
      <w:proofErr w:type="spellStart"/>
      <w:r w:rsidRPr="00900CF6">
        <w:rPr>
          <w:rFonts w:ascii="Aptos" w:hAnsi="Aptos" w:cstheme="minorHAnsi"/>
          <w:color w:val="000000" w:themeColor="text1"/>
          <w:lang w:val="fi-FI"/>
          <w:rPrChange w:id="1099" w:author="Microsoft Office User" w:date="2025-09-19T13:19:00Z">
            <w:rPr>
              <w:rFonts w:cstheme="minorHAnsi"/>
              <w:color w:val="000000" w:themeColor="text1"/>
            </w:rPr>
          </w:rPrChange>
        </w:rPr>
        <w:t>Kolmogorov</w:t>
      </w:r>
      <w:proofErr w:type="spellEnd"/>
      <w:r w:rsidRPr="00900CF6">
        <w:rPr>
          <w:rFonts w:ascii="Aptos" w:hAnsi="Aptos" w:cstheme="minorHAnsi"/>
          <w:color w:val="000000" w:themeColor="text1"/>
          <w:lang w:val="fi-FI"/>
          <w:rPrChange w:id="1100" w:author="Microsoft Office User" w:date="2025-09-19T13:19:00Z">
            <w:rPr>
              <w:rFonts w:cstheme="minorHAnsi"/>
              <w:color w:val="000000" w:themeColor="text1"/>
            </w:rPr>
          </w:rPrChange>
        </w:rPr>
        <w:t xml:space="preserve">, M., </w:t>
      </w:r>
      <w:proofErr w:type="spellStart"/>
      <w:r w:rsidRPr="00900CF6">
        <w:rPr>
          <w:rFonts w:ascii="Aptos" w:hAnsi="Aptos" w:cstheme="minorHAnsi"/>
          <w:color w:val="000000" w:themeColor="text1"/>
          <w:lang w:val="fi-FI"/>
          <w:rPrChange w:id="1101" w:author="Microsoft Office User" w:date="2025-09-19T13:19:00Z">
            <w:rPr>
              <w:rFonts w:cstheme="minorHAnsi"/>
              <w:color w:val="000000" w:themeColor="text1"/>
            </w:rPr>
          </w:rPrChange>
        </w:rPr>
        <w:t>Yuan</w:t>
      </w:r>
      <w:proofErr w:type="spellEnd"/>
      <w:r w:rsidRPr="00900CF6">
        <w:rPr>
          <w:rFonts w:ascii="Aptos" w:hAnsi="Aptos" w:cstheme="minorHAnsi"/>
          <w:color w:val="000000" w:themeColor="text1"/>
          <w:lang w:val="fi-FI"/>
          <w:rPrChange w:id="1102" w:author="Microsoft Office User" w:date="2025-09-19T13:19:00Z">
            <w:rPr>
              <w:rFonts w:cstheme="minorHAnsi"/>
              <w:color w:val="000000" w:themeColor="text1"/>
            </w:rPr>
          </w:rPrChange>
        </w:rPr>
        <w:t xml:space="preserve">, J., Lin, Y., &amp; </w:t>
      </w:r>
      <w:proofErr w:type="spellStart"/>
      <w:r w:rsidRPr="00900CF6">
        <w:rPr>
          <w:rFonts w:ascii="Aptos" w:hAnsi="Aptos" w:cstheme="minorHAnsi"/>
          <w:color w:val="000000" w:themeColor="text1"/>
          <w:lang w:val="fi-FI"/>
          <w:rPrChange w:id="1103" w:author="Microsoft Office User" w:date="2025-09-19T13:19:00Z">
            <w:rPr>
              <w:rFonts w:cstheme="minorHAnsi"/>
              <w:color w:val="000000" w:themeColor="text1"/>
            </w:rPr>
          </w:rPrChange>
        </w:rPr>
        <w:t>Pevzner</w:t>
      </w:r>
      <w:proofErr w:type="spellEnd"/>
      <w:r w:rsidRPr="00900CF6">
        <w:rPr>
          <w:rFonts w:ascii="Aptos" w:hAnsi="Aptos" w:cstheme="minorHAnsi"/>
          <w:color w:val="000000" w:themeColor="text1"/>
          <w:lang w:val="fi-FI"/>
          <w:rPrChange w:id="1104" w:author="Microsoft Office User" w:date="2025-09-19T13:19:00Z">
            <w:rPr>
              <w:rFonts w:cstheme="minorHAnsi"/>
              <w:color w:val="000000" w:themeColor="text1"/>
            </w:rPr>
          </w:rPrChange>
        </w:rPr>
        <w:t xml:space="preserve">, P. A. (2019). </w:t>
      </w:r>
      <w:r w:rsidRPr="001E1D48">
        <w:rPr>
          <w:rFonts w:ascii="Aptos" w:hAnsi="Aptos" w:cstheme="minorHAnsi"/>
          <w:color w:val="000000" w:themeColor="text1"/>
          <w:rPrChange w:id="1105" w:author="Nathan Lo" w:date="2025-09-11T14:12:00Z">
            <w:rPr>
              <w:rFonts w:cstheme="minorHAnsi"/>
              <w:color w:val="000000" w:themeColor="text1"/>
            </w:rPr>
          </w:rPrChange>
        </w:rPr>
        <w:t>Assembly of long, error-prone reads using repeat graphs. Nature biotechnology, 37(5), 540-546.</w:t>
      </w:r>
    </w:p>
    <w:p w14:paraId="398E41C3" w14:textId="217D983A" w:rsidR="003E260C" w:rsidRPr="001E1D48" w:rsidRDefault="003E260C" w:rsidP="00790F30">
      <w:pPr>
        <w:jc w:val="both"/>
        <w:rPr>
          <w:rFonts w:ascii="Aptos" w:hAnsi="Aptos" w:cstheme="minorHAnsi"/>
          <w:color w:val="000000" w:themeColor="text1"/>
          <w:rPrChange w:id="1106" w:author="Nathan Lo" w:date="2025-09-11T14:12:00Z">
            <w:rPr>
              <w:rFonts w:cstheme="minorHAnsi"/>
              <w:color w:val="000000" w:themeColor="text1"/>
            </w:rPr>
          </w:rPrChange>
        </w:rPr>
      </w:pPr>
    </w:p>
    <w:p w14:paraId="10F17AB7" w14:textId="77777777" w:rsidR="003E260C" w:rsidRPr="001E1D48" w:rsidRDefault="003E260C" w:rsidP="00790F30">
      <w:pPr>
        <w:jc w:val="both"/>
        <w:rPr>
          <w:rFonts w:ascii="Aptos" w:hAnsi="Aptos" w:cstheme="minorHAnsi"/>
          <w:color w:val="000000" w:themeColor="text1"/>
          <w:rPrChange w:id="1107" w:author="Nathan Lo" w:date="2025-09-11T14:12:00Z">
            <w:rPr>
              <w:rFonts w:cstheme="minorHAnsi"/>
              <w:color w:val="000000" w:themeColor="text1"/>
            </w:rPr>
          </w:rPrChange>
        </w:rPr>
      </w:pPr>
      <w:r w:rsidRPr="001E1D48">
        <w:rPr>
          <w:rFonts w:ascii="Aptos" w:hAnsi="Aptos" w:cstheme="minorHAnsi"/>
          <w:color w:val="000000" w:themeColor="text1"/>
          <w:rPrChange w:id="1108" w:author="Nathan Lo" w:date="2025-09-11T14:12:00Z">
            <w:rPr>
              <w:rFonts w:cstheme="minorHAnsi"/>
              <w:color w:val="000000" w:themeColor="text1"/>
            </w:rPr>
          </w:rPrChange>
        </w:rPr>
        <w:t>Guan, D., McCarthy, S. A., Wood, J., Howe, K., Wang, Y., &amp; Durbin, R. (2020). Identifying and removing haplotypic duplication in primary genome assemblies. Bioinformatics, 36(9), 2896-2898.</w:t>
      </w:r>
    </w:p>
    <w:p w14:paraId="1AFD8A89" w14:textId="77777777" w:rsidR="003E260C" w:rsidRPr="001E1D48" w:rsidRDefault="003E260C" w:rsidP="00790F30">
      <w:pPr>
        <w:jc w:val="both"/>
        <w:rPr>
          <w:rFonts w:ascii="Aptos" w:hAnsi="Aptos" w:cstheme="minorHAnsi"/>
          <w:color w:val="000000" w:themeColor="text1"/>
          <w:rPrChange w:id="1109" w:author="Nathan Lo" w:date="2025-09-11T14:12:00Z">
            <w:rPr>
              <w:rFonts w:cstheme="minorHAnsi"/>
              <w:color w:val="000000" w:themeColor="text1"/>
            </w:rPr>
          </w:rPrChange>
        </w:rPr>
      </w:pPr>
    </w:p>
    <w:p w14:paraId="0BB86B43" w14:textId="18354E64" w:rsidR="003E260C" w:rsidRPr="001E1D48" w:rsidRDefault="003E260C" w:rsidP="00790F30">
      <w:pPr>
        <w:jc w:val="both"/>
        <w:rPr>
          <w:rFonts w:ascii="Aptos" w:hAnsi="Aptos" w:cstheme="minorHAnsi"/>
          <w:color w:val="000000" w:themeColor="text1"/>
          <w:rPrChange w:id="1110" w:author="Nathan Lo" w:date="2025-09-11T14:12:00Z">
            <w:rPr>
              <w:rFonts w:cstheme="minorHAnsi"/>
              <w:color w:val="000000" w:themeColor="text1"/>
            </w:rPr>
          </w:rPrChange>
        </w:rPr>
      </w:pPr>
      <w:r w:rsidRPr="001E1D48">
        <w:rPr>
          <w:rFonts w:ascii="Aptos" w:hAnsi="Aptos" w:cstheme="minorHAnsi"/>
          <w:color w:val="000000" w:themeColor="text1"/>
          <w:rPrChange w:id="1111" w:author="Nathan Lo" w:date="2025-09-11T14:12:00Z">
            <w:rPr>
              <w:rFonts w:cstheme="minorHAnsi"/>
              <w:color w:val="000000" w:themeColor="text1"/>
            </w:rPr>
          </w:rPrChange>
        </w:rPr>
        <w:t>Li, H. (2018). Minimap2: pairwise alignment for nucleotide sequences. Bioinformatics, 34(18), 3094-3100.</w:t>
      </w:r>
    </w:p>
    <w:p w14:paraId="6CAB4EAB" w14:textId="02F5D80E" w:rsidR="003E260C" w:rsidRPr="001E1D48" w:rsidRDefault="003E260C" w:rsidP="00790F30">
      <w:pPr>
        <w:jc w:val="both"/>
        <w:rPr>
          <w:rFonts w:ascii="Aptos" w:hAnsi="Aptos" w:cstheme="minorHAnsi"/>
          <w:color w:val="000000" w:themeColor="text1"/>
          <w:rPrChange w:id="1112" w:author="Nathan Lo" w:date="2025-09-11T14:12:00Z">
            <w:rPr>
              <w:rFonts w:cstheme="minorHAnsi"/>
              <w:color w:val="000000" w:themeColor="text1"/>
            </w:rPr>
          </w:rPrChange>
        </w:rPr>
      </w:pPr>
    </w:p>
    <w:p w14:paraId="1F9EFF17" w14:textId="45FA5543" w:rsidR="003E260C" w:rsidRPr="001E1D48" w:rsidRDefault="003E260C" w:rsidP="00790F30">
      <w:pPr>
        <w:jc w:val="both"/>
        <w:rPr>
          <w:rFonts w:ascii="Aptos" w:hAnsi="Aptos" w:cstheme="minorHAnsi"/>
          <w:color w:val="000000" w:themeColor="text1"/>
          <w:rPrChange w:id="1113" w:author="Nathan Lo" w:date="2025-09-11T14:12:00Z">
            <w:rPr>
              <w:rFonts w:cstheme="minorHAnsi"/>
              <w:color w:val="000000" w:themeColor="text1"/>
            </w:rPr>
          </w:rPrChange>
        </w:rPr>
      </w:pPr>
      <w:r w:rsidRPr="001E1D48">
        <w:rPr>
          <w:rFonts w:ascii="Aptos" w:hAnsi="Aptos" w:cstheme="minorHAnsi"/>
          <w:color w:val="000000" w:themeColor="text1"/>
          <w:rPrChange w:id="1114" w:author="Nathan Lo" w:date="2025-09-11T14:12:00Z">
            <w:rPr>
              <w:rFonts w:cstheme="minorHAnsi"/>
              <w:color w:val="000000" w:themeColor="text1"/>
            </w:rPr>
          </w:rPrChange>
        </w:rPr>
        <w:t xml:space="preserve">Mei, Y., Jing, D., Tang, S., Chen, X., Chen, H., </w:t>
      </w:r>
      <w:proofErr w:type="spellStart"/>
      <w:r w:rsidRPr="001E1D48">
        <w:rPr>
          <w:rFonts w:ascii="Aptos" w:hAnsi="Aptos" w:cstheme="minorHAnsi"/>
          <w:color w:val="000000" w:themeColor="text1"/>
          <w:rPrChange w:id="1115" w:author="Nathan Lo" w:date="2025-09-11T14:12:00Z">
            <w:rPr>
              <w:rFonts w:cstheme="minorHAnsi"/>
              <w:color w:val="000000" w:themeColor="text1"/>
            </w:rPr>
          </w:rPrChange>
        </w:rPr>
        <w:t>Duanmu</w:t>
      </w:r>
      <w:proofErr w:type="spellEnd"/>
      <w:r w:rsidRPr="001E1D48">
        <w:rPr>
          <w:rFonts w:ascii="Aptos" w:hAnsi="Aptos" w:cstheme="minorHAnsi"/>
          <w:color w:val="000000" w:themeColor="text1"/>
          <w:rPrChange w:id="1116" w:author="Nathan Lo" w:date="2025-09-11T14:12:00Z">
            <w:rPr>
              <w:rFonts w:cstheme="minorHAnsi"/>
              <w:color w:val="000000" w:themeColor="text1"/>
            </w:rPr>
          </w:rPrChange>
        </w:rPr>
        <w:t xml:space="preserve">, H., ... &amp; Li, F. (2022). </w:t>
      </w:r>
      <w:proofErr w:type="spellStart"/>
      <w:r w:rsidRPr="001E1D48">
        <w:rPr>
          <w:rFonts w:ascii="Aptos" w:hAnsi="Aptos" w:cstheme="minorHAnsi"/>
          <w:color w:val="000000" w:themeColor="text1"/>
          <w:rPrChange w:id="1117" w:author="Nathan Lo" w:date="2025-09-11T14:12:00Z">
            <w:rPr>
              <w:rFonts w:cstheme="minorHAnsi"/>
              <w:color w:val="000000" w:themeColor="text1"/>
            </w:rPr>
          </w:rPrChange>
        </w:rPr>
        <w:t>InsectBase</w:t>
      </w:r>
      <w:proofErr w:type="spellEnd"/>
      <w:r w:rsidRPr="001E1D48">
        <w:rPr>
          <w:rFonts w:ascii="Aptos" w:hAnsi="Aptos" w:cstheme="minorHAnsi"/>
          <w:color w:val="000000" w:themeColor="text1"/>
          <w:rPrChange w:id="1118" w:author="Nathan Lo" w:date="2025-09-11T14:12:00Z">
            <w:rPr>
              <w:rFonts w:cstheme="minorHAnsi"/>
              <w:color w:val="000000" w:themeColor="text1"/>
            </w:rPr>
          </w:rPrChange>
        </w:rPr>
        <w:t xml:space="preserve"> 2.0: a comprehensive gene resource for insects. Nucleic acids research, 50(D1), D1040-D1045.</w:t>
      </w:r>
    </w:p>
    <w:p w14:paraId="2FA5CA6D" w14:textId="06537E55" w:rsidR="007C5714" w:rsidRPr="001E1D48" w:rsidRDefault="007C5714" w:rsidP="00790F30">
      <w:pPr>
        <w:jc w:val="both"/>
        <w:rPr>
          <w:rFonts w:ascii="Aptos" w:hAnsi="Aptos" w:cstheme="minorHAnsi"/>
          <w:color w:val="000000" w:themeColor="text1"/>
          <w:rPrChange w:id="1119" w:author="Nathan Lo" w:date="2025-09-11T14:12:00Z">
            <w:rPr>
              <w:rFonts w:cstheme="minorHAnsi"/>
              <w:color w:val="000000" w:themeColor="text1"/>
            </w:rPr>
          </w:rPrChange>
        </w:rPr>
      </w:pPr>
    </w:p>
    <w:p w14:paraId="4C224856" w14:textId="0982CA63" w:rsidR="007C5714" w:rsidRPr="001E1D48" w:rsidRDefault="007C5714" w:rsidP="00790F30">
      <w:pPr>
        <w:jc w:val="both"/>
        <w:rPr>
          <w:rFonts w:ascii="Aptos" w:hAnsi="Aptos" w:cstheme="minorHAnsi"/>
          <w:color w:val="000000" w:themeColor="text1"/>
          <w:rPrChange w:id="1120" w:author="Nathan Lo" w:date="2025-09-11T14:12:00Z">
            <w:rPr>
              <w:rFonts w:cstheme="minorHAnsi"/>
              <w:color w:val="000000" w:themeColor="text1"/>
            </w:rPr>
          </w:rPrChange>
        </w:rPr>
      </w:pPr>
      <w:r w:rsidRPr="001E1D48">
        <w:rPr>
          <w:rFonts w:ascii="Aptos" w:hAnsi="Aptos" w:cstheme="minorHAnsi"/>
          <w:color w:val="000000" w:themeColor="text1"/>
          <w:rPrChange w:id="1121" w:author="Nathan Lo" w:date="2025-09-11T14:12:00Z">
            <w:rPr>
              <w:rFonts w:cstheme="minorHAnsi"/>
              <w:color w:val="000000" w:themeColor="text1"/>
            </w:rPr>
          </w:rPrChange>
        </w:rPr>
        <w:t>Li, H., &amp; Durbin, R. (2009). Fast and accurate short read alignment with Burrows–Wheeler transform. bioinformatics, 25(14), 1754-1760.</w:t>
      </w:r>
    </w:p>
    <w:p w14:paraId="799AF75A" w14:textId="49102B29" w:rsidR="00593BDE" w:rsidRPr="001E1D48" w:rsidRDefault="00593BDE" w:rsidP="00790F30">
      <w:pPr>
        <w:jc w:val="both"/>
        <w:rPr>
          <w:rFonts w:ascii="Aptos" w:hAnsi="Aptos" w:cstheme="minorHAnsi"/>
          <w:color w:val="000000" w:themeColor="text1"/>
          <w:rPrChange w:id="1122" w:author="Nathan Lo" w:date="2025-09-11T14:12:00Z">
            <w:rPr>
              <w:rFonts w:cstheme="minorHAnsi"/>
              <w:color w:val="000000" w:themeColor="text1"/>
            </w:rPr>
          </w:rPrChange>
        </w:rPr>
      </w:pPr>
    </w:p>
    <w:p w14:paraId="24AFCCEB" w14:textId="77777777" w:rsidR="00593BDE" w:rsidRPr="001E1D48" w:rsidRDefault="00593BDE" w:rsidP="00790F30">
      <w:pPr>
        <w:jc w:val="both"/>
        <w:rPr>
          <w:rFonts w:ascii="Aptos" w:eastAsia="Times New Roman" w:hAnsi="Aptos" w:cstheme="minorHAnsi"/>
          <w:color w:val="000000" w:themeColor="text1"/>
          <w:rPrChange w:id="1123" w:author="Nathan Lo" w:date="2025-09-11T14:12:00Z">
            <w:rPr>
              <w:rFonts w:eastAsia="Times New Roman" w:cstheme="minorHAnsi"/>
              <w:color w:val="000000" w:themeColor="text1"/>
            </w:rPr>
          </w:rPrChange>
        </w:rPr>
      </w:pPr>
      <w:r w:rsidRPr="001E1D48">
        <w:rPr>
          <w:rFonts w:ascii="Aptos" w:eastAsia="Times New Roman" w:hAnsi="Aptos" w:cstheme="minorHAnsi"/>
          <w:color w:val="000000" w:themeColor="text1"/>
          <w:rPrChange w:id="1124" w:author="Nathan Lo" w:date="2025-09-11T14:12:00Z">
            <w:rPr>
              <w:rFonts w:eastAsia="Times New Roman" w:cstheme="minorHAnsi"/>
              <w:color w:val="000000" w:themeColor="text1"/>
            </w:rPr>
          </w:rPrChange>
        </w:rPr>
        <w:t xml:space="preserve">Quinlan, A. R., &amp; Hall, I. M. (2010). </w:t>
      </w:r>
      <w:proofErr w:type="spellStart"/>
      <w:r w:rsidRPr="001E1D48">
        <w:rPr>
          <w:rFonts w:ascii="Aptos" w:eastAsia="Times New Roman" w:hAnsi="Aptos" w:cstheme="minorHAnsi"/>
          <w:color w:val="000000" w:themeColor="text1"/>
          <w:rPrChange w:id="1125" w:author="Nathan Lo" w:date="2025-09-11T14:12:00Z">
            <w:rPr>
              <w:rFonts w:eastAsia="Times New Roman" w:cstheme="minorHAnsi"/>
              <w:color w:val="000000" w:themeColor="text1"/>
            </w:rPr>
          </w:rPrChange>
        </w:rPr>
        <w:t>BEDTools</w:t>
      </w:r>
      <w:proofErr w:type="spellEnd"/>
      <w:r w:rsidRPr="001E1D48">
        <w:rPr>
          <w:rFonts w:ascii="Aptos" w:eastAsia="Times New Roman" w:hAnsi="Aptos" w:cstheme="minorHAnsi"/>
          <w:color w:val="000000" w:themeColor="text1"/>
          <w:rPrChange w:id="1126" w:author="Nathan Lo" w:date="2025-09-11T14:12:00Z">
            <w:rPr>
              <w:rFonts w:eastAsia="Times New Roman" w:cstheme="minorHAnsi"/>
              <w:color w:val="000000" w:themeColor="text1"/>
            </w:rPr>
          </w:rPrChange>
        </w:rPr>
        <w:t>: a flexible suite of utilities for comparing genomic features. Bioinformatics, 26(6), 841-842.</w:t>
      </w:r>
    </w:p>
    <w:p w14:paraId="0C549A4A" w14:textId="3464983C" w:rsidR="00593BDE" w:rsidRPr="001E1D48" w:rsidRDefault="00593BDE" w:rsidP="00790F30">
      <w:pPr>
        <w:jc w:val="both"/>
        <w:rPr>
          <w:rFonts w:ascii="Aptos" w:hAnsi="Aptos" w:cstheme="minorHAnsi"/>
          <w:color w:val="000000" w:themeColor="text1"/>
          <w:rPrChange w:id="1127" w:author="Nathan Lo" w:date="2025-09-11T14:12:00Z">
            <w:rPr>
              <w:rFonts w:cstheme="minorHAnsi"/>
              <w:color w:val="000000" w:themeColor="text1"/>
            </w:rPr>
          </w:rPrChange>
        </w:rPr>
      </w:pPr>
    </w:p>
    <w:p w14:paraId="7B4C3EC2" w14:textId="77777777" w:rsidR="00AF29CB" w:rsidRPr="001E1D48" w:rsidRDefault="00AF29CB" w:rsidP="00790F30">
      <w:pPr>
        <w:jc w:val="both"/>
        <w:rPr>
          <w:rFonts w:ascii="Aptos" w:hAnsi="Aptos" w:cstheme="minorHAnsi"/>
          <w:color w:val="000000" w:themeColor="text1"/>
          <w:rPrChange w:id="1128" w:author="Nathan Lo" w:date="2025-09-11T14:12:00Z">
            <w:rPr>
              <w:rFonts w:cstheme="minorHAnsi"/>
              <w:color w:val="000000" w:themeColor="text1"/>
            </w:rPr>
          </w:rPrChange>
        </w:rPr>
      </w:pPr>
      <w:r w:rsidRPr="001E1D48">
        <w:rPr>
          <w:rFonts w:ascii="Aptos" w:hAnsi="Aptos" w:cstheme="minorHAnsi"/>
          <w:color w:val="000000" w:themeColor="text1"/>
          <w:rPrChange w:id="1129" w:author="Nathan Lo" w:date="2025-09-11T14:12:00Z">
            <w:rPr>
              <w:rFonts w:cstheme="minorHAnsi"/>
              <w:color w:val="000000" w:themeColor="text1"/>
            </w:rPr>
          </w:rPrChange>
        </w:rPr>
        <w:t>Salamov, A. A., &amp; Solovyev, V. V. (2000). Ab initio gene finding in Drosophila genomic DNA. Genome research, 10(4), 516-522.</w:t>
      </w:r>
    </w:p>
    <w:p w14:paraId="3710A2CC" w14:textId="77777777" w:rsidR="00AF29CB" w:rsidRPr="001E1D48" w:rsidRDefault="00AF29CB" w:rsidP="00790F30">
      <w:pPr>
        <w:jc w:val="both"/>
        <w:rPr>
          <w:rFonts w:ascii="Aptos" w:hAnsi="Aptos" w:cstheme="minorHAnsi"/>
          <w:color w:val="000000" w:themeColor="text1"/>
          <w:rPrChange w:id="1130" w:author="Nathan Lo" w:date="2025-09-11T14:12:00Z">
            <w:rPr>
              <w:rFonts w:cstheme="minorHAnsi"/>
              <w:color w:val="000000" w:themeColor="text1"/>
            </w:rPr>
          </w:rPrChange>
        </w:rPr>
      </w:pPr>
    </w:p>
    <w:p w14:paraId="14422B94" w14:textId="77777777" w:rsidR="00AF29CB" w:rsidRPr="001E1D48" w:rsidRDefault="00AF29CB" w:rsidP="00790F30">
      <w:pPr>
        <w:jc w:val="both"/>
        <w:rPr>
          <w:rFonts w:ascii="Aptos" w:hAnsi="Aptos" w:cstheme="minorHAnsi"/>
          <w:color w:val="000000" w:themeColor="text1"/>
          <w:rPrChange w:id="1131" w:author="Nathan Lo" w:date="2025-09-11T14:12:00Z">
            <w:rPr>
              <w:rFonts w:cstheme="minorHAnsi"/>
              <w:color w:val="000000" w:themeColor="text1"/>
            </w:rPr>
          </w:rPrChange>
        </w:rPr>
      </w:pPr>
      <w:r w:rsidRPr="001E1D48">
        <w:rPr>
          <w:rFonts w:ascii="Aptos" w:hAnsi="Aptos" w:cstheme="minorHAnsi"/>
          <w:color w:val="000000" w:themeColor="text1"/>
          <w:rPrChange w:id="1132" w:author="Nathan Lo" w:date="2025-09-11T14:12:00Z">
            <w:rPr>
              <w:rFonts w:cstheme="minorHAnsi"/>
              <w:color w:val="000000" w:themeColor="text1"/>
            </w:rPr>
          </w:rPrChange>
        </w:rPr>
        <w:t xml:space="preserve">Solovyev, V., Kosarev, P., </w:t>
      </w:r>
      <w:proofErr w:type="spellStart"/>
      <w:r w:rsidRPr="001E1D48">
        <w:rPr>
          <w:rFonts w:ascii="Aptos" w:hAnsi="Aptos" w:cstheme="minorHAnsi"/>
          <w:color w:val="000000" w:themeColor="text1"/>
          <w:rPrChange w:id="1133" w:author="Nathan Lo" w:date="2025-09-11T14:12:00Z">
            <w:rPr>
              <w:rFonts w:cstheme="minorHAnsi"/>
              <w:color w:val="000000" w:themeColor="text1"/>
            </w:rPr>
          </w:rPrChange>
        </w:rPr>
        <w:t>Seledsov</w:t>
      </w:r>
      <w:proofErr w:type="spellEnd"/>
      <w:r w:rsidRPr="001E1D48">
        <w:rPr>
          <w:rFonts w:ascii="Aptos" w:hAnsi="Aptos" w:cstheme="minorHAnsi"/>
          <w:color w:val="000000" w:themeColor="text1"/>
          <w:rPrChange w:id="1134" w:author="Nathan Lo" w:date="2025-09-11T14:12:00Z">
            <w:rPr>
              <w:rFonts w:cstheme="minorHAnsi"/>
              <w:color w:val="000000" w:themeColor="text1"/>
            </w:rPr>
          </w:rPrChange>
        </w:rPr>
        <w:t>, I., &amp; Vorobyev, D. (2006). Automatic annotation of eukaryotic genes, pseudogenes and promoters. Genome biology, 7, 1-12.</w:t>
      </w:r>
    </w:p>
    <w:p w14:paraId="498E7A79" w14:textId="77777777" w:rsidR="00AF29CB" w:rsidRPr="001E1D48" w:rsidRDefault="00AF29CB" w:rsidP="00790F30">
      <w:pPr>
        <w:jc w:val="both"/>
        <w:rPr>
          <w:rFonts w:ascii="Aptos" w:hAnsi="Aptos" w:cstheme="minorHAnsi"/>
          <w:color w:val="000000" w:themeColor="text1"/>
          <w:rPrChange w:id="1135" w:author="Nathan Lo" w:date="2025-09-11T14:12:00Z">
            <w:rPr>
              <w:rFonts w:cstheme="minorHAnsi"/>
              <w:color w:val="000000" w:themeColor="text1"/>
            </w:rPr>
          </w:rPrChange>
        </w:rPr>
      </w:pPr>
    </w:p>
    <w:p w14:paraId="79FD4626" w14:textId="77777777" w:rsidR="00AF29CB" w:rsidRPr="001E1D48" w:rsidRDefault="00AF29CB" w:rsidP="00790F30">
      <w:pPr>
        <w:jc w:val="both"/>
        <w:rPr>
          <w:rFonts w:ascii="Aptos" w:hAnsi="Aptos" w:cstheme="minorHAnsi"/>
          <w:color w:val="000000" w:themeColor="text1"/>
          <w:rPrChange w:id="1136" w:author="Nathan Lo" w:date="2025-09-11T14:12:00Z">
            <w:rPr>
              <w:rFonts w:cstheme="minorHAnsi"/>
              <w:color w:val="000000" w:themeColor="text1"/>
            </w:rPr>
          </w:rPrChange>
        </w:rPr>
      </w:pPr>
      <w:r w:rsidRPr="001E1D48">
        <w:rPr>
          <w:rFonts w:ascii="Aptos" w:hAnsi="Aptos" w:cstheme="minorHAnsi"/>
          <w:color w:val="000000" w:themeColor="text1"/>
          <w:rPrChange w:id="1137" w:author="Nathan Lo" w:date="2025-09-11T14:12:00Z">
            <w:rPr>
              <w:rFonts w:cstheme="minorHAnsi"/>
              <w:color w:val="000000" w:themeColor="text1"/>
            </w:rPr>
          </w:rPrChange>
        </w:rPr>
        <w:t xml:space="preserve">Smit, A., Hubley, R., &amp; Green P. (2015). </w:t>
      </w:r>
      <w:proofErr w:type="spellStart"/>
      <w:r w:rsidRPr="001E1D48">
        <w:rPr>
          <w:rFonts w:ascii="Aptos" w:hAnsi="Aptos" w:cstheme="minorHAnsi"/>
          <w:color w:val="000000" w:themeColor="text1"/>
          <w:rPrChange w:id="1138" w:author="Nathan Lo" w:date="2025-09-11T14:12:00Z">
            <w:rPr>
              <w:rFonts w:cstheme="minorHAnsi"/>
              <w:color w:val="000000" w:themeColor="text1"/>
            </w:rPr>
          </w:rPrChange>
        </w:rPr>
        <w:t>RepeatMasker</w:t>
      </w:r>
      <w:proofErr w:type="spellEnd"/>
      <w:r w:rsidRPr="001E1D48">
        <w:rPr>
          <w:rFonts w:ascii="Aptos" w:hAnsi="Aptos" w:cstheme="minorHAnsi"/>
          <w:color w:val="000000" w:themeColor="text1"/>
          <w:rPrChange w:id="1139" w:author="Nathan Lo" w:date="2025-09-11T14:12:00Z">
            <w:rPr>
              <w:rFonts w:cstheme="minorHAnsi"/>
              <w:color w:val="000000" w:themeColor="text1"/>
            </w:rPr>
          </w:rPrChange>
        </w:rPr>
        <w:t xml:space="preserve"> Open-4.0. Retrieved from </w:t>
      </w:r>
      <w:r w:rsidRPr="001E1D48">
        <w:rPr>
          <w:rFonts w:ascii="Aptos" w:hAnsi="Aptos"/>
          <w:rPrChange w:id="1140" w:author="Nathan Lo" w:date="2025-09-11T14:12:00Z">
            <w:rPr/>
          </w:rPrChange>
        </w:rPr>
        <w:fldChar w:fldCharType="begin"/>
      </w:r>
      <w:r w:rsidRPr="001E1D48">
        <w:rPr>
          <w:rFonts w:ascii="Aptos" w:hAnsi="Aptos"/>
          <w:rPrChange w:id="1141" w:author="Nathan Lo" w:date="2025-09-11T14:12:00Z">
            <w:rPr/>
          </w:rPrChange>
        </w:rPr>
        <w:instrText>HYPERLINK "http://www.repeatmasker.org"</w:instrText>
      </w:r>
      <w:r w:rsidRPr="001E1D48">
        <w:rPr>
          <w:rFonts w:ascii="Aptos" w:hAnsi="Aptos"/>
          <w:rPrChange w:id="1142" w:author="Nathan Lo" w:date="2025-09-11T14:12:00Z">
            <w:rPr>
              <w:rStyle w:val="Hyperlink"/>
              <w:rFonts w:cstheme="minorHAnsi"/>
            </w:rPr>
          </w:rPrChange>
        </w:rPr>
        <w:fldChar w:fldCharType="separate"/>
      </w:r>
      <w:r w:rsidRPr="001E1D48">
        <w:rPr>
          <w:rStyle w:val="Hyperlink"/>
          <w:rFonts w:ascii="Aptos" w:hAnsi="Aptos" w:cstheme="minorHAnsi"/>
          <w:rPrChange w:id="1143" w:author="Nathan Lo" w:date="2025-09-11T14:12:00Z">
            <w:rPr>
              <w:rStyle w:val="Hyperlink"/>
              <w:rFonts w:cstheme="minorHAnsi"/>
            </w:rPr>
          </w:rPrChange>
        </w:rPr>
        <w:t>http://www.repeatmasker.org</w:t>
      </w:r>
      <w:r w:rsidRPr="001E1D48">
        <w:rPr>
          <w:rStyle w:val="Hyperlink"/>
          <w:rFonts w:ascii="Aptos" w:hAnsi="Aptos" w:cstheme="minorHAnsi"/>
          <w:rPrChange w:id="1144" w:author="Nathan Lo" w:date="2025-09-11T14:12:00Z">
            <w:rPr>
              <w:rStyle w:val="Hyperlink"/>
              <w:rFonts w:cstheme="minorHAnsi"/>
            </w:rPr>
          </w:rPrChange>
        </w:rPr>
        <w:fldChar w:fldCharType="end"/>
      </w:r>
      <w:r w:rsidRPr="001E1D48">
        <w:rPr>
          <w:rFonts w:ascii="Aptos" w:hAnsi="Aptos" w:cstheme="minorHAnsi"/>
          <w:color w:val="000000" w:themeColor="text1"/>
          <w:rPrChange w:id="1145" w:author="Nathan Lo" w:date="2025-09-11T14:12:00Z">
            <w:rPr>
              <w:rFonts w:cstheme="minorHAnsi"/>
              <w:color w:val="000000" w:themeColor="text1"/>
            </w:rPr>
          </w:rPrChange>
        </w:rPr>
        <w:t>.</w:t>
      </w:r>
    </w:p>
    <w:p w14:paraId="047929FA" w14:textId="77777777" w:rsidR="00AF29CB" w:rsidRPr="001E1D48" w:rsidRDefault="00AF29CB" w:rsidP="00790F30">
      <w:pPr>
        <w:jc w:val="both"/>
        <w:rPr>
          <w:rFonts w:ascii="Aptos" w:hAnsi="Aptos" w:cstheme="minorHAnsi"/>
          <w:color w:val="000000" w:themeColor="text1"/>
          <w:rPrChange w:id="1146" w:author="Nathan Lo" w:date="2025-09-11T14:12:00Z">
            <w:rPr>
              <w:rFonts w:cstheme="minorHAnsi"/>
              <w:color w:val="000000" w:themeColor="text1"/>
            </w:rPr>
          </w:rPrChange>
        </w:rPr>
      </w:pPr>
    </w:p>
    <w:p w14:paraId="374C0D33" w14:textId="77777777" w:rsidR="00AF29CB" w:rsidRPr="001E1D48" w:rsidRDefault="00AF29CB" w:rsidP="00790F30">
      <w:pPr>
        <w:jc w:val="both"/>
        <w:rPr>
          <w:rFonts w:ascii="Aptos" w:hAnsi="Aptos" w:cstheme="minorHAnsi"/>
          <w:color w:val="000000" w:themeColor="text1"/>
          <w:rPrChange w:id="1147" w:author="Nathan Lo" w:date="2025-09-11T14:12:00Z">
            <w:rPr>
              <w:rFonts w:cstheme="minorHAnsi"/>
              <w:color w:val="000000" w:themeColor="text1"/>
            </w:rPr>
          </w:rPrChange>
        </w:rPr>
      </w:pPr>
      <w:r w:rsidRPr="001E1D48">
        <w:rPr>
          <w:rFonts w:ascii="Aptos" w:hAnsi="Aptos" w:cstheme="minorHAnsi"/>
          <w:color w:val="000000" w:themeColor="text1"/>
          <w:rPrChange w:id="1148" w:author="Nathan Lo" w:date="2025-09-11T14:12:00Z">
            <w:rPr>
              <w:rFonts w:cstheme="minorHAnsi"/>
              <w:color w:val="000000" w:themeColor="text1"/>
            </w:rPr>
          </w:rPrChange>
        </w:rPr>
        <w:t xml:space="preserve">Flynn, J. M., Hubley, R., Goubert, C., Rosen, J., Clark, A. G., </w:t>
      </w:r>
      <w:proofErr w:type="spellStart"/>
      <w:r w:rsidRPr="001E1D48">
        <w:rPr>
          <w:rFonts w:ascii="Aptos" w:hAnsi="Aptos" w:cstheme="minorHAnsi"/>
          <w:color w:val="000000" w:themeColor="text1"/>
          <w:rPrChange w:id="1149" w:author="Nathan Lo" w:date="2025-09-11T14:12:00Z">
            <w:rPr>
              <w:rFonts w:cstheme="minorHAnsi"/>
              <w:color w:val="000000" w:themeColor="text1"/>
            </w:rPr>
          </w:rPrChange>
        </w:rPr>
        <w:t>Feschotte</w:t>
      </w:r>
      <w:proofErr w:type="spellEnd"/>
      <w:r w:rsidRPr="001E1D48">
        <w:rPr>
          <w:rFonts w:ascii="Aptos" w:hAnsi="Aptos" w:cstheme="minorHAnsi"/>
          <w:color w:val="000000" w:themeColor="text1"/>
          <w:rPrChange w:id="1150" w:author="Nathan Lo" w:date="2025-09-11T14:12:00Z">
            <w:rPr>
              <w:rFonts w:cstheme="minorHAnsi"/>
              <w:color w:val="000000" w:themeColor="text1"/>
            </w:rPr>
          </w:rPrChange>
        </w:rPr>
        <w:t>, C., &amp; Smit, A. F. (2020). RepeatModeler2 for automated genomic discovery of transposable element families. Proceedings of the National Academy of Sciences, 117(17), 9451-9457.</w:t>
      </w:r>
    </w:p>
    <w:p w14:paraId="1230F5A4" w14:textId="77777777" w:rsidR="00AF29CB" w:rsidRPr="001E1D48" w:rsidRDefault="00AF29CB" w:rsidP="00790F30">
      <w:pPr>
        <w:jc w:val="both"/>
        <w:rPr>
          <w:rFonts w:ascii="Aptos" w:hAnsi="Aptos" w:cstheme="minorHAnsi"/>
          <w:color w:val="000000" w:themeColor="text1"/>
          <w:rPrChange w:id="1151" w:author="Nathan Lo" w:date="2025-09-11T14:12:00Z">
            <w:rPr>
              <w:rFonts w:cstheme="minorHAnsi"/>
              <w:color w:val="000000" w:themeColor="text1"/>
            </w:rPr>
          </w:rPrChange>
        </w:rPr>
      </w:pPr>
    </w:p>
    <w:p w14:paraId="2C6E5426" w14:textId="77777777" w:rsidR="003E260C" w:rsidRPr="001E1D48" w:rsidRDefault="003E260C" w:rsidP="00790F30">
      <w:pPr>
        <w:jc w:val="both"/>
        <w:rPr>
          <w:rFonts w:ascii="Aptos" w:hAnsi="Aptos" w:cstheme="minorHAnsi"/>
          <w:color w:val="000000" w:themeColor="text1"/>
          <w:rPrChange w:id="1152" w:author="Nathan Lo" w:date="2025-09-11T14:12:00Z">
            <w:rPr>
              <w:rFonts w:cstheme="minorHAnsi"/>
              <w:color w:val="000000" w:themeColor="text1"/>
            </w:rPr>
          </w:rPrChange>
        </w:rPr>
      </w:pPr>
    </w:p>
    <w:p w14:paraId="6A45C05C" w14:textId="77777777" w:rsidR="003E260C" w:rsidRPr="001E1D48" w:rsidRDefault="003E260C" w:rsidP="00790F30">
      <w:pPr>
        <w:jc w:val="both"/>
        <w:rPr>
          <w:rFonts w:ascii="Aptos" w:hAnsi="Aptos" w:cstheme="minorHAnsi"/>
          <w:color w:val="000000" w:themeColor="text1"/>
          <w:rPrChange w:id="1153" w:author="Nathan Lo" w:date="2025-09-11T14:12:00Z">
            <w:rPr>
              <w:rFonts w:cstheme="minorHAnsi"/>
              <w:color w:val="000000" w:themeColor="text1"/>
            </w:rPr>
          </w:rPrChange>
        </w:rPr>
      </w:pPr>
    </w:p>
    <w:sectPr w:rsidR="003E260C" w:rsidRPr="001E1D48" w:rsidSect="00467F02">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6" w:author="Microsoft Office User" w:date="2025-09-28T10:48:00Z" w:initials="MOU">
    <w:p w14:paraId="63302B02" w14:textId="1589CB15" w:rsidR="00E7214D" w:rsidRDefault="00E7214D">
      <w:pPr>
        <w:pStyle w:val="CommentText"/>
      </w:pPr>
      <w:r>
        <w:rPr>
          <w:rStyle w:val="CommentReference"/>
        </w:rPr>
        <w:annotationRef/>
      </w:r>
      <w:r>
        <w:t>This is not one of the species that was analysed</w:t>
      </w:r>
    </w:p>
  </w:comment>
  <w:comment w:id="24" w:author="Microsoft Office User" w:date="2025-09-28T10:41:00Z" w:initials="MOU">
    <w:p w14:paraId="54E7BF5E" w14:textId="370AE8A5" w:rsidR="006D2DC1" w:rsidRDefault="006D2DC1">
      <w:pPr>
        <w:pStyle w:val="CommentText"/>
      </w:pPr>
      <w:r>
        <w:rPr>
          <w:rStyle w:val="CommentReference"/>
        </w:rPr>
        <w:annotationRef/>
      </w:r>
      <w:r>
        <w:t>We might need to add some collection details.</w:t>
      </w:r>
    </w:p>
  </w:comment>
  <w:comment w:id="72" w:author="Microsoft Office User" w:date="2025-09-28T10:45:00Z" w:initials="MOU">
    <w:p w14:paraId="03E065D2" w14:textId="2DB23FDA" w:rsidR="00E7214D" w:rsidRDefault="00E7214D">
      <w:pPr>
        <w:pStyle w:val="CommentText"/>
      </w:pPr>
      <w:r>
        <w:rPr>
          <w:rStyle w:val="CommentReference"/>
        </w:rPr>
        <w:annotationRef/>
      </w:r>
      <w:r>
        <w:t xml:space="preserve">The DNA extraction section above only included P. </w:t>
      </w:r>
      <w:proofErr w:type="spellStart"/>
      <w:r>
        <w:t>australis</w:t>
      </w:r>
      <w:proofErr w:type="spellEnd"/>
      <w:r>
        <w:t xml:space="preserve"> (which was not </w:t>
      </w:r>
      <w:proofErr w:type="spellStart"/>
      <w:r>
        <w:t>analaysed</w:t>
      </w:r>
      <w:proofErr w:type="spellEnd"/>
      <w:r>
        <w:t xml:space="preserve">). Are the DNA extraction details the same (and sampling details, which need to be </w:t>
      </w:r>
      <w:proofErr w:type="gramStart"/>
      <w:r>
        <w:t>added)</w:t>
      </w:r>
      <w:proofErr w:type="gramEnd"/>
      <w:r>
        <w:t xml:space="preserve"> </w:t>
      </w:r>
    </w:p>
  </w:comment>
  <w:comment w:id="137" w:author="Microsoft Office User" w:date="2025-09-28T10:50:00Z" w:initials="MOU">
    <w:p w14:paraId="40CF2990" w14:textId="77777777" w:rsidR="00E7214D" w:rsidRDefault="00E7214D">
      <w:pPr>
        <w:pStyle w:val="CommentText"/>
      </w:pPr>
      <w:r>
        <w:rPr>
          <w:rStyle w:val="CommentReference"/>
        </w:rPr>
        <w:annotationRef/>
      </w:r>
      <w:r>
        <w:t xml:space="preserve">Not clear what recovering means here. </w:t>
      </w:r>
      <w:r w:rsidR="00675564">
        <w:t>I think this could just be:</w:t>
      </w:r>
    </w:p>
    <w:p w14:paraId="624674D9" w14:textId="758E5CB1" w:rsidR="00675564" w:rsidRDefault="00675564">
      <w:pPr>
        <w:pStyle w:val="CommentText"/>
      </w:pPr>
      <w:r>
        <w:t>“</w:t>
      </w:r>
      <w:r w:rsidRPr="00675564">
        <w:t>The output was additionally increased by washing the flow cells (EXP-WSH004) after approximately 24 and 48 hours</w:t>
      </w:r>
      <w:r>
        <w:t xml:space="preserve">, </w:t>
      </w:r>
      <w:r w:rsidRPr="00675564">
        <w:t>and reloading the libraries for sequencing for a total of 72 hours.</w:t>
      </w:r>
      <w:r>
        <w:t>”</w:t>
      </w:r>
    </w:p>
  </w:comment>
  <w:comment w:id="142" w:author="Microsoft Office User" w:date="2025-09-28T10:51:00Z" w:initials="MOU">
    <w:p w14:paraId="7186EF34" w14:textId="1D01157D" w:rsidR="00675564" w:rsidRDefault="00675564">
      <w:pPr>
        <w:pStyle w:val="CommentText"/>
      </w:pPr>
      <w:r>
        <w:rPr>
          <w:rStyle w:val="CommentReference"/>
        </w:rPr>
        <w:annotationRef/>
      </w:r>
      <w:r>
        <w:t xml:space="preserve">Need version number here, as this will likely have quite a bit of difference in ~1 </w:t>
      </w:r>
      <w:proofErr w:type="spellStart"/>
      <w:proofErr w:type="gramStart"/>
      <w:r>
        <w:t>years</w:t>
      </w:r>
      <w:proofErr w:type="gramEnd"/>
      <w:r>
        <w:t xml:space="preserve"> time</w:t>
      </w:r>
      <w:proofErr w:type="spellEnd"/>
    </w:p>
  </w:comment>
  <w:comment w:id="160" w:author="Nathan Lo" w:date="2025-01-21T16:12:00Z" w:initials="NL">
    <w:p w14:paraId="0A7A896C" w14:textId="77777777" w:rsidR="00A07AD1" w:rsidRDefault="00A07AD1" w:rsidP="0096666E">
      <w:r>
        <w:rPr>
          <w:rStyle w:val="CommentReference"/>
        </w:rPr>
        <w:annotationRef/>
      </w:r>
      <w:r>
        <w:rPr>
          <w:color w:val="000000"/>
          <w:sz w:val="20"/>
          <w:szCs w:val="20"/>
        </w:rPr>
        <w:t xml:space="preserve">Louise Baker and Aaron Jex have the methods for the genomes that we will publish in this paper. Louise is back from leave next week so I’ll ask her to add them. </w:t>
      </w:r>
    </w:p>
  </w:comment>
  <w:comment w:id="161" w:author="Nathan Lo" w:date="2025-08-29T09:33:00Z" w:initials="NL">
    <w:p w14:paraId="4B7844A8" w14:textId="77777777" w:rsidR="00BB450B" w:rsidRDefault="00BB450B" w:rsidP="00EB58E9">
      <w:r>
        <w:rPr>
          <w:rStyle w:val="CommentReference"/>
        </w:rPr>
        <w:annotationRef/>
      </w:r>
      <w:r>
        <w:rPr>
          <w:sz w:val="20"/>
          <w:szCs w:val="20"/>
        </w:rPr>
        <w:t xml:space="preserve">Update. I have written to Louise to request the methods. Took me a long time - apologies! I have also asked Zhuzhi to write up his DNA extraction methods for his thesis chapter so I can then paste them in here. We have worked out which species had Blattabacterium added, and which didn’t, for 5 of the species, and possibly need to check the others. </w:t>
      </w:r>
    </w:p>
  </w:comment>
  <w:comment w:id="236" w:author="Kyle Ewart" w:date="2024-12-02T22:19:00Z" w:initials="KE">
    <w:p w14:paraId="0A4CE996" w14:textId="2D393E95" w:rsidR="00AF29CB" w:rsidRDefault="00AF29CB">
      <w:pPr>
        <w:pStyle w:val="CommentText"/>
      </w:pPr>
      <w:r>
        <w:rPr>
          <w:rStyle w:val="CommentReference"/>
        </w:rPr>
        <w:annotationRef/>
      </w:r>
      <w:r>
        <w:t>This paragraph was copy and pasted from the relaxed selection paper</w:t>
      </w:r>
      <w:r w:rsidR="00606C77">
        <w:t>, so might need to paraphrase.</w:t>
      </w:r>
    </w:p>
  </w:comment>
  <w:comment w:id="283" w:author="Microsoft Office User" w:date="2025-09-28T10:54:00Z" w:initials="MOU">
    <w:p w14:paraId="19721302" w14:textId="0C922B57" w:rsidR="00675564" w:rsidRDefault="00675564" w:rsidP="00675564">
      <w:pPr>
        <w:pStyle w:val="CommentText"/>
      </w:pPr>
      <w:r>
        <w:rPr>
          <w:rStyle w:val="CommentReference"/>
        </w:rPr>
        <w:annotationRef/>
      </w:r>
      <w:r>
        <w:t xml:space="preserve">QC metrics are available in this Google sheet that Maxim made: </w:t>
      </w:r>
      <w:hyperlink r:id="rId1" w:history="1">
        <w:r w:rsidRPr="000420D8">
          <w:rPr>
            <w:rStyle w:val="Hyperlink"/>
          </w:rPr>
          <w:t>https://docs.google.com/spreadsheets/d/1IsFAHKPPHr5AI51p56CNGRH5QO95eomhmtoVaF--8TE/edit?usp=sharing</w:t>
        </w:r>
      </w:hyperlink>
    </w:p>
  </w:comment>
  <w:comment w:id="387" w:author="Kyle Ewart" w:date="2024-12-02T21:46:00Z" w:initials="KE">
    <w:p w14:paraId="5E755969" w14:textId="49EFAD3F" w:rsidR="007A4E69" w:rsidRDefault="007A4E69">
      <w:pPr>
        <w:pStyle w:val="CommentText"/>
      </w:pPr>
      <w:r>
        <w:rPr>
          <w:rStyle w:val="CommentReference"/>
        </w:rPr>
        <w:annotationRef/>
      </w:r>
      <w:r>
        <w:t>Need to confirm whether I actually used 200 bp</w:t>
      </w:r>
    </w:p>
  </w:comment>
  <w:comment w:id="584" w:author="Nathan Lo" w:date="2025-01-21T16:19:00Z" w:initials="NL">
    <w:p w14:paraId="5AEA2BB9" w14:textId="77777777" w:rsidR="00A07AD1" w:rsidRDefault="00A07AD1" w:rsidP="0060053F">
      <w:r>
        <w:rPr>
          <w:rStyle w:val="CommentReference"/>
        </w:rPr>
        <w:annotationRef/>
      </w:r>
      <w:r>
        <w:rPr>
          <w:color w:val="000000"/>
          <w:sz w:val="20"/>
          <w:szCs w:val="20"/>
        </w:rPr>
        <w:t>Can you provide more detail here Zhuzhi?</w:t>
      </w:r>
    </w:p>
  </w:comment>
  <w:comment w:id="614" w:author="Nathan Lo" w:date="2025-01-21T16:20:00Z" w:initials="NL">
    <w:p w14:paraId="05D3AAE8" w14:textId="77777777" w:rsidR="00CF3671" w:rsidRDefault="00CF3671" w:rsidP="008871B4">
      <w:r>
        <w:rPr>
          <w:rStyle w:val="CommentReference"/>
        </w:rPr>
        <w:annotationRef/>
      </w:r>
      <w:r>
        <w:rPr>
          <w:color w:val="000000"/>
          <w:sz w:val="20"/>
          <w:szCs w:val="20"/>
        </w:rPr>
        <w:t>??? Zhuzhi?</w:t>
      </w:r>
    </w:p>
  </w:comment>
  <w:comment w:id="571" w:author="Microsoft Office User" w:date="2025-09-28T11:11:00Z" w:initials="MOU">
    <w:p w14:paraId="29BD285E" w14:textId="19D55B5C" w:rsidR="002B29BE" w:rsidRDefault="002B29BE">
      <w:pPr>
        <w:pStyle w:val="CommentText"/>
      </w:pPr>
      <w:r>
        <w:rPr>
          <w:rStyle w:val="CommentReference"/>
        </w:rPr>
        <w:annotationRef/>
      </w:r>
      <w:r>
        <w:t xml:space="preserve">I think this section is </w:t>
      </w:r>
      <w:r w:rsidR="0001126B">
        <w:rPr>
          <w:noProof/>
        </w:rPr>
        <w:t>ref</w:t>
      </w:r>
      <w:r w:rsidR="0001126B">
        <w:rPr>
          <w:noProof/>
        </w:rPr>
        <w:t>erring to the same duplicate filtering as abov</w:t>
      </w:r>
      <w:r w:rsidR="0001126B">
        <w:rPr>
          <w:noProof/>
        </w:rPr>
        <w:t>e, so can be removed.</w:t>
      </w:r>
    </w:p>
  </w:comment>
  <w:comment w:id="687" w:author="Nathan Lo" w:date="2025-01-21T16:42:00Z" w:initials="NL">
    <w:p w14:paraId="1CCA075C" w14:textId="77777777" w:rsidR="00B4507B" w:rsidRDefault="00B4507B" w:rsidP="006C065B">
      <w:r>
        <w:rPr>
          <w:rStyle w:val="CommentReference"/>
        </w:rPr>
        <w:annotationRef/>
      </w:r>
      <w:r>
        <w:rPr>
          <w:color w:val="000000"/>
          <w:sz w:val="20"/>
          <w:szCs w:val="20"/>
        </w:rPr>
        <w:t xml:space="preserve">I’m a bit unclear on why they were included here? I guess it can’t hurt to include them, but it seems they were usually excluded in analyses described above. </w:t>
      </w:r>
    </w:p>
  </w:comment>
  <w:comment w:id="688" w:author="Microsoft Office User" w:date="2025-09-28T11:17:00Z" w:initials="MOU">
    <w:p w14:paraId="680EFF17" w14:textId="4F1B8D66" w:rsidR="00281557" w:rsidRDefault="00281557">
      <w:pPr>
        <w:pStyle w:val="CommentText"/>
      </w:pPr>
      <w:r>
        <w:rPr>
          <w:rStyle w:val="CommentReference"/>
        </w:rPr>
        <w:annotationRef/>
      </w:r>
      <w:r>
        <w:t>They weren’t – I think this bit was just not worded correctly. Fixed the wording, and hopefully this is a bit clearer now with the filtering figure below.</w:t>
      </w:r>
    </w:p>
  </w:comment>
  <w:comment w:id="735" w:author="Nathan Lo" w:date="2025-01-21T16:56:00Z" w:initials="NL">
    <w:p w14:paraId="2246A95D" w14:textId="77777777" w:rsidR="001D3140" w:rsidRDefault="001D3140" w:rsidP="000F279A">
      <w:r>
        <w:rPr>
          <w:rStyle w:val="CommentReference"/>
        </w:rPr>
        <w:annotationRef/>
      </w:r>
      <w:r>
        <w:rPr>
          <w:color w:val="000000"/>
          <w:sz w:val="20"/>
          <w:szCs w:val="20"/>
        </w:rPr>
        <w:t>Ok?</w:t>
      </w:r>
    </w:p>
  </w:comment>
  <w:comment w:id="769" w:author="Kyle Ewart" w:date="2024-12-02T22:42:00Z" w:initials="KE">
    <w:p w14:paraId="6DA75BC9" w14:textId="6E071EBA" w:rsidR="006A0874" w:rsidRDefault="006A0874">
      <w:pPr>
        <w:pStyle w:val="CommentText"/>
      </w:pPr>
      <w:r>
        <w:rPr>
          <w:rStyle w:val="CommentReference"/>
        </w:rPr>
        <w:annotationRef/>
      </w:r>
      <w:r>
        <w:t>This is an important threshold, but I think something needs to be set (unless we deal exclusively with e-scores here). For example, if a query coverage threshold is not set, a very short 20 bp hit to the Bllattabacterium genome at 95%, and a ling hit across 400 bp, hitting at 90% would suggest that this is a recent insert….</w:t>
      </w:r>
    </w:p>
    <w:p w14:paraId="598CC557" w14:textId="77777777" w:rsidR="006A0874" w:rsidRDefault="006A0874">
      <w:pPr>
        <w:pStyle w:val="CommentText"/>
      </w:pPr>
      <w:r>
        <w:t>However, if using an arbitrary threshold, as we have done (i.e. 70%), a hit at 69% query coverage is set to NA. For example, if we get a 98% seuqencee similarity, but at 69% query coverage, this would be set to NA, and then a 65% hit to other cockroach inserts at 72% query coverage – this would mean the insert is considered ancestral.</w:t>
      </w:r>
    </w:p>
    <w:p w14:paraId="058AAFEE" w14:textId="77777777" w:rsidR="006A0874" w:rsidRDefault="006A0874">
      <w:pPr>
        <w:pStyle w:val="CommentText"/>
      </w:pPr>
    </w:p>
    <w:p w14:paraId="0BD67693" w14:textId="53682C4E" w:rsidR="006A0874" w:rsidRDefault="006A0874">
      <w:pPr>
        <w:pStyle w:val="CommentText"/>
      </w:pPr>
      <w:r>
        <w:t>I guess the easiest way to address this important but very arbitrary threshold is to try alternative thresholds.</w:t>
      </w:r>
    </w:p>
  </w:comment>
  <w:comment w:id="852" w:author="Nathan Lo" w:date="2025-01-21T17:04:00Z" w:initials="NL">
    <w:p w14:paraId="11FA8F68" w14:textId="77777777" w:rsidR="0091708B" w:rsidRDefault="0091708B" w:rsidP="00ED3B3B">
      <w:r>
        <w:rPr>
          <w:rStyle w:val="CommentReference"/>
        </w:rPr>
        <w:annotationRef/>
      </w:r>
      <w:r>
        <w:rPr>
          <w:color w:val="000000"/>
          <w:sz w:val="20"/>
          <w:szCs w:val="20"/>
        </w:rPr>
        <w:t xml:space="preserve">Zhuzhi: it would be great if you can look at a series of inserts manually, using Geneious, to confirm how the different types of inserts look when using alignments. </w:t>
      </w:r>
    </w:p>
  </w:comment>
  <w:comment w:id="901" w:author="Nathan Lo" w:date="2025-01-21T17:06:00Z" w:initials="NL">
    <w:p w14:paraId="26BF551B" w14:textId="77777777" w:rsidR="0091708B" w:rsidRDefault="0091708B" w:rsidP="00A45E50">
      <w:r>
        <w:rPr>
          <w:rStyle w:val="CommentReference"/>
        </w:rPr>
        <w:annotationRef/>
      </w:r>
      <w:r>
        <w:rPr>
          <w:color w:val="000000"/>
          <w:sz w:val="20"/>
          <w:szCs w:val="20"/>
        </w:rPr>
        <w:t>Zhuzhi - see comment above</w:t>
      </w:r>
    </w:p>
  </w:comment>
  <w:comment w:id="1046" w:author="Kyle Ewart" w:date="2024-12-02T22:30:00Z" w:initials="KE">
    <w:p w14:paraId="1EECDDE1" w14:textId="08DC7A6C" w:rsidR="001A35A8" w:rsidRDefault="001A35A8">
      <w:pPr>
        <w:pStyle w:val="CommentText"/>
      </w:pPr>
      <w:r>
        <w:rPr>
          <w:rStyle w:val="CommentReference"/>
        </w:rPr>
        <w:annotationRef/>
      </w:r>
      <w:r>
        <w:t>These are just initial thoughts. We can have many panels and just add what can’t fit into the main panel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3302B02" w15:done="0"/>
  <w15:commentEx w15:paraId="54E7BF5E" w15:done="0"/>
  <w15:commentEx w15:paraId="03E065D2" w15:done="0"/>
  <w15:commentEx w15:paraId="624674D9" w15:done="0"/>
  <w15:commentEx w15:paraId="7186EF34" w15:done="0"/>
  <w15:commentEx w15:paraId="0A7A896C" w15:done="0"/>
  <w15:commentEx w15:paraId="4B7844A8" w15:paraIdParent="0A7A896C" w15:done="0"/>
  <w15:commentEx w15:paraId="0A4CE996" w15:done="0"/>
  <w15:commentEx w15:paraId="19721302" w15:done="0"/>
  <w15:commentEx w15:paraId="5E755969" w15:done="0"/>
  <w15:commentEx w15:paraId="5AEA2BB9" w15:done="0"/>
  <w15:commentEx w15:paraId="05D3AAE8" w15:done="0"/>
  <w15:commentEx w15:paraId="29BD285E" w15:done="0"/>
  <w15:commentEx w15:paraId="1CCA075C" w15:done="0"/>
  <w15:commentEx w15:paraId="680EFF17" w15:paraIdParent="1CCA075C" w15:done="0"/>
  <w15:commentEx w15:paraId="2246A95D" w15:done="0"/>
  <w15:commentEx w15:paraId="0BD67693" w15:done="0"/>
  <w15:commentEx w15:paraId="11FA8F68" w15:done="0"/>
  <w15:commentEx w15:paraId="26BF551B" w15:done="0"/>
  <w15:commentEx w15:paraId="1EECDD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3A460B" w16cex:dateUtc="2025-01-21T05:12:00Z"/>
  <w16cex:commentExtensible w16cex:durableId="2C5BF257" w16cex:dateUtc="2025-08-28T23:33:00Z"/>
  <w16cex:commentExtensible w16cex:durableId="2B3A461F" w16cex:dateUtc="2025-01-21T05:13:00Z"/>
  <w16cex:commentExtensible w16cex:durableId="2C5BF4E9" w16cex:dateUtc="2025-08-28T23:44:00Z"/>
  <w16cex:commentExtensible w16cex:durableId="2B3A4787" w16cex:dateUtc="2025-01-21T05:19:00Z"/>
  <w16cex:commentExtensible w16cex:durableId="2B3A47DB" w16cex:dateUtc="2025-01-21T05:20:00Z"/>
  <w16cex:commentExtensible w16cex:durableId="2B3A4C25" w16cex:dateUtc="2025-01-21T05:39:00Z"/>
  <w16cex:commentExtensible w16cex:durableId="2B3A4CE7" w16cex:dateUtc="2025-01-21T05:42:00Z"/>
  <w16cex:commentExtensible w16cex:durableId="2B3A5045" w16cex:dateUtc="2025-01-21T05:56:00Z"/>
  <w16cex:commentExtensible w16cex:durableId="2B3A5203" w16cex:dateUtc="2025-01-21T06:04:00Z"/>
  <w16cex:commentExtensible w16cex:durableId="2B3A5287" w16cex:dateUtc="2025-01-21T0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3302B02" w16cid:durableId="2C8390F4"/>
  <w16cid:commentId w16cid:paraId="54E7BF5E" w16cid:durableId="2C838F72"/>
  <w16cid:commentId w16cid:paraId="03E065D2" w16cid:durableId="2C83904B"/>
  <w16cid:commentId w16cid:paraId="624674D9" w16cid:durableId="2C839173"/>
  <w16cid:commentId w16cid:paraId="7186EF34" w16cid:durableId="2C8391C7"/>
  <w16cid:commentId w16cid:paraId="0A7A896C" w16cid:durableId="2B3A460B"/>
  <w16cid:commentId w16cid:paraId="4B7844A8" w16cid:durableId="2C5BF257"/>
  <w16cid:commentId w16cid:paraId="0A4CE996" w16cid:durableId="2AF8B0EA"/>
  <w16cid:commentId w16cid:paraId="19721302" w16cid:durableId="2C839261"/>
  <w16cid:commentId w16cid:paraId="5E755969" w16cid:durableId="2AF8A94E"/>
  <w16cid:commentId w16cid:paraId="5AEA2BB9" w16cid:durableId="2B3A4787"/>
  <w16cid:commentId w16cid:paraId="05D3AAE8" w16cid:durableId="2B3A47DB"/>
  <w16cid:commentId w16cid:paraId="29BD285E" w16cid:durableId="2C839644"/>
  <w16cid:commentId w16cid:paraId="1CCA075C" w16cid:durableId="2B3A4CE7"/>
  <w16cid:commentId w16cid:paraId="680EFF17" w16cid:durableId="2C8397C7"/>
  <w16cid:commentId w16cid:paraId="2246A95D" w16cid:durableId="2B3A5045"/>
  <w16cid:commentId w16cid:paraId="0BD67693" w16cid:durableId="2AF8B639"/>
  <w16cid:commentId w16cid:paraId="11FA8F68" w16cid:durableId="2B3A5203"/>
  <w16cid:commentId w16cid:paraId="26BF551B" w16cid:durableId="2B3A5287"/>
  <w16cid:commentId w16cid:paraId="1EECDDE1" w16cid:durableId="2AF8B3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1D0"/>
    <w:multiLevelType w:val="multilevel"/>
    <w:tmpl w:val="8AB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196B"/>
    <w:multiLevelType w:val="multilevel"/>
    <w:tmpl w:val="B21E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354"/>
    <w:multiLevelType w:val="multilevel"/>
    <w:tmpl w:val="C7DE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41EE6"/>
    <w:multiLevelType w:val="hybridMultilevel"/>
    <w:tmpl w:val="9B6E48A0"/>
    <w:lvl w:ilvl="0" w:tplc="903252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CA2181"/>
    <w:multiLevelType w:val="hybridMultilevel"/>
    <w:tmpl w:val="5E123A2C"/>
    <w:lvl w:ilvl="0" w:tplc="71B831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562CEE"/>
    <w:multiLevelType w:val="hybridMultilevel"/>
    <w:tmpl w:val="3E20B366"/>
    <w:lvl w:ilvl="0" w:tplc="5B344FD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89359A"/>
    <w:multiLevelType w:val="hybridMultilevel"/>
    <w:tmpl w:val="156406EA"/>
    <w:lvl w:ilvl="0" w:tplc="BEE6FB3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496254"/>
    <w:multiLevelType w:val="multilevel"/>
    <w:tmpl w:val="161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74CA7"/>
    <w:multiLevelType w:val="multilevel"/>
    <w:tmpl w:val="EDE6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3B3B0C"/>
    <w:multiLevelType w:val="multilevel"/>
    <w:tmpl w:val="FD5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7"/>
  </w:num>
  <w:num w:numId="4">
    <w:abstractNumId w:val="0"/>
  </w:num>
  <w:num w:numId="5">
    <w:abstractNumId w:val="1"/>
  </w:num>
  <w:num w:numId="6">
    <w:abstractNumId w:val="2"/>
  </w:num>
  <w:num w:numId="7">
    <w:abstractNumId w:val="8"/>
  </w:num>
  <w:num w:numId="8">
    <w:abstractNumId w:val="4"/>
  </w:num>
  <w:num w:numId="9">
    <w:abstractNumId w:val="5"/>
  </w:num>
  <w:num w:numId="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athan Lo">
    <w15:presenceInfo w15:providerId="AD" w15:userId="S::nathan.lo@sydney.edu.au::fa283856-3d32-4c02-b0bb-860e4dd4c232"/>
  </w15:person>
  <w15:person w15:author="Microsoft Office User">
    <w15:presenceInfo w15:providerId="None" w15:userId="Microsoft Office User"/>
  </w15:person>
  <w15:person w15:author="Kyle Ewart">
    <w15:presenceInfo w15:providerId="None" w15:userId="Kyle Ewart"/>
  </w15:person>
  <w15:person w15:author="Maxim Warwick Dus Adams">
    <w15:presenceInfo w15:providerId="AD" w15:userId="S::mada0372@uni.sydney.edu.au::a796d51e-a8d6-4ce3-9ff1-4e9ba86a5d37"/>
  </w15:person>
  <w15:person w15:author="Zhuzhi Zhang">
    <w15:presenceInfo w15:providerId="Windows Live" w15:userId="854aee8d044e4a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1"/>
  <w:bordersDoNotSurroundHeader/>
  <w:bordersDoNotSurroundFooter/>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859"/>
    <w:rsid w:val="0001126B"/>
    <w:rsid w:val="0005031C"/>
    <w:rsid w:val="00064A89"/>
    <w:rsid w:val="00077B03"/>
    <w:rsid w:val="000A22B8"/>
    <w:rsid w:val="000B02B9"/>
    <w:rsid w:val="000B78DF"/>
    <w:rsid w:val="00137D80"/>
    <w:rsid w:val="00175D73"/>
    <w:rsid w:val="00196185"/>
    <w:rsid w:val="001A35A8"/>
    <w:rsid w:val="001D3140"/>
    <w:rsid w:val="001E1D48"/>
    <w:rsid w:val="002634A4"/>
    <w:rsid w:val="00281557"/>
    <w:rsid w:val="002B29BE"/>
    <w:rsid w:val="002B68DB"/>
    <w:rsid w:val="00317779"/>
    <w:rsid w:val="003769A2"/>
    <w:rsid w:val="00385296"/>
    <w:rsid w:val="003C747E"/>
    <w:rsid w:val="003E260C"/>
    <w:rsid w:val="004649E7"/>
    <w:rsid w:val="00467F02"/>
    <w:rsid w:val="004A488E"/>
    <w:rsid w:val="004A74BD"/>
    <w:rsid w:val="005450BE"/>
    <w:rsid w:val="00593BDE"/>
    <w:rsid w:val="005A44D8"/>
    <w:rsid w:val="005F3A1A"/>
    <w:rsid w:val="00606C77"/>
    <w:rsid w:val="0065342C"/>
    <w:rsid w:val="00675564"/>
    <w:rsid w:val="00677E7B"/>
    <w:rsid w:val="006A0874"/>
    <w:rsid w:val="006A7E0B"/>
    <w:rsid w:val="006B4BD3"/>
    <w:rsid w:val="006D2DC1"/>
    <w:rsid w:val="00723DC1"/>
    <w:rsid w:val="007551E7"/>
    <w:rsid w:val="00787601"/>
    <w:rsid w:val="00790F30"/>
    <w:rsid w:val="007A18D3"/>
    <w:rsid w:val="007A4E69"/>
    <w:rsid w:val="007B6655"/>
    <w:rsid w:val="007C26CF"/>
    <w:rsid w:val="007C5714"/>
    <w:rsid w:val="007F3069"/>
    <w:rsid w:val="00811A2E"/>
    <w:rsid w:val="008B47DC"/>
    <w:rsid w:val="008C1745"/>
    <w:rsid w:val="00900CF6"/>
    <w:rsid w:val="0091032D"/>
    <w:rsid w:val="0091558D"/>
    <w:rsid w:val="0091708B"/>
    <w:rsid w:val="00974F02"/>
    <w:rsid w:val="009925B9"/>
    <w:rsid w:val="00A07AD1"/>
    <w:rsid w:val="00A57F37"/>
    <w:rsid w:val="00AD0453"/>
    <w:rsid w:val="00AF29CB"/>
    <w:rsid w:val="00AF461A"/>
    <w:rsid w:val="00B02F63"/>
    <w:rsid w:val="00B227EE"/>
    <w:rsid w:val="00B4507B"/>
    <w:rsid w:val="00BB450B"/>
    <w:rsid w:val="00BC1199"/>
    <w:rsid w:val="00BE56E8"/>
    <w:rsid w:val="00C14CF5"/>
    <w:rsid w:val="00C53983"/>
    <w:rsid w:val="00C75447"/>
    <w:rsid w:val="00C97A6A"/>
    <w:rsid w:val="00CA2F3A"/>
    <w:rsid w:val="00CC1780"/>
    <w:rsid w:val="00CE01CD"/>
    <w:rsid w:val="00CE08A0"/>
    <w:rsid w:val="00CF2859"/>
    <w:rsid w:val="00CF3671"/>
    <w:rsid w:val="00D11775"/>
    <w:rsid w:val="00D61AED"/>
    <w:rsid w:val="00D80AAE"/>
    <w:rsid w:val="00D94B32"/>
    <w:rsid w:val="00E33ACE"/>
    <w:rsid w:val="00E570A3"/>
    <w:rsid w:val="00E7214D"/>
    <w:rsid w:val="00E77C4F"/>
    <w:rsid w:val="00F2154B"/>
    <w:rsid w:val="00F9391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5B9D8"/>
  <w14:defaultImageDpi w14:val="32767"/>
  <w15:chartTrackingRefBased/>
  <w15:docId w15:val="{947A3B3B-571D-DF4D-9B90-460F456AE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342C"/>
    <w:pPr>
      <w:ind w:left="720"/>
      <w:contextualSpacing/>
    </w:pPr>
  </w:style>
  <w:style w:type="paragraph" w:styleId="NormalWeb">
    <w:name w:val="Normal (Web)"/>
    <w:basedOn w:val="Normal"/>
    <w:uiPriority w:val="99"/>
    <w:semiHidden/>
    <w:unhideWhenUsed/>
    <w:rsid w:val="0065342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5342C"/>
    <w:rPr>
      <w:i/>
      <w:iCs/>
    </w:rPr>
  </w:style>
  <w:style w:type="character" w:styleId="HTMLCode">
    <w:name w:val="HTML Code"/>
    <w:basedOn w:val="DefaultParagraphFont"/>
    <w:uiPriority w:val="99"/>
    <w:semiHidden/>
    <w:unhideWhenUsed/>
    <w:rsid w:val="0065342C"/>
    <w:rPr>
      <w:rFonts w:ascii="Courier New" w:eastAsia="Times New Roman" w:hAnsi="Courier New" w:cs="Courier New"/>
      <w:sz w:val="20"/>
      <w:szCs w:val="20"/>
    </w:rPr>
  </w:style>
  <w:style w:type="character" w:styleId="Strong">
    <w:name w:val="Strong"/>
    <w:basedOn w:val="DefaultParagraphFont"/>
    <w:uiPriority w:val="22"/>
    <w:qFormat/>
    <w:rsid w:val="0065342C"/>
    <w:rPr>
      <w:b/>
      <w:bCs/>
    </w:rPr>
  </w:style>
  <w:style w:type="character" w:customStyle="1" w:styleId="apple-converted-space">
    <w:name w:val="apple-converted-space"/>
    <w:basedOn w:val="DefaultParagraphFont"/>
    <w:rsid w:val="0065342C"/>
  </w:style>
  <w:style w:type="character" w:styleId="CommentReference">
    <w:name w:val="annotation reference"/>
    <w:basedOn w:val="DefaultParagraphFont"/>
    <w:uiPriority w:val="99"/>
    <w:semiHidden/>
    <w:unhideWhenUsed/>
    <w:rsid w:val="00BC1199"/>
    <w:rPr>
      <w:sz w:val="16"/>
      <w:szCs w:val="16"/>
    </w:rPr>
  </w:style>
  <w:style w:type="paragraph" w:styleId="CommentText">
    <w:name w:val="annotation text"/>
    <w:basedOn w:val="Normal"/>
    <w:link w:val="CommentTextChar"/>
    <w:uiPriority w:val="99"/>
    <w:unhideWhenUsed/>
    <w:rsid w:val="00BC1199"/>
    <w:rPr>
      <w:sz w:val="20"/>
      <w:szCs w:val="20"/>
    </w:rPr>
  </w:style>
  <w:style w:type="character" w:customStyle="1" w:styleId="CommentTextChar">
    <w:name w:val="Comment Text Char"/>
    <w:basedOn w:val="DefaultParagraphFont"/>
    <w:link w:val="CommentText"/>
    <w:uiPriority w:val="99"/>
    <w:rsid w:val="00BC1199"/>
    <w:rPr>
      <w:sz w:val="20"/>
      <w:szCs w:val="20"/>
      <w:lang w:val="en-AU"/>
    </w:rPr>
  </w:style>
  <w:style w:type="paragraph" w:styleId="CommentSubject">
    <w:name w:val="annotation subject"/>
    <w:basedOn w:val="CommentText"/>
    <w:next w:val="CommentText"/>
    <w:link w:val="CommentSubjectChar"/>
    <w:uiPriority w:val="99"/>
    <w:semiHidden/>
    <w:unhideWhenUsed/>
    <w:rsid w:val="00BC1199"/>
    <w:rPr>
      <w:b/>
      <w:bCs/>
    </w:rPr>
  </w:style>
  <w:style w:type="character" w:customStyle="1" w:styleId="CommentSubjectChar">
    <w:name w:val="Comment Subject Char"/>
    <w:basedOn w:val="CommentTextChar"/>
    <w:link w:val="CommentSubject"/>
    <w:uiPriority w:val="99"/>
    <w:semiHidden/>
    <w:rsid w:val="00BC1199"/>
    <w:rPr>
      <w:b/>
      <w:bCs/>
      <w:sz w:val="20"/>
      <w:szCs w:val="20"/>
      <w:lang w:val="en-AU"/>
    </w:rPr>
  </w:style>
  <w:style w:type="paragraph" w:styleId="BalloonText">
    <w:name w:val="Balloon Text"/>
    <w:basedOn w:val="Normal"/>
    <w:link w:val="BalloonTextChar"/>
    <w:uiPriority w:val="99"/>
    <w:semiHidden/>
    <w:unhideWhenUsed/>
    <w:rsid w:val="00BC119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C1199"/>
    <w:rPr>
      <w:rFonts w:ascii="Times New Roman" w:hAnsi="Times New Roman" w:cs="Times New Roman"/>
      <w:sz w:val="18"/>
      <w:szCs w:val="18"/>
      <w:lang w:val="en-AU"/>
    </w:rPr>
  </w:style>
  <w:style w:type="character" w:styleId="Hyperlink">
    <w:name w:val="Hyperlink"/>
    <w:basedOn w:val="DefaultParagraphFont"/>
    <w:uiPriority w:val="99"/>
    <w:unhideWhenUsed/>
    <w:rsid w:val="004A488E"/>
    <w:rPr>
      <w:color w:val="0563C1" w:themeColor="hyperlink"/>
      <w:u w:val="single"/>
    </w:rPr>
  </w:style>
  <w:style w:type="character" w:styleId="UnresolvedMention">
    <w:name w:val="Unresolved Mention"/>
    <w:basedOn w:val="DefaultParagraphFont"/>
    <w:uiPriority w:val="99"/>
    <w:rsid w:val="004A488E"/>
    <w:rPr>
      <w:color w:val="605E5C"/>
      <w:shd w:val="clear" w:color="auto" w:fill="E1DFDD"/>
    </w:rPr>
  </w:style>
  <w:style w:type="paragraph" w:styleId="Revision">
    <w:name w:val="Revision"/>
    <w:hidden/>
    <w:uiPriority w:val="99"/>
    <w:semiHidden/>
    <w:rsid w:val="00E33ACE"/>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2265610">
      <w:bodyDiv w:val="1"/>
      <w:marLeft w:val="0"/>
      <w:marRight w:val="0"/>
      <w:marTop w:val="0"/>
      <w:marBottom w:val="0"/>
      <w:divBdr>
        <w:top w:val="none" w:sz="0" w:space="0" w:color="auto"/>
        <w:left w:val="none" w:sz="0" w:space="0" w:color="auto"/>
        <w:bottom w:val="none" w:sz="0" w:space="0" w:color="auto"/>
        <w:right w:val="none" w:sz="0" w:space="0" w:color="auto"/>
      </w:divBdr>
    </w:div>
    <w:div w:id="1922834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cs.google.com/spreadsheets/d/1IsFAHKPPHr5AI51p56CNGRH5QO95eomhmtoVaF--8TE/edit?usp=sharing"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8/08/relationships/commentsExtensible" Target="commentsExtensible.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6</Pages>
  <Words>2531</Words>
  <Characters>14430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18</cp:revision>
  <dcterms:created xsi:type="dcterms:W3CDTF">2025-01-21T05:38:00Z</dcterms:created>
  <dcterms:modified xsi:type="dcterms:W3CDTF">2025-09-28T10:20:00Z</dcterms:modified>
</cp:coreProperties>
</file>