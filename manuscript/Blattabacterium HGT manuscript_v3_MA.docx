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6402" w14:textId="6AF2E653" w:rsidR="00FA05D2" w:rsidRPr="00524530" w:rsidRDefault="007E3D33" w:rsidP="003C41F2">
      <w:pPr>
        <w:jc w:val="both"/>
        <w:rPr>
          <w:rFonts w:asciiTheme="majorHAnsi" w:hAnsiTheme="majorHAnsi"/>
          <w:b/>
          <w:bCs/>
          <w:sz w:val="36"/>
          <w:szCs w:val="36"/>
        </w:rPr>
      </w:pPr>
      <w:r w:rsidRPr="00524530">
        <w:rPr>
          <w:rFonts w:asciiTheme="majorHAnsi" w:hAnsiTheme="majorHAnsi"/>
          <w:b/>
          <w:bCs/>
          <w:sz w:val="36"/>
          <w:szCs w:val="36"/>
        </w:rPr>
        <w:t xml:space="preserve">Uncovering thousands of </w:t>
      </w:r>
      <w:r w:rsidR="0037408B">
        <w:rPr>
          <w:rFonts w:asciiTheme="majorHAnsi" w:hAnsiTheme="majorHAnsi"/>
          <w:b/>
          <w:bCs/>
          <w:sz w:val="36"/>
          <w:szCs w:val="36"/>
        </w:rPr>
        <w:t xml:space="preserve">endosymbiont </w:t>
      </w:r>
      <w:r w:rsidR="00FA05D2" w:rsidRPr="00524530">
        <w:rPr>
          <w:rFonts w:asciiTheme="majorHAnsi" w:hAnsiTheme="majorHAnsi"/>
          <w:b/>
          <w:bCs/>
          <w:sz w:val="36"/>
          <w:szCs w:val="36"/>
        </w:rPr>
        <w:t xml:space="preserve">DNA </w:t>
      </w:r>
      <w:r w:rsidRPr="00524530">
        <w:rPr>
          <w:rFonts w:asciiTheme="majorHAnsi" w:hAnsiTheme="majorHAnsi"/>
          <w:b/>
          <w:bCs/>
          <w:sz w:val="36"/>
          <w:szCs w:val="36"/>
        </w:rPr>
        <w:t>transfer events within single cockroach genome</w:t>
      </w:r>
      <w:commentRangeStart w:id="0"/>
      <w:r w:rsidRPr="00524530">
        <w:rPr>
          <w:rFonts w:asciiTheme="majorHAnsi" w:hAnsiTheme="majorHAnsi"/>
          <w:b/>
          <w:bCs/>
          <w:sz w:val="36"/>
          <w:szCs w:val="36"/>
        </w:rPr>
        <w:t>s</w:t>
      </w:r>
      <w:commentRangeEnd w:id="0"/>
      <w:r w:rsidR="005E4293">
        <w:rPr>
          <w:rStyle w:val="CommentReference"/>
        </w:rPr>
        <w:commentReference w:id="0"/>
      </w:r>
    </w:p>
    <w:p w14:paraId="40449161" w14:textId="77777777" w:rsidR="00837F66" w:rsidRPr="004E326D" w:rsidRDefault="00837F66" w:rsidP="006850BD">
      <w:pPr>
        <w:jc w:val="both"/>
        <w:rPr>
          <w:rFonts w:asciiTheme="majorHAnsi" w:hAnsiTheme="majorHAnsi"/>
        </w:rPr>
      </w:pPr>
    </w:p>
    <w:p w14:paraId="69FDB573" w14:textId="5E0B84AC" w:rsidR="007E3D33" w:rsidRPr="004E326D" w:rsidRDefault="001D6847" w:rsidP="006850BD">
      <w:pPr>
        <w:jc w:val="both"/>
        <w:rPr>
          <w:rFonts w:asciiTheme="majorHAnsi" w:hAnsiTheme="majorHAnsi"/>
          <w:bCs/>
        </w:rPr>
      </w:pPr>
      <w:r w:rsidRPr="004E326D">
        <w:rPr>
          <w:rFonts w:asciiTheme="majorHAnsi" w:hAnsiTheme="majorHAnsi"/>
          <w:b/>
          <w:bCs/>
        </w:rPr>
        <w:t xml:space="preserve">Authors: </w:t>
      </w:r>
      <w:r w:rsidR="00E27114" w:rsidRPr="004E326D">
        <w:rPr>
          <w:rFonts w:asciiTheme="majorHAnsi" w:hAnsiTheme="majorHAnsi"/>
          <w:bCs/>
        </w:rPr>
        <w:t xml:space="preserve">Kyle </w:t>
      </w:r>
      <w:r w:rsidR="00B1381A">
        <w:rPr>
          <w:rFonts w:asciiTheme="majorHAnsi" w:hAnsiTheme="majorHAnsi"/>
          <w:bCs/>
        </w:rPr>
        <w:t xml:space="preserve">M. </w:t>
      </w:r>
      <w:r w:rsidR="00E27114" w:rsidRPr="004E326D">
        <w:rPr>
          <w:rFonts w:asciiTheme="majorHAnsi" w:hAnsiTheme="majorHAnsi"/>
          <w:bCs/>
        </w:rPr>
        <w:t>Ewart</w:t>
      </w:r>
      <w:r w:rsidR="003D643E" w:rsidRPr="004E326D">
        <w:rPr>
          <w:rFonts w:asciiTheme="majorHAnsi" w:hAnsiTheme="majorHAnsi"/>
          <w:bCs/>
        </w:rPr>
        <w:t>*</w:t>
      </w:r>
      <w:r w:rsidR="00E27114" w:rsidRPr="004E326D">
        <w:rPr>
          <w:rFonts w:asciiTheme="majorHAnsi" w:hAnsiTheme="majorHAnsi"/>
          <w:bCs/>
        </w:rPr>
        <w:t>, Maxim Adams</w:t>
      </w:r>
      <w:r w:rsidR="003D643E" w:rsidRPr="004E326D">
        <w:rPr>
          <w:rFonts w:asciiTheme="majorHAnsi" w:hAnsiTheme="majorHAnsi"/>
          <w:bCs/>
        </w:rPr>
        <w:t>*</w:t>
      </w:r>
      <w:r w:rsidR="00E27114" w:rsidRPr="004E326D">
        <w:rPr>
          <w:rFonts w:asciiTheme="majorHAnsi" w:hAnsiTheme="majorHAnsi"/>
          <w:bCs/>
        </w:rPr>
        <w:t xml:space="preserve">, </w:t>
      </w:r>
      <w:proofErr w:type="spellStart"/>
      <w:r w:rsidR="00E27114" w:rsidRPr="004E326D">
        <w:rPr>
          <w:rFonts w:asciiTheme="majorHAnsi" w:hAnsiTheme="majorHAnsi"/>
          <w:bCs/>
        </w:rPr>
        <w:t>Zhuzhi</w:t>
      </w:r>
      <w:proofErr w:type="spellEnd"/>
      <w:r w:rsidR="00E27114" w:rsidRPr="004E326D">
        <w:rPr>
          <w:rFonts w:asciiTheme="majorHAnsi" w:hAnsiTheme="majorHAnsi"/>
          <w:bCs/>
        </w:rPr>
        <w:t xml:space="preserve"> Zhang</w:t>
      </w:r>
      <w:r w:rsidR="003D643E" w:rsidRPr="004E326D">
        <w:rPr>
          <w:rFonts w:asciiTheme="majorHAnsi" w:hAnsiTheme="majorHAnsi"/>
          <w:bCs/>
        </w:rPr>
        <w:t>*</w:t>
      </w:r>
      <w:r w:rsidR="00E27114" w:rsidRPr="004E326D">
        <w:rPr>
          <w:rFonts w:asciiTheme="majorHAnsi" w:hAnsiTheme="majorHAnsi"/>
          <w:bCs/>
        </w:rPr>
        <w:t xml:space="preserve">, </w:t>
      </w:r>
      <w:r w:rsidR="00505EFD" w:rsidRPr="004E326D">
        <w:rPr>
          <w:rFonts w:asciiTheme="majorHAnsi" w:hAnsiTheme="majorHAnsi"/>
          <w:bCs/>
        </w:rPr>
        <w:t xml:space="preserve">Louise Baker, </w:t>
      </w:r>
      <w:proofErr w:type="spellStart"/>
      <w:r w:rsidR="001A5891" w:rsidRPr="004E326D">
        <w:rPr>
          <w:rFonts w:asciiTheme="majorHAnsi" w:hAnsiTheme="majorHAnsi"/>
          <w:bCs/>
        </w:rPr>
        <w:t>Kokuto</w:t>
      </w:r>
      <w:proofErr w:type="spellEnd"/>
      <w:r w:rsidR="001A5891" w:rsidRPr="004E326D">
        <w:rPr>
          <w:rFonts w:asciiTheme="majorHAnsi" w:hAnsiTheme="majorHAnsi"/>
          <w:bCs/>
        </w:rPr>
        <w:t xml:space="preserve"> Fujiwara, </w:t>
      </w:r>
      <w:r w:rsidR="001B2046" w:rsidRPr="004E326D">
        <w:rPr>
          <w:rFonts w:asciiTheme="majorHAnsi" w:hAnsiTheme="majorHAnsi"/>
          <w:bCs/>
        </w:rPr>
        <w:t xml:space="preserve">Yoshinobu Hayashi, </w:t>
      </w:r>
      <w:r w:rsidR="0097648D" w:rsidRPr="004E326D">
        <w:rPr>
          <w:rFonts w:asciiTheme="majorHAnsi" w:hAnsiTheme="majorHAnsi"/>
          <w:bCs/>
        </w:rPr>
        <w:t xml:space="preserve">Leo Featherstone, </w:t>
      </w:r>
      <w:r w:rsidR="004E2C1C" w:rsidRPr="004E326D">
        <w:rPr>
          <w:rFonts w:asciiTheme="majorHAnsi" w:hAnsiTheme="majorHAnsi"/>
          <w:bCs/>
        </w:rPr>
        <w:t xml:space="preserve">Oscar Lo Lu, </w:t>
      </w:r>
      <w:r w:rsidR="00E27114" w:rsidRPr="004E326D">
        <w:rPr>
          <w:rFonts w:asciiTheme="majorHAnsi" w:hAnsiTheme="majorHAnsi"/>
          <w:bCs/>
        </w:rPr>
        <w:t>Jil</w:t>
      </w:r>
      <w:r w:rsidR="00AC1546" w:rsidRPr="004E326D">
        <w:rPr>
          <w:rFonts w:asciiTheme="majorHAnsi" w:hAnsiTheme="majorHAnsi"/>
          <w:bCs/>
        </w:rPr>
        <w:t xml:space="preserve"> Helbling</w:t>
      </w:r>
      <w:r w:rsidR="00E27114" w:rsidRPr="004E326D">
        <w:rPr>
          <w:rFonts w:asciiTheme="majorHAnsi" w:hAnsiTheme="majorHAnsi"/>
          <w:bCs/>
        </w:rPr>
        <w:t xml:space="preserve">, </w:t>
      </w:r>
      <w:r w:rsidR="0016568E">
        <w:rPr>
          <w:rFonts w:asciiTheme="majorHAnsi" w:hAnsiTheme="majorHAnsi"/>
          <w:bCs/>
        </w:rPr>
        <w:t xml:space="preserve">Maya Moral, </w:t>
      </w:r>
      <w:r w:rsidR="001A5891" w:rsidRPr="004E326D">
        <w:rPr>
          <w:rFonts w:asciiTheme="majorHAnsi" w:hAnsiTheme="majorHAnsi"/>
          <w:bCs/>
        </w:rPr>
        <w:t xml:space="preserve">Kiyoto Maekawa, </w:t>
      </w:r>
      <w:r w:rsidR="009F3B92">
        <w:rPr>
          <w:rFonts w:asciiTheme="majorHAnsi" w:hAnsiTheme="majorHAnsi"/>
          <w:bCs/>
        </w:rPr>
        <w:t xml:space="preserve">Harley Rose, </w:t>
      </w:r>
      <w:r w:rsidR="00505EFD" w:rsidRPr="004E326D">
        <w:rPr>
          <w:rFonts w:asciiTheme="majorHAnsi" w:hAnsiTheme="majorHAnsi"/>
          <w:bCs/>
        </w:rPr>
        <w:t xml:space="preserve">Aaron Jex, </w:t>
      </w:r>
      <w:r w:rsidR="001A5891" w:rsidRPr="004E326D">
        <w:rPr>
          <w:rFonts w:asciiTheme="majorHAnsi" w:hAnsiTheme="majorHAnsi"/>
          <w:bCs/>
        </w:rPr>
        <w:t xml:space="preserve">Simon Ho, </w:t>
      </w:r>
      <w:r w:rsidR="00E27114" w:rsidRPr="004E326D">
        <w:rPr>
          <w:rFonts w:asciiTheme="majorHAnsi" w:hAnsiTheme="majorHAnsi"/>
          <w:bCs/>
        </w:rPr>
        <w:t>Nathan Lo</w:t>
      </w:r>
    </w:p>
    <w:p w14:paraId="61BC7456" w14:textId="6A5AA55E" w:rsidR="003D643E" w:rsidRPr="004E326D" w:rsidRDefault="003D643E" w:rsidP="006850BD">
      <w:pPr>
        <w:jc w:val="both"/>
        <w:rPr>
          <w:rFonts w:asciiTheme="majorHAnsi" w:hAnsiTheme="majorHAnsi"/>
          <w:bCs/>
        </w:rPr>
      </w:pPr>
    </w:p>
    <w:p w14:paraId="3286FDC3" w14:textId="592ABBF9" w:rsidR="003D643E" w:rsidRPr="004E326D" w:rsidRDefault="003D643E" w:rsidP="006850BD">
      <w:pPr>
        <w:jc w:val="both"/>
        <w:rPr>
          <w:rFonts w:asciiTheme="majorHAnsi" w:hAnsiTheme="majorHAnsi"/>
          <w:b/>
          <w:bCs/>
          <w:sz w:val="28"/>
          <w:szCs w:val="28"/>
        </w:rPr>
      </w:pPr>
      <w:r w:rsidRPr="004E326D">
        <w:rPr>
          <w:rFonts w:asciiTheme="majorHAnsi" w:hAnsiTheme="majorHAnsi"/>
          <w:bCs/>
        </w:rPr>
        <w:t>*These authors contributed equally</w:t>
      </w:r>
    </w:p>
    <w:p w14:paraId="310B530F" w14:textId="77777777" w:rsidR="00F771D4" w:rsidRPr="004E326D" w:rsidRDefault="00F771D4" w:rsidP="006850BD">
      <w:pPr>
        <w:jc w:val="both"/>
        <w:rPr>
          <w:rFonts w:asciiTheme="majorHAnsi" w:hAnsiTheme="majorHAnsi"/>
          <w:i/>
          <w:iCs/>
        </w:rPr>
      </w:pPr>
    </w:p>
    <w:p w14:paraId="4F2CB9E3" w14:textId="7F60BEB1" w:rsidR="00F771D4" w:rsidRPr="004E326D" w:rsidRDefault="00F771D4" w:rsidP="006850BD">
      <w:pPr>
        <w:jc w:val="both"/>
        <w:rPr>
          <w:rFonts w:asciiTheme="majorHAnsi" w:hAnsiTheme="majorHAnsi"/>
          <w:b/>
          <w:bCs/>
          <w:sz w:val="28"/>
          <w:szCs w:val="28"/>
        </w:rPr>
      </w:pPr>
      <w:r w:rsidRPr="004E326D">
        <w:rPr>
          <w:rFonts w:asciiTheme="majorHAnsi" w:hAnsiTheme="majorHAnsi"/>
          <w:b/>
          <w:bCs/>
          <w:sz w:val="28"/>
          <w:szCs w:val="28"/>
        </w:rPr>
        <w:t>Current Biology Report structure</w:t>
      </w:r>
    </w:p>
    <w:p w14:paraId="4FA961BB" w14:textId="7B14C5BD" w:rsidR="00F771D4" w:rsidRPr="004E326D" w:rsidRDefault="00F771D4" w:rsidP="006850BD">
      <w:pPr>
        <w:jc w:val="both"/>
        <w:rPr>
          <w:rFonts w:asciiTheme="majorHAnsi" w:hAnsiTheme="majorHAnsi"/>
          <w:i/>
          <w:iCs/>
        </w:rPr>
      </w:pPr>
      <w:r w:rsidRPr="004E326D">
        <w:rPr>
          <w:rFonts w:asciiTheme="majorHAnsi" w:hAnsiTheme="majorHAnsi"/>
          <w:i/>
          <w:iCs/>
        </w:rPr>
        <w:t xml:space="preserve">Reports present findings of broad biological interest in a concise, to-the-point style. Reports are typically limited to six journal pages (usually around </w:t>
      </w:r>
      <w:r w:rsidRPr="004E326D">
        <w:rPr>
          <w:rFonts w:asciiTheme="majorHAnsi" w:hAnsiTheme="majorHAnsi"/>
          <w:b/>
          <w:bCs/>
          <w:i/>
          <w:iCs/>
        </w:rPr>
        <w:t>2,500 words of main text</w:t>
      </w:r>
      <w:r w:rsidRPr="004E326D">
        <w:rPr>
          <w:rFonts w:asciiTheme="majorHAnsi" w:hAnsiTheme="majorHAnsi"/>
          <w:i/>
          <w:iCs/>
        </w:rPr>
        <w:t xml:space="preserve">, i.e., all of the text in the manuscript except for the summary, the STAR Methods text, any supplemental information text, and references section), and there should be no more than </w:t>
      </w:r>
      <w:r w:rsidRPr="004E326D">
        <w:rPr>
          <w:rFonts w:asciiTheme="majorHAnsi" w:hAnsiTheme="majorHAnsi"/>
          <w:b/>
          <w:bCs/>
          <w:i/>
          <w:iCs/>
        </w:rPr>
        <w:t>four display items (figures and tables)</w:t>
      </w:r>
      <w:r w:rsidRPr="004E326D">
        <w:rPr>
          <w:rFonts w:asciiTheme="majorHAnsi" w:hAnsiTheme="majorHAnsi"/>
          <w:i/>
          <w:iCs/>
        </w:rPr>
        <w:t>. Additional items and details may be published online as supplemental information</w:t>
      </w:r>
    </w:p>
    <w:p w14:paraId="2ACF1C74" w14:textId="77777777" w:rsidR="000F4F89" w:rsidRPr="004E326D" w:rsidRDefault="000F4F89" w:rsidP="006850BD">
      <w:pPr>
        <w:jc w:val="both"/>
        <w:rPr>
          <w:rFonts w:asciiTheme="majorHAnsi" w:hAnsiTheme="majorHAnsi"/>
          <w:b/>
          <w:bCs/>
          <w:sz w:val="28"/>
          <w:szCs w:val="28"/>
        </w:rPr>
      </w:pPr>
    </w:p>
    <w:p w14:paraId="27852D77" w14:textId="77777777" w:rsidR="00E61052" w:rsidRPr="004E326D" w:rsidRDefault="00E61052" w:rsidP="00505EFD">
      <w:pPr>
        <w:jc w:val="both"/>
        <w:rPr>
          <w:rFonts w:asciiTheme="majorHAnsi" w:hAnsiTheme="majorHAnsi" w:cs="Arial"/>
        </w:rPr>
      </w:pPr>
    </w:p>
    <w:p w14:paraId="0D9148E1" w14:textId="7CB6B32F" w:rsidR="00505EFD" w:rsidRPr="004E326D" w:rsidRDefault="00E61052" w:rsidP="00505EFD">
      <w:pPr>
        <w:jc w:val="both"/>
        <w:rPr>
          <w:rFonts w:asciiTheme="majorHAnsi" w:hAnsiTheme="majorHAnsi" w:cs="Arial"/>
          <w:b/>
          <w:bCs/>
        </w:rPr>
      </w:pPr>
      <w:r w:rsidRPr="004E326D">
        <w:rPr>
          <w:rFonts w:asciiTheme="majorHAnsi" w:hAnsiTheme="majorHAnsi" w:cs="Arial"/>
          <w:b/>
          <w:bCs/>
        </w:rPr>
        <w:t>Summary</w:t>
      </w:r>
      <w:r w:rsidR="00247C57" w:rsidRPr="004E326D">
        <w:rPr>
          <w:rFonts w:asciiTheme="majorHAnsi" w:hAnsiTheme="majorHAnsi" w:cs="Arial"/>
          <w:b/>
          <w:bCs/>
        </w:rPr>
        <w:t xml:space="preserve"> (needs to be &lt;250 words</w:t>
      </w:r>
      <w:commentRangeStart w:id="1"/>
      <w:commentRangeStart w:id="2"/>
      <w:r w:rsidR="00247C57" w:rsidRPr="004E326D">
        <w:rPr>
          <w:rFonts w:asciiTheme="majorHAnsi" w:hAnsiTheme="majorHAnsi" w:cs="Arial"/>
          <w:b/>
          <w:bCs/>
        </w:rPr>
        <w:t>)</w:t>
      </w:r>
      <w:commentRangeEnd w:id="1"/>
      <w:r w:rsidR="00F043AA">
        <w:rPr>
          <w:rStyle w:val="CommentReference"/>
        </w:rPr>
        <w:commentReference w:id="1"/>
      </w:r>
      <w:commentRangeEnd w:id="2"/>
      <w:r w:rsidR="00E14A6B">
        <w:rPr>
          <w:rStyle w:val="CommentReference"/>
        </w:rPr>
        <w:commentReference w:id="2"/>
      </w:r>
    </w:p>
    <w:p w14:paraId="48D30D76" w14:textId="41EA0C99" w:rsidR="00CD1AB1" w:rsidRPr="004E326D" w:rsidRDefault="00505EFD" w:rsidP="006850BD">
      <w:pPr>
        <w:jc w:val="both"/>
        <w:rPr>
          <w:rFonts w:asciiTheme="majorHAnsi" w:hAnsiTheme="majorHAnsi" w:cs="Arial"/>
        </w:rPr>
      </w:pPr>
      <w:r w:rsidRPr="004E326D">
        <w:rPr>
          <w:rFonts w:asciiTheme="majorHAnsi" w:hAnsiTheme="majorHAnsi" w:cs="Arial"/>
          <w:color w:val="000000" w:themeColor="text1"/>
        </w:rPr>
        <w:t xml:space="preserve">Horizontal gene transfer (HGT) challenges conventional Darwinian </w:t>
      </w:r>
      <w:r w:rsidRPr="004E326D">
        <w:rPr>
          <w:rFonts w:asciiTheme="majorHAnsi" w:hAnsiTheme="majorHAnsi" w:cs="Arial"/>
          <w:color w:val="000000" w:themeColor="text1"/>
          <w:shd w:val="clear" w:color="auto" w:fill="FFFFFF"/>
        </w:rPr>
        <w:t xml:space="preserve">evolutionary </w:t>
      </w:r>
      <w:r w:rsidRPr="004E326D">
        <w:rPr>
          <w:rFonts w:asciiTheme="majorHAnsi" w:hAnsiTheme="majorHAnsi" w:cs="Arial"/>
          <w:color w:val="000000" w:themeColor="text1"/>
        </w:rPr>
        <w:t xml:space="preserve">models by introducing genetic material across species boundaries. Research </w:t>
      </w:r>
      <w:r w:rsidR="00792185" w:rsidRPr="004E326D">
        <w:rPr>
          <w:rFonts w:asciiTheme="majorHAnsi" w:hAnsiTheme="majorHAnsi" w:cs="Arial"/>
          <w:color w:val="000000" w:themeColor="text1"/>
        </w:rPr>
        <w:t>on</w:t>
      </w:r>
      <w:r w:rsidRPr="004E326D">
        <w:rPr>
          <w:rFonts w:asciiTheme="majorHAnsi" w:hAnsiTheme="majorHAnsi" w:cs="Arial"/>
          <w:color w:val="000000" w:themeColor="text1"/>
        </w:rPr>
        <w:t xml:space="preserve"> HGT in eukaryotes has focussed on </w:t>
      </w:r>
      <w:r w:rsidR="00792185" w:rsidRPr="004E326D">
        <w:rPr>
          <w:rFonts w:asciiTheme="majorHAnsi" w:hAnsiTheme="majorHAnsi" w:cs="Arial"/>
          <w:color w:val="000000" w:themeColor="text1"/>
        </w:rPr>
        <w:t xml:space="preserve">transfers </w:t>
      </w:r>
      <w:del w:id="3" w:author="Maxim Warwick Dus Adams" w:date="2025-10-30T11:29:00Z" w16du:dateUtc="2025-10-30T00:29:00Z">
        <w:r w:rsidR="00792185" w:rsidRPr="004E326D" w:rsidDel="005E4293">
          <w:rPr>
            <w:rFonts w:asciiTheme="majorHAnsi" w:hAnsiTheme="majorHAnsi" w:cs="Arial"/>
            <w:color w:val="000000" w:themeColor="text1"/>
          </w:rPr>
          <w:delText>that manifest as</w:delText>
        </w:r>
      </w:del>
      <w:ins w:id="4" w:author="Maxim Warwick Dus Adams" w:date="2025-10-30T11:29:00Z" w16du:dateUtc="2025-10-30T00:29:00Z">
        <w:r w:rsidR="005E4293">
          <w:rPr>
            <w:rFonts w:asciiTheme="majorHAnsi" w:hAnsiTheme="majorHAnsi" w:cs="Arial"/>
            <w:color w:val="000000" w:themeColor="text1"/>
          </w:rPr>
          <w:t>of</w:t>
        </w:r>
      </w:ins>
      <w:r w:rsidR="00247C57" w:rsidRPr="004E326D">
        <w:rPr>
          <w:rFonts w:asciiTheme="majorHAnsi" w:hAnsiTheme="majorHAnsi" w:cs="Arial"/>
          <w:color w:val="000000" w:themeColor="text1"/>
        </w:rPr>
        <w:t xml:space="preserve"> coding </w:t>
      </w:r>
      <w:r w:rsidRPr="004E326D">
        <w:rPr>
          <w:rFonts w:asciiTheme="majorHAnsi" w:hAnsiTheme="majorHAnsi" w:cs="Arial"/>
          <w:color w:val="000000" w:themeColor="text1"/>
        </w:rPr>
        <w:t>sequence</w:t>
      </w:r>
      <w:ins w:id="5" w:author="Maxim Warwick Dus Adams" w:date="2025-10-30T11:29:00Z" w16du:dateUtc="2025-10-30T00:29:00Z">
        <w:r w:rsidR="005E4293">
          <w:rPr>
            <w:rFonts w:asciiTheme="majorHAnsi" w:hAnsiTheme="majorHAnsi" w:cs="Arial"/>
            <w:color w:val="000000" w:themeColor="text1"/>
          </w:rPr>
          <w:t>s</w:t>
        </w:r>
      </w:ins>
      <w:r w:rsidR="00247C57" w:rsidRPr="004E326D">
        <w:rPr>
          <w:rFonts w:asciiTheme="majorHAnsi" w:hAnsiTheme="majorHAnsi" w:cs="Arial"/>
          <w:color w:val="000000" w:themeColor="text1"/>
        </w:rPr>
        <w:t xml:space="preserve"> </w:t>
      </w:r>
      <w:r w:rsidRPr="004E326D">
        <w:rPr>
          <w:rFonts w:asciiTheme="majorHAnsi" w:hAnsiTheme="majorHAnsi" w:cs="Arial"/>
          <w:color w:val="000000" w:themeColor="text1"/>
        </w:rPr>
        <w:t>(</w:t>
      </w:r>
      <w:r w:rsidRPr="004E326D">
        <w:rPr>
          <w:rFonts w:asciiTheme="majorHAnsi" w:hAnsiTheme="majorHAnsi"/>
          <w:color w:val="000000" w:themeColor="text1"/>
        </w:rPr>
        <w:t>Villa &amp; Viñas, 2019; Li et al., 2022</w:t>
      </w:r>
      <w:r w:rsidRPr="004E326D">
        <w:rPr>
          <w:rFonts w:asciiTheme="majorHAnsi" w:hAnsiTheme="majorHAnsi" w:cs="Arial"/>
          <w:color w:val="000000" w:themeColor="text1"/>
        </w:rPr>
        <w:t>)</w:t>
      </w:r>
      <w:r w:rsidR="00792185" w:rsidRPr="004E326D">
        <w:rPr>
          <w:rFonts w:asciiTheme="majorHAnsi" w:hAnsiTheme="majorHAnsi" w:cs="Arial"/>
          <w:color w:val="000000" w:themeColor="text1"/>
        </w:rPr>
        <w:t xml:space="preserve">; insertions resulting in </w:t>
      </w:r>
      <w:r w:rsidR="00247C57" w:rsidRPr="004E326D">
        <w:rPr>
          <w:rFonts w:asciiTheme="majorHAnsi" w:hAnsiTheme="majorHAnsi" w:cs="Arial"/>
          <w:color w:val="000000" w:themeColor="text1"/>
        </w:rPr>
        <w:t xml:space="preserve">non-coding DNA </w:t>
      </w:r>
      <w:r w:rsidR="00792185" w:rsidRPr="004E326D">
        <w:rPr>
          <w:rFonts w:asciiTheme="majorHAnsi" w:hAnsiTheme="majorHAnsi" w:cs="Arial"/>
          <w:color w:val="000000" w:themeColor="text1"/>
        </w:rPr>
        <w:t xml:space="preserve">remain poorly understood. </w:t>
      </w:r>
      <w:r w:rsidR="00D11654" w:rsidRPr="004E326D">
        <w:rPr>
          <w:rFonts w:asciiTheme="majorHAnsi" w:hAnsiTheme="majorHAnsi" w:cs="Arial"/>
          <w:color w:val="000000" w:themeColor="text1"/>
        </w:rPr>
        <w:t>We</w:t>
      </w:r>
      <w:r w:rsidRPr="004E326D">
        <w:rPr>
          <w:rFonts w:asciiTheme="majorHAnsi" w:hAnsiTheme="majorHAnsi" w:cs="Arial"/>
          <w:color w:val="000000" w:themeColor="text1"/>
        </w:rPr>
        <w:t xml:space="preserve"> </w:t>
      </w:r>
      <w:r w:rsidR="00792185" w:rsidRPr="004E326D">
        <w:rPr>
          <w:rFonts w:asciiTheme="majorHAnsi" w:hAnsiTheme="majorHAnsi" w:cs="Arial"/>
          <w:color w:val="000000" w:themeColor="text1"/>
        </w:rPr>
        <w:t>investigated</w:t>
      </w:r>
      <w:r w:rsidRPr="004E326D">
        <w:rPr>
          <w:rFonts w:asciiTheme="majorHAnsi" w:hAnsiTheme="majorHAnsi" w:cs="Arial"/>
          <w:color w:val="000000" w:themeColor="text1"/>
        </w:rPr>
        <w:t xml:space="preserve"> </w:t>
      </w:r>
      <w:r w:rsidR="00247C57" w:rsidRPr="004E326D">
        <w:rPr>
          <w:rFonts w:asciiTheme="majorHAnsi" w:hAnsiTheme="majorHAnsi" w:cs="Arial"/>
          <w:color w:val="000000" w:themeColor="text1"/>
        </w:rPr>
        <w:t xml:space="preserve">horizontally transferred DNA in </w:t>
      </w:r>
      <w:r w:rsidR="00454C4F" w:rsidRPr="004E326D">
        <w:rPr>
          <w:rFonts w:asciiTheme="majorHAnsi" w:hAnsiTheme="majorHAnsi" w:cs="Arial"/>
          <w:color w:val="000000" w:themeColor="text1"/>
        </w:rPr>
        <w:t xml:space="preserve">the </w:t>
      </w:r>
      <w:r w:rsidRPr="004E326D">
        <w:rPr>
          <w:rFonts w:asciiTheme="majorHAnsi" w:hAnsiTheme="majorHAnsi" w:cs="Arial"/>
          <w:color w:val="000000" w:themeColor="text1"/>
        </w:rPr>
        <w:t xml:space="preserve">genomes of </w:t>
      </w:r>
      <w:del w:id="6" w:author="Maxim Warwick Dus Adams" w:date="2025-10-30T11:34:00Z" w16du:dateUtc="2025-10-30T00:34:00Z">
        <w:r w:rsidRPr="004E326D" w:rsidDel="002A04CE">
          <w:rPr>
            <w:rFonts w:asciiTheme="majorHAnsi" w:hAnsiTheme="majorHAnsi" w:cs="Arial"/>
            <w:color w:val="000000" w:themeColor="text1"/>
          </w:rPr>
          <w:delText xml:space="preserve">18 </w:delText>
        </w:r>
      </w:del>
      <w:ins w:id="7" w:author="Maxim Warwick Dus Adams" w:date="2025-10-30T11:34:00Z" w16du:dateUtc="2025-10-30T00:34:00Z">
        <w:r w:rsidR="002A04CE">
          <w:rPr>
            <w:rFonts w:asciiTheme="majorHAnsi" w:hAnsiTheme="majorHAnsi" w:cs="Arial"/>
            <w:color w:val="000000" w:themeColor="text1"/>
          </w:rPr>
          <w:t>14</w:t>
        </w:r>
        <w:r w:rsidR="002A04CE" w:rsidRPr="004E326D">
          <w:rPr>
            <w:rFonts w:asciiTheme="majorHAnsi" w:hAnsiTheme="majorHAnsi" w:cs="Arial"/>
            <w:color w:val="000000" w:themeColor="text1"/>
          </w:rPr>
          <w:t xml:space="preserve"> </w:t>
        </w:r>
      </w:ins>
      <w:r w:rsidRPr="004E326D">
        <w:rPr>
          <w:rFonts w:asciiTheme="majorHAnsi" w:hAnsiTheme="majorHAnsi" w:cs="Arial"/>
          <w:color w:val="000000" w:themeColor="text1"/>
        </w:rPr>
        <w:t>cockroach taxa, including 8 genomes</w:t>
      </w:r>
      <w:r w:rsidR="008951EA">
        <w:rPr>
          <w:rFonts w:asciiTheme="majorHAnsi" w:hAnsiTheme="majorHAnsi" w:cs="Arial"/>
          <w:color w:val="000000" w:themeColor="text1"/>
        </w:rPr>
        <w:t xml:space="preserve"> </w:t>
      </w:r>
      <w:r w:rsidR="008951EA" w:rsidRPr="004E326D">
        <w:rPr>
          <w:rFonts w:asciiTheme="majorHAnsi" w:hAnsiTheme="majorHAnsi" w:cs="Arial"/>
          <w:color w:val="000000" w:themeColor="text1"/>
        </w:rPr>
        <w:t>newly sequenced</w:t>
      </w:r>
      <w:r w:rsidRPr="004E326D">
        <w:rPr>
          <w:rFonts w:asciiTheme="majorHAnsi" w:hAnsiTheme="majorHAnsi" w:cs="Arial"/>
          <w:color w:val="000000" w:themeColor="text1"/>
        </w:rPr>
        <w:t xml:space="preserve"> using long read technology, and 4 termite </w:t>
      </w:r>
      <w:r w:rsidR="00096F32" w:rsidRPr="004E326D">
        <w:rPr>
          <w:rFonts w:asciiTheme="majorHAnsi" w:hAnsiTheme="majorHAnsi" w:cs="Arial"/>
          <w:color w:val="000000" w:themeColor="text1"/>
        </w:rPr>
        <w:t>species</w:t>
      </w:r>
      <w:r w:rsidRPr="004E326D">
        <w:rPr>
          <w:rFonts w:asciiTheme="majorHAnsi" w:hAnsiTheme="majorHAnsi" w:cs="Arial"/>
          <w:color w:val="000000" w:themeColor="text1"/>
        </w:rPr>
        <w:t xml:space="preserve">. We focussed on </w:t>
      </w:r>
      <w:r w:rsidR="00096F32" w:rsidRPr="004E326D">
        <w:rPr>
          <w:rFonts w:asciiTheme="majorHAnsi" w:hAnsiTheme="majorHAnsi" w:cs="Arial"/>
          <w:color w:val="000000" w:themeColor="text1"/>
        </w:rPr>
        <w:t>transferred</w:t>
      </w:r>
      <w:r w:rsidR="00E61052" w:rsidRPr="004E326D">
        <w:rPr>
          <w:rFonts w:asciiTheme="majorHAnsi" w:hAnsiTheme="majorHAnsi" w:cs="Arial"/>
          <w:color w:val="000000" w:themeColor="text1"/>
        </w:rPr>
        <w:t xml:space="preserve"> DNA inserts</w:t>
      </w:r>
      <w:r w:rsidRPr="004E326D">
        <w:rPr>
          <w:rFonts w:asciiTheme="majorHAnsi" w:hAnsiTheme="majorHAnsi" w:cs="Arial"/>
          <w:color w:val="000000" w:themeColor="text1"/>
        </w:rPr>
        <w:t xml:space="preserve"> </w:t>
      </w:r>
      <w:r w:rsidRPr="004E326D">
        <w:rPr>
          <w:rFonts w:asciiTheme="majorHAnsi" w:hAnsiTheme="majorHAnsi"/>
          <w:color w:val="000000" w:themeColor="text1"/>
        </w:rPr>
        <w:t>≥50 bp</w:t>
      </w:r>
      <w:r w:rsidRPr="004E326D">
        <w:rPr>
          <w:rFonts w:asciiTheme="majorHAnsi" w:hAnsiTheme="majorHAnsi" w:cs="Arial"/>
          <w:color w:val="000000" w:themeColor="text1"/>
        </w:rPr>
        <w:t xml:space="preserve"> from</w:t>
      </w:r>
      <w:r w:rsidR="009F3B92">
        <w:rPr>
          <w:rFonts w:asciiTheme="majorHAnsi" w:hAnsiTheme="majorHAnsi" w:cs="Arial"/>
          <w:color w:val="000000" w:themeColor="text1"/>
        </w:rPr>
        <w:t xml:space="preserve"> the obligate endosymbiont</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i/>
          <w:iCs/>
          <w:color w:val="000000" w:themeColor="text1"/>
        </w:rPr>
        <w:t xml:space="preserve"> </w:t>
      </w:r>
      <w:proofErr w:type="spellStart"/>
      <w:r w:rsidRPr="004E326D">
        <w:rPr>
          <w:rFonts w:asciiTheme="majorHAnsi" w:hAnsiTheme="majorHAnsi" w:cs="Arial"/>
          <w:i/>
          <w:iCs/>
          <w:color w:val="000000" w:themeColor="text1"/>
        </w:rPr>
        <w:t>cuenoti</w:t>
      </w:r>
      <w:proofErr w:type="spellEnd"/>
      <w:r w:rsidRPr="004E326D">
        <w:rPr>
          <w:rFonts w:asciiTheme="majorHAnsi" w:hAnsiTheme="majorHAnsi" w:cs="Arial"/>
          <w:color w:val="000000" w:themeColor="text1"/>
        </w:rPr>
        <w:t xml:space="preserve"> (hereafter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w:t>
      </w:r>
      <w:r w:rsidRPr="004E326D">
        <w:rPr>
          <w:rFonts w:asciiTheme="majorHAnsi" w:hAnsiTheme="majorHAnsi"/>
          <w:color w:val="000000" w:themeColor="text1"/>
        </w:rPr>
        <w:t xml:space="preserve"> </w:t>
      </w:r>
      <w:r w:rsidR="00B62F4F">
        <w:rPr>
          <w:rFonts w:asciiTheme="majorHAnsi" w:hAnsiTheme="majorHAnsi"/>
          <w:color w:val="000000" w:themeColor="text1"/>
        </w:rPr>
        <w:t xml:space="preserve">Previous studies of </w:t>
      </w:r>
      <w:r w:rsidR="006669B4">
        <w:rPr>
          <w:rFonts w:asciiTheme="majorHAnsi" w:hAnsiTheme="majorHAnsi"/>
          <w:color w:val="000000" w:themeColor="text1"/>
        </w:rPr>
        <w:t xml:space="preserve">eukaryotes </w:t>
      </w:r>
      <w:r w:rsidR="00B62F4F">
        <w:rPr>
          <w:rFonts w:asciiTheme="majorHAnsi" w:hAnsiTheme="majorHAnsi"/>
          <w:color w:val="000000" w:themeColor="text1"/>
        </w:rPr>
        <w:t xml:space="preserve">harbouring long-term endosymbionts have found little or no evidence for horizontal transfers from these </w:t>
      </w:r>
      <w:r w:rsidR="0064091B">
        <w:rPr>
          <w:rFonts w:asciiTheme="majorHAnsi" w:hAnsiTheme="majorHAnsi"/>
          <w:color w:val="000000" w:themeColor="text1"/>
        </w:rPr>
        <w:t>symbionts</w:t>
      </w:r>
      <w:r w:rsidR="00B62F4F">
        <w:rPr>
          <w:rFonts w:asciiTheme="majorHAnsi" w:hAnsiTheme="majorHAnsi"/>
          <w:color w:val="000000" w:themeColor="text1"/>
        </w:rPr>
        <w:t xml:space="preserve">. </w:t>
      </w:r>
      <w:r w:rsidR="009F3B92">
        <w:rPr>
          <w:rFonts w:asciiTheme="majorHAnsi" w:hAnsiTheme="majorHAnsi"/>
          <w:color w:val="000000" w:themeColor="text1"/>
        </w:rPr>
        <w:t>However, we</w:t>
      </w:r>
      <w:r w:rsidR="00B62F4F">
        <w:rPr>
          <w:rFonts w:asciiTheme="majorHAnsi" w:hAnsiTheme="majorHAnsi"/>
          <w:color w:val="000000" w:themeColor="text1"/>
        </w:rPr>
        <w:t xml:space="preserve"> found that c</w:t>
      </w:r>
      <w:r w:rsidRPr="004E326D">
        <w:rPr>
          <w:rFonts w:asciiTheme="majorHAnsi" w:hAnsiTheme="majorHAnsi" w:cs="Arial"/>
          <w:color w:val="000000" w:themeColor="text1"/>
        </w:rPr>
        <w:t xml:space="preserve">ockroach genomes harboured </w:t>
      </w:r>
      <w:r w:rsidRPr="00F043AA">
        <w:rPr>
          <w:rFonts w:asciiTheme="majorHAnsi" w:hAnsiTheme="majorHAnsi" w:cs="Arial"/>
          <w:color w:val="000000" w:themeColor="text1"/>
        </w:rPr>
        <w:t xml:space="preserve">between </w:t>
      </w:r>
      <w:r w:rsidR="00F043AA" w:rsidRPr="00F043AA">
        <w:rPr>
          <w:rFonts w:asciiTheme="majorHAnsi" w:hAnsiTheme="majorHAnsi" w:cs="Arial"/>
          <w:color w:val="000000" w:themeColor="text1"/>
        </w:rPr>
        <w:t>101</w:t>
      </w:r>
      <w:r w:rsidRPr="00F043AA">
        <w:rPr>
          <w:rFonts w:asciiTheme="majorHAnsi" w:hAnsiTheme="majorHAnsi" w:cs="Arial"/>
          <w:color w:val="000000" w:themeColor="text1"/>
        </w:rPr>
        <w:t xml:space="preserve"> and </w:t>
      </w:r>
      <w:r w:rsidR="00F043AA" w:rsidRPr="00F043AA">
        <w:rPr>
          <w:rFonts w:asciiTheme="majorHAnsi" w:hAnsiTheme="majorHAnsi" w:cs="Arial"/>
          <w:color w:val="000000" w:themeColor="text1"/>
        </w:rPr>
        <w:t>4955</w:t>
      </w:r>
      <w:r w:rsidRPr="00F043AA">
        <w:rPr>
          <w:rFonts w:asciiTheme="majorHAnsi" w:hAnsiTheme="majorHAnsi" w:cs="Arial"/>
          <w:color w:val="000000" w:themeColor="text1"/>
        </w:rPr>
        <w:t xml:space="preserve"> </w:t>
      </w:r>
      <w:r w:rsidR="00E61052" w:rsidRPr="00F043AA">
        <w:rPr>
          <w:rFonts w:asciiTheme="majorHAnsi" w:hAnsiTheme="majorHAnsi" w:cs="Arial"/>
          <w:color w:val="000000" w:themeColor="text1"/>
        </w:rPr>
        <w:t xml:space="preserve">horizontal </w:t>
      </w:r>
      <w:r w:rsidR="00096F32" w:rsidRPr="004E326D">
        <w:rPr>
          <w:rFonts w:asciiTheme="majorHAnsi" w:hAnsiTheme="majorHAnsi" w:cs="Arial"/>
          <w:color w:val="000000" w:themeColor="text1"/>
        </w:rPr>
        <w:t xml:space="preserve">DNA </w:t>
      </w:r>
      <w:r w:rsidR="00E61052" w:rsidRPr="004E326D">
        <w:rPr>
          <w:rFonts w:asciiTheme="majorHAnsi" w:hAnsiTheme="majorHAnsi" w:cs="Arial"/>
          <w:color w:val="000000" w:themeColor="text1"/>
        </w:rPr>
        <w:t>transfers</w:t>
      </w:r>
      <w:r w:rsidR="00454C4F" w:rsidRPr="004E326D">
        <w:rPr>
          <w:rFonts w:asciiTheme="majorHAnsi" w:hAnsiTheme="majorHAnsi" w:cs="Arial"/>
          <w:color w:val="000000" w:themeColor="text1"/>
        </w:rPr>
        <w:t xml:space="preserve"> from </w:t>
      </w:r>
      <w:proofErr w:type="spellStart"/>
      <w:r w:rsidR="00454C4F"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in their genomes. </w:t>
      </w:r>
      <w:r w:rsidR="00AA4F7B">
        <w:rPr>
          <w:rFonts w:asciiTheme="majorHAnsi" w:hAnsiTheme="majorHAnsi" w:cs="Arial"/>
          <w:color w:val="000000" w:themeColor="text1"/>
        </w:rPr>
        <w:t>Some</w:t>
      </w:r>
      <w:r w:rsidR="0037408B">
        <w:rPr>
          <w:rFonts w:asciiTheme="majorHAnsi" w:hAnsiTheme="majorHAnsi" w:cs="Arial"/>
          <w:color w:val="FF0000"/>
        </w:rPr>
        <w:t xml:space="preserve"> </w:t>
      </w:r>
      <w:del w:id="8" w:author="Maxim Warwick Dus Adams" w:date="2025-10-30T11:29:00Z" w16du:dateUtc="2025-10-30T00:29:00Z">
        <w:r w:rsidR="00505A81" w:rsidRPr="004E326D" w:rsidDel="005E4293">
          <w:rPr>
            <w:rFonts w:asciiTheme="majorHAnsi" w:hAnsiTheme="majorHAnsi" w:cs="Arial"/>
            <w:color w:val="000000" w:themeColor="text1"/>
          </w:rPr>
          <w:delText xml:space="preserve">of </w:delText>
        </w:r>
      </w:del>
      <w:r w:rsidR="00505A81" w:rsidRPr="004E326D">
        <w:rPr>
          <w:rFonts w:asciiTheme="majorHAnsi" w:hAnsiTheme="majorHAnsi" w:cs="Arial"/>
          <w:color w:val="000000" w:themeColor="text1"/>
        </w:rPr>
        <w:t>inserts appear to have persisted for &gt;</w:t>
      </w:r>
      <w:commentRangeStart w:id="9"/>
      <w:r w:rsidR="00F043AA" w:rsidRPr="00F043AA">
        <w:rPr>
          <w:rFonts w:asciiTheme="majorHAnsi" w:hAnsiTheme="majorHAnsi" w:cs="Arial"/>
          <w:color w:val="000000" w:themeColor="text1"/>
        </w:rPr>
        <w:t>28.7</w:t>
      </w:r>
      <w:r w:rsidR="00505A81" w:rsidRPr="00F043AA">
        <w:rPr>
          <w:rFonts w:asciiTheme="majorHAnsi" w:hAnsiTheme="majorHAnsi" w:cs="Arial"/>
          <w:color w:val="000000" w:themeColor="text1"/>
        </w:rPr>
        <w:t xml:space="preserve"> </w:t>
      </w:r>
      <w:commentRangeEnd w:id="9"/>
      <w:r w:rsidR="00F043AA">
        <w:rPr>
          <w:rStyle w:val="CommentReference"/>
        </w:rPr>
        <w:commentReference w:id="9"/>
      </w:r>
      <w:r w:rsidR="00505A81" w:rsidRPr="004E326D">
        <w:rPr>
          <w:rFonts w:asciiTheme="majorHAnsi" w:hAnsiTheme="majorHAnsi" w:cs="Arial"/>
          <w:color w:val="000000" w:themeColor="text1"/>
        </w:rPr>
        <w:t xml:space="preserve">million years in </w:t>
      </w:r>
      <w:proofErr w:type="spellStart"/>
      <w:r w:rsidR="00505A81" w:rsidRPr="004E326D">
        <w:rPr>
          <w:rFonts w:asciiTheme="majorHAnsi" w:hAnsiTheme="majorHAnsi" w:cs="Arial"/>
          <w:color w:val="000000" w:themeColor="text1"/>
        </w:rPr>
        <w:t>panesthiine</w:t>
      </w:r>
      <w:proofErr w:type="spellEnd"/>
      <w:r w:rsidR="00505A81" w:rsidRPr="004E326D">
        <w:rPr>
          <w:rFonts w:asciiTheme="majorHAnsi" w:hAnsiTheme="majorHAnsi" w:cs="Arial"/>
          <w:color w:val="000000" w:themeColor="text1"/>
        </w:rPr>
        <w:t xml:space="preserve"> burrowing cockroaches. </w:t>
      </w:r>
      <w:r w:rsidR="009F3B92" w:rsidRPr="004D3182">
        <w:rPr>
          <w:rFonts w:asciiTheme="majorHAnsi" w:hAnsiTheme="majorHAnsi" w:cs="Arial"/>
          <w:color w:val="000000" w:themeColor="text1"/>
        </w:rPr>
        <w:t xml:space="preserve">We identified numerous </w:t>
      </w:r>
      <w:r w:rsidR="000F4F89">
        <w:rPr>
          <w:rFonts w:asciiTheme="majorHAnsi" w:hAnsiTheme="majorHAnsi" w:cs="Arial"/>
          <w:color w:val="000000" w:themeColor="text1"/>
        </w:rPr>
        <w:t xml:space="preserve">novel </w:t>
      </w:r>
      <w:r w:rsidR="002D3254">
        <w:rPr>
          <w:rFonts w:asciiTheme="majorHAnsi" w:hAnsiTheme="majorHAnsi" w:cs="Arial"/>
          <w:color w:val="000000" w:themeColor="text1"/>
        </w:rPr>
        <w:t xml:space="preserve">chimeric </w:t>
      </w:r>
      <w:r w:rsidR="009F3B92" w:rsidRPr="004D3182">
        <w:rPr>
          <w:rFonts w:asciiTheme="majorHAnsi" w:hAnsiTheme="majorHAnsi" w:cs="Arial"/>
          <w:color w:val="000000" w:themeColor="text1"/>
        </w:rPr>
        <w:t xml:space="preserve">inserts </w:t>
      </w:r>
      <w:r w:rsidR="000F4F89">
        <w:rPr>
          <w:rFonts w:asciiTheme="majorHAnsi" w:hAnsiTheme="majorHAnsi" w:cs="Arial"/>
          <w:color w:val="000000" w:themeColor="text1"/>
        </w:rPr>
        <w:t xml:space="preserve">comprising up to </w:t>
      </w:r>
      <w:r w:rsidR="00DB2F4E">
        <w:rPr>
          <w:rFonts w:asciiTheme="majorHAnsi" w:hAnsiTheme="majorHAnsi" w:cs="Arial"/>
          <w:color w:val="000000" w:themeColor="text1"/>
        </w:rPr>
        <w:t>eight</w:t>
      </w:r>
      <w:r w:rsidR="000F4F89">
        <w:rPr>
          <w:rFonts w:asciiTheme="majorHAnsi" w:hAnsiTheme="majorHAnsi" w:cs="Arial"/>
          <w:color w:val="000000" w:themeColor="text1"/>
        </w:rPr>
        <w:t xml:space="preserve"> short segments from </w:t>
      </w:r>
      <w:del w:id="10" w:author="Maxim Warwick Dus Adams" w:date="2025-10-30T11:29:00Z" w16du:dateUtc="2025-10-30T00:29:00Z">
        <w:r w:rsidR="000F4F89" w:rsidDel="005E4293">
          <w:rPr>
            <w:rFonts w:asciiTheme="majorHAnsi" w:hAnsiTheme="majorHAnsi" w:cs="Arial"/>
            <w:color w:val="000000" w:themeColor="text1"/>
          </w:rPr>
          <w:delText xml:space="preserve">divergent </w:delText>
        </w:r>
      </w:del>
      <w:ins w:id="11" w:author="Maxim Warwick Dus Adams" w:date="2025-10-30T11:29:00Z" w16du:dateUtc="2025-10-30T00:29:00Z">
        <w:r w:rsidR="005E4293">
          <w:rPr>
            <w:rFonts w:asciiTheme="majorHAnsi" w:hAnsiTheme="majorHAnsi" w:cs="Arial"/>
            <w:color w:val="000000" w:themeColor="text1"/>
          </w:rPr>
          <w:t>disparate</w:t>
        </w:r>
      </w:ins>
      <w:ins w:id="12" w:author="Maxim Warwick Dus Adams" w:date="2025-10-30T11:30:00Z" w16du:dateUtc="2025-10-30T00:30:00Z">
        <w:r w:rsidR="005E4293">
          <w:rPr>
            <w:rFonts w:asciiTheme="majorHAnsi" w:hAnsiTheme="majorHAnsi" w:cs="Arial"/>
            <w:color w:val="000000" w:themeColor="text1"/>
          </w:rPr>
          <w:t xml:space="preserve"> locations in the</w:t>
        </w:r>
      </w:ins>
      <w:ins w:id="13" w:author="Maxim Warwick Dus Adams" w:date="2025-10-30T11:29:00Z" w16du:dateUtc="2025-10-30T00:29:00Z">
        <w:r w:rsidR="005E4293">
          <w:rPr>
            <w:rFonts w:asciiTheme="majorHAnsi" w:hAnsiTheme="majorHAnsi" w:cs="Arial"/>
            <w:color w:val="000000" w:themeColor="text1"/>
          </w:rPr>
          <w:t xml:space="preserve"> </w:t>
        </w:r>
      </w:ins>
      <w:proofErr w:type="spellStart"/>
      <w:r w:rsidR="000F4F89">
        <w:rPr>
          <w:rFonts w:asciiTheme="majorHAnsi" w:hAnsiTheme="majorHAnsi" w:cs="Arial"/>
          <w:i/>
          <w:iCs/>
          <w:color w:val="000000" w:themeColor="text1"/>
        </w:rPr>
        <w:t>Blattabacterium</w:t>
      </w:r>
      <w:proofErr w:type="spellEnd"/>
      <w:r w:rsidR="000F4F89">
        <w:rPr>
          <w:rFonts w:asciiTheme="majorHAnsi" w:hAnsiTheme="majorHAnsi" w:cs="Arial"/>
          <w:color w:val="000000" w:themeColor="text1"/>
        </w:rPr>
        <w:t xml:space="preserve"> </w:t>
      </w:r>
      <w:del w:id="14" w:author="Maxim Warwick Dus Adams" w:date="2025-10-30T11:30:00Z" w16du:dateUtc="2025-10-30T00:30:00Z">
        <w:r w:rsidR="000F4F89" w:rsidDel="005E4293">
          <w:rPr>
            <w:rFonts w:asciiTheme="majorHAnsi" w:hAnsiTheme="majorHAnsi" w:cs="Arial"/>
            <w:color w:val="000000" w:themeColor="text1"/>
          </w:rPr>
          <w:delText>genomic locations</w:delText>
        </w:r>
      </w:del>
      <w:ins w:id="15" w:author="Maxim Warwick Dus Adams" w:date="2025-10-30T11:30:00Z" w16du:dateUtc="2025-10-30T00:30:00Z">
        <w:r w:rsidR="005E4293">
          <w:rPr>
            <w:rFonts w:asciiTheme="majorHAnsi" w:hAnsiTheme="majorHAnsi" w:cs="Arial"/>
            <w:color w:val="000000" w:themeColor="text1"/>
          </w:rPr>
          <w:t>genome</w:t>
        </w:r>
      </w:ins>
      <w:r w:rsidR="009F3B92" w:rsidRPr="004D3182">
        <w:rPr>
          <w:rFonts w:asciiTheme="majorHAnsi" w:hAnsiTheme="majorHAnsi" w:cs="Arial"/>
          <w:color w:val="000000" w:themeColor="text1"/>
        </w:rPr>
        <w:t xml:space="preserve">. </w:t>
      </w:r>
      <w:proofErr w:type="spellStart"/>
      <w:r w:rsidR="00CF144A" w:rsidRPr="00CF144A">
        <w:rPr>
          <w:rFonts w:asciiTheme="majorHAnsi" w:hAnsiTheme="majorHAnsi" w:cs="Arial"/>
          <w:color w:val="000000" w:themeColor="text1"/>
        </w:rPr>
        <w:t>RNAseq</w:t>
      </w:r>
      <w:proofErr w:type="spellEnd"/>
      <w:r w:rsidR="00CF144A" w:rsidRPr="00CF144A">
        <w:rPr>
          <w:rFonts w:asciiTheme="majorHAnsi" w:hAnsiTheme="majorHAnsi" w:cs="Arial"/>
          <w:color w:val="000000" w:themeColor="text1"/>
        </w:rPr>
        <w:t xml:space="preserve"> data from three species indicated that 5.04–8.58% of the inserts are transcribed in </w:t>
      </w:r>
      <w:r w:rsidR="00CF144A">
        <w:rPr>
          <w:rFonts w:asciiTheme="majorHAnsi" w:hAnsiTheme="majorHAnsi" w:cs="Arial"/>
          <w:color w:val="000000" w:themeColor="text1"/>
        </w:rPr>
        <w:t>whole insect preparations</w:t>
      </w:r>
      <w:r w:rsidR="00CF144A" w:rsidRPr="00CF144A">
        <w:rPr>
          <w:rFonts w:asciiTheme="majorHAnsi" w:hAnsiTheme="majorHAnsi" w:cs="Arial"/>
          <w:color w:val="000000" w:themeColor="text1"/>
        </w:rPr>
        <w:t>, the majority of which (3.38-6.30%</w:t>
      </w:r>
      <w:r w:rsidR="00CF144A">
        <w:rPr>
          <w:rFonts w:asciiTheme="majorHAnsi" w:hAnsiTheme="majorHAnsi" w:cs="Arial"/>
          <w:color w:val="000000" w:themeColor="text1"/>
        </w:rPr>
        <w:t xml:space="preserve"> of all inserts</w:t>
      </w:r>
      <w:r w:rsidR="00CF144A" w:rsidRPr="00CF144A">
        <w:rPr>
          <w:rFonts w:asciiTheme="majorHAnsi" w:hAnsiTheme="majorHAnsi" w:cs="Arial"/>
          <w:color w:val="000000" w:themeColor="text1"/>
        </w:rPr>
        <w:t>) was from intergenic regions.</w:t>
      </w:r>
      <w:r w:rsidR="00CF144A">
        <w:rPr>
          <w:rFonts w:asciiTheme="majorHAnsi" w:hAnsiTheme="majorHAnsi" w:cs="Arial"/>
          <w:color w:val="000000" w:themeColor="text1"/>
        </w:rPr>
        <w:t xml:space="preserve"> </w:t>
      </w:r>
      <w:r w:rsidR="00505A81" w:rsidRPr="00F043AA">
        <w:rPr>
          <w:rFonts w:asciiTheme="majorHAnsi" w:hAnsiTheme="majorHAnsi" w:cs="Arial"/>
          <w:color w:val="000000" w:themeColor="text1"/>
        </w:rPr>
        <w:t xml:space="preserve">The </w:t>
      </w:r>
      <w:r w:rsidR="00F043AA" w:rsidRPr="00F043AA">
        <w:rPr>
          <w:rFonts w:asciiTheme="majorHAnsi" w:hAnsiTheme="majorHAnsi" w:cs="Arial"/>
          <w:color w:val="000000" w:themeColor="text1"/>
        </w:rPr>
        <w:t>4955</w:t>
      </w:r>
      <w:r w:rsidR="00505A81" w:rsidRPr="00F043AA">
        <w:rPr>
          <w:rFonts w:asciiTheme="majorHAnsi" w:hAnsiTheme="majorHAnsi" w:cs="Arial"/>
          <w:color w:val="000000" w:themeColor="text1"/>
        </w:rPr>
        <w:t xml:space="preserve"> inserts found in </w:t>
      </w:r>
      <w:proofErr w:type="spellStart"/>
      <w:r w:rsidR="00505A81" w:rsidRPr="00F043AA">
        <w:rPr>
          <w:rFonts w:asciiTheme="majorHAnsi" w:hAnsiTheme="majorHAnsi" w:cs="Arial"/>
          <w:i/>
          <w:iCs/>
          <w:color w:val="000000" w:themeColor="text1"/>
        </w:rPr>
        <w:t>Macropanesthia</w:t>
      </w:r>
      <w:proofErr w:type="spellEnd"/>
      <w:r w:rsidR="00505A81" w:rsidRPr="00F043AA">
        <w:rPr>
          <w:rFonts w:asciiTheme="majorHAnsi" w:hAnsiTheme="majorHAnsi" w:cs="Arial"/>
          <w:i/>
          <w:iCs/>
          <w:color w:val="000000" w:themeColor="text1"/>
        </w:rPr>
        <w:t xml:space="preserve"> </w:t>
      </w:r>
      <w:proofErr w:type="spellStart"/>
      <w:r w:rsidR="00505A81" w:rsidRPr="00F043AA">
        <w:rPr>
          <w:rFonts w:asciiTheme="majorHAnsi" w:hAnsiTheme="majorHAnsi" w:cs="Arial"/>
          <w:i/>
          <w:iCs/>
          <w:color w:val="000000" w:themeColor="text1"/>
        </w:rPr>
        <w:t>lithgowae</w:t>
      </w:r>
      <w:proofErr w:type="spellEnd"/>
      <w:r w:rsidR="00505A81" w:rsidRPr="00F043AA">
        <w:rPr>
          <w:rFonts w:asciiTheme="majorHAnsi" w:hAnsiTheme="majorHAnsi" w:cs="Arial"/>
          <w:color w:val="000000" w:themeColor="text1"/>
        </w:rPr>
        <w:t xml:space="preserve"> exceed by &gt;2</w:t>
      </w:r>
      <w:r w:rsidR="00F043AA" w:rsidRPr="00F043AA">
        <w:rPr>
          <w:rFonts w:asciiTheme="majorHAnsi" w:hAnsiTheme="majorHAnsi" w:cs="Arial"/>
          <w:color w:val="000000" w:themeColor="text1"/>
        </w:rPr>
        <w:t>9</w:t>
      </w:r>
      <w:r w:rsidR="00505A81" w:rsidRPr="00F043AA">
        <w:rPr>
          <w:rFonts w:asciiTheme="majorHAnsi" w:hAnsiTheme="majorHAnsi" w:cs="Arial"/>
          <w:color w:val="000000" w:themeColor="text1"/>
        </w:rPr>
        <w:t xml:space="preserve"> times </w:t>
      </w:r>
      <w:r w:rsidR="00505A81" w:rsidRPr="004E326D">
        <w:rPr>
          <w:rFonts w:asciiTheme="majorHAnsi" w:hAnsiTheme="majorHAnsi" w:cs="Arial"/>
          <w:color w:val="000000" w:themeColor="text1"/>
        </w:rPr>
        <w:t xml:space="preserve">the number of inserts (170) previously reported from any eukaryotic species, with the exception of rotifers. </w:t>
      </w:r>
      <w:r w:rsidR="007D55A4" w:rsidRPr="007D55A4">
        <w:rPr>
          <w:rFonts w:asciiTheme="majorHAnsi" w:hAnsiTheme="majorHAnsi" w:cs="Arial"/>
          <w:color w:val="000000" w:themeColor="text1"/>
        </w:rPr>
        <w:t xml:space="preserve">This level of DNA transfer is </w:t>
      </w:r>
      <w:r w:rsidR="004B402C">
        <w:rPr>
          <w:rFonts w:asciiTheme="majorHAnsi" w:hAnsiTheme="majorHAnsi" w:cs="Arial"/>
          <w:color w:val="000000" w:themeColor="text1"/>
        </w:rPr>
        <w:t>correlated</w:t>
      </w:r>
      <w:r w:rsidR="007D55A4" w:rsidRPr="007D55A4">
        <w:rPr>
          <w:rFonts w:asciiTheme="majorHAnsi" w:hAnsiTheme="majorHAnsi" w:cs="Arial"/>
          <w:color w:val="000000" w:themeColor="text1"/>
        </w:rPr>
        <w:t xml:space="preserve"> to that of the </w:t>
      </w:r>
      <w:r w:rsidR="00FF75DC">
        <w:rPr>
          <w:rFonts w:asciiTheme="majorHAnsi" w:hAnsiTheme="majorHAnsi" w:cs="Arial"/>
          <w:color w:val="000000" w:themeColor="text1"/>
        </w:rPr>
        <w:t xml:space="preserve">transfers from the </w:t>
      </w:r>
      <w:r w:rsidR="007D55A4" w:rsidRPr="007D55A4">
        <w:rPr>
          <w:rFonts w:asciiTheme="majorHAnsi" w:hAnsiTheme="majorHAnsi" w:cs="Arial"/>
          <w:color w:val="000000" w:themeColor="text1"/>
        </w:rPr>
        <w:t>mitochondrial genome, an ancient bacterial endosymbiont turned organelle</w:t>
      </w:r>
      <w:r w:rsidR="004B402C">
        <w:rPr>
          <w:rFonts w:asciiTheme="majorHAnsi" w:hAnsiTheme="majorHAnsi" w:cs="Arial"/>
          <w:color w:val="000000" w:themeColor="text1"/>
        </w:rPr>
        <w:t>, highlighting the intimate relationship between endosym</w:t>
      </w:r>
      <w:r w:rsidR="009864DF">
        <w:rPr>
          <w:rFonts w:asciiTheme="majorHAnsi" w:hAnsiTheme="majorHAnsi" w:cs="Arial"/>
          <w:color w:val="000000" w:themeColor="text1"/>
        </w:rPr>
        <w:t>biont and host genomes</w:t>
      </w:r>
      <w:r w:rsidR="007D55A4" w:rsidRPr="007D55A4">
        <w:rPr>
          <w:rFonts w:asciiTheme="majorHAnsi" w:hAnsiTheme="majorHAnsi" w:cs="Arial"/>
          <w:color w:val="000000" w:themeColor="text1"/>
        </w:rPr>
        <w:t>.</w:t>
      </w:r>
    </w:p>
    <w:p w14:paraId="2DE479F9" w14:textId="336AA3E7" w:rsidR="00CD1AB1" w:rsidRDefault="00CD1AB1" w:rsidP="006850BD">
      <w:pPr>
        <w:jc w:val="both"/>
        <w:rPr>
          <w:rFonts w:asciiTheme="majorHAnsi" w:hAnsiTheme="majorHAnsi" w:cs="Arial"/>
        </w:rPr>
      </w:pPr>
    </w:p>
    <w:p w14:paraId="6513DEF8" w14:textId="77777777" w:rsidR="008F296B" w:rsidRDefault="008F296B" w:rsidP="006850BD">
      <w:pPr>
        <w:jc w:val="both"/>
        <w:rPr>
          <w:rFonts w:asciiTheme="majorHAnsi" w:hAnsiTheme="majorHAnsi" w:cs="Arial"/>
        </w:rPr>
        <w:sectPr w:rsidR="008F296B" w:rsidSect="0094081E">
          <w:pgSz w:w="11906" w:h="16838"/>
          <w:pgMar w:top="1440" w:right="1440" w:bottom="1440" w:left="1440" w:header="708" w:footer="708" w:gutter="0"/>
          <w:cols w:space="708"/>
          <w:docGrid w:linePitch="360"/>
        </w:sectPr>
      </w:pPr>
    </w:p>
    <w:p w14:paraId="5AD498D6" w14:textId="13D817F2" w:rsidR="002A3BD7" w:rsidRPr="004E326D" w:rsidRDefault="008C19D9" w:rsidP="006850BD">
      <w:pPr>
        <w:jc w:val="both"/>
        <w:rPr>
          <w:rFonts w:asciiTheme="majorHAnsi" w:hAnsiTheme="majorHAnsi" w:cs="Arial"/>
          <w:b/>
          <w:sz w:val="28"/>
        </w:rPr>
      </w:pPr>
      <w:r w:rsidRPr="004E326D">
        <w:rPr>
          <w:rFonts w:asciiTheme="majorHAnsi" w:hAnsiTheme="majorHAnsi" w:cs="Arial"/>
          <w:b/>
        </w:rPr>
        <w:lastRenderedPageBreak/>
        <w:t>Results</w:t>
      </w:r>
    </w:p>
    <w:p w14:paraId="09721AAA" w14:textId="79759B2F" w:rsidR="00150440" w:rsidRPr="004E326D" w:rsidRDefault="00150440" w:rsidP="006850BD">
      <w:pPr>
        <w:jc w:val="both"/>
        <w:rPr>
          <w:rFonts w:asciiTheme="majorHAnsi" w:hAnsiTheme="majorHAnsi" w:cs="Arial"/>
          <w:b/>
          <w:i/>
          <w:sz w:val="28"/>
        </w:rPr>
      </w:pPr>
    </w:p>
    <w:p w14:paraId="4817209B" w14:textId="77633173" w:rsidR="009979AB" w:rsidRPr="004E326D" w:rsidRDefault="009979AB" w:rsidP="006850BD">
      <w:pPr>
        <w:jc w:val="both"/>
        <w:rPr>
          <w:rFonts w:asciiTheme="majorHAnsi" w:hAnsiTheme="majorHAnsi" w:cs="Arial"/>
          <w:bCs/>
          <w:iCs/>
          <w:sz w:val="28"/>
        </w:rPr>
      </w:pPr>
      <w:r w:rsidRPr="004E326D">
        <w:rPr>
          <w:rFonts w:asciiTheme="majorHAnsi" w:hAnsiTheme="majorHAnsi" w:cs="Arial"/>
          <w:bCs/>
          <w:i/>
        </w:rPr>
        <w:t xml:space="preserve">Cockroach genomes contain thousands of </w:t>
      </w:r>
      <w:proofErr w:type="spellStart"/>
      <w:r w:rsidRPr="004E326D">
        <w:rPr>
          <w:rFonts w:asciiTheme="majorHAnsi" w:hAnsiTheme="majorHAnsi" w:cs="Arial"/>
          <w:bCs/>
          <w:iCs/>
        </w:rPr>
        <w:t>Blattabacterium</w:t>
      </w:r>
      <w:proofErr w:type="spellEnd"/>
      <w:r w:rsidRPr="004E326D">
        <w:rPr>
          <w:rFonts w:asciiTheme="majorHAnsi" w:hAnsiTheme="majorHAnsi" w:cs="Arial"/>
          <w:bCs/>
          <w:i/>
        </w:rPr>
        <w:t>-derived inserts</w:t>
      </w:r>
    </w:p>
    <w:p w14:paraId="7E8116CA" w14:textId="096D91B7" w:rsidR="00B33714" w:rsidRPr="004E326D" w:rsidRDefault="00B33714" w:rsidP="006850BD">
      <w:pPr>
        <w:jc w:val="both"/>
        <w:rPr>
          <w:rFonts w:asciiTheme="majorHAnsi" w:hAnsiTheme="majorHAnsi" w:cs="Arial"/>
        </w:rPr>
      </w:pPr>
    </w:p>
    <w:p w14:paraId="33A7F670" w14:textId="081CE5ED" w:rsidR="001E3994" w:rsidRPr="004E326D" w:rsidRDefault="00B33714" w:rsidP="006850BD">
      <w:pPr>
        <w:jc w:val="both"/>
        <w:rPr>
          <w:rFonts w:asciiTheme="majorHAnsi" w:hAnsiTheme="majorHAnsi" w:cs="Arial"/>
          <w:iCs/>
        </w:rPr>
      </w:pPr>
      <w:r w:rsidRPr="004E326D">
        <w:rPr>
          <w:rFonts w:asciiTheme="majorHAnsi" w:hAnsiTheme="majorHAnsi" w:cs="Arial"/>
        </w:rPr>
        <w:t xml:space="preserve">We explored the </w:t>
      </w:r>
      <w:r w:rsidR="007C3DA2" w:rsidRPr="004E326D">
        <w:rPr>
          <w:rFonts w:asciiTheme="majorHAnsi" w:hAnsiTheme="majorHAnsi" w:cs="Arial"/>
        </w:rPr>
        <w:t>prevalence,</w:t>
      </w:r>
      <w:r w:rsidRPr="004E326D">
        <w:rPr>
          <w:rFonts w:asciiTheme="majorHAnsi" w:hAnsiTheme="majorHAnsi" w:cs="Arial"/>
        </w:rPr>
        <w:t xml:space="preserve"> distribution and </w:t>
      </w:r>
      <w:r w:rsidR="00C10E8E" w:rsidRPr="004E326D">
        <w:rPr>
          <w:rFonts w:asciiTheme="majorHAnsi" w:hAnsiTheme="majorHAnsi" w:cs="Arial"/>
        </w:rPr>
        <w:t xml:space="preserve">characteristics of DNA inserts in the genomes </w:t>
      </w:r>
      <w:r w:rsidR="00E84874" w:rsidRPr="004E326D">
        <w:rPr>
          <w:rFonts w:asciiTheme="majorHAnsi" w:hAnsiTheme="majorHAnsi" w:cs="Arial"/>
        </w:rPr>
        <w:t xml:space="preserve">of </w:t>
      </w:r>
      <w:r w:rsidR="00C10E8E" w:rsidRPr="004E326D">
        <w:rPr>
          <w:rFonts w:asciiTheme="majorHAnsi" w:hAnsiTheme="majorHAnsi" w:cs="Arial"/>
        </w:rPr>
        <w:t xml:space="preserve">cockroaches and termites </w:t>
      </w:r>
      <w:r w:rsidR="00E84874" w:rsidRPr="004E326D">
        <w:rPr>
          <w:rFonts w:asciiTheme="majorHAnsi" w:hAnsiTheme="majorHAnsi" w:cs="Arial"/>
        </w:rPr>
        <w:t xml:space="preserve">that </w:t>
      </w:r>
      <w:r w:rsidR="00C10E8E" w:rsidRPr="004E326D">
        <w:rPr>
          <w:rFonts w:asciiTheme="majorHAnsi" w:hAnsiTheme="majorHAnsi" w:cs="Arial"/>
        </w:rPr>
        <w:t>originat</w:t>
      </w:r>
      <w:r w:rsidR="00E84874" w:rsidRPr="004E326D">
        <w:rPr>
          <w:rFonts w:asciiTheme="majorHAnsi" w:hAnsiTheme="majorHAnsi" w:cs="Arial"/>
        </w:rPr>
        <w:t>e</w:t>
      </w:r>
      <w:ins w:id="16" w:author="Maxim Warwick Dus Adams" w:date="2025-10-30T11:32:00Z" w16du:dateUtc="2025-10-30T00:32:00Z">
        <w:r w:rsidR="002A04CE">
          <w:rPr>
            <w:rFonts w:asciiTheme="majorHAnsi" w:hAnsiTheme="majorHAnsi" w:cs="Arial"/>
          </w:rPr>
          <w:t>d</w:t>
        </w:r>
      </w:ins>
      <w:r w:rsidRPr="004E326D">
        <w:rPr>
          <w:rFonts w:asciiTheme="majorHAnsi" w:hAnsiTheme="majorHAnsi" w:cs="Arial"/>
        </w:rPr>
        <w:t xml:space="preserve"> </w:t>
      </w:r>
      <w:r w:rsidR="00AB4745" w:rsidRPr="004E326D">
        <w:rPr>
          <w:rFonts w:asciiTheme="majorHAnsi" w:hAnsiTheme="majorHAnsi" w:cs="Arial"/>
        </w:rPr>
        <w:t xml:space="preserve">from the symbiont </w:t>
      </w:r>
      <w:proofErr w:type="spellStart"/>
      <w:r w:rsidR="00AB4745" w:rsidRPr="004E326D">
        <w:rPr>
          <w:rFonts w:asciiTheme="majorHAnsi" w:hAnsiTheme="majorHAnsi" w:cs="Arial"/>
          <w:i/>
          <w:iCs/>
        </w:rPr>
        <w:t>Blattabacterium</w:t>
      </w:r>
      <w:proofErr w:type="spellEnd"/>
      <w:r w:rsidRPr="004E326D">
        <w:rPr>
          <w:rFonts w:asciiTheme="majorHAnsi" w:hAnsiTheme="majorHAnsi" w:cs="Arial"/>
        </w:rPr>
        <w:t xml:space="preserve">. </w:t>
      </w:r>
      <w:r w:rsidR="00E84874" w:rsidRPr="004E326D">
        <w:rPr>
          <w:rFonts w:asciiTheme="majorHAnsi" w:hAnsiTheme="majorHAnsi" w:cs="Arial"/>
        </w:rPr>
        <w:t xml:space="preserve">This symbiont </w:t>
      </w:r>
      <w:r w:rsidR="00AB4745" w:rsidRPr="004E326D">
        <w:rPr>
          <w:rFonts w:asciiTheme="majorHAnsi" w:hAnsiTheme="majorHAnsi" w:cs="Arial"/>
        </w:rPr>
        <w:t xml:space="preserve">is </w:t>
      </w:r>
      <w:r w:rsidR="00BB3104" w:rsidRPr="004E326D">
        <w:rPr>
          <w:rFonts w:asciiTheme="majorHAnsi" w:hAnsiTheme="majorHAnsi" w:cs="Arial"/>
          <w:color w:val="000000" w:themeColor="text1"/>
        </w:rPr>
        <w:t>found in specialised cells of cockroach fat-bodies</w:t>
      </w:r>
      <w:r w:rsidR="00BB3104">
        <w:rPr>
          <w:rFonts w:asciiTheme="majorHAnsi" w:hAnsiTheme="majorHAnsi" w:cs="Arial"/>
        </w:rPr>
        <w:t xml:space="preserve">, and is </w:t>
      </w:r>
      <w:r w:rsidR="00656AC8" w:rsidRPr="004E326D">
        <w:rPr>
          <w:rFonts w:asciiTheme="majorHAnsi" w:hAnsiTheme="majorHAnsi" w:cs="Arial"/>
        </w:rPr>
        <w:t>inherited</w:t>
      </w:r>
      <w:r w:rsidR="007A1D99" w:rsidRPr="004E326D">
        <w:rPr>
          <w:rFonts w:asciiTheme="majorHAnsi" w:hAnsiTheme="majorHAnsi" w:cs="Arial"/>
        </w:rPr>
        <w:t xml:space="preserve"> maternally</w:t>
      </w:r>
      <w:r w:rsidR="00754023" w:rsidRPr="004E326D">
        <w:rPr>
          <w:rFonts w:asciiTheme="majorHAnsi" w:hAnsiTheme="majorHAnsi" w:cs="Arial"/>
        </w:rPr>
        <w:t xml:space="preserve"> though the eggs</w:t>
      </w:r>
      <w:r w:rsidR="000F4F89">
        <w:rPr>
          <w:rFonts w:asciiTheme="majorHAnsi" w:hAnsiTheme="majorHAnsi" w:cs="Arial"/>
        </w:rPr>
        <w:t xml:space="preserve"> (</w:t>
      </w:r>
      <w:r w:rsidR="00432113" w:rsidRPr="00432113">
        <w:rPr>
          <w:rFonts w:asciiTheme="majorHAnsi" w:hAnsiTheme="majorHAnsi" w:cs="Arial"/>
        </w:rPr>
        <w:t>Sacchi</w:t>
      </w:r>
      <w:r w:rsidR="00432113" w:rsidRPr="00432113" w:rsidDel="00432113">
        <w:rPr>
          <w:rFonts w:asciiTheme="majorHAnsi" w:hAnsiTheme="majorHAnsi" w:cs="Arial"/>
        </w:rPr>
        <w:t xml:space="preserve"> </w:t>
      </w:r>
      <w:r w:rsidR="00432113">
        <w:rPr>
          <w:rFonts w:asciiTheme="majorHAnsi" w:hAnsiTheme="majorHAnsi" w:cs="Arial"/>
        </w:rPr>
        <w:t>et al., 1988</w:t>
      </w:r>
      <w:r w:rsidR="000F4F89">
        <w:rPr>
          <w:rFonts w:asciiTheme="majorHAnsi" w:hAnsiTheme="majorHAnsi" w:cs="Arial"/>
        </w:rPr>
        <w:t>)</w:t>
      </w:r>
      <w:r w:rsidR="007A1D99" w:rsidRPr="004E326D">
        <w:rPr>
          <w:rFonts w:asciiTheme="majorHAnsi" w:hAnsiTheme="majorHAnsi" w:cs="Arial"/>
        </w:rPr>
        <w:t xml:space="preserve">, </w:t>
      </w:r>
      <w:r w:rsidR="00754023" w:rsidRPr="004E326D">
        <w:rPr>
          <w:rFonts w:asciiTheme="majorHAnsi" w:hAnsiTheme="majorHAnsi" w:cs="Arial"/>
        </w:rPr>
        <w:t>providing the potential for</w:t>
      </w:r>
      <w:r w:rsidR="007A1D99" w:rsidRPr="004E326D">
        <w:rPr>
          <w:rFonts w:asciiTheme="majorHAnsi" w:hAnsiTheme="majorHAnsi" w:cs="Arial"/>
        </w:rPr>
        <w:t xml:space="preserve"> </w:t>
      </w:r>
      <w:r w:rsidR="00656AC8" w:rsidRPr="004E326D">
        <w:rPr>
          <w:rFonts w:asciiTheme="majorHAnsi" w:hAnsiTheme="majorHAnsi" w:cs="Arial"/>
        </w:rPr>
        <w:t>recurrent transfer events</w:t>
      </w:r>
      <w:r w:rsidR="000F4F89">
        <w:rPr>
          <w:rFonts w:asciiTheme="majorHAnsi" w:hAnsiTheme="majorHAnsi" w:cs="Arial"/>
        </w:rPr>
        <w:t>.</w:t>
      </w:r>
      <w:r w:rsidR="00656AC8" w:rsidRPr="004E326D">
        <w:rPr>
          <w:rFonts w:asciiTheme="majorHAnsi" w:hAnsiTheme="majorHAnsi" w:cs="Arial"/>
        </w:rPr>
        <w:t xml:space="preserve"> </w:t>
      </w:r>
      <w:proofErr w:type="spellStart"/>
      <w:r w:rsidR="00454C4F" w:rsidRPr="004E326D">
        <w:rPr>
          <w:rFonts w:asciiTheme="majorHAnsi" w:hAnsiTheme="majorHAnsi" w:cs="Arial"/>
          <w:i/>
          <w:iCs/>
        </w:rPr>
        <w:t>Blattabacterium</w:t>
      </w:r>
      <w:proofErr w:type="spellEnd"/>
      <w:r w:rsidR="00454C4F" w:rsidRPr="004E326D">
        <w:rPr>
          <w:rFonts w:asciiTheme="majorHAnsi" w:hAnsiTheme="majorHAnsi" w:cs="Arial"/>
          <w:i/>
          <w:iCs/>
        </w:rPr>
        <w:t xml:space="preserve"> </w:t>
      </w:r>
      <w:r w:rsidR="001E3994" w:rsidRPr="004E326D">
        <w:rPr>
          <w:rFonts w:asciiTheme="majorHAnsi" w:hAnsiTheme="majorHAnsi" w:cs="Arial"/>
        </w:rPr>
        <w:t>infected the ancestors of cockroaches &gt;</w:t>
      </w:r>
      <w:r w:rsidR="00AB4745" w:rsidRPr="004E326D">
        <w:rPr>
          <w:rFonts w:asciiTheme="majorHAnsi" w:hAnsiTheme="majorHAnsi" w:cs="Arial"/>
        </w:rPr>
        <w:t>150-</w:t>
      </w:r>
      <w:r w:rsidR="001E3994" w:rsidRPr="004E326D">
        <w:rPr>
          <w:rFonts w:asciiTheme="majorHAnsi" w:hAnsiTheme="majorHAnsi" w:cs="Arial"/>
        </w:rPr>
        <w:t>200 M</w:t>
      </w:r>
      <w:r w:rsidR="007F53C0" w:rsidRPr="004E326D">
        <w:rPr>
          <w:rFonts w:asciiTheme="majorHAnsi" w:hAnsiTheme="majorHAnsi" w:cs="Arial"/>
        </w:rPr>
        <w:t>y</w:t>
      </w:r>
      <w:r w:rsidR="001E3994" w:rsidRPr="004E326D">
        <w:rPr>
          <w:rFonts w:asciiTheme="majorHAnsi" w:hAnsiTheme="majorHAnsi" w:cs="Arial"/>
        </w:rPr>
        <w:t xml:space="preserve">a </w:t>
      </w:r>
      <w:r w:rsidR="007F53C0" w:rsidRPr="004E326D">
        <w:rPr>
          <w:rFonts w:asciiTheme="majorHAnsi" w:hAnsiTheme="majorHAnsi" w:cs="Arial"/>
        </w:rPr>
        <w:t>(</w:t>
      </w:r>
      <w:r w:rsidR="00412663" w:rsidRPr="004E326D">
        <w:rPr>
          <w:rFonts w:asciiTheme="majorHAnsi" w:hAnsiTheme="majorHAnsi" w:cs="Arial"/>
        </w:rPr>
        <w:t xml:space="preserve">Lo et al. 2003; </w:t>
      </w:r>
      <w:r w:rsidR="00656AC8" w:rsidRPr="004E326D">
        <w:rPr>
          <w:rFonts w:asciiTheme="majorHAnsi" w:hAnsiTheme="majorHAnsi"/>
        </w:rPr>
        <w:t>Bourguignon et al</w:t>
      </w:r>
      <w:r w:rsidR="00147604" w:rsidRPr="004E326D">
        <w:rPr>
          <w:rFonts w:asciiTheme="majorHAnsi" w:hAnsiTheme="majorHAnsi"/>
        </w:rPr>
        <w:t>.</w:t>
      </w:r>
      <w:r w:rsidR="00656AC8" w:rsidRPr="004E326D">
        <w:rPr>
          <w:rFonts w:asciiTheme="majorHAnsi" w:hAnsiTheme="majorHAnsi"/>
        </w:rPr>
        <w:t xml:space="preserve"> 2018</w:t>
      </w:r>
      <w:r w:rsidR="007F53C0" w:rsidRPr="004E326D">
        <w:rPr>
          <w:rFonts w:asciiTheme="majorHAnsi" w:hAnsiTheme="majorHAnsi"/>
        </w:rPr>
        <w:t>)</w:t>
      </w:r>
      <w:r w:rsidR="001E3994" w:rsidRPr="004E326D">
        <w:rPr>
          <w:rFonts w:asciiTheme="majorHAnsi" w:hAnsiTheme="majorHAnsi" w:cs="Arial"/>
        </w:rPr>
        <w:t xml:space="preserve">, and is present in almost all lineages, </w:t>
      </w:r>
      <w:r w:rsidR="00494BE4" w:rsidRPr="004E326D">
        <w:rPr>
          <w:rFonts w:asciiTheme="majorHAnsi" w:hAnsiTheme="majorHAnsi" w:cs="Arial"/>
        </w:rPr>
        <w:t>but was lost from all termites with the exception of</w:t>
      </w:r>
      <w:r w:rsidR="0057555A" w:rsidRPr="004E326D">
        <w:rPr>
          <w:rFonts w:asciiTheme="majorHAnsi" w:hAnsiTheme="majorHAnsi" w:cs="Arial"/>
        </w:rPr>
        <w:t xml:space="preserve"> </w:t>
      </w:r>
      <w:proofErr w:type="spellStart"/>
      <w:r w:rsidR="0057555A" w:rsidRPr="004E326D">
        <w:rPr>
          <w:rFonts w:asciiTheme="majorHAnsi" w:hAnsiTheme="majorHAnsi" w:cs="Arial"/>
          <w:i/>
          <w:iCs/>
        </w:rPr>
        <w:t>Mastotermes</w:t>
      </w:r>
      <w:proofErr w:type="spellEnd"/>
      <w:r w:rsidR="0057555A" w:rsidRPr="004E326D">
        <w:rPr>
          <w:rFonts w:asciiTheme="majorHAnsi" w:hAnsiTheme="majorHAnsi" w:cs="Arial"/>
          <w:i/>
          <w:iCs/>
        </w:rPr>
        <w:t xml:space="preserve"> </w:t>
      </w:r>
      <w:proofErr w:type="spellStart"/>
      <w:r w:rsidR="0057555A" w:rsidRPr="004E326D">
        <w:rPr>
          <w:rFonts w:asciiTheme="majorHAnsi" w:hAnsiTheme="majorHAnsi" w:cs="Arial"/>
          <w:i/>
          <w:iCs/>
        </w:rPr>
        <w:t>darwiniensis</w:t>
      </w:r>
      <w:proofErr w:type="spellEnd"/>
      <w:r w:rsidR="0057555A" w:rsidRPr="004E326D">
        <w:rPr>
          <w:rFonts w:asciiTheme="majorHAnsi" w:hAnsiTheme="majorHAnsi" w:cs="Arial"/>
          <w:i/>
          <w:iCs/>
        </w:rPr>
        <w:t>.</w:t>
      </w:r>
      <w:r w:rsidR="00F72EA6">
        <w:rPr>
          <w:rFonts w:asciiTheme="majorHAnsi" w:hAnsiTheme="majorHAnsi" w:cs="Arial"/>
          <w:i/>
          <w:iCs/>
        </w:rPr>
        <w:t xml:space="preserve"> </w:t>
      </w:r>
      <w:r w:rsidR="00F72EA6">
        <w:rPr>
          <w:rFonts w:asciiTheme="majorHAnsi" w:hAnsiTheme="majorHAnsi" w:cs="Arial"/>
          <w:iCs/>
        </w:rPr>
        <w:t xml:space="preserve">Although long-term obligate endosymbionts such as </w:t>
      </w:r>
      <w:proofErr w:type="spellStart"/>
      <w:r w:rsidR="00F72EA6" w:rsidRPr="004E326D">
        <w:rPr>
          <w:rFonts w:asciiTheme="majorHAnsi" w:hAnsiTheme="majorHAnsi" w:cs="Arial"/>
          <w:i/>
          <w:iCs/>
        </w:rPr>
        <w:t>Blattabacterium</w:t>
      </w:r>
      <w:proofErr w:type="spellEnd"/>
      <w:r w:rsidR="00F72EA6">
        <w:rPr>
          <w:rFonts w:asciiTheme="majorHAnsi" w:hAnsiTheme="majorHAnsi" w:cs="Arial"/>
          <w:iCs/>
        </w:rPr>
        <w:t xml:space="preserve"> are thought to contribute no or few DNA </w:t>
      </w:r>
      <w:r w:rsidR="00F97DA4">
        <w:rPr>
          <w:rFonts w:asciiTheme="majorHAnsi" w:hAnsiTheme="majorHAnsi" w:cs="Arial"/>
          <w:iCs/>
        </w:rPr>
        <w:t xml:space="preserve">transfers </w:t>
      </w:r>
      <w:r w:rsidR="00F72EA6">
        <w:rPr>
          <w:rFonts w:asciiTheme="majorHAnsi" w:hAnsiTheme="majorHAnsi" w:cs="Arial"/>
          <w:iCs/>
        </w:rPr>
        <w:t xml:space="preserve">from their genomes to host genomes, previous studies have only focussed on the transfer of protein-coding </w:t>
      </w:r>
      <w:r w:rsidR="000F4F89">
        <w:rPr>
          <w:rFonts w:asciiTheme="majorHAnsi" w:hAnsiTheme="majorHAnsi" w:cs="Arial"/>
          <w:iCs/>
        </w:rPr>
        <w:t xml:space="preserve">sequences </w:t>
      </w:r>
      <w:r w:rsidR="00703D25">
        <w:rPr>
          <w:rFonts w:asciiTheme="majorHAnsi" w:hAnsiTheme="majorHAnsi" w:cs="Arial"/>
          <w:iCs/>
        </w:rPr>
        <w:t>(</w:t>
      </w:r>
      <w:proofErr w:type="spellStart"/>
      <w:r w:rsidR="00F72EA6" w:rsidRPr="004D3182">
        <w:rPr>
          <w:rFonts w:asciiTheme="majorHAnsi" w:eastAsia="Times New Roman" w:hAnsiTheme="majorHAnsi" w:cs="Times New Roman"/>
          <w:kern w:val="0"/>
          <w14:ligatures w14:val="none"/>
        </w:rPr>
        <w:t>Nikoh</w:t>
      </w:r>
      <w:proofErr w:type="spellEnd"/>
      <w:r w:rsidR="00F72EA6" w:rsidRPr="004D3182">
        <w:rPr>
          <w:rFonts w:asciiTheme="majorHAnsi" w:eastAsia="Times New Roman" w:hAnsiTheme="majorHAnsi" w:cs="Times New Roman"/>
          <w:kern w:val="0"/>
          <w14:ligatures w14:val="none"/>
        </w:rPr>
        <w:t xml:space="preserve"> et al. 2010; Husnik et al. 2013; Luan et al. 2015; Sloan et al. 2014</w:t>
      </w:r>
      <w:r w:rsidR="00F72EA6">
        <w:rPr>
          <w:rFonts w:asciiTheme="majorHAnsi" w:eastAsia="Times New Roman" w:hAnsiTheme="majorHAnsi" w:cs="Times New Roman"/>
          <w:kern w:val="0"/>
          <w14:ligatures w14:val="none"/>
        </w:rPr>
        <w:t>; Liu et al 2025</w:t>
      </w:r>
      <w:r w:rsidR="00F72EA6" w:rsidRPr="004D3182">
        <w:rPr>
          <w:rFonts w:asciiTheme="majorHAnsi" w:eastAsia="Times New Roman" w:hAnsiTheme="majorHAnsi" w:cs="Times New Roman"/>
          <w:kern w:val="0"/>
          <w14:ligatures w14:val="none"/>
        </w:rPr>
        <w:t>)</w:t>
      </w:r>
      <w:r w:rsidR="00F72EA6">
        <w:rPr>
          <w:rFonts w:asciiTheme="majorHAnsi" w:hAnsiTheme="majorHAnsi" w:cs="Arial"/>
          <w:iCs/>
        </w:rPr>
        <w:t xml:space="preserve">. </w:t>
      </w:r>
    </w:p>
    <w:p w14:paraId="2F2BA3B1" w14:textId="38337FC3" w:rsidR="001E3994" w:rsidRPr="004E326D" w:rsidRDefault="001E3994" w:rsidP="006850BD">
      <w:pPr>
        <w:jc w:val="both"/>
        <w:rPr>
          <w:rFonts w:asciiTheme="majorHAnsi" w:hAnsiTheme="majorHAnsi" w:cs="Arial"/>
          <w:color w:val="000000" w:themeColor="text1"/>
        </w:rPr>
      </w:pPr>
    </w:p>
    <w:p w14:paraId="00B6C67D" w14:textId="1B705E86" w:rsidR="00AB4745" w:rsidRPr="004E326D" w:rsidRDefault="008C5DE7" w:rsidP="006850BD">
      <w:pPr>
        <w:jc w:val="both"/>
        <w:rPr>
          <w:rFonts w:asciiTheme="majorHAnsi" w:hAnsiTheme="majorHAnsi" w:cs="Arial"/>
          <w:color w:val="000000" w:themeColor="text1"/>
        </w:rPr>
      </w:pPr>
      <w:r w:rsidRPr="004E326D">
        <w:rPr>
          <w:rFonts w:asciiTheme="majorHAnsi" w:hAnsiTheme="majorHAnsi" w:cs="Arial"/>
          <w:color w:val="000000" w:themeColor="text1"/>
        </w:rPr>
        <w:t xml:space="preserve">To locate all possible </w:t>
      </w:r>
      <w:r w:rsidR="00432113">
        <w:rPr>
          <w:rFonts w:asciiTheme="majorHAnsi" w:hAnsiTheme="majorHAnsi" w:cs="Arial"/>
          <w:color w:val="000000" w:themeColor="text1"/>
        </w:rPr>
        <w:t xml:space="preserve">DNA </w:t>
      </w:r>
      <w:r w:rsidRPr="004E326D">
        <w:rPr>
          <w:rFonts w:asciiTheme="majorHAnsi" w:hAnsiTheme="majorHAnsi" w:cs="Arial"/>
          <w:color w:val="000000" w:themeColor="text1"/>
        </w:rPr>
        <w:t>transfer</w:t>
      </w:r>
      <w:r w:rsidR="00C10E8E" w:rsidRPr="004E326D">
        <w:rPr>
          <w:rFonts w:asciiTheme="majorHAnsi" w:hAnsiTheme="majorHAnsi" w:cs="Arial"/>
          <w:color w:val="000000" w:themeColor="text1"/>
        </w:rPr>
        <w:t>s from</w:t>
      </w:r>
      <w:r w:rsidRPr="004E326D">
        <w:rPr>
          <w:rFonts w:asciiTheme="majorHAnsi" w:hAnsiTheme="majorHAnsi" w:cs="Arial"/>
          <w:color w:val="000000" w:themeColor="text1"/>
        </w:rPr>
        <w:t xml:space="preserve"> </w:t>
      </w:r>
      <w:proofErr w:type="spellStart"/>
      <w:r w:rsidR="00C10E8E" w:rsidRPr="004E326D">
        <w:rPr>
          <w:rFonts w:asciiTheme="majorHAnsi" w:hAnsiTheme="majorHAnsi" w:cs="Arial"/>
          <w:i/>
          <w:color w:val="000000" w:themeColor="text1"/>
        </w:rPr>
        <w:t>Blattabacterium</w:t>
      </w:r>
      <w:proofErr w:type="spellEnd"/>
      <w:r w:rsidR="00C10E8E" w:rsidRPr="004E326D">
        <w:rPr>
          <w:rFonts w:asciiTheme="majorHAnsi" w:hAnsiTheme="majorHAnsi" w:cs="Arial"/>
          <w:i/>
          <w:color w:val="000000" w:themeColor="text1"/>
        </w:rPr>
        <w:t xml:space="preserve"> </w:t>
      </w:r>
      <w:r w:rsidR="00C10E8E" w:rsidRPr="004E326D">
        <w:rPr>
          <w:rFonts w:asciiTheme="majorHAnsi" w:hAnsiTheme="majorHAnsi" w:cs="Arial"/>
          <w:color w:val="000000" w:themeColor="text1"/>
        </w:rPr>
        <w:t xml:space="preserve">to host </w:t>
      </w:r>
      <w:r w:rsidRPr="004E326D">
        <w:rPr>
          <w:rFonts w:asciiTheme="majorHAnsi" w:hAnsiTheme="majorHAnsi" w:cs="Arial"/>
          <w:color w:val="000000" w:themeColor="text1"/>
        </w:rPr>
        <w:t xml:space="preserve">genomes, we first created a library comprising </w:t>
      </w:r>
      <w:r w:rsidR="00A410FF" w:rsidRPr="004E326D">
        <w:rPr>
          <w:rFonts w:asciiTheme="majorHAnsi" w:hAnsiTheme="majorHAnsi" w:cs="Arial"/>
          <w:color w:val="000000" w:themeColor="text1"/>
        </w:rPr>
        <w:t>77</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genomes</w:t>
      </w:r>
      <w:r w:rsidR="00A410FF" w:rsidRPr="004E326D">
        <w:rPr>
          <w:rFonts w:asciiTheme="majorHAnsi" w:hAnsiTheme="majorHAnsi" w:cs="Arial"/>
          <w:color w:val="000000" w:themeColor="text1"/>
        </w:rPr>
        <w:t xml:space="preserve"> (Table S1)</w:t>
      </w:r>
      <w:r w:rsidRPr="004E326D">
        <w:rPr>
          <w:rFonts w:asciiTheme="majorHAnsi" w:hAnsiTheme="majorHAnsi" w:cs="Arial"/>
          <w:color w:val="000000" w:themeColor="text1"/>
        </w:rPr>
        <w:t xml:space="preserve">, each of which </w:t>
      </w:r>
      <w:del w:id="17" w:author="Maxim Warwick Dus Adams" w:date="2025-10-30T11:34:00Z" w16du:dateUtc="2025-10-30T00:34:00Z">
        <w:r w:rsidRPr="004E326D" w:rsidDel="002A04CE">
          <w:rPr>
            <w:rFonts w:asciiTheme="majorHAnsi" w:hAnsiTheme="majorHAnsi" w:cs="Arial"/>
            <w:color w:val="000000" w:themeColor="text1"/>
          </w:rPr>
          <w:delText>had been</w:delText>
        </w:r>
      </w:del>
      <w:ins w:id="18" w:author="Maxim Warwick Dus Adams" w:date="2025-10-30T11:34:00Z" w16du:dateUtc="2025-10-30T00:34:00Z">
        <w:r w:rsidR="002A04CE">
          <w:rPr>
            <w:rFonts w:asciiTheme="majorHAnsi" w:hAnsiTheme="majorHAnsi" w:cs="Arial"/>
            <w:color w:val="000000" w:themeColor="text1"/>
          </w:rPr>
          <w:t>was</w:t>
        </w:r>
      </w:ins>
      <w:r w:rsidRPr="004E326D">
        <w:rPr>
          <w:rFonts w:asciiTheme="majorHAnsi" w:hAnsiTheme="majorHAnsi" w:cs="Arial"/>
          <w:color w:val="000000" w:themeColor="text1"/>
        </w:rPr>
        <w:t xml:space="preserve"> broken into </w:t>
      </w:r>
      <w:r w:rsidR="00F81BC4" w:rsidRPr="004E326D">
        <w:rPr>
          <w:rFonts w:asciiTheme="majorHAnsi" w:hAnsiTheme="majorHAnsi" w:cs="Arial"/>
          <w:color w:val="000000" w:themeColor="text1"/>
        </w:rPr>
        <w:t>150</w:t>
      </w:r>
      <w:ins w:id="19" w:author="Maxim Warwick Dus Adams" w:date="2025-10-30T11:34:00Z" w16du:dateUtc="2025-10-30T00:34:00Z">
        <w:r w:rsidR="002A04CE">
          <w:rPr>
            <w:rFonts w:asciiTheme="majorHAnsi" w:hAnsiTheme="majorHAnsi" w:cs="Arial"/>
            <w:color w:val="000000" w:themeColor="text1"/>
          </w:rPr>
          <w:t>-</w:t>
        </w:r>
      </w:ins>
      <w:del w:id="20" w:author="Maxim Warwick Dus Adams" w:date="2025-10-30T11:34:00Z" w16du:dateUtc="2025-10-30T00:34:00Z">
        <w:r w:rsidRPr="004E326D" w:rsidDel="002A04CE">
          <w:rPr>
            <w:rFonts w:asciiTheme="majorHAnsi" w:hAnsiTheme="majorHAnsi" w:cs="Arial"/>
            <w:color w:val="000000" w:themeColor="text1"/>
          </w:rPr>
          <w:delText xml:space="preserve"> </w:delText>
        </w:r>
      </w:del>
      <w:r w:rsidRPr="004E326D">
        <w:rPr>
          <w:rFonts w:asciiTheme="majorHAnsi" w:hAnsiTheme="majorHAnsi" w:cs="Arial"/>
          <w:color w:val="000000" w:themeColor="text1"/>
        </w:rPr>
        <w:t xml:space="preserve">bp fragments. </w:t>
      </w:r>
      <w:r w:rsidR="00432113">
        <w:rPr>
          <w:rFonts w:asciiTheme="majorHAnsi" w:hAnsiTheme="majorHAnsi" w:cs="Arial"/>
          <w:color w:val="000000" w:themeColor="text1"/>
        </w:rPr>
        <w:t>W</w:t>
      </w:r>
      <w:r w:rsidRPr="004E326D">
        <w:rPr>
          <w:rFonts w:asciiTheme="majorHAnsi" w:hAnsiTheme="majorHAnsi" w:cs="Arial"/>
          <w:color w:val="000000" w:themeColor="text1"/>
        </w:rPr>
        <w:t xml:space="preserve">e then </w:t>
      </w:r>
      <w:r w:rsidR="0072171A" w:rsidRPr="004E326D">
        <w:rPr>
          <w:rFonts w:asciiTheme="majorHAnsi" w:hAnsiTheme="majorHAnsi" w:cs="Arial"/>
          <w:color w:val="000000" w:themeColor="text1"/>
        </w:rPr>
        <w:t xml:space="preserve">aligned these short </w:t>
      </w:r>
      <w:proofErr w:type="spellStart"/>
      <w:r w:rsidR="00CD3DC5" w:rsidRPr="004E326D">
        <w:rPr>
          <w:rFonts w:asciiTheme="majorHAnsi" w:hAnsiTheme="majorHAnsi" w:cs="Arial"/>
          <w:i/>
          <w:iCs/>
          <w:color w:val="000000" w:themeColor="text1"/>
        </w:rPr>
        <w:t>Blattabacterium</w:t>
      </w:r>
      <w:proofErr w:type="spellEnd"/>
      <w:r w:rsidR="00CD3DC5" w:rsidRPr="004E326D">
        <w:rPr>
          <w:rFonts w:asciiTheme="majorHAnsi" w:hAnsiTheme="majorHAnsi" w:cs="Arial"/>
          <w:color w:val="000000" w:themeColor="text1"/>
        </w:rPr>
        <w:t xml:space="preserve"> </w:t>
      </w:r>
      <w:r w:rsidRPr="004E326D">
        <w:rPr>
          <w:rFonts w:asciiTheme="majorHAnsi" w:hAnsiTheme="majorHAnsi" w:cs="Arial"/>
          <w:color w:val="000000" w:themeColor="text1"/>
        </w:rPr>
        <w:t xml:space="preserve">fragments to </w:t>
      </w:r>
      <w:r w:rsidR="00454C4F" w:rsidRPr="004E326D">
        <w:rPr>
          <w:rFonts w:asciiTheme="majorHAnsi" w:hAnsiTheme="majorHAnsi" w:cs="Arial"/>
          <w:color w:val="000000" w:themeColor="text1"/>
        </w:rPr>
        <w:t xml:space="preserve">23 </w:t>
      </w:r>
      <w:r w:rsidRPr="004E326D">
        <w:rPr>
          <w:rFonts w:asciiTheme="majorHAnsi" w:hAnsiTheme="majorHAnsi" w:cs="Arial"/>
          <w:color w:val="000000" w:themeColor="text1"/>
        </w:rPr>
        <w:t>genomes</w:t>
      </w:r>
      <w:r w:rsidR="0072171A" w:rsidRPr="004E326D">
        <w:rPr>
          <w:rFonts w:asciiTheme="majorHAnsi" w:hAnsiTheme="majorHAnsi" w:cs="Arial"/>
          <w:color w:val="000000" w:themeColor="text1"/>
        </w:rPr>
        <w:t xml:space="preserve"> </w:t>
      </w:r>
      <w:r w:rsidR="00412663" w:rsidRPr="004E326D">
        <w:rPr>
          <w:rFonts w:asciiTheme="majorHAnsi" w:hAnsiTheme="majorHAnsi" w:cs="Arial"/>
          <w:color w:val="000000" w:themeColor="text1"/>
        </w:rPr>
        <w:t xml:space="preserve">representing </w:t>
      </w:r>
      <w:r w:rsidR="00410724" w:rsidRPr="004E326D">
        <w:rPr>
          <w:rFonts w:asciiTheme="majorHAnsi" w:hAnsiTheme="majorHAnsi" w:cs="Arial"/>
          <w:color w:val="000000" w:themeColor="text1"/>
        </w:rPr>
        <w:t>1</w:t>
      </w:r>
      <w:r w:rsidR="00403C37">
        <w:rPr>
          <w:rFonts w:asciiTheme="majorHAnsi" w:hAnsiTheme="majorHAnsi" w:cs="Arial"/>
          <w:color w:val="000000" w:themeColor="text1"/>
        </w:rPr>
        <w:t>4</w:t>
      </w:r>
      <w:r w:rsidR="00410724" w:rsidRPr="004E326D">
        <w:rPr>
          <w:rFonts w:asciiTheme="majorHAnsi" w:hAnsiTheme="majorHAnsi" w:cs="Arial"/>
          <w:color w:val="000000" w:themeColor="text1"/>
        </w:rPr>
        <w:t xml:space="preserve"> </w:t>
      </w:r>
      <w:r w:rsidR="00454C4F" w:rsidRPr="004E326D">
        <w:rPr>
          <w:rFonts w:asciiTheme="majorHAnsi" w:hAnsiTheme="majorHAnsi" w:cs="Arial"/>
          <w:color w:val="000000" w:themeColor="text1"/>
        </w:rPr>
        <w:t xml:space="preserve">cockroach and </w:t>
      </w:r>
      <w:r w:rsidR="00403C37">
        <w:rPr>
          <w:rFonts w:asciiTheme="majorHAnsi" w:hAnsiTheme="majorHAnsi" w:cs="Arial"/>
          <w:color w:val="000000" w:themeColor="text1"/>
        </w:rPr>
        <w:t xml:space="preserve">4 </w:t>
      </w:r>
      <w:r w:rsidR="00454C4F" w:rsidRPr="004E326D">
        <w:rPr>
          <w:rFonts w:asciiTheme="majorHAnsi" w:hAnsiTheme="majorHAnsi" w:cs="Arial"/>
          <w:color w:val="000000" w:themeColor="text1"/>
        </w:rPr>
        <w:t xml:space="preserve">termite </w:t>
      </w:r>
      <w:r w:rsidR="00410724" w:rsidRPr="004E326D">
        <w:rPr>
          <w:rFonts w:asciiTheme="majorHAnsi" w:hAnsiTheme="majorHAnsi" w:cs="Arial"/>
          <w:color w:val="000000" w:themeColor="text1"/>
        </w:rPr>
        <w:t xml:space="preserve">species </w:t>
      </w:r>
      <w:r w:rsidR="00403C37">
        <w:rPr>
          <w:rFonts w:asciiTheme="majorHAnsi" w:hAnsiTheme="majorHAnsi" w:cs="Arial"/>
          <w:color w:val="000000" w:themeColor="text1"/>
        </w:rPr>
        <w:t xml:space="preserve">(multiple genome versions were used for some species) </w:t>
      </w:r>
      <w:r w:rsidR="0072171A" w:rsidRPr="004E326D">
        <w:rPr>
          <w:rFonts w:asciiTheme="majorHAnsi" w:hAnsiTheme="majorHAnsi" w:cs="Arial"/>
          <w:color w:val="000000" w:themeColor="text1"/>
        </w:rPr>
        <w:t>to characterise putative insert</w:t>
      </w:r>
      <w:r w:rsidR="0037348A" w:rsidRPr="004E326D">
        <w:rPr>
          <w:rFonts w:asciiTheme="majorHAnsi" w:hAnsiTheme="majorHAnsi" w:cs="Arial"/>
          <w:color w:val="000000" w:themeColor="text1"/>
        </w:rPr>
        <w:t>s</w:t>
      </w:r>
      <w:r w:rsidR="00410724" w:rsidRPr="004E326D">
        <w:rPr>
          <w:rFonts w:asciiTheme="majorHAnsi" w:hAnsiTheme="majorHAnsi" w:cs="Arial"/>
          <w:color w:val="000000" w:themeColor="text1"/>
        </w:rPr>
        <w:t xml:space="preserve"> </w:t>
      </w:r>
      <w:r w:rsidR="00F81BC4" w:rsidRPr="004E326D">
        <w:rPr>
          <w:rFonts w:asciiTheme="majorHAnsi" w:hAnsiTheme="majorHAnsi" w:cs="Arial"/>
          <w:color w:val="000000" w:themeColor="text1"/>
        </w:rPr>
        <w:t>with a minimum length of 50 bp</w:t>
      </w:r>
      <w:r w:rsidR="00E41EE2" w:rsidRPr="00432113">
        <w:rPr>
          <w:rFonts w:asciiTheme="majorHAnsi" w:hAnsiTheme="majorHAnsi" w:cs="Arial"/>
          <w:color w:val="0E2841" w:themeColor="text2"/>
        </w:rPr>
        <w:t>.</w:t>
      </w:r>
      <w:r w:rsidR="00410724" w:rsidRPr="004E326D">
        <w:rPr>
          <w:rFonts w:asciiTheme="majorHAnsi" w:hAnsiTheme="majorHAnsi" w:cs="Arial"/>
          <w:color w:val="FF0000"/>
        </w:rPr>
        <w:t xml:space="preserve"> </w:t>
      </w:r>
      <w:r w:rsidR="0037348A" w:rsidRPr="004E326D">
        <w:rPr>
          <w:rFonts w:asciiTheme="majorHAnsi" w:hAnsiTheme="majorHAnsi" w:cs="Arial"/>
        </w:rPr>
        <w:t>To identify unique insert events within a genome, we excluded inserts likely arising from duplication or transposition (based on the sequence similarity of inserts within a genome).</w:t>
      </w:r>
    </w:p>
    <w:p w14:paraId="58A8ED21" w14:textId="77777777" w:rsidR="00AB4745" w:rsidRPr="004E326D" w:rsidRDefault="00AB4745" w:rsidP="006850BD">
      <w:pPr>
        <w:jc w:val="both"/>
        <w:rPr>
          <w:rFonts w:asciiTheme="majorHAnsi" w:hAnsiTheme="majorHAnsi" w:cs="Arial"/>
          <w:color w:val="000000" w:themeColor="text1"/>
        </w:rPr>
      </w:pPr>
    </w:p>
    <w:p w14:paraId="38444043" w14:textId="36BFD5D2" w:rsidR="00263BE8" w:rsidRPr="004E326D" w:rsidRDefault="00840F46" w:rsidP="008F296B">
      <w:pPr>
        <w:jc w:val="both"/>
        <w:rPr>
          <w:rFonts w:asciiTheme="majorHAnsi" w:hAnsiTheme="majorHAnsi" w:cs="Arial"/>
        </w:rPr>
      </w:pPr>
      <w:r w:rsidRPr="004E326D">
        <w:rPr>
          <w:rFonts w:asciiTheme="majorHAnsi" w:hAnsiTheme="majorHAnsi" w:cs="Arial"/>
          <w:color w:val="000000" w:themeColor="text1"/>
        </w:rPr>
        <w:t>Us</w:t>
      </w:r>
      <w:r w:rsidR="005818D0" w:rsidRPr="004E326D">
        <w:rPr>
          <w:rFonts w:asciiTheme="majorHAnsi" w:hAnsiTheme="majorHAnsi" w:cs="Arial"/>
          <w:color w:val="000000" w:themeColor="text1"/>
        </w:rPr>
        <w:t>ing</w:t>
      </w:r>
      <w:r w:rsidRPr="004E326D">
        <w:rPr>
          <w:rFonts w:asciiTheme="majorHAnsi" w:hAnsiTheme="majorHAnsi" w:cs="Arial"/>
          <w:color w:val="000000" w:themeColor="text1"/>
        </w:rPr>
        <w:t xml:space="preserve"> this novel approach, w</w:t>
      </w:r>
      <w:r w:rsidR="00874B13" w:rsidRPr="004E326D">
        <w:rPr>
          <w:rFonts w:asciiTheme="majorHAnsi" w:hAnsiTheme="majorHAnsi" w:cs="Arial"/>
          <w:color w:val="000000" w:themeColor="text1"/>
        </w:rPr>
        <w:t xml:space="preserve">e </w:t>
      </w:r>
      <w:r w:rsidR="00874B13" w:rsidRPr="00D95570">
        <w:rPr>
          <w:rFonts w:asciiTheme="majorHAnsi" w:hAnsiTheme="majorHAnsi" w:cs="Arial"/>
          <w:color w:val="000000" w:themeColor="text1"/>
        </w:rPr>
        <w:t xml:space="preserve">characterised </w:t>
      </w:r>
      <w:r w:rsidR="000D688F" w:rsidRPr="00D95570">
        <w:rPr>
          <w:rFonts w:asciiTheme="majorHAnsi" w:hAnsiTheme="majorHAnsi" w:cs="Arial"/>
          <w:color w:val="000000" w:themeColor="text1"/>
        </w:rPr>
        <w:t xml:space="preserve">a remarkable </w:t>
      </w:r>
      <w:r w:rsidR="00EC6A5A" w:rsidRPr="00D95570">
        <w:rPr>
          <w:rFonts w:asciiTheme="majorHAnsi" w:hAnsiTheme="majorHAnsi" w:cs="Arial"/>
          <w:color w:val="000000" w:themeColor="text1"/>
        </w:rPr>
        <w:t>40,484 unique</w:t>
      </w:r>
      <w:r w:rsidR="00EC6A5A" w:rsidRPr="00D95570">
        <w:rPr>
          <w:rFonts w:asciiTheme="majorHAnsi" w:hAnsiTheme="majorHAnsi" w:cs="Arial"/>
          <w:i/>
          <w:iCs/>
          <w:color w:val="000000" w:themeColor="text1"/>
        </w:rPr>
        <w:t xml:space="preserve"> </w:t>
      </w:r>
      <w:proofErr w:type="spellStart"/>
      <w:r w:rsidR="00E46A51" w:rsidRPr="00D95570">
        <w:rPr>
          <w:rFonts w:asciiTheme="majorHAnsi" w:hAnsiTheme="majorHAnsi" w:cs="Arial"/>
          <w:i/>
          <w:iCs/>
          <w:color w:val="000000" w:themeColor="text1"/>
        </w:rPr>
        <w:t>Blattabacterium</w:t>
      </w:r>
      <w:proofErr w:type="spellEnd"/>
      <w:r w:rsidR="0037348A" w:rsidRPr="00D95570">
        <w:rPr>
          <w:rFonts w:asciiTheme="majorHAnsi" w:hAnsiTheme="majorHAnsi" w:cs="Arial"/>
          <w:i/>
          <w:iCs/>
          <w:color w:val="000000" w:themeColor="text1"/>
        </w:rPr>
        <w:t>-</w:t>
      </w:r>
      <w:r w:rsidR="0037348A" w:rsidRPr="00D95570">
        <w:rPr>
          <w:rFonts w:asciiTheme="majorHAnsi" w:hAnsiTheme="majorHAnsi" w:cs="Arial"/>
          <w:color w:val="000000" w:themeColor="text1"/>
        </w:rPr>
        <w:t xml:space="preserve">derived inserts </w:t>
      </w:r>
      <w:r w:rsidR="00874B13" w:rsidRPr="00D95570">
        <w:rPr>
          <w:rFonts w:asciiTheme="majorHAnsi" w:hAnsiTheme="majorHAnsi" w:cs="Arial"/>
          <w:color w:val="000000" w:themeColor="text1"/>
        </w:rPr>
        <w:t xml:space="preserve">across the </w:t>
      </w:r>
      <w:r w:rsidR="005C2E39" w:rsidRPr="00D95570">
        <w:rPr>
          <w:rFonts w:asciiTheme="majorHAnsi" w:hAnsiTheme="majorHAnsi" w:cs="Arial"/>
          <w:color w:val="000000" w:themeColor="text1"/>
        </w:rPr>
        <w:t xml:space="preserve">cockroach </w:t>
      </w:r>
      <w:r w:rsidR="00874B13" w:rsidRPr="00D95570">
        <w:rPr>
          <w:rFonts w:asciiTheme="majorHAnsi" w:hAnsiTheme="majorHAnsi" w:cs="Arial"/>
          <w:color w:val="000000" w:themeColor="text1"/>
        </w:rPr>
        <w:t>genomes</w:t>
      </w:r>
      <w:r w:rsidR="00C50518" w:rsidRPr="00D95570">
        <w:rPr>
          <w:rFonts w:asciiTheme="majorHAnsi" w:hAnsiTheme="majorHAnsi" w:cs="Arial"/>
          <w:color w:val="000000" w:themeColor="text1"/>
        </w:rPr>
        <w:t xml:space="preserve"> (</w:t>
      </w:r>
      <w:r w:rsidR="00EC6A5A" w:rsidRPr="00D95570">
        <w:rPr>
          <w:rFonts w:asciiTheme="majorHAnsi" w:hAnsiTheme="majorHAnsi" w:cs="Arial"/>
          <w:color w:val="000000" w:themeColor="text1"/>
        </w:rPr>
        <w:t>93</w:t>
      </w:r>
      <w:r w:rsidR="00403C37" w:rsidRPr="00D95570">
        <w:rPr>
          <w:rFonts w:asciiTheme="majorHAnsi" w:hAnsiTheme="majorHAnsi" w:cs="Arial"/>
          <w:color w:val="000000" w:themeColor="text1"/>
        </w:rPr>
        <w:t>-</w:t>
      </w:r>
      <w:r w:rsidR="00EC6A5A" w:rsidRPr="00D95570">
        <w:rPr>
          <w:rFonts w:asciiTheme="majorHAnsi" w:hAnsiTheme="majorHAnsi" w:cs="Arial"/>
          <w:color w:val="000000" w:themeColor="text1"/>
        </w:rPr>
        <w:t>4900</w:t>
      </w:r>
      <w:r w:rsidR="0037348A" w:rsidRPr="00D95570">
        <w:rPr>
          <w:rFonts w:asciiTheme="majorHAnsi" w:hAnsiTheme="majorHAnsi" w:cs="Arial"/>
          <w:color w:val="000000" w:themeColor="text1"/>
        </w:rPr>
        <w:t xml:space="preserve"> </w:t>
      </w:r>
      <w:r w:rsidR="00C50518" w:rsidRPr="00D95570">
        <w:rPr>
          <w:rFonts w:asciiTheme="majorHAnsi" w:hAnsiTheme="majorHAnsi" w:cs="Arial"/>
          <w:color w:val="000000" w:themeColor="text1"/>
        </w:rPr>
        <w:t xml:space="preserve">per </w:t>
      </w:r>
      <w:r w:rsidR="00403C37" w:rsidRPr="00D95570">
        <w:rPr>
          <w:rFonts w:asciiTheme="majorHAnsi" w:hAnsiTheme="majorHAnsi" w:cs="Arial"/>
          <w:color w:val="000000" w:themeColor="text1"/>
        </w:rPr>
        <w:t>genome</w:t>
      </w:r>
      <w:r w:rsidR="00D95570">
        <w:rPr>
          <w:rFonts w:asciiTheme="majorHAnsi" w:hAnsiTheme="majorHAnsi" w:cs="Arial"/>
          <w:color w:val="000000" w:themeColor="text1"/>
        </w:rPr>
        <w:t xml:space="preserve">; </w:t>
      </w:r>
      <w:r w:rsidR="00D95570" w:rsidRPr="00D95570">
        <w:rPr>
          <w:rFonts w:asciiTheme="majorHAnsi" w:hAnsiTheme="majorHAnsi" w:cs="Arial"/>
          <w:color w:val="000000" w:themeColor="text1"/>
        </w:rPr>
        <w:t>Fig. 1</w:t>
      </w:r>
      <w:r w:rsidR="00D95570">
        <w:rPr>
          <w:rFonts w:asciiTheme="majorHAnsi" w:hAnsiTheme="majorHAnsi" w:cs="Arial"/>
          <w:color w:val="000000" w:themeColor="text1"/>
        </w:rPr>
        <w:t>A</w:t>
      </w:r>
      <w:r w:rsidR="00C50518" w:rsidRPr="00D95570">
        <w:rPr>
          <w:rFonts w:asciiTheme="majorHAnsi" w:hAnsiTheme="majorHAnsi" w:cs="Arial"/>
          <w:color w:val="000000" w:themeColor="text1"/>
        </w:rPr>
        <w:t>)</w:t>
      </w:r>
      <w:r w:rsidR="00874B13" w:rsidRPr="00D95570">
        <w:rPr>
          <w:rFonts w:asciiTheme="majorHAnsi" w:hAnsiTheme="majorHAnsi" w:cs="Arial"/>
          <w:color w:val="000000" w:themeColor="text1"/>
        </w:rPr>
        <w:t xml:space="preserve">, ranging in size from </w:t>
      </w:r>
      <w:r w:rsidR="008A47F6" w:rsidRPr="00D95570">
        <w:rPr>
          <w:rFonts w:asciiTheme="majorHAnsi" w:hAnsiTheme="majorHAnsi" w:cs="Arial"/>
          <w:color w:val="000000" w:themeColor="text1"/>
        </w:rPr>
        <w:t>50</w:t>
      </w:r>
      <w:r w:rsidR="00874B13" w:rsidRPr="00D95570">
        <w:rPr>
          <w:rFonts w:asciiTheme="majorHAnsi" w:hAnsiTheme="majorHAnsi" w:cs="Arial"/>
          <w:color w:val="000000" w:themeColor="text1"/>
        </w:rPr>
        <w:t>-</w:t>
      </w:r>
      <w:r w:rsidR="008A47F6" w:rsidRPr="00D95570">
        <w:rPr>
          <w:rFonts w:asciiTheme="majorHAnsi" w:hAnsiTheme="majorHAnsi" w:cs="Arial"/>
          <w:color w:val="000000" w:themeColor="text1"/>
        </w:rPr>
        <w:t>5743</w:t>
      </w:r>
      <w:r w:rsidR="00874B13" w:rsidRPr="00D95570">
        <w:rPr>
          <w:rFonts w:asciiTheme="majorHAnsi" w:hAnsiTheme="majorHAnsi" w:cs="Arial"/>
          <w:color w:val="000000" w:themeColor="text1"/>
        </w:rPr>
        <w:t xml:space="preserve"> bp, with a median size of </w:t>
      </w:r>
      <w:r w:rsidR="008A47F6" w:rsidRPr="00D95570">
        <w:rPr>
          <w:rFonts w:asciiTheme="majorHAnsi" w:hAnsiTheme="majorHAnsi" w:cs="Arial"/>
          <w:color w:val="000000" w:themeColor="text1"/>
        </w:rPr>
        <w:t>161</w:t>
      </w:r>
      <w:r w:rsidR="00874B13" w:rsidRPr="00D95570">
        <w:rPr>
          <w:rFonts w:asciiTheme="majorHAnsi" w:hAnsiTheme="majorHAnsi" w:cs="Arial"/>
          <w:color w:val="000000" w:themeColor="text1"/>
        </w:rPr>
        <w:t xml:space="preserve"> bp</w:t>
      </w:r>
      <w:r w:rsidR="005C2E39" w:rsidRPr="00D95570">
        <w:rPr>
          <w:rFonts w:asciiTheme="majorHAnsi" w:hAnsiTheme="majorHAnsi" w:cs="Arial"/>
          <w:color w:val="000000" w:themeColor="text1"/>
        </w:rPr>
        <w:t xml:space="preserve"> (Fig. 1</w:t>
      </w:r>
      <w:r w:rsidR="00D95570">
        <w:rPr>
          <w:rFonts w:asciiTheme="majorHAnsi" w:hAnsiTheme="majorHAnsi" w:cs="Arial"/>
          <w:color w:val="000000" w:themeColor="text1"/>
        </w:rPr>
        <w:t>B</w:t>
      </w:r>
      <w:r w:rsidR="005C2E39" w:rsidRPr="00D95570">
        <w:rPr>
          <w:rFonts w:asciiTheme="majorHAnsi" w:hAnsiTheme="majorHAnsi" w:cs="Arial"/>
          <w:color w:val="000000" w:themeColor="text1"/>
        </w:rPr>
        <w:t>)</w:t>
      </w:r>
      <w:r w:rsidR="00874B13" w:rsidRPr="00D95570">
        <w:rPr>
          <w:rFonts w:asciiTheme="majorHAnsi" w:hAnsiTheme="majorHAnsi" w:cs="Arial"/>
          <w:color w:val="000000" w:themeColor="text1"/>
        </w:rPr>
        <w:t>.</w:t>
      </w:r>
      <w:r w:rsidR="005C2E39" w:rsidRPr="00D95570">
        <w:rPr>
          <w:rFonts w:asciiTheme="majorHAnsi" w:hAnsiTheme="majorHAnsi" w:cs="Arial"/>
          <w:color w:val="000000" w:themeColor="text1"/>
        </w:rPr>
        <w:t xml:space="preserve"> </w:t>
      </w:r>
      <w:r w:rsidR="00B7669E" w:rsidRPr="004E326D">
        <w:rPr>
          <w:rFonts w:asciiTheme="majorHAnsi" w:hAnsiTheme="majorHAnsi" w:cs="Arial"/>
        </w:rPr>
        <w:t>Most of the genomes in which we detected large numbers</w:t>
      </w:r>
      <w:r w:rsidR="00263BE8" w:rsidRPr="004E326D">
        <w:rPr>
          <w:rFonts w:asciiTheme="majorHAnsi" w:hAnsiTheme="majorHAnsi" w:cs="Arial"/>
        </w:rPr>
        <w:t xml:space="preserve"> (i.e. several thousand)</w:t>
      </w:r>
      <w:r w:rsidR="00B7669E" w:rsidRPr="004E326D">
        <w:rPr>
          <w:rFonts w:asciiTheme="majorHAnsi" w:hAnsiTheme="majorHAnsi" w:cs="Arial"/>
        </w:rPr>
        <w:t xml:space="preserve"> </w:t>
      </w:r>
      <w:r w:rsidR="00B7669E" w:rsidRPr="002D4938">
        <w:rPr>
          <w:rFonts w:asciiTheme="majorHAnsi" w:hAnsiTheme="majorHAnsi" w:cs="Arial"/>
        </w:rPr>
        <w:t xml:space="preserve">of </w:t>
      </w:r>
      <w:proofErr w:type="spellStart"/>
      <w:r w:rsidR="00B7669E" w:rsidRPr="002D4938">
        <w:rPr>
          <w:rFonts w:asciiTheme="majorHAnsi" w:hAnsiTheme="majorHAnsi" w:cs="Arial"/>
          <w:i/>
          <w:iCs/>
        </w:rPr>
        <w:t>Blattabacterium</w:t>
      </w:r>
      <w:proofErr w:type="spellEnd"/>
      <w:r w:rsidR="00B7669E" w:rsidRPr="002D4938">
        <w:rPr>
          <w:rFonts w:asciiTheme="majorHAnsi" w:hAnsiTheme="majorHAnsi" w:cs="Arial"/>
          <w:i/>
          <w:iCs/>
        </w:rPr>
        <w:t xml:space="preserve"> </w:t>
      </w:r>
      <w:r w:rsidR="00B7669E" w:rsidRPr="002D4938">
        <w:rPr>
          <w:rFonts w:asciiTheme="majorHAnsi" w:hAnsiTheme="majorHAnsi" w:cs="Arial"/>
        </w:rPr>
        <w:t>inserts were sequenced using ONT long-read technolog</w:t>
      </w:r>
      <w:r w:rsidR="007D5BEA" w:rsidRPr="002D4938">
        <w:rPr>
          <w:rFonts w:asciiTheme="majorHAnsi" w:hAnsiTheme="majorHAnsi" w:cs="Arial"/>
        </w:rPr>
        <w:t>y,</w:t>
      </w:r>
      <w:r w:rsidR="007D5BEA" w:rsidRPr="004E326D">
        <w:rPr>
          <w:rFonts w:asciiTheme="majorHAnsi" w:hAnsiTheme="majorHAnsi" w:cs="Arial"/>
        </w:rPr>
        <w:t xml:space="preserve"> with N50s</w:t>
      </w:r>
      <w:ins w:id="21" w:author="Maxim Warwick Dus Adams" w:date="2025-10-30T11:40:00Z" w16du:dateUtc="2025-10-30T00:40:00Z">
        <w:r w:rsidR="002A04CE">
          <w:rPr>
            <w:rFonts w:asciiTheme="majorHAnsi" w:hAnsiTheme="majorHAnsi" w:cs="Arial"/>
          </w:rPr>
          <w:t xml:space="preserve"> of</w:t>
        </w:r>
      </w:ins>
      <w:r w:rsidR="007D5BEA" w:rsidRPr="004E326D">
        <w:rPr>
          <w:rFonts w:asciiTheme="majorHAnsi" w:hAnsiTheme="majorHAnsi" w:cs="Arial"/>
        </w:rPr>
        <w:t xml:space="preserve"> </w:t>
      </w:r>
      <w:r w:rsidR="006874F0">
        <w:rPr>
          <w:rFonts w:asciiTheme="majorHAnsi" w:hAnsiTheme="majorHAnsi" w:cs="Arial"/>
        </w:rPr>
        <w:t>860</w:t>
      </w:r>
      <w:r w:rsidR="00513EAF" w:rsidRPr="00513EAF">
        <w:rPr>
          <w:rFonts w:asciiTheme="majorHAnsi" w:hAnsiTheme="majorHAnsi" w:cs="Arial"/>
        </w:rPr>
        <w:t>-</w:t>
      </w:r>
      <w:r w:rsidR="006874F0">
        <w:rPr>
          <w:rFonts w:asciiTheme="majorHAnsi" w:hAnsiTheme="majorHAnsi" w:cs="Arial"/>
        </w:rPr>
        <w:t>5330</w:t>
      </w:r>
      <w:r w:rsidR="00513EAF" w:rsidRPr="00513EAF">
        <w:rPr>
          <w:rFonts w:asciiTheme="majorHAnsi" w:hAnsiTheme="majorHAnsi" w:cs="Arial"/>
        </w:rPr>
        <w:t xml:space="preserve"> kb</w:t>
      </w:r>
      <w:r w:rsidR="002D4938">
        <w:rPr>
          <w:rFonts w:asciiTheme="majorHAnsi" w:hAnsiTheme="majorHAnsi" w:cs="Arial"/>
        </w:rPr>
        <w:t xml:space="preserve">, </w:t>
      </w:r>
      <w:r w:rsidR="007D5BEA" w:rsidRPr="004E326D">
        <w:rPr>
          <w:rFonts w:asciiTheme="majorHAnsi" w:hAnsiTheme="majorHAnsi" w:cs="Arial"/>
        </w:rPr>
        <w:t xml:space="preserve">and </w:t>
      </w:r>
      <w:r w:rsidR="00513EAF" w:rsidRPr="00513EAF">
        <w:rPr>
          <w:rFonts w:asciiTheme="majorHAnsi" w:hAnsiTheme="majorHAnsi" w:cs="Arial"/>
        </w:rPr>
        <w:t>95.2-99.5</w:t>
      </w:r>
      <w:r w:rsidR="002D4938">
        <w:rPr>
          <w:rFonts w:asciiTheme="majorHAnsi" w:hAnsiTheme="majorHAnsi" w:cs="Arial"/>
        </w:rPr>
        <w:t xml:space="preserve">% complete </w:t>
      </w:r>
      <w:r w:rsidR="007D5BEA" w:rsidRPr="00EC6A5A">
        <w:rPr>
          <w:rFonts w:asciiTheme="majorHAnsi" w:hAnsiTheme="majorHAnsi" w:cs="Arial"/>
          <w:color w:val="000000" w:themeColor="text1"/>
        </w:rPr>
        <w:t>BUSCO</w:t>
      </w:r>
      <w:r w:rsidR="00403C37" w:rsidRPr="00EC6A5A">
        <w:rPr>
          <w:rFonts w:asciiTheme="majorHAnsi" w:hAnsiTheme="majorHAnsi" w:cs="Arial"/>
          <w:color w:val="000000" w:themeColor="text1"/>
        </w:rPr>
        <w:t>s</w:t>
      </w:r>
      <w:r w:rsidR="009A2E58" w:rsidRPr="00EC6A5A">
        <w:rPr>
          <w:rFonts w:asciiTheme="majorHAnsi" w:hAnsiTheme="majorHAnsi" w:cs="Arial"/>
          <w:color w:val="000000" w:themeColor="text1"/>
        </w:rPr>
        <w:t xml:space="preserve"> </w:t>
      </w:r>
      <w:r w:rsidR="00403C37" w:rsidRPr="00EC6A5A">
        <w:rPr>
          <w:rFonts w:asciiTheme="majorHAnsi" w:hAnsiTheme="majorHAnsi" w:cs="Arial"/>
          <w:color w:val="000000" w:themeColor="text1"/>
        </w:rPr>
        <w:t>(Table S</w:t>
      </w:r>
      <w:r w:rsidR="00EC6A5A" w:rsidRPr="00EC6A5A">
        <w:rPr>
          <w:rFonts w:asciiTheme="majorHAnsi" w:hAnsiTheme="majorHAnsi" w:cs="Arial"/>
          <w:color w:val="000000" w:themeColor="text1"/>
        </w:rPr>
        <w:t>2</w:t>
      </w:r>
      <w:r w:rsidR="00403C37" w:rsidRPr="00EC6A5A">
        <w:rPr>
          <w:rFonts w:asciiTheme="majorHAnsi" w:hAnsiTheme="majorHAnsi" w:cs="Arial"/>
          <w:color w:val="000000" w:themeColor="text1"/>
        </w:rPr>
        <w:t>)</w:t>
      </w:r>
      <w:r w:rsidR="00B7669E" w:rsidRPr="00EC6A5A">
        <w:rPr>
          <w:rFonts w:asciiTheme="majorHAnsi" w:hAnsiTheme="majorHAnsi" w:cs="Arial"/>
          <w:color w:val="000000" w:themeColor="text1"/>
        </w:rPr>
        <w:t xml:space="preserve">. </w:t>
      </w:r>
      <w:commentRangeStart w:id="22"/>
      <w:r w:rsidR="00EE7A5E" w:rsidRPr="00EE7A5E">
        <w:rPr>
          <w:rFonts w:asciiTheme="majorHAnsi" w:hAnsiTheme="majorHAnsi" w:cs="Arial"/>
        </w:rPr>
        <w:t>Most inserts (#%)</w:t>
      </w:r>
      <w:commentRangeEnd w:id="22"/>
      <w:r w:rsidR="00CF144A">
        <w:rPr>
          <w:rStyle w:val="CommentReference"/>
        </w:rPr>
        <w:commentReference w:id="22"/>
      </w:r>
      <w:r w:rsidR="00EE7A5E" w:rsidRPr="00EE7A5E">
        <w:rPr>
          <w:rFonts w:asciiTheme="majorHAnsi" w:hAnsiTheme="majorHAnsi" w:cs="Arial"/>
        </w:rPr>
        <w:t xml:space="preserve"> were found within long reads, flanked</w:t>
      </w:r>
      <w:ins w:id="23" w:author="Maxim Warwick Dus Adams" w:date="2025-10-30T11:40:00Z" w16du:dateUtc="2025-10-30T00:40:00Z">
        <w:r w:rsidR="002A04CE">
          <w:rPr>
            <w:rFonts w:asciiTheme="majorHAnsi" w:hAnsiTheme="majorHAnsi" w:cs="Arial"/>
          </w:rPr>
          <w:t xml:space="preserve"> on</w:t>
        </w:r>
      </w:ins>
      <w:r w:rsidR="00EE7A5E" w:rsidRPr="00EE7A5E">
        <w:rPr>
          <w:rFonts w:asciiTheme="majorHAnsi" w:hAnsiTheme="majorHAnsi" w:cs="Arial"/>
        </w:rPr>
        <w:t xml:space="preserve"> </w:t>
      </w:r>
      <w:del w:id="24" w:author="Maxim Warwick Dus Adams" w:date="2025-10-30T11:40:00Z" w16du:dateUtc="2025-10-30T00:40:00Z">
        <w:r w:rsidR="00EE7A5E" w:rsidRPr="00EE7A5E" w:rsidDel="002A04CE">
          <w:rPr>
            <w:rFonts w:asciiTheme="majorHAnsi" w:hAnsiTheme="majorHAnsi" w:cs="Arial"/>
          </w:rPr>
          <w:delText xml:space="preserve">either </w:delText>
        </w:r>
      </w:del>
      <w:ins w:id="25" w:author="Maxim Warwick Dus Adams" w:date="2025-10-30T11:40:00Z" w16du:dateUtc="2025-10-30T00:40:00Z">
        <w:r w:rsidR="002A04CE">
          <w:rPr>
            <w:rFonts w:asciiTheme="majorHAnsi" w:hAnsiTheme="majorHAnsi" w:cs="Arial"/>
          </w:rPr>
          <w:t>both</w:t>
        </w:r>
        <w:r w:rsidR="002A04CE" w:rsidRPr="00EE7A5E">
          <w:rPr>
            <w:rFonts w:asciiTheme="majorHAnsi" w:hAnsiTheme="majorHAnsi" w:cs="Arial"/>
          </w:rPr>
          <w:t xml:space="preserve"> </w:t>
        </w:r>
      </w:ins>
      <w:r w:rsidR="00EE7A5E" w:rsidRPr="00EE7A5E">
        <w:rPr>
          <w:rFonts w:asciiTheme="majorHAnsi" w:hAnsiTheme="majorHAnsi" w:cs="Arial"/>
        </w:rPr>
        <w:t>side</w:t>
      </w:r>
      <w:ins w:id="26" w:author="Maxim Warwick Dus Adams" w:date="2025-10-30T11:40:00Z" w16du:dateUtc="2025-10-30T00:40:00Z">
        <w:r w:rsidR="002A04CE">
          <w:rPr>
            <w:rFonts w:asciiTheme="majorHAnsi" w:hAnsiTheme="majorHAnsi" w:cs="Arial"/>
          </w:rPr>
          <w:t>s</w:t>
        </w:r>
      </w:ins>
      <w:r w:rsidR="00EE7A5E" w:rsidRPr="00EE7A5E">
        <w:rPr>
          <w:rFonts w:asciiTheme="majorHAnsi" w:hAnsiTheme="majorHAnsi" w:cs="Arial"/>
        </w:rPr>
        <w:t xml:space="preserve"> by cockroach host sequence. Further, the long-read sequencing depth of these insert regions was typically &gt;</w:t>
      </w:r>
      <w:commentRangeStart w:id="27"/>
      <w:r w:rsidR="00EE7A5E" w:rsidRPr="00C432F7">
        <w:rPr>
          <w:rFonts w:asciiTheme="majorHAnsi" w:hAnsiTheme="majorHAnsi" w:cs="Arial"/>
          <w:color w:val="FF0000"/>
        </w:rPr>
        <w:t>#</w:t>
      </w:r>
      <w:commentRangeEnd w:id="27"/>
      <w:r w:rsidR="00C432F7">
        <w:rPr>
          <w:rStyle w:val="CommentReference"/>
        </w:rPr>
        <w:commentReference w:id="27"/>
      </w:r>
      <w:r w:rsidR="00EE7A5E" w:rsidRPr="00EE7A5E">
        <w:rPr>
          <w:rFonts w:asciiTheme="majorHAnsi" w:hAnsiTheme="majorHAnsi" w:cs="Arial"/>
        </w:rPr>
        <w:t xml:space="preserve">, indicating that the </w:t>
      </w:r>
      <w:proofErr w:type="spellStart"/>
      <w:r w:rsidR="00EE7A5E" w:rsidRPr="00EE7A5E">
        <w:rPr>
          <w:rFonts w:asciiTheme="majorHAnsi" w:hAnsiTheme="majorHAnsi" w:cs="Arial"/>
        </w:rPr>
        <w:t>Blattabacterium</w:t>
      </w:r>
      <w:proofErr w:type="spellEnd"/>
      <w:r w:rsidR="00EE7A5E" w:rsidRPr="00EE7A5E">
        <w:rPr>
          <w:rFonts w:asciiTheme="majorHAnsi" w:hAnsiTheme="majorHAnsi" w:cs="Arial"/>
        </w:rPr>
        <w:t xml:space="preserve"> and cockroach flanking DNA was not a result of artefactual chimeric reads</w:t>
      </w:r>
      <w:r w:rsidR="00EE7A5E">
        <w:rPr>
          <w:rFonts w:asciiTheme="majorHAnsi" w:hAnsiTheme="majorHAnsi" w:cs="Arial"/>
        </w:rPr>
        <w:t xml:space="preserve">. </w:t>
      </w:r>
      <w:r w:rsidR="00E46A51" w:rsidRPr="004E326D">
        <w:rPr>
          <w:rFonts w:asciiTheme="majorHAnsi" w:hAnsiTheme="majorHAnsi" w:cs="Arial"/>
          <w:color w:val="000000" w:themeColor="text1"/>
        </w:rPr>
        <w:t xml:space="preserve">We carried out a number of </w:t>
      </w:r>
      <w:r w:rsidR="00DC6FAD" w:rsidRPr="004E326D">
        <w:rPr>
          <w:rFonts w:asciiTheme="majorHAnsi" w:hAnsiTheme="majorHAnsi" w:cs="Arial"/>
          <w:color w:val="000000" w:themeColor="text1"/>
        </w:rPr>
        <w:t xml:space="preserve">additional </w:t>
      </w:r>
      <w:r w:rsidR="00E46A51" w:rsidRPr="004E326D">
        <w:rPr>
          <w:rFonts w:asciiTheme="majorHAnsi" w:hAnsiTheme="majorHAnsi" w:cs="Arial"/>
          <w:color w:val="000000" w:themeColor="text1"/>
        </w:rPr>
        <w:t xml:space="preserve">analyses </w:t>
      </w:r>
      <w:r w:rsidR="00E46A51" w:rsidRPr="004E326D">
        <w:rPr>
          <w:rFonts w:asciiTheme="majorHAnsi" w:hAnsiTheme="majorHAnsi" w:cs="Arial"/>
        </w:rPr>
        <w:t xml:space="preserve">to </w:t>
      </w:r>
      <w:r w:rsidR="0037348A" w:rsidRPr="004E326D">
        <w:rPr>
          <w:rFonts w:asciiTheme="majorHAnsi" w:hAnsiTheme="majorHAnsi" w:cs="Arial"/>
        </w:rPr>
        <w:t>confirm</w:t>
      </w:r>
      <w:r w:rsidR="00E46A51" w:rsidRPr="004E326D">
        <w:rPr>
          <w:rFonts w:asciiTheme="majorHAnsi" w:hAnsiTheme="majorHAnsi" w:cs="Arial"/>
        </w:rPr>
        <w:t xml:space="preserve"> that the identified </w:t>
      </w:r>
      <w:r w:rsidR="00DC6FAD" w:rsidRPr="004E326D">
        <w:rPr>
          <w:rFonts w:asciiTheme="majorHAnsi" w:hAnsiTheme="majorHAnsi" w:cs="Arial"/>
        </w:rPr>
        <w:t>inserts</w:t>
      </w:r>
      <w:r w:rsidR="00E46A51" w:rsidRPr="004E326D">
        <w:rPr>
          <w:rFonts w:asciiTheme="majorHAnsi" w:hAnsiTheme="majorHAnsi" w:cs="Arial"/>
        </w:rPr>
        <w:t xml:space="preserve"> were ‘true’ </w:t>
      </w:r>
      <w:r w:rsidR="00DC6FAD" w:rsidRPr="004E326D">
        <w:rPr>
          <w:rFonts w:asciiTheme="majorHAnsi" w:hAnsiTheme="majorHAnsi" w:cs="Arial"/>
        </w:rPr>
        <w:t xml:space="preserve">transfers from </w:t>
      </w:r>
      <w:proofErr w:type="spellStart"/>
      <w:r w:rsidR="00DC6FAD" w:rsidRPr="004E326D">
        <w:rPr>
          <w:rFonts w:asciiTheme="majorHAnsi" w:hAnsiTheme="majorHAnsi" w:cs="Arial"/>
          <w:i/>
        </w:rPr>
        <w:t>Blattabacterium</w:t>
      </w:r>
      <w:proofErr w:type="spellEnd"/>
      <w:r w:rsidR="00DC6FAD" w:rsidRPr="004E326D">
        <w:rPr>
          <w:rFonts w:asciiTheme="majorHAnsi" w:hAnsiTheme="majorHAnsi" w:cs="Arial"/>
          <w:i/>
        </w:rPr>
        <w:t xml:space="preserve"> </w:t>
      </w:r>
      <w:r w:rsidR="00DC6FAD" w:rsidRPr="004E326D">
        <w:rPr>
          <w:rFonts w:asciiTheme="majorHAnsi" w:hAnsiTheme="majorHAnsi" w:cs="Arial"/>
        </w:rPr>
        <w:t>to host</w:t>
      </w:r>
      <w:r w:rsidR="00E46A51" w:rsidRPr="004E326D">
        <w:rPr>
          <w:rFonts w:asciiTheme="majorHAnsi" w:hAnsiTheme="majorHAnsi" w:cs="Arial"/>
        </w:rPr>
        <w:t>, rather than assembly artefacts</w:t>
      </w:r>
      <w:r w:rsidR="0037348A" w:rsidRPr="004E326D">
        <w:rPr>
          <w:rFonts w:asciiTheme="majorHAnsi" w:hAnsiTheme="majorHAnsi" w:cs="Arial"/>
        </w:rPr>
        <w:t>,</w:t>
      </w:r>
      <w:r w:rsidR="00E46A51" w:rsidRPr="004E326D">
        <w:rPr>
          <w:rFonts w:asciiTheme="majorHAnsi" w:hAnsiTheme="majorHAnsi" w:cs="Arial"/>
        </w:rPr>
        <w:t xml:space="preserve"> or derived directly from </w:t>
      </w:r>
      <w:proofErr w:type="spellStart"/>
      <w:r w:rsidR="00E46A51" w:rsidRPr="004E326D">
        <w:rPr>
          <w:rFonts w:asciiTheme="majorHAnsi" w:hAnsiTheme="majorHAnsi" w:cs="Arial"/>
          <w:i/>
          <w:iCs/>
        </w:rPr>
        <w:t>Blattabacterium</w:t>
      </w:r>
      <w:proofErr w:type="spellEnd"/>
      <w:r w:rsidR="00E46A51" w:rsidRPr="004E326D">
        <w:rPr>
          <w:rFonts w:asciiTheme="majorHAnsi" w:hAnsiTheme="majorHAnsi" w:cs="Arial"/>
        </w:rPr>
        <w:t xml:space="preserve"> DNA. </w:t>
      </w:r>
      <w:r w:rsidR="008F296B" w:rsidRPr="008F296B">
        <w:rPr>
          <w:rFonts w:asciiTheme="majorHAnsi" w:hAnsiTheme="majorHAnsi" w:cs="Arial"/>
        </w:rPr>
        <w:t xml:space="preserve">These included the removal of inserts arising from false assembly duplications, highly repetitive or low-complexity regions, and </w:t>
      </w:r>
      <w:del w:id="28" w:author="Maxim Warwick Dus Adams" w:date="2025-10-30T11:48:00Z" w16du:dateUtc="2025-10-30T00:48:00Z">
        <w:r w:rsidR="008F296B" w:rsidRPr="008F296B" w:rsidDel="00727955">
          <w:rPr>
            <w:rFonts w:asciiTheme="majorHAnsi" w:hAnsiTheme="majorHAnsi" w:cs="Arial"/>
          </w:rPr>
          <w:delText>assembly artefacts</w:delText>
        </w:r>
      </w:del>
      <w:ins w:id="29" w:author="Maxim Warwick Dus Adams" w:date="2025-10-30T11:48:00Z" w16du:dateUtc="2025-10-30T00:48:00Z">
        <w:r w:rsidR="00727955">
          <w:rPr>
            <w:rFonts w:asciiTheme="majorHAnsi" w:hAnsiTheme="majorHAnsi" w:cs="Arial"/>
          </w:rPr>
          <w:t>long regions aligning with bacterial DNA</w:t>
        </w:r>
      </w:ins>
      <w:r w:rsidR="008F296B" w:rsidRPr="008F296B">
        <w:rPr>
          <w:rFonts w:asciiTheme="majorHAnsi" w:hAnsiTheme="majorHAnsi" w:cs="Arial"/>
        </w:rPr>
        <w:t xml:space="preserve"> that may</w:t>
      </w:r>
      <w:ins w:id="30" w:author="Maxim Warwick Dus Adams" w:date="2025-10-30T11:48:00Z" w16du:dateUtc="2025-10-30T00:48:00Z">
        <w:r w:rsidR="00727955">
          <w:rPr>
            <w:rFonts w:asciiTheme="majorHAnsi" w:hAnsiTheme="majorHAnsi" w:cs="Arial"/>
          </w:rPr>
          <w:t xml:space="preserve"> have been</w:t>
        </w:r>
      </w:ins>
      <w:r w:rsidR="008F296B" w:rsidRPr="008F296B">
        <w:rPr>
          <w:rFonts w:asciiTheme="majorHAnsi" w:hAnsiTheme="majorHAnsi" w:cs="Arial"/>
        </w:rPr>
        <w:t xml:space="preserve"> </w:t>
      </w:r>
      <w:r w:rsidR="008F296B">
        <w:rPr>
          <w:rFonts w:asciiTheme="majorHAnsi" w:hAnsiTheme="majorHAnsi" w:cs="Arial"/>
        </w:rPr>
        <w:t>derive</w:t>
      </w:r>
      <w:ins w:id="31" w:author="Maxim Warwick Dus Adams" w:date="2025-10-30T11:48:00Z" w16du:dateUtc="2025-10-30T00:48:00Z">
        <w:r w:rsidR="00727955">
          <w:rPr>
            <w:rFonts w:asciiTheme="majorHAnsi" w:hAnsiTheme="majorHAnsi" w:cs="Arial"/>
          </w:rPr>
          <w:t>d</w:t>
        </w:r>
      </w:ins>
      <w:r w:rsidR="008F296B">
        <w:rPr>
          <w:rFonts w:asciiTheme="majorHAnsi" w:hAnsiTheme="majorHAnsi" w:cs="Arial"/>
        </w:rPr>
        <w:t xml:space="preserve"> from</w:t>
      </w:r>
      <w:r w:rsidR="008F296B" w:rsidRPr="008F296B">
        <w:rPr>
          <w:rFonts w:asciiTheme="majorHAnsi" w:hAnsiTheme="majorHAnsi" w:cs="Arial"/>
        </w:rPr>
        <w:t xml:space="preserve"> genuine </w:t>
      </w:r>
      <w:proofErr w:type="spellStart"/>
      <w:r w:rsidR="008F296B" w:rsidRPr="00727955">
        <w:rPr>
          <w:rFonts w:asciiTheme="majorHAnsi" w:hAnsiTheme="majorHAnsi" w:cs="Arial"/>
          <w:i/>
          <w:iCs/>
          <w:rPrChange w:id="32" w:author="Maxim Warwick Dus Adams" w:date="2025-10-30T11:48:00Z" w16du:dateUtc="2025-10-30T00:48:00Z">
            <w:rPr>
              <w:rFonts w:asciiTheme="majorHAnsi" w:hAnsiTheme="majorHAnsi" w:cs="Arial"/>
            </w:rPr>
          </w:rPrChange>
        </w:rPr>
        <w:t>Blattabacterium</w:t>
      </w:r>
      <w:proofErr w:type="spellEnd"/>
      <w:r w:rsidR="008F296B" w:rsidRPr="008F296B">
        <w:rPr>
          <w:rFonts w:asciiTheme="majorHAnsi" w:hAnsiTheme="majorHAnsi" w:cs="Arial"/>
        </w:rPr>
        <w:t xml:space="preserve"> sequence reads</w:t>
      </w:r>
      <w:r w:rsidR="00263BE8" w:rsidRPr="004E326D">
        <w:rPr>
          <w:rFonts w:asciiTheme="majorHAnsi" w:hAnsiTheme="majorHAnsi" w:cs="Arial"/>
        </w:rPr>
        <w:t xml:space="preserve">. </w:t>
      </w:r>
      <w:r w:rsidR="000667BB" w:rsidRPr="004E326D">
        <w:rPr>
          <w:rFonts w:asciiTheme="majorHAnsi" w:hAnsiTheme="majorHAnsi" w:cs="Arial"/>
        </w:rPr>
        <w:t xml:space="preserve">Finally, </w:t>
      </w:r>
      <w:ins w:id="33" w:author="Maxim Warwick Dus Adams" w:date="2025-10-30T11:47:00Z" w16du:dateUtc="2025-10-30T00:47:00Z">
        <w:r w:rsidR="00727955">
          <w:rPr>
            <w:rFonts w:asciiTheme="majorHAnsi" w:hAnsiTheme="majorHAnsi" w:cs="Arial"/>
          </w:rPr>
          <w:t xml:space="preserve">manual </w:t>
        </w:r>
      </w:ins>
      <w:r w:rsidR="000667BB" w:rsidRPr="004E326D">
        <w:rPr>
          <w:rFonts w:asciiTheme="majorHAnsi" w:hAnsiTheme="majorHAnsi" w:cs="Arial"/>
        </w:rPr>
        <w:t xml:space="preserve">inspection of BLAST results from inserts of each genome confirmed that they: 1) had been transferred from </w:t>
      </w:r>
      <w:proofErr w:type="spellStart"/>
      <w:r w:rsidR="000667BB" w:rsidRPr="004E326D">
        <w:rPr>
          <w:rFonts w:asciiTheme="majorHAnsi" w:hAnsiTheme="majorHAnsi" w:cs="Arial"/>
          <w:i/>
        </w:rPr>
        <w:t>Blattabacterium</w:t>
      </w:r>
      <w:proofErr w:type="spellEnd"/>
      <w:r w:rsidR="000667BB" w:rsidRPr="004E326D">
        <w:rPr>
          <w:rFonts w:asciiTheme="majorHAnsi" w:hAnsiTheme="majorHAnsi" w:cs="Arial"/>
          <w:i/>
        </w:rPr>
        <w:t xml:space="preserve"> </w:t>
      </w:r>
      <w:r w:rsidR="000667BB" w:rsidRPr="004E326D">
        <w:rPr>
          <w:rFonts w:asciiTheme="majorHAnsi" w:hAnsiTheme="majorHAnsi" w:cs="Arial"/>
        </w:rPr>
        <w:t xml:space="preserve">and </w:t>
      </w:r>
      <w:proofErr w:type="spellStart"/>
      <w:r w:rsidR="000667BB" w:rsidRPr="004E326D">
        <w:rPr>
          <w:rFonts w:asciiTheme="majorHAnsi" w:hAnsiTheme="majorHAnsi" w:cs="Arial"/>
        </w:rPr>
        <w:t>not</w:t>
      </w:r>
      <w:proofErr w:type="spellEnd"/>
      <w:r w:rsidR="000667BB" w:rsidRPr="004E326D">
        <w:rPr>
          <w:rFonts w:asciiTheme="majorHAnsi" w:hAnsiTheme="majorHAnsi" w:cs="Arial"/>
        </w:rPr>
        <w:t xml:space="preserve"> other related </w:t>
      </w:r>
      <w:proofErr w:type="spellStart"/>
      <w:r w:rsidR="000667BB" w:rsidRPr="004E326D">
        <w:rPr>
          <w:rFonts w:asciiTheme="majorHAnsi" w:hAnsiTheme="majorHAnsi" w:cs="Arial"/>
        </w:rPr>
        <w:t>Bacteriodales</w:t>
      </w:r>
      <w:proofErr w:type="spellEnd"/>
      <w:r w:rsidR="000667BB" w:rsidRPr="004E326D">
        <w:rPr>
          <w:rFonts w:asciiTheme="majorHAnsi" w:hAnsiTheme="majorHAnsi" w:cs="Arial"/>
        </w:rPr>
        <w:t>;</w:t>
      </w:r>
      <w:r w:rsidR="00703D25">
        <w:rPr>
          <w:rFonts w:asciiTheme="majorHAnsi" w:hAnsiTheme="majorHAnsi" w:cs="Arial"/>
        </w:rPr>
        <w:t xml:space="preserve"> and</w:t>
      </w:r>
      <w:r w:rsidR="000667BB" w:rsidRPr="004E326D">
        <w:rPr>
          <w:rFonts w:asciiTheme="majorHAnsi" w:hAnsiTheme="majorHAnsi" w:cs="Arial"/>
        </w:rPr>
        <w:t xml:space="preserve"> </w:t>
      </w:r>
      <w:r w:rsidR="00C432F7">
        <w:rPr>
          <w:rFonts w:asciiTheme="majorHAnsi" w:hAnsiTheme="majorHAnsi" w:cs="Arial"/>
        </w:rPr>
        <w:t>2</w:t>
      </w:r>
      <w:r w:rsidR="000667BB" w:rsidRPr="004E326D">
        <w:rPr>
          <w:rFonts w:asciiTheme="majorHAnsi" w:hAnsiTheme="majorHAnsi" w:cs="Arial"/>
        </w:rPr>
        <w:t>) were not the result of assembly errors.</w:t>
      </w:r>
    </w:p>
    <w:p w14:paraId="2971A61E" w14:textId="69CFAC4F" w:rsidR="008F296B" w:rsidRDefault="008F296B">
      <w:pPr>
        <w:rPr>
          <w:rFonts w:asciiTheme="majorHAnsi" w:hAnsiTheme="majorHAnsi" w:cs="Arial"/>
        </w:rPr>
      </w:pPr>
      <w:r>
        <w:rPr>
          <w:rFonts w:asciiTheme="majorHAnsi" w:hAnsiTheme="majorHAnsi" w:cs="Arial"/>
        </w:rPr>
        <w:br w:type="page"/>
      </w:r>
    </w:p>
    <w:p w14:paraId="2CBD00AD" w14:textId="77777777" w:rsidR="008F296B" w:rsidRPr="004E326D" w:rsidRDefault="008F296B" w:rsidP="00E46A51">
      <w:pPr>
        <w:jc w:val="both"/>
        <w:rPr>
          <w:rFonts w:asciiTheme="majorHAnsi" w:hAnsiTheme="majorHAnsi" w:cs="Arial"/>
        </w:rPr>
      </w:pPr>
    </w:p>
    <w:p w14:paraId="1F2CA649" w14:textId="3209B0C1" w:rsidR="00263BE8" w:rsidRPr="004E326D" w:rsidRDefault="009528B7" w:rsidP="00E46A51">
      <w:pPr>
        <w:jc w:val="both"/>
        <w:rPr>
          <w:rFonts w:asciiTheme="majorHAnsi" w:hAnsiTheme="majorHAnsi" w:cs="Arial"/>
          <w:i/>
          <w:iCs/>
        </w:rPr>
      </w:pPr>
      <w:r w:rsidRPr="004E326D">
        <w:rPr>
          <w:rFonts w:asciiTheme="majorHAnsi" w:hAnsiTheme="majorHAnsi" w:cs="Arial"/>
          <w:i/>
          <w:iCs/>
        </w:rPr>
        <w:t>E</w:t>
      </w:r>
      <w:r w:rsidR="009979AB" w:rsidRPr="004E326D">
        <w:rPr>
          <w:rFonts w:asciiTheme="majorHAnsi" w:hAnsiTheme="majorHAnsi" w:cs="Arial"/>
          <w:i/>
          <w:iCs/>
        </w:rPr>
        <w:t xml:space="preserve">volution of </w:t>
      </w:r>
      <w:proofErr w:type="spellStart"/>
      <w:r w:rsidR="00341176" w:rsidRPr="004E326D">
        <w:rPr>
          <w:rFonts w:asciiTheme="majorHAnsi" w:hAnsiTheme="majorHAnsi" w:cs="Arial"/>
        </w:rPr>
        <w:t>Blattabacterium</w:t>
      </w:r>
      <w:proofErr w:type="spellEnd"/>
      <w:r w:rsidR="00341176" w:rsidRPr="004E326D">
        <w:rPr>
          <w:rFonts w:asciiTheme="majorHAnsi" w:hAnsiTheme="majorHAnsi" w:cs="Arial"/>
          <w:i/>
          <w:iCs/>
        </w:rPr>
        <w:t>-derived inserts in cockroach genomes</w:t>
      </w:r>
    </w:p>
    <w:p w14:paraId="658987C2" w14:textId="77777777" w:rsidR="00903D41" w:rsidRPr="004E326D" w:rsidRDefault="00903D41" w:rsidP="00E46A51">
      <w:pPr>
        <w:jc w:val="both"/>
        <w:rPr>
          <w:rFonts w:asciiTheme="majorHAnsi" w:hAnsiTheme="majorHAnsi" w:cs="Arial"/>
          <w:i/>
          <w:iCs/>
        </w:rPr>
      </w:pPr>
    </w:p>
    <w:p w14:paraId="477E8056" w14:textId="72A89F25" w:rsidR="00341176" w:rsidRPr="004E326D" w:rsidRDefault="008A2B8B" w:rsidP="000C4042">
      <w:pPr>
        <w:jc w:val="both"/>
        <w:rPr>
          <w:rFonts w:asciiTheme="majorHAnsi" w:hAnsiTheme="majorHAnsi" w:cs="Arial"/>
          <w:color w:val="FF0000"/>
        </w:rPr>
      </w:pPr>
      <w:r w:rsidRPr="004E326D">
        <w:rPr>
          <w:rFonts w:asciiTheme="majorHAnsi" w:hAnsiTheme="majorHAnsi" w:cs="Arial"/>
        </w:rPr>
        <w:t xml:space="preserve">Inserts in host genomic DNA were found to originate from across the entire </w:t>
      </w:r>
      <w:proofErr w:type="spellStart"/>
      <w:r w:rsidRPr="004E326D">
        <w:rPr>
          <w:rFonts w:asciiTheme="majorHAnsi" w:hAnsiTheme="majorHAnsi" w:cs="Arial"/>
          <w:i/>
          <w:iCs/>
        </w:rPr>
        <w:t>Blattabacterium</w:t>
      </w:r>
      <w:proofErr w:type="spellEnd"/>
      <w:r w:rsidRPr="004E326D">
        <w:rPr>
          <w:rFonts w:asciiTheme="majorHAnsi" w:hAnsiTheme="majorHAnsi" w:cs="Arial"/>
        </w:rPr>
        <w:t xml:space="preserve"> genome, which is highly conserved in size, gene content and order across cockroach species (Fig. 1</w:t>
      </w:r>
      <w:commentRangeStart w:id="34"/>
      <w:r w:rsidR="008F296B">
        <w:rPr>
          <w:rFonts w:asciiTheme="majorHAnsi" w:hAnsiTheme="majorHAnsi" w:cs="Arial"/>
          <w:color w:val="FF0000"/>
        </w:rPr>
        <w:t>C</w:t>
      </w:r>
      <w:commentRangeEnd w:id="34"/>
      <w:r w:rsidR="008F296B">
        <w:rPr>
          <w:rStyle w:val="CommentReference"/>
        </w:rPr>
        <w:commentReference w:id="34"/>
      </w:r>
      <w:r w:rsidRPr="004E326D">
        <w:rPr>
          <w:rFonts w:asciiTheme="majorHAnsi" w:hAnsiTheme="majorHAnsi" w:cs="Arial"/>
        </w:rPr>
        <w:t xml:space="preserve">). </w:t>
      </w:r>
      <w:r w:rsidR="00703D25">
        <w:rPr>
          <w:rFonts w:asciiTheme="majorHAnsi" w:hAnsiTheme="majorHAnsi" w:cs="Arial"/>
        </w:rPr>
        <w:t>There was no apparent</w:t>
      </w:r>
      <w:r w:rsidR="00703D25" w:rsidRPr="004E326D">
        <w:rPr>
          <w:rFonts w:asciiTheme="majorHAnsi" w:hAnsiTheme="majorHAnsi" w:cs="Arial"/>
        </w:rPr>
        <w:t xml:space="preserve"> </w:t>
      </w:r>
      <w:r w:rsidRPr="004E326D">
        <w:rPr>
          <w:rFonts w:asciiTheme="majorHAnsi" w:hAnsiTheme="majorHAnsi" w:cs="Arial"/>
        </w:rPr>
        <w:t>bias in the origin of inserts with respect to</w:t>
      </w:r>
      <w:r w:rsidR="00703D25">
        <w:rPr>
          <w:rFonts w:asciiTheme="majorHAnsi" w:hAnsiTheme="majorHAnsi" w:cs="Arial"/>
        </w:rPr>
        <w:t xml:space="preserve"> their position in the</w:t>
      </w:r>
      <w:r w:rsidRPr="004E326D">
        <w:rPr>
          <w:rFonts w:asciiTheme="majorHAnsi" w:hAnsiTheme="majorHAnsi" w:cs="Arial"/>
        </w:rPr>
        <w:t xml:space="preserve"> </w:t>
      </w:r>
      <w:proofErr w:type="spellStart"/>
      <w:r w:rsidRPr="004E326D">
        <w:rPr>
          <w:rFonts w:asciiTheme="majorHAnsi" w:hAnsiTheme="majorHAnsi" w:cs="Arial"/>
          <w:i/>
          <w:iCs/>
        </w:rPr>
        <w:t>Blattabacterium</w:t>
      </w:r>
      <w:proofErr w:type="spellEnd"/>
      <w:r w:rsidRPr="004E326D">
        <w:rPr>
          <w:rFonts w:asciiTheme="majorHAnsi" w:hAnsiTheme="majorHAnsi" w:cs="Arial"/>
          <w:i/>
          <w:iCs/>
        </w:rPr>
        <w:t xml:space="preserve"> </w:t>
      </w:r>
      <w:r w:rsidRPr="004E326D">
        <w:rPr>
          <w:rFonts w:asciiTheme="majorHAnsi" w:hAnsiTheme="majorHAnsi" w:cs="Arial"/>
        </w:rPr>
        <w:t>genom</w:t>
      </w:r>
      <w:commentRangeStart w:id="35"/>
      <w:r w:rsidRPr="004E326D">
        <w:rPr>
          <w:rFonts w:asciiTheme="majorHAnsi" w:hAnsiTheme="majorHAnsi" w:cs="Arial"/>
        </w:rPr>
        <w:t>e</w:t>
      </w:r>
      <w:commentRangeEnd w:id="35"/>
      <w:r w:rsidR="000A78B4">
        <w:rPr>
          <w:rStyle w:val="CommentReference"/>
        </w:rPr>
        <w:commentReference w:id="35"/>
      </w:r>
      <w:r w:rsidRPr="004E326D">
        <w:rPr>
          <w:rFonts w:asciiTheme="majorHAnsi" w:hAnsiTheme="majorHAnsi" w:cs="Arial"/>
        </w:rPr>
        <w:t xml:space="preserve">. </w:t>
      </w:r>
      <w:r w:rsidR="00341176" w:rsidRPr="004E326D">
        <w:rPr>
          <w:rFonts w:asciiTheme="majorHAnsi" w:hAnsiTheme="majorHAnsi" w:cs="Arial"/>
        </w:rPr>
        <w:t>In the f</w:t>
      </w:r>
      <w:r w:rsidR="00385FDE">
        <w:rPr>
          <w:rFonts w:asciiTheme="majorHAnsi" w:hAnsiTheme="majorHAnsi" w:cs="Arial"/>
        </w:rPr>
        <w:t>ive</w:t>
      </w:r>
      <w:r w:rsidR="00341176" w:rsidRPr="004E326D">
        <w:rPr>
          <w:rFonts w:asciiTheme="majorHAnsi" w:hAnsiTheme="majorHAnsi" w:cs="Arial"/>
        </w:rPr>
        <w:t xml:space="preserve"> cockroach species with the highest number of inserts (&gt;4000), the total amount of inserted </w:t>
      </w:r>
      <w:r w:rsidR="00341176" w:rsidRPr="0000458C">
        <w:rPr>
          <w:rFonts w:asciiTheme="majorHAnsi" w:hAnsiTheme="majorHAnsi" w:cs="Arial"/>
          <w:color w:val="000000" w:themeColor="text1"/>
        </w:rPr>
        <w:t xml:space="preserve">DNA ranged from </w:t>
      </w:r>
      <w:r w:rsidR="0000458C" w:rsidRPr="0000458C">
        <w:rPr>
          <w:rFonts w:asciiTheme="majorHAnsi" w:hAnsiTheme="majorHAnsi" w:cs="Arial"/>
          <w:color w:val="000000" w:themeColor="text1"/>
        </w:rPr>
        <w:t>687</w:t>
      </w:r>
      <w:r w:rsidR="00341176" w:rsidRPr="0000458C">
        <w:rPr>
          <w:rFonts w:asciiTheme="majorHAnsi" w:hAnsiTheme="majorHAnsi" w:cs="Arial"/>
          <w:color w:val="000000" w:themeColor="text1"/>
        </w:rPr>
        <w:t>-</w:t>
      </w:r>
      <w:r w:rsidR="0000458C" w:rsidRPr="0000458C">
        <w:rPr>
          <w:rFonts w:asciiTheme="majorHAnsi" w:hAnsiTheme="majorHAnsi" w:cs="Arial"/>
          <w:color w:val="000000" w:themeColor="text1"/>
        </w:rPr>
        <w:t>1014</w:t>
      </w:r>
      <w:r w:rsidR="00341176" w:rsidRPr="0000458C">
        <w:rPr>
          <w:rFonts w:asciiTheme="majorHAnsi" w:hAnsiTheme="majorHAnsi" w:cs="Arial"/>
          <w:color w:val="000000" w:themeColor="text1"/>
        </w:rPr>
        <w:t xml:space="preserve"> </w:t>
      </w:r>
      <w:r w:rsidR="0000458C" w:rsidRPr="0000458C">
        <w:rPr>
          <w:rFonts w:asciiTheme="majorHAnsi" w:hAnsiTheme="majorHAnsi" w:cs="Arial"/>
          <w:color w:val="000000" w:themeColor="text1"/>
        </w:rPr>
        <w:t>kb</w:t>
      </w:r>
      <w:r w:rsidR="00341176" w:rsidRPr="0000458C">
        <w:rPr>
          <w:rFonts w:asciiTheme="majorHAnsi" w:hAnsiTheme="majorHAnsi" w:cs="Arial"/>
          <w:color w:val="000000" w:themeColor="text1"/>
        </w:rPr>
        <w:t xml:space="preserve">, representing </w:t>
      </w:r>
      <w:r w:rsidR="0000458C" w:rsidRPr="0000458C">
        <w:rPr>
          <w:rFonts w:asciiTheme="majorHAnsi" w:hAnsiTheme="majorHAnsi" w:cs="Arial"/>
          <w:color w:val="000000" w:themeColor="text1"/>
        </w:rPr>
        <w:t>0.05</w:t>
      </w:r>
      <w:r w:rsidR="00341176" w:rsidRPr="0000458C">
        <w:rPr>
          <w:rFonts w:asciiTheme="majorHAnsi" w:hAnsiTheme="majorHAnsi" w:cs="Arial"/>
          <w:color w:val="000000" w:themeColor="text1"/>
        </w:rPr>
        <w:t>-</w:t>
      </w:r>
      <w:r w:rsidR="0000458C" w:rsidRPr="0000458C">
        <w:rPr>
          <w:rFonts w:asciiTheme="majorHAnsi" w:hAnsiTheme="majorHAnsi" w:cs="Arial"/>
          <w:color w:val="000000" w:themeColor="text1"/>
        </w:rPr>
        <w:t>0.06</w:t>
      </w:r>
      <w:r w:rsidR="00341176" w:rsidRPr="0000458C">
        <w:rPr>
          <w:rFonts w:asciiTheme="majorHAnsi" w:hAnsiTheme="majorHAnsi" w:cs="Arial"/>
          <w:color w:val="000000" w:themeColor="text1"/>
        </w:rPr>
        <w:t xml:space="preserve">% of total </w:t>
      </w:r>
      <w:r w:rsidRPr="0000458C">
        <w:rPr>
          <w:rFonts w:asciiTheme="majorHAnsi" w:hAnsiTheme="majorHAnsi" w:cs="Arial"/>
          <w:color w:val="000000" w:themeColor="text1"/>
        </w:rPr>
        <w:t xml:space="preserve">cockroach </w:t>
      </w:r>
      <w:r w:rsidR="00341176" w:rsidRPr="0000458C">
        <w:rPr>
          <w:rFonts w:asciiTheme="majorHAnsi" w:hAnsiTheme="majorHAnsi" w:cs="Arial"/>
          <w:color w:val="000000" w:themeColor="text1"/>
        </w:rPr>
        <w:t xml:space="preserve">genome length. </w:t>
      </w:r>
      <w:r w:rsidR="00341176" w:rsidRPr="004E326D">
        <w:rPr>
          <w:rFonts w:asciiTheme="majorHAnsi" w:hAnsiTheme="majorHAnsi" w:cs="Arial"/>
          <w:color w:val="000000" w:themeColor="text1"/>
        </w:rPr>
        <w:t xml:space="preserve">An examination of insert position across all species revealed that </w:t>
      </w:r>
      <w:ins w:id="36" w:author="Maxim Warwick Dus Adams" w:date="2025-10-31T14:34:00Z" w16du:dateUtc="2025-10-31T03:34:00Z">
        <w:r w:rsidR="00074A9E">
          <w:rPr>
            <w:rFonts w:asciiTheme="majorHAnsi" w:hAnsiTheme="majorHAnsi" w:cs="Arial"/>
            <w:color w:val="000000" w:themeColor="text1"/>
          </w:rPr>
          <w:t xml:space="preserve">14.98–25.22% </w:t>
        </w:r>
      </w:ins>
      <w:commentRangeStart w:id="37"/>
      <w:del w:id="38" w:author="Maxim Warwick Dus Adams" w:date="2025-10-31T14:34:00Z" w16du:dateUtc="2025-10-31T03:34:00Z">
        <w:r w:rsidR="00341176" w:rsidRPr="00667DA6" w:rsidDel="00074A9E">
          <w:rPr>
            <w:rFonts w:asciiTheme="majorHAnsi" w:hAnsiTheme="majorHAnsi" w:cs="Arial"/>
            <w:color w:val="FF0000"/>
          </w:rPr>
          <w:delText>X</w:delText>
        </w:r>
        <w:commentRangeEnd w:id="37"/>
        <w:r w:rsidR="00385FDE" w:rsidDel="00074A9E">
          <w:rPr>
            <w:rStyle w:val="CommentReference"/>
          </w:rPr>
          <w:commentReference w:id="37"/>
        </w:r>
        <w:r w:rsidR="00341176" w:rsidRPr="004E326D" w:rsidDel="00074A9E">
          <w:rPr>
            <w:rFonts w:asciiTheme="majorHAnsi" w:hAnsiTheme="majorHAnsi" w:cs="Arial"/>
            <w:color w:val="000000" w:themeColor="text1"/>
          </w:rPr>
          <w:delText xml:space="preserve">% </w:delText>
        </w:r>
      </w:del>
      <w:r w:rsidR="00341176" w:rsidRPr="004E326D">
        <w:rPr>
          <w:rFonts w:asciiTheme="majorHAnsi" w:hAnsiTheme="majorHAnsi" w:cs="Arial"/>
          <w:color w:val="000000" w:themeColor="text1"/>
        </w:rPr>
        <w:t xml:space="preserve">were found in </w:t>
      </w:r>
      <w:commentRangeStart w:id="39"/>
      <w:r w:rsidR="00341176" w:rsidRPr="004E326D">
        <w:rPr>
          <w:rFonts w:asciiTheme="majorHAnsi" w:hAnsiTheme="majorHAnsi" w:cs="Arial"/>
          <w:color w:val="000000" w:themeColor="text1"/>
        </w:rPr>
        <w:t>intragenic regions</w:t>
      </w:r>
      <w:ins w:id="40" w:author="Maxim Warwick Dus Adams" w:date="2025-10-31T14:35:00Z" w16du:dateUtc="2025-10-31T03:35:00Z">
        <w:r w:rsidR="00074A9E">
          <w:rPr>
            <w:rFonts w:asciiTheme="majorHAnsi" w:hAnsiTheme="majorHAnsi" w:cs="Arial"/>
            <w:color w:val="000000" w:themeColor="text1"/>
          </w:rPr>
          <w:t>,</w:t>
        </w:r>
      </w:ins>
      <w:del w:id="41" w:author="Maxim Warwick Dus Adams" w:date="2025-10-31T14:35:00Z" w16du:dateUtc="2025-10-31T03:35:00Z">
        <w:r w:rsidR="00341176" w:rsidRPr="004E326D" w:rsidDel="00074A9E">
          <w:rPr>
            <w:rFonts w:asciiTheme="majorHAnsi" w:hAnsiTheme="majorHAnsi" w:cs="Arial"/>
            <w:color w:val="000000" w:themeColor="text1"/>
          </w:rPr>
          <w:delText xml:space="preserve"> </w:delText>
        </w:r>
        <w:commentRangeEnd w:id="39"/>
        <w:r w:rsidR="00074A9E" w:rsidDel="00074A9E">
          <w:rPr>
            <w:rStyle w:val="CommentReference"/>
          </w:rPr>
          <w:commentReference w:id="39"/>
        </w:r>
        <w:r w:rsidR="00341176" w:rsidRPr="004E326D" w:rsidDel="00074A9E">
          <w:rPr>
            <w:rFonts w:asciiTheme="majorHAnsi" w:hAnsiTheme="majorHAnsi" w:cs="Arial"/>
            <w:color w:val="000000" w:themeColor="text1"/>
          </w:rPr>
          <w:delText>(</w:delText>
        </w:r>
      </w:del>
      <w:del w:id="42" w:author="Maxim Warwick Dus Adams" w:date="2025-10-31T14:30:00Z" w16du:dateUtc="2025-10-31T03:30:00Z">
        <w:r w:rsidR="00341176" w:rsidRPr="004E326D" w:rsidDel="00C07919">
          <w:rPr>
            <w:rFonts w:asciiTheme="majorHAnsi" w:hAnsiTheme="majorHAnsi" w:cs="Arial"/>
            <w:color w:val="000000" w:themeColor="text1"/>
          </w:rPr>
          <w:delText>exclusively within introns)</w:delText>
        </w:r>
      </w:del>
      <w:del w:id="43" w:author="Maxim Warwick Dus Adams" w:date="2025-10-31T14:35:00Z" w16du:dateUtc="2025-10-31T03:35:00Z">
        <w:r w:rsidR="00341176" w:rsidRPr="004E326D" w:rsidDel="00074A9E">
          <w:rPr>
            <w:rFonts w:asciiTheme="majorHAnsi" w:hAnsiTheme="majorHAnsi" w:cs="Arial"/>
            <w:color w:val="000000" w:themeColor="text1"/>
          </w:rPr>
          <w:delText>,</w:delText>
        </w:r>
      </w:del>
      <w:r w:rsidR="00341176" w:rsidRPr="004E326D">
        <w:rPr>
          <w:rFonts w:asciiTheme="majorHAnsi" w:hAnsiTheme="majorHAnsi" w:cs="Arial"/>
          <w:color w:val="000000" w:themeColor="text1"/>
        </w:rPr>
        <w:t xml:space="preserve"> an</w:t>
      </w:r>
      <w:ins w:id="44" w:author="Maxim Warwick Dus Adams" w:date="2025-10-31T14:35:00Z" w16du:dateUtc="2025-10-31T03:35:00Z">
        <w:r w:rsidR="00074A9E">
          <w:rPr>
            <w:rFonts w:asciiTheme="majorHAnsi" w:hAnsiTheme="majorHAnsi" w:cs="Arial"/>
            <w:color w:val="FF0000"/>
          </w:rPr>
          <w:t>d 74.78–85.02</w:t>
        </w:r>
      </w:ins>
      <w:del w:id="45" w:author="Maxim Warwick Dus Adams" w:date="2025-10-31T14:35:00Z" w16du:dateUtc="2025-10-31T03:35:00Z">
        <w:r w:rsidR="00341176" w:rsidRPr="004E326D" w:rsidDel="00074A9E">
          <w:rPr>
            <w:rFonts w:asciiTheme="majorHAnsi" w:hAnsiTheme="majorHAnsi" w:cs="Arial"/>
            <w:color w:val="000000" w:themeColor="text1"/>
          </w:rPr>
          <w:delText xml:space="preserve">d </w:delText>
        </w:r>
        <w:r w:rsidR="00341176" w:rsidRPr="00667DA6" w:rsidDel="00074A9E">
          <w:rPr>
            <w:rFonts w:asciiTheme="majorHAnsi" w:hAnsiTheme="majorHAnsi" w:cs="Arial"/>
            <w:color w:val="FF0000"/>
          </w:rPr>
          <w:delText>Y</w:delText>
        </w:r>
      </w:del>
      <w:r w:rsidR="00341176" w:rsidRPr="004E326D">
        <w:rPr>
          <w:rFonts w:asciiTheme="majorHAnsi" w:hAnsiTheme="majorHAnsi" w:cs="Arial"/>
          <w:color w:val="000000" w:themeColor="text1"/>
        </w:rPr>
        <w:t>% were found in intergenic regions</w:t>
      </w:r>
      <w:ins w:id="46" w:author="Maxim Warwick Dus Adams" w:date="2025-10-31T14:39:00Z" w16du:dateUtc="2025-10-31T03:39:00Z">
        <w:r w:rsidR="000210F0">
          <w:rPr>
            <w:rFonts w:asciiTheme="majorHAnsi" w:hAnsiTheme="majorHAnsi" w:cs="Arial"/>
            <w:color w:val="000000" w:themeColor="text1"/>
          </w:rPr>
          <w:t>. This</w:t>
        </w:r>
      </w:ins>
      <w:ins w:id="47" w:author="Maxim Warwick Dus Adams" w:date="2025-10-31T14:35:00Z" w16du:dateUtc="2025-10-31T03:35:00Z">
        <w:r w:rsidR="000210F0">
          <w:rPr>
            <w:rFonts w:asciiTheme="majorHAnsi" w:hAnsiTheme="majorHAnsi" w:cs="Arial"/>
            <w:color w:val="000000" w:themeColor="text1"/>
          </w:rPr>
          <w:t xml:space="preserve"> </w:t>
        </w:r>
      </w:ins>
      <w:ins w:id="48" w:author="Maxim Warwick Dus Adams" w:date="2025-10-31T14:38:00Z" w16du:dateUtc="2025-10-31T03:38:00Z">
        <w:r w:rsidR="000210F0">
          <w:rPr>
            <w:rFonts w:asciiTheme="majorHAnsi" w:hAnsiTheme="majorHAnsi" w:cs="Arial"/>
            <w:color w:val="000000" w:themeColor="text1"/>
          </w:rPr>
          <w:t xml:space="preserve">differs from the </w:t>
        </w:r>
      </w:ins>
      <w:ins w:id="49" w:author="Maxim Warwick Dus Adams" w:date="2025-10-31T14:39:00Z" w16du:dateUtc="2025-10-31T03:39:00Z">
        <w:r w:rsidR="000210F0">
          <w:rPr>
            <w:rFonts w:asciiTheme="majorHAnsi" w:hAnsiTheme="majorHAnsi" w:cs="Arial"/>
            <w:color w:val="000000" w:themeColor="text1"/>
          </w:rPr>
          <w:t>proportion</w:t>
        </w:r>
      </w:ins>
      <w:ins w:id="50" w:author="Maxim Warwick Dus Adams" w:date="2025-10-31T14:38:00Z" w16du:dateUtc="2025-10-31T03:38:00Z">
        <w:r w:rsidR="000210F0">
          <w:rPr>
            <w:rFonts w:asciiTheme="majorHAnsi" w:hAnsiTheme="majorHAnsi" w:cs="Arial"/>
            <w:color w:val="000000" w:themeColor="text1"/>
          </w:rPr>
          <w:t xml:space="preserve"> of gen</w:t>
        </w:r>
      </w:ins>
      <w:ins w:id="51" w:author="Maxim Warwick Dus Adams" w:date="2025-10-31T14:39:00Z" w16du:dateUtc="2025-10-31T03:39:00Z">
        <w:r w:rsidR="000210F0">
          <w:rPr>
            <w:rFonts w:asciiTheme="majorHAnsi" w:hAnsiTheme="majorHAnsi" w:cs="Arial"/>
            <w:color w:val="000000" w:themeColor="text1"/>
          </w:rPr>
          <w:t>ic</w:t>
        </w:r>
      </w:ins>
      <w:ins w:id="52" w:author="Maxim Warwick Dus Adams" w:date="2025-10-31T14:38:00Z" w16du:dateUtc="2025-10-31T03:38:00Z">
        <w:r w:rsidR="000210F0">
          <w:rPr>
            <w:rFonts w:asciiTheme="majorHAnsi" w:hAnsiTheme="majorHAnsi" w:cs="Arial"/>
            <w:color w:val="000000" w:themeColor="text1"/>
          </w:rPr>
          <w:t xml:space="preserve"> </w:t>
        </w:r>
      </w:ins>
      <w:ins w:id="53" w:author="Maxim Warwick Dus Adams" w:date="2025-10-31T14:39:00Z" w16du:dateUtc="2025-10-31T03:39:00Z">
        <w:r w:rsidR="000210F0">
          <w:rPr>
            <w:rFonts w:asciiTheme="majorHAnsi" w:hAnsiTheme="majorHAnsi" w:cs="Arial"/>
            <w:color w:val="000000" w:themeColor="text1"/>
          </w:rPr>
          <w:t xml:space="preserve">regions in our assembled genomes, which was &gt; 25% in all but four genomes (range </w:t>
        </w:r>
      </w:ins>
      <w:ins w:id="54" w:author="Maxim Warwick Dus Adams" w:date="2025-10-31T14:40:00Z" w16du:dateUtc="2025-10-31T03:40:00Z">
        <w:r w:rsidR="000210F0">
          <w:rPr>
            <w:rFonts w:asciiTheme="majorHAnsi" w:hAnsiTheme="majorHAnsi" w:cs="Arial"/>
            <w:color w:val="000000" w:themeColor="text1"/>
          </w:rPr>
          <w:t>13.79–46.19%)</w:t>
        </w:r>
      </w:ins>
      <w:r w:rsidR="00341176" w:rsidRPr="004E326D">
        <w:rPr>
          <w:rFonts w:asciiTheme="majorHAnsi" w:hAnsiTheme="majorHAnsi" w:cs="Arial"/>
          <w:color w:val="000000" w:themeColor="text1"/>
        </w:rPr>
        <w:t xml:space="preserve">. </w:t>
      </w:r>
      <w:commentRangeStart w:id="55"/>
      <w:r w:rsidR="009528B7" w:rsidRPr="004E326D">
        <w:rPr>
          <w:rFonts w:asciiTheme="majorHAnsi" w:hAnsiTheme="majorHAnsi" w:cs="Arial"/>
          <w:color w:val="000000" w:themeColor="text1"/>
        </w:rPr>
        <w:t>The average size of inserts</w:t>
      </w:r>
      <w:ins w:id="56" w:author="Maxim Warwick Dus Adams" w:date="2025-10-31T14:50:00Z" w16du:dateUtc="2025-10-31T03:50:00Z">
        <w:r w:rsidR="00924A8D">
          <w:rPr>
            <w:rFonts w:asciiTheme="majorHAnsi" w:hAnsiTheme="majorHAnsi" w:cs="Arial"/>
            <w:color w:val="000000" w:themeColor="text1"/>
          </w:rPr>
          <w:t xml:space="preserve"> (+/- standard deviation)</w:t>
        </w:r>
      </w:ins>
      <w:r w:rsidR="009528B7" w:rsidRPr="004E326D">
        <w:rPr>
          <w:rFonts w:asciiTheme="majorHAnsi" w:hAnsiTheme="majorHAnsi" w:cs="Arial"/>
          <w:color w:val="000000" w:themeColor="text1"/>
        </w:rPr>
        <w:t xml:space="preserve"> in each of these regions was </w:t>
      </w:r>
      <w:ins w:id="57" w:author="Maxim Warwick Dus Adams" w:date="2025-10-31T14:49:00Z" w16du:dateUtc="2025-10-31T03:49:00Z">
        <w:r w:rsidR="00924A8D">
          <w:rPr>
            <w:rFonts w:asciiTheme="majorHAnsi" w:hAnsiTheme="majorHAnsi" w:cs="Arial"/>
            <w:color w:val="FF0000"/>
          </w:rPr>
          <w:t xml:space="preserve">199.16 </w:t>
        </w:r>
      </w:ins>
      <w:ins w:id="58" w:author="Maxim Warwick Dus Adams" w:date="2025-10-31T14:50:00Z" w16du:dateUtc="2025-10-31T03:50:00Z">
        <w:r w:rsidR="00924A8D">
          <w:rPr>
            <w:rFonts w:asciiTheme="majorHAnsi" w:hAnsiTheme="majorHAnsi" w:cs="Arial"/>
            <w:color w:val="FF0000"/>
          </w:rPr>
          <w:t>(+/-</w:t>
        </w:r>
      </w:ins>
      <w:ins w:id="59" w:author="Maxim Warwick Dus Adams" w:date="2025-10-31T14:49:00Z" w16du:dateUtc="2025-10-31T03:49:00Z">
        <w:r w:rsidR="00924A8D">
          <w:rPr>
            <w:rFonts w:asciiTheme="majorHAnsi" w:hAnsiTheme="majorHAnsi" w:cs="Arial"/>
            <w:color w:val="FF0000"/>
          </w:rPr>
          <w:t xml:space="preserve"> 138.75) bp</w:t>
        </w:r>
      </w:ins>
      <w:del w:id="60" w:author="Maxim Warwick Dus Adams" w:date="2025-10-31T14:49:00Z" w16du:dateUtc="2025-10-31T03:49:00Z">
        <w:r w:rsidR="009528B7" w:rsidRPr="004E326D" w:rsidDel="00924A8D">
          <w:rPr>
            <w:rFonts w:asciiTheme="majorHAnsi" w:hAnsiTheme="majorHAnsi" w:cs="Arial"/>
            <w:color w:val="FF0000"/>
          </w:rPr>
          <w:delText>X</w:delText>
        </w:r>
      </w:del>
      <w:r w:rsidR="009528B7" w:rsidRPr="004E326D">
        <w:rPr>
          <w:rFonts w:asciiTheme="majorHAnsi" w:hAnsiTheme="majorHAnsi" w:cs="Arial"/>
          <w:color w:val="000000" w:themeColor="text1"/>
        </w:rPr>
        <w:t>, and</w:t>
      </w:r>
      <w:ins w:id="61" w:author="Maxim Warwick Dus Adams" w:date="2025-10-31T14:50:00Z" w16du:dateUtc="2025-10-31T03:50:00Z">
        <w:r w:rsidR="00924A8D">
          <w:rPr>
            <w:rFonts w:asciiTheme="majorHAnsi" w:hAnsiTheme="majorHAnsi" w:cs="Arial"/>
            <w:color w:val="FF0000"/>
          </w:rPr>
          <w:t xml:space="preserve"> 191.22 (+/- 126.67) bp</w:t>
        </w:r>
      </w:ins>
      <w:del w:id="62" w:author="Maxim Warwick Dus Adams" w:date="2025-10-31T14:50:00Z" w16du:dateUtc="2025-10-31T03:50:00Z">
        <w:r w:rsidR="009528B7" w:rsidRPr="004E326D" w:rsidDel="00924A8D">
          <w:rPr>
            <w:rFonts w:asciiTheme="majorHAnsi" w:hAnsiTheme="majorHAnsi" w:cs="Arial"/>
            <w:color w:val="000000" w:themeColor="text1"/>
          </w:rPr>
          <w:delText xml:space="preserve"> </w:delText>
        </w:r>
        <w:r w:rsidR="009528B7" w:rsidRPr="004E326D" w:rsidDel="00924A8D">
          <w:rPr>
            <w:rFonts w:asciiTheme="majorHAnsi" w:hAnsiTheme="majorHAnsi" w:cs="Arial"/>
            <w:color w:val="FF0000"/>
          </w:rPr>
          <w:delText>Y</w:delText>
        </w:r>
      </w:del>
      <w:r w:rsidR="009528B7" w:rsidRPr="004E326D">
        <w:rPr>
          <w:rFonts w:asciiTheme="majorHAnsi" w:hAnsiTheme="majorHAnsi" w:cs="Arial"/>
          <w:color w:val="000000" w:themeColor="text1"/>
        </w:rPr>
        <w:t xml:space="preserve">, which </w:t>
      </w:r>
      <w:ins w:id="63" w:author="Maxim Warwick Dus Adams" w:date="2025-10-31T14:54:00Z" w16du:dateUtc="2025-10-31T03:54:00Z">
        <w:r w:rsidR="00924A8D">
          <w:rPr>
            <w:rFonts w:asciiTheme="majorHAnsi" w:hAnsiTheme="majorHAnsi" w:cs="Arial"/>
            <w:color w:val="000000" w:themeColor="text1"/>
          </w:rPr>
          <w:t xml:space="preserve">was </w:t>
        </w:r>
      </w:ins>
      <w:del w:id="64" w:author="Maxim Warwick Dus Adams" w:date="2025-10-31T14:54:00Z" w16du:dateUtc="2025-10-31T03:54:00Z">
        <w:r w:rsidR="009528B7" w:rsidRPr="004E326D" w:rsidDel="00924A8D">
          <w:rPr>
            <w:rFonts w:asciiTheme="majorHAnsi" w:hAnsiTheme="majorHAnsi" w:cs="Arial"/>
            <w:color w:val="FF0000"/>
          </w:rPr>
          <w:delText xml:space="preserve">was/was not </w:delText>
        </w:r>
      </w:del>
      <w:r w:rsidR="009528B7" w:rsidRPr="004E326D">
        <w:rPr>
          <w:rFonts w:asciiTheme="majorHAnsi" w:hAnsiTheme="majorHAnsi" w:cs="Arial"/>
          <w:color w:val="000000" w:themeColor="text1"/>
        </w:rPr>
        <w:t xml:space="preserve">significantly </w:t>
      </w:r>
      <w:del w:id="65" w:author="Maxim Warwick Dus Adams" w:date="2025-10-31T14:54:00Z" w16du:dateUtc="2025-10-31T03:54:00Z">
        <w:r w:rsidR="009528B7" w:rsidRPr="004E326D" w:rsidDel="00924A8D">
          <w:rPr>
            <w:rFonts w:asciiTheme="majorHAnsi" w:hAnsiTheme="majorHAnsi" w:cs="Arial"/>
            <w:color w:val="000000" w:themeColor="text1"/>
          </w:rPr>
          <w:delText>different</w:delText>
        </w:r>
        <w:commentRangeEnd w:id="55"/>
        <w:r w:rsidR="0021298B" w:rsidDel="00924A8D">
          <w:rPr>
            <w:rStyle w:val="CommentReference"/>
          </w:rPr>
          <w:commentReference w:id="55"/>
        </w:r>
      </w:del>
      <w:ins w:id="66" w:author="Maxim Warwick Dus Adams" w:date="2025-10-31T14:54:00Z" w16du:dateUtc="2025-10-31T03:54:00Z">
        <w:r w:rsidR="00924A8D">
          <w:rPr>
            <w:rFonts w:asciiTheme="majorHAnsi" w:hAnsiTheme="majorHAnsi" w:cs="Arial"/>
            <w:color w:val="000000" w:themeColor="text1"/>
          </w:rPr>
          <w:t>higher for the genic inserts (</w:t>
        </w:r>
      </w:ins>
      <w:ins w:id="67" w:author="Maxim Warwick Dus Adams" w:date="2025-10-31T14:58:00Z" w16du:dateUtc="2025-10-31T03:58:00Z">
        <w:r w:rsidR="00E73F5B">
          <w:rPr>
            <w:rFonts w:asciiTheme="majorHAnsi" w:hAnsiTheme="majorHAnsi" w:cs="Arial"/>
            <w:color w:val="000000" w:themeColor="text1"/>
          </w:rPr>
          <w:t xml:space="preserve">one-way nested analysis of variance: </w:t>
        </w:r>
        <w:r w:rsidR="00E73F5B">
          <w:rPr>
            <w:rFonts w:asciiTheme="majorHAnsi" w:hAnsiTheme="majorHAnsi" w:cs="Arial"/>
            <w:i/>
            <w:iCs/>
            <w:color w:val="000000" w:themeColor="text1"/>
          </w:rPr>
          <w:t>F</w:t>
        </w:r>
        <w:r w:rsidR="00E73F5B">
          <w:rPr>
            <w:rFonts w:asciiTheme="majorHAnsi" w:hAnsiTheme="majorHAnsi" w:cs="Arial"/>
            <w:color w:val="000000" w:themeColor="text1"/>
            <w:vertAlign w:val="subscript"/>
          </w:rPr>
          <w:t>1,40055</w:t>
        </w:r>
      </w:ins>
      <w:ins w:id="68" w:author="Maxim Warwick Dus Adams" w:date="2025-10-31T14:55:00Z" w16du:dateUtc="2025-10-31T03:55:00Z">
        <w:r w:rsidR="00924A8D">
          <w:rPr>
            <w:rFonts w:asciiTheme="majorHAnsi" w:hAnsiTheme="majorHAnsi" w:cs="Arial"/>
            <w:color w:val="000000" w:themeColor="text1"/>
          </w:rPr>
          <w:t xml:space="preserve"> = </w:t>
        </w:r>
      </w:ins>
      <w:ins w:id="69" w:author="Maxim Warwick Dus Adams" w:date="2025-10-31T14:58:00Z" w16du:dateUtc="2025-10-31T03:58:00Z">
        <w:r w:rsidR="00E73F5B">
          <w:rPr>
            <w:rFonts w:asciiTheme="majorHAnsi" w:hAnsiTheme="majorHAnsi" w:cs="Arial"/>
            <w:color w:val="000000" w:themeColor="text1"/>
          </w:rPr>
          <w:t>27.38,</w:t>
        </w:r>
      </w:ins>
      <w:ins w:id="70" w:author="Maxim Warwick Dus Adams" w:date="2025-10-31T14:55:00Z" w16du:dateUtc="2025-10-31T03:55:00Z">
        <w:r w:rsidR="00924A8D">
          <w:rPr>
            <w:rFonts w:asciiTheme="majorHAnsi" w:hAnsiTheme="majorHAnsi" w:cs="Arial"/>
            <w:color w:val="000000" w:themeColor="text1"/>
          </w:rPr>
          <w:t xml:space="preserve"> </w:t>
        </w:r>
        <w:r w:rsidR="00924A8D">
          <w:rPr>
            <w:rFonts w:asciiTheme="majorHAnsi" w:hAnsiTheme="majorHAnsi" w:cs="Arial"/>
            <w:i/>
            <w:iCs/>
            <w:color w:val="000000" w:themeColor="text1"/>
          </w:rPr>
          <w:t>p</w:t>
        </w:r>
        <w:r w:rsidR="00924A8D">
          <w:rPr>
            <w:rFonts w:asciiTheme="majorHAnsi" w:hAnsiTheme="majorHAnsi" w:cs="Arial"/>
            <w:color w:val="000000" w:themeColor="text1"/>
          </w:rPr>
          <w:t xml:space="preserve"> &lt; 0.01)</w:t>
        </w:r>
      </w:ins>
      <w:r w:rsidR="009528B7" w:rsidRPr="004E326D">
        <w:rPr>
          <w:rFonts w:asciiTheme="majorHAnsi" w:hAnsiTheme="majorHAnsi" w:cs="Arial"/>
          <w:color w:val="000000" w:themeColor="text1"/>
        </w:rPr>
        <w:t xml:space="preserve">. </w:t>
      </w:r>
      <w:r w:rsidR="009B0AF3">
        <w:rPr>
          <w:rFonts w:asciiTheme="majorHAnsi" w:hAnsiTheme="majorHAnsi" w:cs="Arial"/>
          <w:color w:val="000000" w:themeColor="text1"/>
        </w:rPr>
        <w:t>The insert</w:t>
      </w:r>
      <w:r w:rsidR="00C85D48">
        <w:rPr>
          <w:rFonts w:asciiTheme="majorHAnsi" w:hAnsiTheme="majorHAnsi" w:cs="Arial"/>
          <w:color w:val="000000" w:themeColor="text1"/>
        </w:rPr>
        <w:t xml:space="preserve"> </w:t>
      </w:r>
      <w:r w:rsidR="009B0AF3">
        <w:rPr>
          <w:rFonts w:asciiTheme="majorHAnsi" w:hAnsiTheme="majorHAnsi" w:cs="Arial"/>
          <w:color w:val="000000" w:themeColor="text1"/>
        </w:rPr>
        <w:t>s</w:t>
      </w:r>
      <w:r w:rsidR="00C85D48">
        <w:rPr>
          <w:rFonts w:asciiTheme="majorHAnsi" w:hAnsiTheme="majorHAnsi" w:cs="Arial"/>
          <w:color w:val="000000" w:themeColor="text1"/>
        </w:rPr>
        <w:t>equences</w:t>
      </w:r>
      <w:r w:rsidR="009B0AF3">
        <w:rPr>
          <w:rFonts w:asciiTheme="majorHAnsi" w:hAnsiTheme="majorHAnsi" w:cs="Arial"/>
          <w:color w:val="000000" w:themeColor="text1"/>
        </w:rPr>
        <w:t xml:space="preserve"> comprised a comparable GC content (</w:t>
      </w:r>
      <w:r w:rsidR="00C85D48" w:rsidRPr="00C85D48">
        <w:rPr>
          <w:rFonts w:asciiTheme="majorHAnsi" w:hAnsiTheme="majorHAnsi" w:cs="Arial"/>
          <w:color w:val="000000" w:themeColor="text1"/>
        </w:rPr>
        <w:t>17.9-29.6%</w:t>
      </w:r>
      <w:r w:rsidR="009B0AF3">
        <w:rPr>
          <w:rFonts w:asciiTheme="majorHAnsi" w:hAnsiTheme="majorHAnsi" w:cs="Arial"/>
          <w:color w:val="000000" w:themeColor="text1"/>
        </w:rPr>
        <w:t xml:space="preserve">) to the </w:t>
      </w:r>
      <w:proofErr w:type="spellStart"/>
      <w:r w:rsidR="009B0AF3" w:rsidRPr="00727955">
        <w:rPr>
          <w:rFonts w:asciiTheme="majorHAnsi" w:hAnsiTheme="majorHAnsi" w:cs="Arial"/>
          <w:i/>
          <w:iCs/>
          <w:color w:val="000000" w:themeColor="text1"/>
          <w:rPrChange w:id="71" w:author="Maxim Warwick Dus Adams" w:date="2025-10-30T11:52:00Z" w16du:dateUtc="2025-10-30T00:52:00Z">
            <w:rPr>
              <w:rFonts w:asciiTheme="majorHAnsi" w:hAnsiTheme="majorHAnsi" w:cs="Arial"/>
              <w:color w:val="000000" w:themeColor="text1"/>
            </w:rPr>
          </w:rPrChange>
        </w:rPr>
        <w:t>Blattabacterium</w:t>
      </w:r>
      <w:proofErr w:type="spellEnd"/>
      <w:r w:rsidR="009B0AF3">
        <w:rPr>
          <w:rFonts w:asciiTheme="majorHAnsi" w:hAnsiTheme="majorHAnsi" w:cs="Arial"/>
          <w:color w:val="000000" w:themeColor="text1"/>
        </w:rPr>
        <w:t xml:space="preserve"> genomes (</w:t>
      </w:r>
      <w:r w:rsidR="00721DB1" w:rsidRPr="00721DB1">
        <w:rPr>
          <w:rFonts w:asciiTheme="majorHAnsi" w:hAnsiTheme="majorHAnsi" w:cs="Arial"/>
          <w:color w:val="000000" w:themeColor="text1"/>
        </w:rPr>
        <w:t>21.3-28.2%</w:t>
      </w:r>
      <w:r w:rsidR="009B0AF3">
        <w:rPr>
          <w:rFonts w:asciiTheme="majorHAnsi" w:hAnsiTheme="majorHAnsi" w:cs="Arial"/>
          <w:color w:val="000000" w:themeColor="text1"/>
        </w:rPr>
        <w:t xml:space="preserve">), </w:t>
      </w:r>
      <w:r w:rsidR="00C85D48">
        <w:rPr>
          <w:rFonts w:asciiTheme="majorHAnsi" w:hAnsiTheme="majorHAnsi" w:cs="Arial"/>
          <w:color w:val="000000" w:themeColor="text1"/>
        </w:rPr>
        <w:t>and considerably lower than</w:t>
      </w:r>
      <w:r w:rsidR="009B0AF3">
        <w:rPr>
          <w:rFonts w:asciiTheme="majorHAnsi" w:hAnsiTheme="majorHAnsi" w:cs="Arial"/>
          <w:color w:val="000000" w:themeColor="text1"/>
        </w:rPr>
        <w:t xml:space="preserve"> the GC content of the </w:t>
      </w:r>
      <w:del w:id="72" w:author="Maxim Warwick Dus Adams" w:date="2025-10-30T11:52:00Z" w16du:dateUtc="2025-10-30T00:52:00Z">
        <w:r w:rsidR="00C85D48" w:rsidDel="00BB660B">
          <w:rPr>
            <w:rFonts w:asciiTheme="majorHAnsi" w:hAnsiTheme="majorHAnsi" w:cs="Arial"/>
            <w:color w:val="000000" w:themeColor="text1"/>
          </w:rPr>
          <w:delText xml:space="preserve">entire </w:delText>
        </w:r>
      </w:del>
      <w:r w:rsidR="00C85D48">
        <w:rPr>
          <w:rFonts w:asciiTheme="majorHAnsi" w:hAnsiTheme="majorHAnsi" w:cs="Arial"/>
          <w:color w:val="000000" w:themeColor="text1"/>
        </w:rPr>
        <w:t>cockroach and termite genomes (</w:t>
      </w:r>
      <w:r w:rsidR="007D0537" w:rsidRPr="007D0537">
        <w:rPr>
          <w:rFonts w:asciiTheme="majorHAnsi" w:hAnsiTheme="majorHAnsi" w:cs="Arial"/>
          <w:color w:val="000000" w:themeColor="text1"/>
        </w:rPr>
        <w:t>34.5-41.1%</w:t>
      </w:r>
      <w:r w:rsidR="00C85D48">
        <w:rPr>
          <w:rFonts w:asciiTheme="majorHAnsi" w:hAnsiTheme="majorHAnsi" w:cs="Arial"/>
          <w:color w:val="000000" w:themeColor="text1"/>
        </w:rPr>
        <w:t>).</w:t>
      </w:r>
    </w:p>
    <w:p w14:paraId="4D107760" w14:textId="77777777" w:rsidR="00341176" w:rsidRPr="004E326D" w:rsidRDefault="00341176" w:rsidP="000C4042">
      <w:pPr>
        <w:jc w:val="both"/>
        <w:rPr>
          <w:rFonts w:asciiTheme="majorHAnsi" w:hAnsiTheme="majorHAnsi" w:cs="Arial"/>
        </w:rPr>
      </w:pPr>
    </w:p>
    <w:p w14:paraId="2C26BEB2" w14:textId="77BB67A6" w:rsidR="008A2B8B" w:rsidRPr="004E326D" w:rsidRDefault="00150440" w:rsidP="008A2B8B">
      <w:pPr>
        <w:jc w:val="both"/>
        <w:rPr>
          <w:rFonts w:asciiTheme="majorHAnsi" w:hAnsiTheme="majorHAnsi" w:cs="Arial"/>
        </w:rPr>
      </w:pPr>
      <w:r w:rsidRPr="004E326D">
        <w:rPr>
          <w:rFonts w:asciiTheme="majorHAnsi" w:hAnsiTheme="majorHAnsi" w:cs="Arial"/>
        </w:rPr>
        <w:t>C</w:t>
      </w:r>
      <w:r w:rsidR="000C4042" w:rsidRPr="004E326D">
        <w:rPr>
          <w:rFonts w:asciiTheme="majorHAnsi" w:hAnsiTheme="majorHAnsi" w:cs="Arial"/>
        </w:rPr>
        <w:t xml:space="preserve">losely related </w:t>
      </w:r>
      <w:r w:rsidR="008A2B8B" w:rsidRPr="004E326D">
        <w:rPr>
          <w:rFonts w:asciiTheme="majorHAnsi" w:hAnsiTheme="majorHAnsi" w:cs="Arial"/>
        </w:rPr>
        <w:t xml:space="preserve">cockroach </w:t>
      </w:r>
      <w:r w:rsidR="000C4042" w:rsidRPr="004E326D">
        <w:rPr>
          <w:rFonts w:asciiTheme="majorHAnsi" w:hAnsiTheme="majorHAnsi" w:cs="Arial"/>
        </w:rPr>
        <w:t>taxa were found to have similar numbers of inserts, suggesting that many of the inserts had been inherited in a vertical fashion (Fig</w:t>
      </w:r>
      <w:r w:rsidR="000C4042" w:rsidRPr="0030202D">
        <w:rPr>
          <w:rFonts w:asciiTheme="majorHAnsi" w:hAnsiTheme="majorHAnsi" w:cs="Arial"/>
          <w:color w:val="000000" w:themeColor="text1"/>
        </w:rPr>
        <w:t>. 1</w:t>
      </w:r>
      <w:r w:rsidR="0030202D" w:rsidRPr="0030202D">
        <w:rPr>
          <w:rFonts w:asciiTheme="majorHAnsi" w:hAnsiTheme="majorHAnsi" w:cs="Arial"/>
          <w:color w:val="000000" w:themeColor="text1"/>
        </w:rPr>
        <w:t>A</w:t>
      </w:r>
      <w:r w:rsidR="000C4042" w:rsidRPr="0030202D">
        <w:rPr>
          <w:rFonts w:asciiTheme="majorHAnsi" w:hAnsiTheme="majorHAnsi" w:cs="Arial"/>
          <w:color w:val="000000" w:themeColor="text1"/>
        </w:rPr>
        <w:t>).</w:t>
      </w:r>
      <w:r w:rsidR="008A2B8B" w:rsidRPr="0030202D">
        <w:rPr>
          <w:rFonts w:asciiTheme="majorHAnsi" w:hAnsiTheme="majorHAnsi" w:cs="Arial"/>
          <w:color w:val="000000" w:themeColor="text1"/>
        </w:rPr>
        <w:t xml:space="preserve"> </w:t>
      </w:r>
      <w:r w:rsidR="0087104B" w:rsidRPr="004E326D">
        <w:rPr>
          <w:rFonts w:asciiTheme="majorHAnsi" w:hAnsiTheme="majorHAnsi" w:cs="Arial"/>
        </w:rPr>
        <w:t xml:space="preserve">We inferred a minimum </w:t>
      </w:r>
      <w:r w:rsidR="001C0138" w:rsidRPr="004E326D">
        <w:rPr>
          <w:rFonts w:asciiTheme="majorHAnsi" w:hAnsiTheme="majorHAnsi" w:cs="Arial"/>
        </w:rPr>
        <w:t>‘</w:t>
      </w:r>
      <w:r w:rsidR="0087104B" w:rsidRPr="004E326D">
        <w:rPr>
          <w:rFonts w:asciiTheme="majorHAnsi" w:hAnsiTheme="majorHAnsi" w:cs="Arial"/>
        </w:rPr>
        <w:t>age</w:t>
      </w:r>
      <w:r w:rsidR="008A2B8B" w:rsidRPr="004E326D">
        <w:rPr>
          <w:rFonts w:asciiTheme="majorHAnsi" w:hAnsiTheme="majorHAnsi" w:cs="Arial"/>
        </w:rPr>
        <w:t xml:space="preserve"> of transfer</w:t>
      </w:r>
      <w:r w:rsidR="001C0138" w:rsidRPr="004E326D">
        <w:rPr>
          <w:rFonts w:asciiTheme="majorHAnsi" w:hAnsiTheme="majorHAnsi" w:cs="Arial"/>
        </w:rPr>
        <w:t>’</w:t>
      </w:r>
      <w:r w:rsidR="0087104B" w:rsidRPr="004E326D">
        <w:rPr>
          <w:rFonts w:asciiTheme="majorHAnsi" w:hAnsiTheme="majorHAnsi" w:cs="Arial"/>
        </w:rPr>
        <w:t xml:space="preserve"> for </w:t>
      </w:r>
      <w:r w:rsidR="008A2B8B" w:rsidRPr="004E326D">
        <w:rPr>
          <w:rFonts w:asciiTheme="majorHAnsi" w:hAnsiTheme="majorHAnsi" w:cs="Arial"/>
        </w:rPr>
        <w:t>each</w:t>
      </w:r>
      <w:r w:rsidR="0087104B" w:rsidRPr="004E326D">
        <w:rPr>
          <w:rFonts w:asciiTheme="majorHAnsi" w:hAnsiTheme="majorHAnsi" w:cs="Arial"/>
        </w:rPr>
        <w:t xml:space="preserve"> insert by </w:t>
      </w:r>
      <w:r w:rsidR="001C0138" w:rsidRPr="004E326D">
        <w:rPr>
          <w:rFonts w:asciiTheme="majorHAnsi" w:hAnsiTheme="majorHAnsi" w:cs="Arial"/>
        </w:rPr>
        <w:t>calculating</w:t>
      </w:r>
      <w:r w:rsidR="008A2B8B" w:rsidRPr="004E326D">
        <w:rPr>
          <w:rFonts w:asciiTheme="majorHAnsi" w:hAnsiTheme="majorHAnsi" w:cs="Arial"/>
        </w:rPr>
        <w:t xml:space="preserve"> their </w:t>
      </w:r>
      <w:r w:rsidR="0014523A">
        <w:rPr>
          <w:rFonts w:asciiTheme="majorHAnsi" w:hAnsiTheme="majorHAnsi" w:cs="Arial"/>
        </w:rPr>
        <w:t>similarity</w:t>
      </w:r>
      <w:r w:rsidR="0014523A" w:rsidRPr="004E326D">
        <w:rPr>
          <w:rFonts w:asciiTheme="majorHAnsi" w:hAnsiTheme="majorHAnsi" w:cs="Arial"/>
        </w:rPr>
        <w:t xml:space="preserve"> </w:t>
      </w:r>
      <w:r w:rsidR="008A2B8B" w:rsidRPr="004E326D">
        <w:rPr>
          <w:rFonts w:asciiTheme="majorHAnsi" w:hAnsiTheme="majorHAnsi" w:cs="Arial"/>
        </w:rPr>
        <w:t xml:space="preserve">to inserts in other species. </w:t>
      </w:r>
      <w:r w:rsidR="001C0138" w:rsidRPr="004E326D">
        <w:rPr>
          <w:rFonts w:asciiTheme="majorHAnsi" w:hAnsiTheme="majorHAnsi" w:cs="Arial"/>
        </w:rPr>
        <w:t>If</w:t>
      </w:r>
      <w:r w:rsidR="0087104B" w:rsidRPr="004E326D">
        <w:rPr>
          <w:rFonts w:asciiTheme="majorHAnsi" w:hAnsiTheme="majorHAnsi" w:cs="Arial"/>
        </w:rPr>
        <w:t xml:space="preserve"> an insert </w:t>
      </w:r>
      <w:r w:rsidR="001C0138" w:rsidRPr="004E326D">
        <w:rPr>
          <w:rFonts w:asciiTheme="majorHAnsi" w:hAnsiTheme="majorHAnsi" w:cs="Arial"/>
        </w:rPr>
        <w:t xml:space="preserve">shared higher sequence identity </w:t>
      </w:r>
      <w:r w:rsidR="0014523A">
        <w:rPr>
          <w:rFonts w:asciiTheme="majorHAnsi" w:hAnsiTheme="majorHAnsi" w:cs="Arial"/>
        </w:rPr>
        <w:t>with</w:t>
      </w:r>
      <w:r w:rsidR="0014523A" w:rsidRPr="004E326D">
        <w:rPr>
          <w:rFonts w:asciiTheme="majorHAnsi" w:hAnsiTheme="majorHAnsi" w:cs="Arial"/>
        </w:rPr>
        <w:t xml:space="preserve"> </w:t>
      </w:r>
      <w:r w:rsidR="001C0138" w:rsidRPr="004E326D">
        <w:rPr>
          <w:rFonts w:asciiTheme="majorHAnsi" w:hAnsiTheme="majorHAnsi" w:cs="Arial"/>
        </w:rPr>
        <w:t xml:space="preserve">inserts </w:t>
      </w:r>
      <w:r w:rsidR="0087104B" w:rsidRPr="004E326D">
        <w:rPr>
          <w:rFonts w:asciiTheme="majorHAnsi" w:hAnsiTheme="majorHAnsi" w:cs="Arial"/>
        </w:rPr>
        <w:t xml:space="preserve">in other cockroach species than to the </w:t>
      </w:r>
      <w:proofErr w:type="spellStart"/>
      <w:r w:rsidR="0087104B" w:rsidRPr="004E326D">
        <w:rPr>
          <w:rFonts w:asciiTheme="majorHAnsi" w:hAnsiTheme="majorHAnsi" w:cs="Arial"/>
          <w:i/>
          <w:iCs/>
        </w:rPr>
        <w:t>Blattabacterium</w:t>
      </w:r>
      <w:proofErr w:type="spellEnd"/>
      <w:r w:rsidR="0087104B" w:rsidRPr="004E326D">
        <w:rPr>
          <w:rFonts w:asciiTheme="majorHAnsi" w:hAnsiTheme="majorHAnsi" w:cs="Arial"/>
        </w:rPr>
        <w:t xml:space="preserve"> </w:t>
      </w:r>
      <w:r w:rsidR="0014523A">
        <w:rPr>
          <w:rFonts w:asciiTheme="majorHAnsi" w:hAnsiTheme="majorHAnsi" w:cs="Arial"/>
        </w:rPr>
        <w:t xml:space="preserve">genome </w:t>
      </w:r>
      <w:r w:rsidR="0087104B" w:rsidRPr="004E326D">
        <w:rPr>
          <w:rFonts w:asciiTheme="majorHAnsi" w:hAnsiTheme="majorHAnsi" w:cs="Arial"/>
        </w:rPr>
        <w:t xml:space="preserve">harboured by </w:t>
      </w:r>
      <w:r w:rsidR="001C0138" w:rsidRPr="004E326D">
        <w:rPr>
          <w:rFonts w:asciiTheme="majorHAnsi" w:hAnsiTheme="majorHAnsi" w:cs="Arial"/>
        </w:rPr>
        <w:t xml:space="preserve">its </w:t>
      </w:r>
      <w:r w:rsidR="0087104B" w:rsidRPr="004E326D">
        <w:rPr>
          <w:rFonts w:asciiTheme="majorHAnsi" w:hAnsiTheme="majorHAnsi" w:cs="Arial"/>
        </w:rPr>
        <w:t xml:space="preserve">host, this suggested the insert was </w:t>
      </w:r>
      <w:r w:rsidR="001C0138" w:rsidRPr="004E326D">
        <w:rPr>
          <w:rFonts w:asciiTheme="majorHAnsi" w:hAnsiTheme="majorHAnsi" w:cs="Arial"/>
        </w:rPr>
        <w:t xml:space="preserve">transferred </w:t>
      </w:r>
      <w:r w:rsidR="0087104B" w:rsidRPr="004E326D">
        <w:rPr>
          <w:rFonts w:asciiTheme="majorHAnsi" w:hAnsiTheme="majorHAnsi" w:cs="Arial"/>
        </w:rPr>
        <w:t xml:space="preserve">in </w:t>
      </w:r>
      <w:r w:rsidR="00F0310D" w:rsidRPr="004E326D">
        <w:rPr>
          <w:rFonts w:asciiTheme="majorHAnsi" w:hAnsiTheme="majorHAnsi" w:cs="Arial"/>
        </w:rPr>
        <w:t>an</w:t>
      </w:r>
      <w:r w:rsidR="0087104B" w:rsidRPr="004E326D">
        <w:rPr>
          <w:rFonts w:asciiTheme="majorHAnsi" w:hAnsiTheme="majorHAnsi" w:cs="Arial"/>
        </w:rPr>
        <w:t xml:space="preserve"> ancestor</w:t>
      </w:r>
      <w:r w:rsidR="001C0138" w:rsidRPr="004E326D">
        <w:rPr>
          <w:rFonts w:asciiTheme="majorHAnsi" w:hAnsiTheme="majorHAnsi" w:cs="Arial"/>
        </w:rPr>
        <w:t xml:space="preserve"> of these species</w:t>
      </w:r>
      <w:r w:rsidR="008F296B">
        <w:rPr>
          <w:rFonts w:asciiTheme="majorHAnsi" w:hAnsiTheme="majorHAnsi" w:cs="Arial"/>
        </w:rPr>
        <w:t xml:space="preserve"> (Fig. 2A)</w:t>
      </w:r>
      <w:r w:rsidR="0087104B" w:rsidRPr="004E326D">
        <w:rPr>
          <w:rFonts w:asciiTheme="majorHAnsi" w:hAnsiTheme="majorHAnsi" w:cs="Arial"/>
        </w:rPr>
        <w:t xml:space="preserve">. </w:t>
      </w:r>
      <w:r w:rsidR="001C0138" w:rsidRPr="004E326D">
        <w:rPr>
          <w:rFonts w:asciiTheme="majorHAnsi" w:hAnsiTheme="majorHAnsi" w:cs="Arial"/>
        </w:rPr>
        <w:t>On the other hand, inserts that displayed the highest identi</w:t>
      </w:r>
      <w:r w:rsidR="00A42A6D">
        <w:rPr>
          <w:rFonts w:asciiTheme="majorHAnsi" w:hAnsiTheme="majorHAnsi" w:cs="Arial"/>
        </w:rPr>
        <w:t>t</w:t>
      </w:r>
      <w:r w:rsidR="001C0138" w:rsidRPr="004E326D">
        <w:rPr>
          <w:rFonts w:asciiTheme="majorHAnsi" w:hAnsiTheme="majorHAnsi" w:cs="Arial"/>
        </w:rPr>
        <w:t xml:space="preserve">y </w:t>
      </w:r>
      <w:r w:rsidR="0014523A">
        <w:rPr>
          <w:rFonts w:asciiTheme="majorHAnsi" w:hAnsiTheme="majorHAnsi" w:cs="Arial"/>
        </w:rPr>
        <w:t>with</w:t>
      </w:r>
      <w:r w:rsidR="0014523A" w:rsidRPr="004E326D">
        <w:rPr>
          <w:rFonts w:asciiTheme="majorHAnsi" w:hAnsiTheme="majorHAnsi" w:cs="Arial"/>
        </w:rPr>
        <w:t xml:space="preserve"> </w:t>
      </w:r>
      <w:proofErr w:type="spellStart"/>
      <w:r w:rsidR="001C0138" w:rsidRPr="004E326D">
        <w:rPr>
          <w:rFonts w:asciiTheme="majorHAnsi" w:hAnsiTheme="majorHAnsi" w:cs="Arial"/>
          <w:i/>
          <w:iCs/>
        </w:rPr>
        <w:t>Blattabacterium</w:t>
      </w:r>
      <w:proofErr w:type="spellEnd"/>
      <w:r w:rsidR="001C0138" w:rsidRPr="004E326D">
        <w:rPr>
          <w:rFonts w:asciiTheme="majorHAnsi" w:hAnsiTheme="majorHAnsi" w:cs="Arial"/>
        </w:rPr>
        <w:t xml:space="preserve"> genomes of their hosts were inferred to have been transferred</w:t>
      </w:r>
      <w:r w:rsidR="007B3179">
        <w:rPr>
          <w:rFonts w:asciiTheme="majorHAnsi" w:hAnsiTheme="majorHAnsi" w:cs="Arial"/>
        </w:rPr>
        <w:t xml:space="preserve"> after diverging from the other species included in the analysis</w:t>
      </w:r>
      <w:r w:rsidR="001C0138" w:rsidRPr="004E326D">
        <w:rPr>
          <w:rFonts w:asciiTheme="majorHAnsi" w:hAnsiTheme="majorHAnsi" w:cs="Arial"/>
        </w:rPr>
        <w:t xml:space="preserve">. </w:t>
      </w:r>
      <w:r w:rsidR="008A2B8B" w:rsidRPr="004E326D">
        <w:rPr>
          <w:rFonts w:asciiTheme="majorHAnsi" w:hAnsiTheme="majorHAnsi" w:cs="Arial"/>
        </w:rPr>
        <w:t xml:space="preserve">We </w:t>
      </w:r>
      <w:r w:rsidR="002916ED" w:rsidRPr="004E326D">
        <w:rPr>
          <w:rFonts w:asciiTheme="majorHAnsi" w:hAnsiTheme="majorHAnsi" w:cs="Arial"/>
        </w:rPr>
        <w:t>confirmed</w:t>
      </w:r>
      <w:r w:rsidR="0014523A">
        <w:rPr>
          <w:rFonts w:asciiTheme="majorHAnsi" w:hAnsiTheme="majorHAnsi" w:cs="Arial"/>
        </w:rPr>
        <w:t xml:space="preserve"> the </w:t>
      </w:r>
      <w:r w:rsidR="00C816A9">
        <w:rPr>
          <w:rFonts w:asciiTheme="majorHAnsi" w:hAnsiTheme="majorHAnsi" w:cs="Arial"/>
        </w:rPr>
        <w:t xml:space="preserve">homology of </w:t>
      </w:r>
      <w:commentRangeStart w:id="73"/>
      <w:commentRangeStart w:id="74"/>
      <w:r w:rsidR="00C816A9" w:rsidRPr="007B3179">
        <w:rPr>
          <w:rFonts w:asciiTheme="majorHAnsi" w:hAnsiTheme="majorHAnsi" w:cs="Arial"/>
          <w:color w:val="FF0000"/>
        </w:rPr>
        <w:t>X</w:t>
      </w:r>
      <w:commentRangeEnd w:id="73"/>
      <w:r w:rsidR="002A45E3">
        <w:rPr>
          <w:rStyle w:val="CommentReference"/>
        </w:rPr>
        <w:commentReference w:id="73"/>
      </w:r>
      <w:commentRangeEnd w:id="74"/>
      <w:r w:rsidR="0030202D">
        <w:rPr>
          <w:rStyle w:val="CommentReference"/>
        </w:rPr>
        <w:commentReference w:id="74"/>
      </w:r>
      <w:r w:rsidR="008F0EBC">
        <w:rPr>
          <w:rFonts w:asciiTheme="majorHAnsi" w:hAnsiTheme="majorHAnsi" w:cs="Arial"/>
        </w:rPr>
        <w:t xml:space="preserve"> </w:t>
      </w:r>
      <w:r w:rsidR="0030202D">
        <w:rPr>
          <w:rFonts w:asciiTheme="majorHAnsi" w:hAnsiTheme="majorHAnsi" w:cs="Arial"/>
        </w:rPr>
        <w:t xml:space="preserve">putatively </w:t>
      </w:r>
      <w:r w:rsidR="008F0EBC">
        <w:rPr>
          <w:rFonts w:asciiTheme="majorHAnsi" w:hAnsiTheme="majorHAnsi" w:cs="Arial"/>
        </w:rPr>
        <w:t>ancestral</w:t>
      </w:r>
      <w:r w:rsidR="00C816A9">
        <w:rPr>
          <w:rFonts w:asciiTheme="majorHAnsi" w:hAnsiTheme="majorHAnsi" w:cs="Arial"/>
        </w:rPr>
        <w:t xml:space="preserve"> inserts, and thereby their</w:t>
      </w:r>
      <w:r w:rsidR="002916ED" w:rsidRPr="004E326D">
        <w:rPr>
          <w:rFonts w:asciiTheme="majorHAnsi" w:hAnsiTheme="majorHAnsi" w:cs="Arial"/>
        </w:rPr>
        <w:t xml:space="preserve"> </w:t>
      </w:r>
      <w:r w:rsidR="008F0EBC">
        <w:rPr>
          <w:rFonts w:asciiTheme="majorHAnsi" w:hAnsiTheme="majorHAnsi" w:cs="Arial"/>
        </w:rPr>
        <w:t>common</w:t>
      </w:r>
      <w:r w:rsidR="00C816A9">
        <w:rPr>
          <w:rFonts w:asciiTheme="majorHAnsi" w:hAnsiTheme="majorHAnsi" w:cs="Arial"/>
        </w:rPr>
        <w:t xml:space="preserve"> </w:t>
      </w:r>
      <w:r w:rsidR="002916ED" w:rsidRPr="004E326D">
        <w:rPr>
          <w:rFonts w:asciiTheme="majorHAnsi" w:hAnsiTheme="majorHAnsi" w:cs="Arial"/>
        </w:rPr>
        <w:t>origin</w:t>
      </w:r>
      <w:r w:rsidR="00C816A9">
        <w:rPr>
          <w:rFonts w:asciiTheme="majorHAnsi" w:hAnsiTheme="majorHAnsi" w:cs="Arial"/>
        </w:rPr>
        <w:t>,</w:t>
      </w:r>
      <w:r w:rsidR="002916ED" w:rsidRPr="004E326D">
        <w:rPr>
          <w:rFonts w:asciiTheme="majorHAnsi" w:hAnsiTheme="majorHAnsi" w:cs="Arial"/>
        </w:rPr>
        <w:t xml:space="preserve"> by </w:t>
      </w:r>
      <w:r w:rsidR="00C816A9">
        <w:rPr>
          <w:rFonts w:asciiTheme="majorHAnsi" w:hAnsiTheme="majorHAnsi" w:cs="Arial"/>
        </w:rPr>
        <w:t>inspecting</w:t>
      </w:r>
      <w:r w:rsidR="00C816A9" w:rsidRPr="004E326D">
        <w:rPr>
          <w:rFonts w:asciiTheme="majorHAnsi" w:hAnsiTheme="majorHAnsi" w:cs="Arial"/>
        </w:rPr>
        <w:t xml:space="preserve"> </w:t>
      </w:r>
      <w:r w:rsidR="008A2B8B" w:rsidRPr="004E326D">
        <w:rPr>
          <w:rFonts w:asciiTheme="majorHAnsi" w:hAnsiTheme="majorHAnsi" w:cs="Arial"/>
        </w:rPr>
        <w:t xml:space="preserve">5 kb of </w:t>
      </w:r>
      <w:ins w:id="75" w:author="Maxim Warwick Dus Adams" w:date="2025-10-30T11:53:00Z" w16du:dateUtc="2025-10-30T00:53:00Z">
        <w:r w:rsidR="00D71F8F">
          <w:rPr>
            <w:rFonts w:asciiTheme="majorHAnsi" w:hAnsiTheme="majorHAnsi" w:cs="Arial"/>
          </w:rPr>
          <w:t xml:space="preserve">cockroach genome </w:t>
        </w:r>
      </w:ins>
      <w:r w:rsidR="002916ED" w:rsidRPr="004E326D">
        <w:rPr>
          <w:rFonts w:asciiTheme="majorHAnsi" w:hAnsiTheme="majorHAnsi" w:cs="Arial"/>
        </w:rPr>
        <w:t xml:space="preserve">sequence </w:t>
      </w:r>
      <w:r w:rsidR="008A2B8B" w:rsidRPr="004E326D">
        <w:rPr>
          <w:rFonts w:asciiTheme="majorHAnsi" w:hAnsiTheme="majorHAnsi" w:cs="Arial"/>
        </w:rPr>
        <w:t xml:space="preserve">upstream and downstream </w:t>
      </w:r>
      <w:r w:rsidR="002916ED" w:rsidRPr="004E326D">
        <w:rPr>
          <w:rFonts w:asciiTheme="majorHAnsi" w:hAnsiTheme="majorHAnsi" w:cs="Arial"/>
        </w:rPr>
        <w:t>from the insert position</w:t>
      </w:r>
      <w:r w:rsidR="008A2B8B" w:rsidRPr="004E326D">
        <w:rPr>
          <w:rFonts w:asciiTheme="majorHAnsi" w:hAnsiTheme="majorHAnsi" w:cs="Arial"/>
        </w:rPr>
        <w:t xml:space="preserve"> across multiple taxa</w:t>
      </w:r>
      <w:r w:rsidR="002916ED" w:rsidRPr="004E326D">
        <w:rPr>
          <w:rFonts w:asciiTheme="majorHAnsi" w:hAnsiTheme="majorHAnsi" w:cs="Arial"/>
        </w:rPr>
        <w:t xml:space="preserve"> </w:t>
      </w:r>
      <w:r w:rsidR="008A2B8B" w:rsidRPr="004E326D">
        <w:rPr>
          <w:rFonts w:asciiTheme="majorHAnsi" w:hAnsiTheme="majorHAnsi" w:cs="Arial"/>
        </w:rPr>
        <w:t>(</w:t>
      </w:r>
      <w:r w:rsidR="008A2B8B" w:rsidRPr="000C56E2">
        <w:rPr>
          <w:rFonts w:asciiTheme="majorHAnsi" w:hAnsiTheme="majorHAnsi" w:cs="Arial"/>
          <w:color w:val="000000" w:themeColor="text1"/>
        </w:rPr>
        <w:t xml:space="preserve">Fig. </w:t>
      </w:r>
      <w:r w:rsidR="000C56E2" w:rsidRPr="000C56E2">
        <w:rPr>
          <w:rFonts w:asciiTheme="majorHAnsi" w:hAnsiTheme="majorHAnsi" w:cs="Arial"/>
          <w:color w:val="000000" w:themeColor="text1"/>
        </w:rPr>
        <w:t>2B</w:t>
      </w:r>
      <w:r w:rsidR="008A2B8B" w:rsidRPr="000C56E2">
        <w:rPr>
          <w:rFonts w:asciiTheme="majorHAnsi" w:hAnsiTheme="majorHAnsi" w:cs="Arial"/>
          <w:color w:val="000000" w:themeColor="text1"/>
        </w:rPr>
        <w:t xml:space="preserve">). </w:t>
      </w:r>
      <w:r w:rsidR="00C816A9" w:rsidRPr="0030202D">
        <w:rPr>
          <w:rFonts w:asciiTheme="majorHAnsi" w:hAnsiTheme="majorHAnsi" w:cs="Arial"/>
          <w:color w:val="000000" w:themeColor="text1"/>
        </w:rPr>
        <w:t xml:space="preserve">For </w:t>
      </w:r>
      <w:r w:rsidR="00024852" w:rsidRPr="0030202D">
        <w:rPr>
          <w:rFonts w:asciiTheme="majorHAnsi" w:hAnsiTheme="majorHAnsi" w:cs="Arial"/>
          <w:color w:val="000000" w:themeColor="text1"/>
        </w:rPr>
        <w:t>all examined inserts, although multiple taxa harboured homologous DNA</w:t>
      </w:r>
      <w:r w:rsidR="00C816A9" w:rsidRPr="0030202D">
        <w:rPr>
          <w:rFonts w:asciiTheme="majorHAnsi" w:hAnsiTheme="majorHAnsi" w:cs="Arial"/>
          <w:color w:val="000000" w:themeColor="text1"/>
        </w:rPr>
        <w:t xml:space="preserve"> across these ~10 kb regions</w:t>
      </w:r>
      <w:r w:rsidR="00024852" w:rsidRPr="0030202D">
        <w:rPr>
          <w:rFonts w:asciiTheme="majorHAnsi" w:hAnsiTheme="majorHAnsi" w:cs="Arial"/>
          <w:color w:val="000000" w:themeColor="text1"/>
        </w:rPr>
        <w:t xml:space="preserve">, some species </w:t>
      </w:r>
      <w:r w:rsidR="00C816A9" w:rsidRPr="0030202D">
        <w:rPr>
          <w:rFonts w:asciiTheme="majorHAnsi" w:hAnsiTheme="majorHAnsi" w:cs="Arial"/>
          <w:color w:val="000000" w:themeColor="text1"/>
        </w:rPr>
        <w:t>were inferred to have</w:t>
      </w:r>
      <w:ins w:id="76" w:author="Maxim Warwick Dus Adams" w:date="2025-10-30T12:01:00Z" w16du:dateUtc="2025-10-30T01:01:00Z">
        <w:r w:rsidR="00D71F8F">
          <w:rPr>
            <w:rFonts w:asciiTheme="majorHAnsi" w:hAnsiTheme="majorHAnsi" w:cs="Arial"/>
            <w:color w:val="000000" w:themeColor="text1"/>
          </w:rPr>
          <w:t xml:space="preserve"> subsequently</w:t>
        </w:r>
      </w:ins>
      <w:r w:rsidR="00C816A9" w:rsidRPr="0030202D">
        <w:rPr>
          <w:rFonts w:asciiTheme="majorHAnsi" w:hAnsiTheme="majorHAnsi" w:cs="Arial"/>
          <w:color w:val="000000" w:themeColor="text1"/>
        </w:rPr>
        <w:t xml:space="preserve"> </w:t>
      </w:r>
      <w:r w:rsidR="00024852" w:rsidRPr="0030202D">
        <w:rPr>
          <w:rFonts w:asciiTheme="majorHAnsi" w:hAnsiTheme="majorHAnsi" w:cs="Arial"/>
          <w:color w:val="000000" w:themeColor="text1"/>
        </w:rPr>
        <w:t xml:space="preserve">lost the inserts. </w:t>
      </w:r>
      <w:r w:rsidR="000C56E2" w:rsidRPr="004E326D">
        <w:rPr>
          <w:rFonts w:asciiTheme="majorHAnsi" w:hAnsiTheme="majorHAnsi" w:cs="Arial"/>
        </w:rPr>
        <w:t>Using this approach,</w:t>
      </w:r>
      <w:ins w:id="77" w:author="Maxim Warwick Dus Adams" w:date="2025-10-30T12:03:00Z" w16du:dateUtc="2025-10-30T01:03:00Z">
        <w:r w:rsidR="00C96EDA">
          <w:rPr>
            <w:rFonts w:asciiTheme="majorHAnsi" w:hAnsiTheme="majorHAnsi" w:cs="Arial"/>
          </w:rPr>
          <w:t xml:space="preserve"> and</w:t>
        </w:r>
      </w:ins>
      <w:ins w:id="78" w:author="Maxim Warwick Dus Adams" w:date="2025-10-30T12:01:00Z" w16du:dateUtc="2025-10-30T01:01:00Z">
        <w:r w:rsidR="00D71F8F">
          <w:rPr>
            <w:rFonts w:asciiTheme="majorHAnsi" w:hAnsiTheme="majorHAnsi" w:cs="Arial"/>
          </w:rPr>
          <w:t xml:space="preserve"> considering only inserts in </w:t>
        </w:r>
      </w:ins>
      <w:ins w:id="79" w:author="Maxim Warwick Dus Adams" w:date="2025-10-30T12:02:00Z" w16du:dateUtc="2025-10-30T01:02:00Z">
        <w:r w:rsidR="00D71F8F">
          <w:rPr>
            <w:rFonts w:asciiTheme="majorHAnsi" w:hAnsiTheme="majorHAnsi" w:cs="Arial"/>
          </w:rPr>
          <w:t>homologous regions,</w:t>
        </w:r>
      </w:ins>
      <w:r w:rsidR="000C56E2" w:rsidRPr="004E326D">
        <w:rPr>
          <w:rFonts w:asciiTheme="majorHAnsi" w:hAnsiTheme="majorHAnsi" w:cs="Arial"/>
        </w:rPr>
        <w:t xml:space="preserve"> </w:t>
      </w:r>
      <w:r w:rsidR="000C56E2">
        <w:rPr>
          <w:rFonts w:asciiTheme="majorHAnsi" w:hAnsiTheme="majorHAnsi" w:cs="Arial"/>
        </w:rPr>
        <w:t>we inferred that the</w:t>
      </w:r>
      <w:r w:rsidR="000C56E2" w:rsidRPr="004E326D">
        <w:rPr>
          <w:rFonts w:asciiTheme="majorHAnsi" w:hAnsiTheme="majorHAnsi" w:cs="Arial"/>
        </w:rPr>
        <w:t xml:space="preserve"> oldest inserts were transferred </w:t>
      </w:r>
      <w:r w:rsidR="000C56E2">
        <w:rPr>
          <w:rFonts w:asciiTheme="majorHAnsi" w:hAnsiTheme="majorHAnsi" w:cs="Arial"/>
        </w:rPr>
        <w:t>in</w:t>
      </w:r>
      <w:r w:rsidR="000C56E2" w:rsidRPr="004E326D">
        <w:rPr>
          <w:rFonts w:asciiTheme="majorHAnsi" w:hAnsiTheme="majorHAnsi" w:cs="Arial"/>
        </w:rPr>
        <w:t xml:space="preserve">to the ancestor of all </w:t>
      </w:r>
      <w:proofErr w:type="spellStart"/>
      <w:r w:rsidR="000C56E2" w:rsidRPr="004E326D">
        <w:rPr>
          <w:rFonts w:asciiTheme="majorHAnsi" w:hAnsiTheme="majorHAnsi" w:cs="Arial"/>
        </w:rPr>
        <w:t>panesthiine</w:t>
      </w:r>
      <w:proofErr w:type="spellEnd"/>
      <w:r w:rsidR="000C56E2" w:rsidRPr="004E326D">
        <w:rPr>
          <w:rFonts w:asciiTheme="majorHAnsi" w:hAnsiTheme="majorHAnsi" w:cs="Arial"/>
        </w:rPr>
        <w:t xml:space="preserve"> and </w:t>
      </w:r>
      <w:proofErr w:type="spellStart"/>
      <w:r w:rsidR="000C56E2" w:rsidRPr="004E326D">
        <w:rPr>
          <w:rFonts w:asciiTheme="majorHAnsi" w:hAnsiTheme="majorHAnsi" w:cs="Arial"/>
        </w:rPr>
        <w:t>geoscapheine</w:t>
      </w:r>
      <w:proofErr w:type="spellEnd"/>
      <w:r w:rsidR="000C56E2" w:rsidRPr="004E326D">
        <w:rPr>
          <w:rFonts w:asciiTheme="majorHAnsi" w:hAnsiTheme="majorHAnsi" w:cs="Arial"/>
        </w:rPr>
        <w:t xml:space="preserve"> species, which </w:t>
      </w:r>
      <w:r w:rsidR="000C56E2">
        <w:rPr>
          <w:rFonts w:asciiTheme="majorHAnsi" w:hAnsiTheme="majorHAnsi" w:cs="Arial"/>
        </w:rPr>
        <w:t>is estimated</w:t>
      </w:r>
      <w:r w:rsidR="000C56E2" w:rsidRPr="004E326D">
        <w:rPr>
          <w:rFonts w:asciiTheme="majorHAnsi" w:hAnsiTheme="majorHAnsi" w:cs="Arial"/>
        </w:rPr>
        <w:t xml:space="preserve"> to have existed </w:t>
      </w:r>
      <w:r w:rsidR="000C56E2">
        <w:rPr>
          <w:rFonts w:asciiTheme="majorHAnsi" w:hAnsiTheme="majorHAnsi" w:cs="Arial"/>
        </w:rPr>
        <w:t xml:space="preserve">at least </w:t>
      </w:r>
      <w:r w:rsidR="000C56E2" w:rsidRPr="0030202D">
        <w:rPr>
          <w:rFonts w:asciiTheme="majorHAnsi" w:hAnsiTheme="majorHAnsi" w:cs="Arial"/>
          <w:color w:val="000000" w:themeColor="text1"/>
        </w:rPr>
        <w:t>~</w:t>
      </w:r>
      <w:commentRangeStart w:id="80"/>
      <w:r w:rsidR="000C56E2" w:rsidRPr="0030202D">
        <w:rPr>
          <w:rFonts w:asciiTheme="majorHAnsi" w:hAnsiTheme="majorHAnsi" w:cs="Arial"/>
          <w:color w:val="000000" w:themeColor="text1"/>
        </w:rPr>
        <w:t xml:space="preserve">28.7 </w:t>
      </w:r>
      <w:r w:rsidR="000C56E2" w:rsidRPr="000C56E2">
        <w:rPr>
          <w:rFonts w:asciiTheme="majorHAnsi" w:hAnsiTheme="majorHAnsi" w:cs="Arial"/>
          <w:color w:val="000000" w:themeColor="text1"/>
        </w:rPr>
        <w:t xml:space="preserve">Mya </w:t>
      </w:r>
      <w:commentRangeEnd w:id="80"/>
      <w:r w:rsidR="000C56E2" w:rsidRPr="000C56E2">
        <w:rPr>
          <w:rStyle w:val="CommentReference"/>
          <w:color w:val="000000" w:themeColor="text1"/>
        </w:rPr>
        <w:commentReference w:id="80"/>
      </w:r>
      <w:r w:rsidR="000C56E2" w:rsidRPr="000C56E2">
        <w:rPr>
          <w:rFonts w:asciiTheme="majorHAnsi" w:hAnsiTheme="majorHAnsi" w:cs="Arial"/>
          <w:color w:val="000000" w:themeColor="text1"/>
        </w:rPr>
        <w:t>(</w:t>
      </w:r>
      <w:commentRangeStart w:id="81"/>
      <w:r w:rsidR="000C56E2" w:rsidRPr="000C56E2">
        <w:rPr>
          <w:rFonts w:asciiTheme="majorHAnsi" w:hAnsiTheme="majorHAnsi" w:cs="Arial"/>
          <w:color w:val="000000" w:themeColor="text1"/>
        </w:rPr>
        <w:t>Beasley-Hall et al., 2021</w:t>
      </w:r>
      <w:commentRangeEnd w:id="81"/>
      <w:r w:rsidR="000C56E2">
        <w:rPr>
          <w:rStyle w:val="CommentReference"/>
        </w:rPr>
        <w:commentReference w:id="81"/>
      </w:r>
      <w:r w:rsidR="000C56E2" w:rsidRPr="000C56E2">
        <w:rPr>
          <w:rFonts w:asciiTheme="majorHAnsi" w:hAnsiTheme="majorHAnsi" w:cs="Arial"/>
          <w:color w:val="000000" w:themeColor="text1"/>
        </w:rPr>
        <w:t xml:space="preserve">). </w:t>
      </w:r>
      <w:r w:rsidR="000C56E2" w:rsidRPr="00463566">
        <w:rPr>
          <w:rFonts w:asciiTheme="majorHAnsi" w:hAnsiTheme="majorHAnsi" w:cs="Arial"/>
        </w:rPr>
        <w:t xml:space="preserve">There was also one potentially ancient </w:t>
      </w:r>
      <w:proofErr w:type="spellStart"/>
      <w:r w:rsidR="000C56E2" w:rsidRPr="00D71F8F">
        <w:rPr>
          <w:rFonts w:asciiTheme="majorHAnsi" w:hAnsiTheme="majorHAnsi" w:cs="Arial"/>
          <w:i/>
          <w:iCs/>
          <w:rPrChange w:id="82" w:author="Maxim Warwick Dus Adams" w:date="2025-10-30T12:02:00Z" w16du:dateUtc="2025-10-30T01:02:00Z">
            <w:rPr>
              <w:rFonts w:asciiTheme="majorHAnsi" w:hAnsiTheme="majorHAnsi" w:cs="Arial"/>
            </w:rPr>
          </w:rPrChange>
        </w:rPr>
        <w:t>Blattabacterium</w:t>
      </w:r>
      <w:proofErr w:type="spellEnd"/>
      <w:r w:rsidR="000C56E2" w:rsidRPr="00463566">
        <w:rPr>
          <w:rFonts w:asciiTheme="majorHAnsi" w:hAnsiTheme="majorHAnsi" w:cs="Arial"/>
        </w:rPr>
        <w:t xml:space="preserve"> insert in the </w:t>
      </w:r>
      <w:r w:rsidR="000C56E2" w:rsidRPr="00463566">
        <w:rPr>
          <w:rFonts w:asciiTheme="majorHAnsi" w:hAnsiTheme="majorHAnsi" w:cs="Arial"/>
          <w:i/>
          <w:iCs/>
        </w:rPr>
        <w:t>Z. nevadensis</w:t>
      </w:r>
      <w:r w:rsidR="000C56E2" w:rsidRPr="00463566">
        <w:rPr>
          <w:rFonts w:asciiTheme="majorHAnsi" w:hAnsiTheme="majorHAnsi" w:cs="Arial"/>
        </w:rPr>
        <w:t xml:space="preserve"> genome</w:t>
      </w:r>
      <w:r w:rsidR="00EE39A1">
        <w:rPr>
          <w:rFonts w:asciiTheme="majorHAnsi" w:hAnsiTheme="majorHAnsi" w:cs="Arial"/>
        </w:rPr>
        <w:t xml:space="preserve"> (Fig. 1A)</w:t>
      </w:r>
      <w:r w:rsidR="000C56E2" w:rsidRPr="00463566">
        <w:rPr>
          <w:rFonts w:asciiTheme="majorHAnsi" w:hAnsiTheme="majorHAnsi" w:cs="Arial"/>
        </w:rPr>
        <w:t xml:space="preserve">; however, we were unable to confidently verify its authenticity with our </w:t>
      </w:r>
      <w:proofErr w:type="gramStart"/>
      <w:r w:rsidR="000C56E2" w:rsidRPr="00463566">
        <w:rPr>
          <w:rFonts w:asciiTheme="majorHAnsi" w:hAnsiTheme="majorHAnsi" w:cs="Arial"/>
        </w:rPr>
        <w:t>methods, and</w:t>
      </w:r>
      <w:proofErr w:type="gramEnd"/>
      <w:r w:rsidR="000C56E2" w:rsidRPr="00463566">
        <w:rPr>
          <w:rFonts w:asciiTheme="majorHAnsi" w:hAnsiTheme="majorHAnsi" w:cs="Arial"/>
        </w:rPr>
        <w:t xml:space="preserve"> </w:t>
      </w:r>
      <w:r w:rsidR="000C56E2">
        <w:rPr>
          <w:rFonts w:asciiTheme="majorHAnsi" w:hAnsiTheme="majorHAnsi" w:cs="Arial"/>
        </w:rPr>
        <w:t>requires further study</w:t>
      </w:r>
      <w:r w:rsidR="000C56E2" w:rsidRPr="00463566">
        <w:rPr>
          <w:rFonts w:asciiTheme="majorHAnsi" w:hAnsiTheme="majorHAnsi" w:cs="Arial"/>
        </w:rPr>
        <w:t>.</w:t>
      </w:r>
      <w:r w:rsidR="000C56E2">
        <w:rPr>
          <w:rFonts w:asciiTheme="majorHAnsi" w:hAnsiTheme="majorHAnsi" w:cs="Arial"/>
        </w:rPr>
        <w:t xml:space="preserve"> </w:t>
      </w:r>
      <w:r w:rsidR="00024852" w:rsidRPr="0030202D">
        <w:rPr>
          <w:rFonts w:asciiTheme="majorHAnsi" w:hAnsiTheme="majorHAnsi" w:cs="Arial"/>
          <w:color w:val="000000" w:themeColor="text1"/>
        </w:rPr>
        <w:t xml:space="preserve">We also </w:t>
      </w:r>
      <w:r w:rsidR="00024852" w:rsidRPr="004E326D">
        <w:rPr>
          <w:rFonts w:asciiTheme="majorHAnsi" w:hAnsiTheme="majorHAnsi" w:cs="Arial"/>
        </w:rPr>
        <w:t xml:space="preserve">examined pairwise nucleotide divergence within inserts and in equivalently sized segments 5 </w:t>
      </w:r>
      <w:proofErr w:type="spellStart"/>
      <w:r w:rsidR="00024852" w:rsidRPr="004E326D">
        <w:rPr>
          <w:rFonts w:asciiTheme="majorHAnsi" w:hAnsiTheme="majorHAnsi" w:cs="Arial"/>
        </w:rPr>
        <w:t>Kb</w:t>
      </w:r>
      <w:proofErr w:type="spellEnd"/>
      <w:r w:rsidR="00024852" w:rsidRPr="004E326D">
        <w:rPr>
          <w:rFonts w:asciiTheme="majorHAnsi" w:hAnsiTheme="majorHAnsi" w:cs="Arial"/>
        </w:rPr>
        <w:t xml:space="preserve"> upstream and downstream of </w:t>
      </w:r>
      <w:commentRangeStart w:id="83"/>
      <w:r w:rsidR="00024852" w:rsidRPr="004E326D">
        <w:rPr>
          <w:rFonts w:asciiTheme="majorHAnsi" w:hAnsiTheme="majorHAnsi" w:cs="Arial"/>
          <w:color w:val="FF0000"/>
        </w:rPr>
        <w:t>X</w:t>
      </w:r>
      <w:commentRangeEnd w:id="83"/>
      <w:r w:rsidR="00463566">
        <w:rPr>
          <w:rStyle w:val="CommentReference"/>
        </w:rPr>
        <w:commentReference w:id="83"/>
      </w:r>
      <w:r w:rsidR="00024852" w:rsidRPr="004E326D">
        <w:rPr>
          <w:rFonts w:asciiTheme="majorHAnsi" w:hAnsiTheme="majorHAnsi" w:cs="Arial"/>
        </w:rPr>
        <w:t xml:space="preserve"> inserts. Divergence within inserts </w:t>
      </w:r>
      <w:r w:rsidR="00024852" w:rsidRPr="004E326D">
        <w:rPr>
          <w:rFonts w:asciiTheme="majorHAnsi" w:hAnsiTheme="majorHAnsi" w:cs="Arial"/>
          <w:color w:val="FF0000"/>
        </w:rPr>
        <w:t xml:space="preserve">was/was not </w:t>
      </w:r>
      <w:r w:rsidR="00024852" w:rsidRPr="004E326D">
        <w:rPr>
          <w:rFonts w:asciiTheme="majorHAnsi" w:hAnsiTheme="majorHAnsi" w:cs="Arial"/>
        </w:rPr>
        <w:t xml:space="preserve">found to be significantly lower than adjacent regions, providing </w:t>
      </w:r>
      <w:r w:rsidR="00024852" w:rsidRPr="004E326D">
        <w:rPr>
          <w:rFonts w:asciiTheme="majorHAnsi" w:hAnsiTheme="majorHAnsi" w:cs="Arial"/>
          <w:color w:val="FF0000"/>
        </w:rPr>
        <w:t xml:space="preserve">no/potential </w:t>
      </w:r>
      <w:r w:rsidR="00024852" w:rsidRPr="004E326D">
        <w:rPr>
          <w:rFonts w:asciiTheme="majorHAnsi" w:hAnsiTheme="majorHAnsi" w:cs="Arial"/>
        </w:rPr>
        <w:t>evidence of insert function</w:t>
      </w:r>
      <w:commentRangeStart w:id="84"/>
      <w:r w:rsidR="00024852" w:rsidRPr="004E326D">
        <w:rPr>
          <w:rFonts w:asciiTheme="majorHAnsi" w:hAnsiTheme="majorHAnsi" w:cs="Arial"/>
        </w:rPr>
        <w:t>.</w:t>
      </w:r>
      <w:commentRangeEnd w:id="84"/>
      <w:r w:rsidR="000C56E2">
        <w:rPr>
          <w:rStyle w:val="CommentReference"/>
        </w:rPr>
        <w:commentReference w:id="84"/>
      </w:r>
      <w:r w:rsidR="00024852" w:rsidRPr="004E326D">
        <w:rPr>
          <w:rFonts w:asciiTheme="majorHAnsi" w:hAnsiTheme="majorHAnsi" w:cs="Arial"/>
        </w:rPr>
        <w:t xml:space="preserve"> </w:t>
      </w:r>
    </w:p>
    <w:p w14:paraId="1953AA85" w14:textId="50342E53" w:rsidR="009F20DE" w:rsidRPr="004E326D" w:rsidRDefault="009F20DE" w:rsidP="008A2B8B">
      <w:pPr>
        <w:jc w:val="both"/>
        <w:rPr>
          <w:rFonts w:asciiTheme="majorHAnsi" w:hAnsiTheme="majorHAnsi" w:cs="Arial"/>
        </w:rPr>
      </w:pPr>
    </w:p>
    <w:p w14:paraId="7CE212B8" w14:textId="441338CC" w:rsidR="009F20DE" w:rsidRPr="004E326D" w:rsidRDefault="009F20DE" w:rsidP="008A2B8B">
      <w:pPr>
        <w:jc w:val="both"/>
        <w:rPr>
          <w:rFonts w:asciiTheme="majorHAnsi" w:hAnsiTheme="majorHAnsi" w:cs="Arial"/>
          <w:i/>
        </w:rPr>
      </w:pPr>
      <w:r w:rsidRPr="004E326D">
        <w:rPr>
          <w:rFonts w:asciiTheme="majorHAnsi" w:hAnsiTheme="majorHAnsi" w:cs="Arial"/>
          <w:i/>
        </w:rPr>
        <w:t>Transcription and chimeric nature of inserts</w:t>
      </w:r>
    </w:p>
    <w:p w14:paraId="656E6C48" w14:textId="2B826888" w:rsidR="008A2B8B" w:rsidRPr="004E326D" w:rsidRDefault="008A2B8B" w:rsidP="008A2B8B">
      <w:pPr>
        <w:jc w:val="both"/>
        <w:rPr>
          <w:rFonts w:asciiTheme="majorHAnsi" w:hAnsiTheme="majorHAnsi" w:cs="Arial"/>
        </w:rPr>
      </w:pPr>
    </w:p>
    <w:p w14:paraId="44F0FDE3" w14:textId="6D738B16" w:rsidR="009528B7" w:rsidRDefault="00E47AE0" w:rsidP="008A2B8B">
      <w:pPr>
        <w:jc w:val="both"/>
        <w:rPr>
          <w:rFonts w:asciiTheme="majorHAnsi" w:hAnsiTheme="majorHAnsi" w:cs="Arial"/>
        </w:rPr>
      </w:pPr>
      <w:r w:rsidRPr="004E326D">
        <w:rPr>
          <w:rFonts w:asciiTheme="majorHAnsi" w:hAnsiTheme="majorHAnsi" w:cs="Arial"/>
        </w:rPr>
        <w:t xml:space="preserve">We </w:t>
      </w:r>
      <w:r w:rsidR="00287D8B" w:rsidRPr="004E326D">
        <w:rPr>
          <w:rFonts w:asciiTheme="majorHAnsi" w:hAnsiTheme="majorHAnsi" w:cs="Arial"/>
        </w:rPr>
        <w:t xml:space="preserve">used </w:t>
      </w:r>
      <w:proofErr w:type="spellStart"/>
      <w:r w:rsidR="00287D8B" w:rsidRPr="004E326D">
        <w:rPr>
          <w:rFonts w:asciiTheme="majorHAnsi" w:hAnsiTheme="majorHAnsi" w:cs="Arial"/>
        </w:rPr>
        <w:t>RNA</w:t>
      </w:r>
      <w:r w:rsidR="00D700D0" w:rsidRPr="004E326D">
        <w:rPr>
          <w:rFonts w:asciiTheme="majorHAnsi" w:hAnsiTheme="majorHAnsi" w:cs="Arial"/>
        </w:rPr>
        <w:t>s</w:t>
      </w:r>
      <w:r w:rsidR="00287D8B" w:rsidRPr="004E326D">
        <w:rPr>
          <w:rFonts w:asciiTheme="majorHAnsi" w:hAnsiTheme="majorHAnsi" w:cs="Arial"/>
        </w:rPr>
        <w:t>eq</w:t>
      </w:r>
      <w:proofErr w:type="spellEnd"/>
      <w:r w:rsidR="00287D8B" w:rsidRPr="004E326D">
        <w:rPr>
          <w:rFonts w:asciiTheme="majorHAnsi" w:hAnsiTheme="majorHAnsi" w:cs="Arial"/>
        </w:rPr>
        <w:t xml:space="preserve"> data to </w:t>
      </w:r>
      <w:r w:rsidRPr="004E326D">
        <w:rPr>
          <w:rFonts w:asciiTheme="majorHAnsi" w:hAnsiTheme="majorHAnsi" w:cs="Arial"/>
        </w:rPr>
        <w:t>investigat</w:t>
      </w:r>
      <w:r w:rsidR="00287D8B" w:rsidRPr="004E326D">
        <w:rPr>
          <w:rFonts w:asciiTheme="majorHAnsi" w:hAnsiTheme="majorHAnsi" w:cs="Arial"/>
        </w:rPr>
        <w:t>e</w:t>
      </w:r>
      <w:r w:rsidR="004A2B02">
        <w:rPr>
          <w:rFonts w:asciiTheme="majorHAnsi" w:hAnsiTheme="majorHAnsi" w:cs="Arial"/>
        </w:rPr>
        <w:t xml:space="preserve"> the</w:t>
      </w:r>
      <w:r w:rsidRPr="004E326D">
        <w:rPr>
          <w:rFonts w:asciiTheme="majorHAnsi" w:hAnsiTheme="majorHAnsi" w:cs="Arial"/>
        </w:rPr>
        <w:t xml:space="preserve"> transcription of inserts in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t. </w:t>
      </w:r>
      <w:proofErr w:type="spellStart"/>
      <w:r w:rsidR="0070034B" w:rsidRPr="004E326D">
        <w:rPr>
          <w:rFonts w:asciiTheme="majorHAnsi" w:hAnsiTheme="majorHAnsi" w:cs="Arial"/>
          <w:i/>
          <w:iCs/>
        </w:rPr>
        <w:t>tegminifera</w:t>
      </w:r>
      <w:proofErr w:type="spellEnd"/>
      <w:r w:rsidR="0070034B" w:rsidRPr="004E326D">
        <w:rPr>
          <w:rFonts w:asciiTheme="majorHAnsi" w:hAnsiTheme="majorHAnsi" w:cs="Arial"/>
        </w:rPr>
        <w:t xml:space="preserve"> (Z011), </w:t>
      </w:r>
      <w:proofErr w:type="spellStart"/>
      <w:r w:rsidR="0070034B" w:rsidRPr="004E326D">
        <w:rPr>
          <w:rFonts w:asciiTheme="majorHAnsi" w:hAnsiTheme="majorHAnsi" w:cs="Arial"/>
          <w:i/>
          <w:iCs/>
        </w:rPr>
        <w:t>Macropanesthia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lithgowae</w:t>
      </w:r>
      <w:proofErr w:type="spellEnd"/>
      <w:r w:rsidR="0070034B" w:rsidRPr="004E326D">
        <w:rPr>
          <w:rFonts w:asciiTheme="majorHAnsi" w:hAnsiTheme="majorHAnsi" w:cs="Arial"/>
        </w:rPr>
        <w:t xml:space="preserve"> (Z009), and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sloanei</w:t>
      </w:r>
      <w:proofErr w:type="spellEnd"/>
      <w:r w:rsidR="0070034B" w:rsidRPr="004E326D">
        <w:rPr>
          <w:rFonts w:asciiTheme="majorHAnsi" w:hAnsiTheme="majorHAnsi" w:cs="Arial"/>
        </w:rPr>
        <w:t xml:space="preserve"> (Z001).</w:t>
      </w:r>
      <w:r w:rsidR="00D700D0" w:rsidRPr="004E326D">
        <w:rPr>
          <w:rFonts w:asciiTheme="majorHAnsi" w:hAnsiTheme="majorHAnsi" w:cs="Arial"/>
        </w:rPr>
        <w:t xml:space="preserve"> </w:t>
      </w:r>
      <w:commentRangeStart w:id="85"/>
      <w:commentRangeStart w:id="86"/>
      <w:commentRangeStart w:id="87"/>
      <w:r w:rsidR="00D700D0" w:rsidRPr="004E326D">
        <w:rPr>
          <w:rFonts w:asciiTheme="majorHAnsi" w:hAnsiTheme="majorHAnsi" w:cs="Arial"/>
        </w:rPr>
        <w:t>By mapping insert</w:t>
      </w:r>
      <w:r w:rsidR="008878B3">
        <w:rPr>
          <w:rFonts w:asciiTheme="majorHAnsi" w:hAnsiTheme="majorHAnsi" w:cs="Arial"/>
        </w:rPr>
        <w:t xml:space="preserve"> sequences</w:t>
      </w:r>
      <w:r w:rsidR="00D700D0" w:rsidRPr="004E326D">
        <w:rPr>
          <w:rFonts w:asciiTheme="majorHAnsi" w:hAnsiTheme="majorHAnsi" w:cs="Arial"/>
        </w:rPr>
        <w:t xml:space="preserve"> to RNA contigs</w:t>
      </w:r>
      <w:r w:rsidR="008878B3">
        <w:rPr>
          <w:rFonts w:asciiTheme="majorHAnsi" w:hAnsiTheme="majorHAnsi" w:cs="Arial"/>
        </w:rPr>
        <w:t xml:space="preserve"> using </w:t>
      </w:r>
      <w:proofErr w:type="spellStart"/>
      <w:r w:rsidR="008878B3">
        <w:rPr>
          <w:rFonts w:asciiTheme="majorHAnsi" w:hAnsiTheme="majorHAnsi" w:cs="Arial"/>
        </w:rPr>
        <w:t>BLASTn</w:t>
      </w:r>
      <w:proofErr w:type="spellEnd"/>
      <w:ins w:id="88" w:author="Maxim Warwick Dus Adams" w:date="2025-10-31T14:11:00Z" w16du:dateUtc="2025-10-31T03:11:00Z">
        <w:r w:rsidR="00935B95">
          <w:rPr>
            <w:rFonts w:asciiTheme="majorHAnsi" w:hAnsiTheme="majorHAnsi" w:cs="Arial"/>
          </w:rPr>
          <w:t xml:space="preserve">, we found that </w:t>
        </w:r>
        <w:r w:rsidR="00935B95">
          <w:rPr>
            <w:rFonts w:asciiTheme="majorHAnsi" w:hAnsiTheme="majorHAnsi" w:cs="Arial"/>
          </w:rPr>
          <w:t>91.42–94.96</w:t>
        </w:r>
        <w:r w:rsidR="00935B95" w:rsidRPr="004E326D">
          <w:rPr>
            <w:rFonts w:asciiTheme="majorHAnsi" w:hAnsiTheme="majorHAnsi" w:cs="Arial"/>
          </w:rPr>
          <w:t>%</w:t>
        </w:r>
        <w:r w:rsidR="00935B95">
          <w:rPr>
            <w:rFonts w:asciiTheme="majorHAnsi" w:hAnsiTheme="majorHAnsi" w:cs="Arial"/>
          </w:rPr>
          <w:t xml:space="preserve"> of inserts</w:t>
        </w:r>
        <w:r w:rsidR="00935B95" w:rsidRPr="004E326D">
          <w:rPr>
            <w:rFonts w:asciiTheme="majorHAnsi" w:hAnsiTheme="majorHAnsi" w:cs="Arial"/>
          </w:rPr>
          <w:t xml:space="preserve"> showed no evidence of transcription</w:t>
        </w:r>
        <w:commentRangeStart w:id="89"/>
        <w:commentRangeEnd w:id="89"/>
        <w:r w:rsidR="00935B95">
          <w:rPr>
            <w:rStyle w:val="CommentReference"/>
          </w:rPr>
          <w:commentReference w:id="89"/>
        </w:r>
      </w:ins>
      <w:ins w:id="90" w:author="Maxim Warwick Dus Adams" w:date="2025-10-31T14:12:00Z" w16du:dateUtc="2025-10-31T03:12:00Z">
        <w:r w:rsidR="00935B95">
          <w:rPr>
            <w:rFonts w:asciiTheme="majorHAnsi" w:hAnsiTheme="majorHAnsi" w:cs="Arial"/>
          </w:rPr>
          <w:t>. Of the remaining inserts</w:t>
        </w:r>
      </w:ins>
      <w:ins w:id="91" w:author="Maxim Warwick Dus Adams" w:date="2025-10-31T14:22:00Z" w16du:dateUtc="2025-10-31T03:22:00Z">
        <w:r w:rsidR="00C07919">
          <w:rPr>
            <w:rFonts w:asciiTheme="majorHAnsi" w:hAnsiTheme="majorHAnsi" w:cs="Arial"/>
          </w:rPr>
          <w:t>,</w:t>
        </w:r>
      </w:ins>
      <w:ins w:id="92" w:author="Maxim Warwick Dus Adams" w:date="2025-10-31T14:18:00Z" w16du:dateUtc="2025-10-31T03:18:00Z">
        <w:r w:rsidR="00935B95">
          <w:rPr>
            <w:rFonts w:asciiTheme="majorHAnsi" w:hAnsiTheme="majorHAnsi" w:cs="Arial"/>
          </w:rPr>
          <w:t xml:space="preserve"> </w:t>
        </w:r>
      </w:ins>
      <w:ins w:id="93" w:author="Maxim Warwick Dus Adams" w:date="2025-10-31T14:22:00Z" w16du:dateUtc="2025-10-31T03:22:00Z">
        <w:r w:rsidR="00C07919">
          <w:rPr>
            <w:rFonts w:asciiTheme="majorHAnsi" w:hAnsiTheme="majorHAnsi" w:cs="Arial"/>
          </w:rPr>
          <w:t>whi</w:t>
        </w:r>
      </w:ins>
      <w:ins w:id="94" w:author="Maxim Warwick Dus Adams" w:date="2025-10-31T14:23:00Z" w16du:dateUtc="2025-10-31T03:23:00Z">
        <w:r w:rsidR="00C07919">
          <w:rPr>
            <w:rFonts w:asciiTheme="majorHAnsi" w:hAnsiTheme="majorHAnsi" w:cs="Arial"/>
          </w:rPr>
          <w:t>ch</w:t>
        </w:r>
      </w:ins>
      <w:ins w:id="95" w:author="Maxim Warwick Dus Adams" w:date="2025-10-31T14:18:00Z" w16du:dateUtc="2025-10-31T03:18:00Z">
        <w:r w:rsidR="00935B95">
          <w:rPr>
            <w:rFonts w:asciiTheme="majorHAnsi" w:hAnsiTheme="majorHAnsi" w:cs="Arial"/>
          </w:rPr>
          <w:t xml:space="preserve"> </w:t>
        </w:r>
      </w:ins>
      <w:ins w:id="96" w:author="Maxim Warwick Dus Adams" w:date="2025-10-31T14:12:00Z" w16du:dateUtc="2025-10-31T03:12:00Z">
        <w:r w:rsidR="00935B95">
          <w:rPr>
            <w:rFonts w:asciiTheme="majorHAnsi" w:hAnsiTheme="majorHAnsi" w:cs="Arial"/>
          </w:rPr>
          <w:t>were observed in assembled RNA contigs,</w:t>
        </w:r>
      </w:ins>
      <w:ins w:id="97" w:author="Maxim Warwick Dus Adams" w:date="2025-10-31T14:18:00Z" w16du:dateUtc="2025-10-31T03:18:00Z">
        <w:r w:rsidR="00935B95">
          <w:rPr>
            <w:rFonts w:asciiTheme="majorHAnsi" w:hAnsiTheme="majorHAnsi" w:cs="Arial"/>
          </w:rPr>
          <w:t xml:space="preserve"> </w:t>
        </w:r>
      </w:ins>
      <w:ins w:id="98" w:author="Maxim Warwick Dus Adams" w:date="2025-10-31T14:19:00Z" w16du:dateUtc="2025-10-31T03:19:00Z">
        <w:r w:rsidR="00935B95">
          <w:rPr>
            <w:rFonts w:asciiTheme="majorHAnsi" w:hAnsiTheme="majorHAnsi" w:cs="Arial"/>
          </w:rPr>
          <w:t>26.59–32.97% overlapp</w:t>
        </w:r>
      </w:ins>
      <w:ins w:id="99" w:author="Maxim Warwick Dus Adams" w:date="2025-10-31T14:23:00Z" w16du:dateUtc="2025-10-31T03:23:00Z">
        <w:r w:rsidR="00C07919">
          <w:rPr>
            <w:rFonts w:asciiTheme="majorHAnsi" w:hAnsiTheme="majorHAnsi" w:cs="Arial"/>
          </w:rPr>
          <w:t>ed</w:t>
        </w:r>
      </w:ins>
      <w:ins w:id="100" w:author="Maxim Warwick Dus Adams" w:date="2025-10-31T14:19:00Z" w16du:dateUtc="2025-10-31T03:19:00Z">
        <w:r w:rsidR="00935B95">
          <w:rPr>
            <w:rFonts w:asciiTheme="majorHAnsi" w:hAnsiTheme="majorHAnsi" w:cs="Arial"/>
          </w:rPr>
          <w:t xml:space="preserve"> with annotated genic regions of the </w:t>
        </w:r>
      </w:ins>
      <w:ins w:id="101" w:author="Maxim Warwick Dus Adams" w:date="2025-10-31T14:20:00Z" w16du:dateUtc="2025-10-31T03:20:00Z">
        <w:r w:rsidR="00935B95">
          <w:rPr>
            <w:rFonts w:asciiTheme="majorHAnsi" w:hAnsiTheme="majorHAnsi" w:cs="Arial"/>
          </w:rPr>
          <w:t xml:space="preserve">cockroach genome </w:t>
        </w:r>
        <w:r w:rsidR="00935B95">
          <w:rPr>
            <w:rFonts w:asciiTheme="majorHAnsi" w:hAnsiTheme="majorHAnsi" w:cs="Arial"/>
          </w:rPr>
          <w:lastRenderedPageBreak/>
          <w:t>(1.66–2.28% of total inserts; 3.38–6.30% of total inserts were transcribed and map</w:t>
        </w:r>
      </w:ins>
      <w:ins w:id="102" w:author="Maxim Warwick Dus Adams" w:date="2025-10-31T14:21:00Z" w16du:dateUtc="2025-10-31T03:21:00Z">
        <w:r w:rsidR="00935B95">
          <w:rPr>
            <w:rFonts w:asciiTheme="majorHAnsi" w:hAnsiTheme="majorHAnsi" w:cs="Arial"/>
          </w:rPr>
          <w:t>ped to intergenic regions)</w:t>
        </w:r>
      </w:ins>
      <w:del w:id="103" w:author="Maxim Warwick Dus Adams" w:date="2025-10-31T14:11:00Z" w16du:dateUtc="2025-10-31T03:11:00Z">
        <w:r w:rsidR="00D700D0" w:rsidRPr="004E326D" w:rsidDel="00935B95">
          <w:rPr>
            <w:rFonts w:asciiTheme="majorHAnsi" w:hAnsiTheme="majorHAnsi" w:cs="Arial"/>
          </w:rPr>
          <w:delText xml:space="preserve"> we found that </w:delText>
        </w:r>
      </w:del>
      <w:del w:id="104" w:author="Maxim Warwick Dus Adams" w:date="2025-10-31T14:18:00Z" w16du:dateUtc="2025-10-31T03:18:00Z">
        <w:r w:rsidR="00F574F8" w:rsidDel="00935B95">
          <w:rPr>
            <w:rFonts w:asciiTheme="majorHAnsi" w:hAnsiTheme="majorHAnsi" w:cs="Arial"/>
            <w:color w:val="FF0000"/>
          </w:rPr>
          <w:delText>1.66–2.28</w:delText>
        </w:r>
        <w:r w:rsidR="00D700D0" w:rsidRPr="004E326D" w:rsidDel="00935B95">
          <w:rPr>
            <w:rFonts w:asciiTheme="majorHAnsi" w:hAnsiTheme="majorHAnsi" w:cs="Arial"/>
          </w:rPr>
          <w:delText>% of inserts mapped to intragenic regions, an</w:delText>
        </w:r>
        <w:r w:rsidR="00F574F8" w:rsidDel="00935B95">
          <w:rPr>
            <w:rFonts w:asciiTheme="majorHAnsi" w:hAnsiTheme="majorHAnsi" w:cs="Arial"/>
            <w:color w:val="FF0000"/>
          </w:rPr>
          <w:delText>d 3.38–6.30</w:delText>
        </w:r>
        <w:r w:rsidR="00D700D0" w:rsidRPr="004E326D" w:rsidDel="00935B95">
          <w:rPr>
            <w:rFonts w:asciiTheme="majorHAnsi" w:hAnsiTheme="majorHAnsi" w:cs="Arial"/>
          </w:rPr>
          <w:delText xml:space="preserve">% </w:delText>
        </w:r>
        <w:commentRangeStart w:id="105"/>
        <w:r w:rsidR="00D700D0" w:rsidRPr="004E326D" w:rsidDel="00935B95">
          <w:rPr>
            <w:rFonts w:asciiTheme="majorHAnsi" w:hAnsiTheme="majorHAnsi" w:cs="Arial"/>
          </w:rPr>
          <w:delText>of inserts mapped to intergenic regions</w:delText>
        </w:r>
        <w:commentRangeEnd w:id="85"/>
        <w:r w:rsidR="00FD18BA" w:rsidDel="00935B95">
          <w:rPr>
            <w:rStyle w:val="CommentReference"/>
          </w:rPr>
          <w:commentReference w:id="85"/>
        </w:r>
        <w:commentRangeEnd w:id="86"/>
        <w:r w:rsidR="00F46B25" w:rsidDel="00935B95">
          <w:rPr>
            <w:rStyle w:val="CommentReference"/>
          </w:rPr>
          <w:commentReference w:id="86"/>
        </w:r>
        <w:commentRangeEnd w:id="87"/>
        <w:r w:rsidR="0023190F" w:rsidDel="00935B95">
          <w:rPr>
            <w:rStyle w:val="CommentReference"/>
          </w:rPr>
          <w:commentReference w:id="87"/>
        </w:r>
        <w:r w:rsidR="00721F4A" w:rsidRPr="004E326D" w:rsidDel="00935B95">
          <w:rPr>
            <w:rFonts w:asciiTheme="majorHAnsi" w:hAnsiTheme="majorHAnsi" w:cs="Arial"/>
          </w:rPr>
          <w:delText>, while a further</w:delText>
        </w:r>
        <w:r w:rsidR="00F574F8" w:rsidDel="00935B95">
          <w:rPr>
            <w:rFonts w:asciiTheme="majorHAnsi" w:hAnsiTheme="majorHAnsi" w:cs="Arial"/>
          </w:rPr>
          <w:delText xml:space="preserve"> 91.42–94.96</w:delText>
        </w:r>
        <w:r w:rsidR="00721F4A" w:rsidRPr="004E326D" w:rsidDel="00935B95">
          <w:rPr>
            <w:rFonts w:asciiTheme="majorHAnsi" w:hAnsiTheme="majorHAnsi" w:cs="Arial"/>
          </w:rPr>
          <w:delText>% showed no evidence of transcription</w:delText>
        </w:r>
        <w:commentRangeEnd w:id="105"/>
        <w:r w:rsidR="009129B0" w:rsidDel="00935B95">
          <w:rPr>
            <w:rStyle w:val="CommentReference"/>
          </w:rPr>
          <w:commentReference w:id="105"/>
        </w:r>
      </w:del>
      <w:r w:rsidR="00D700D0" w:rsidRPr="004E326D">
        <w:rPr>
          <w:rFonts w:asciiTheme="majorHAnsi" w:hAnsiTheme="majorHAnsi" w:cs="Arial"/>
        </w:rPr>
        <w:t xml:space="preserve">. </w:t>
      </w:r>
      <w:commentRangeStart w:id="106"/>
      <w:r w:rsidR="00D700D0" w:rsidRPr="004E326D">
        <w:rPr>
          <w:rFonts w:asciiTheme="majorHAnsi" w:hAnsiTheme="majorHAnsi" w:cs="Arial"/>
        </w:rPr>
        <w:t xml:space="preserve">A small fraction </w:t>
      </w:r>
      <w:r w:rsidR="00025F9C">
        <w:rPr>
          <w:rFonts w:asciiTheme="majorHAnsi" w:hAnsiTheme="majorHAnsi" w:cs="Arial"/>
          <w:color w:val="FF0000"/>
        </w:rPr>
        <w:t>(0.40–0.65</w:t>
      </w:r>
      <w:r w:rsidR="00D700D0" w:rsidRPr="004E326D">
        <w:rPr>
          <w:rFonts w:asciiTheme="majorHAnsi" w:hAnsiTheme="majorHAnsi" w:cs="Arial"/>
        </w:rPr>
        <w:t xml:space="preserve">%) of inserts </w:t>
      </w:r>
      <w:r w:rsidR="008854AD">
        <w:rPr>
          <w:rFonts w:asciiTheme="majorHAnsi" w:hAnsiTheme="majorHAnsi" w:cs="Arial"/>
        </w:rPr>
        <w:t>mapped to</w:t>
      </w:r>
      <w:r w:rsidR="00025F9C" w:rsidRPr="004E326D">
        <w:rPr>
          <w:rFonts w:asciiTheme="majorHAnsi" w:hAnsiTheme="majorHAnsi" w:cs="Arial"/>
        </w:rPr>
        <w:t xml:space="preserve"> </w:t>
      </w:r>
      <w:r w:rsidR="00D700D0" w:rsidRPr="004E326D">
        <w:rPr>
          <w:rFonts w:asciiTheme="majorHAnsi" w:hAnsiTheme="majorHAnsi" w:cs="Arial"/>
        </w:rPr>
        <w:t>exon sequence</w:t>
      </w:r>
      <w:r w:rsidR="00025F9C">
        <w:rPr>
          <w:rFonts w:asciiTheme="majorHAnsi" w:hAnsiTheme="majorHAnsi" w:cs="Arial"/>
        </w:rPr>
        <w:t>s</w:t>
      </w:r>
      <w:r w:rsidR="00D700D0" w:rsidRPr="004E326D">
        <w:rPr>
          <w:rFonts w:asciiTheme="majorHAnsi" w:hAnsiTheme="majorHAnsi" w:cs="Arial"/>
        </w:rPr>
        <w:t xml:space="preserve"> within mRNA sequences. </w:t>
      </w:r>
      <w:commentRangeEnd w:id="106"/>
      <w:r w:rsidR="009129B0">
        <w:rPr>
          <w:rStyle w:val="CommentReference"/>
        </w:rPr>
        <w:commentReference w:id="106"/>
      </w:r>
    </w:p>
    <w:p w14:paraId="6BE390DC" w14:textId="06E29E67" w:rsidR="009F20DE" w:rsidRPr="004E326D" w:rsidRDefault="009F20DE" w:rsidP="008A2B8B">
      <w:pPr>
        <w:jc w:val="both"/>
        <w:rPr>
          <w:rFonts w:asciiTheme="majorHAnsi" w:hAnsiTheme="majorHAnsi" w:cs="Arial"/>
        </w:rPr>
      </w:pPr>
    </w:p>
    <w:p w14:paraId="79E7AC79" w14:textId="2E82FF5F" w:rsidR="009E58E4" w:rsidRPr="004E326D" w:rsidRDefault="000667BB" w:rsidP="008A2B8B">
      <w:pPr>
        <w:jc w:val="both"/>
        <w:rPr>
          <w:rFonts w:asciiTheme="majorHAnsi" w:hAnsiTheme="majorHAnsi" w:cs="Arial"/>
        </w:rPr>
      </w:pPr>
      <w:r w:rsidRPr="004E326D">
        <w:rPr>
          <w:rFonts w:asciiTheme="majorHAnsi" w:hAnsiTheme="majorHAnsi" w:cs="Arial"/>
        </w:rPr>
        <w:t>During manual BLAST inspection</w:t>
      </w:r>
      <w:r w:rsidR="008F0D09" w:rsidRPr="004E326D">
        <w:rPr>
          <w:rFonts w:asciiTheme="majorHAnsi" w:hAnsiTheme="majorHAnsi" w:cs="Arial"/>
        </w:rPr>
        <w:t xml:space="preserve">s, we noted that several inserts displayed a chimeric nature, </w:t>
      </w:r>
      <w:del w:id="107" w:author="Maxim Warwick Dus Adams" w:date="2025-10-30T13:01:00Z" w16du:dateUtc="2025-10-30T02:01:00Z">
        <w:r w:rsidR="008F0D09" w:rsidRPr="004E326D" w:rsidDel="003120A9">
          <w:rPr>
            <w:rFonts w:asciiTheme="majorHAnsi" w:hAnsiTheme="majorHAnsi" w:cs="Arial"/>
          </w:rPr>
          <w:delText xml:space="preserve">with </w:delText>
        </w:r>
      </w:del>
      <w:ins w:id="108" w:author="Maxim Warwick Dus Adams" w:date="2025-10-30T13:01:00Z" w16du:dateUtc="2025-10-30T02:01:00Z">
        <w:r w:rsidR="003120A9">
          <w:rPr>
            <w:rFonts w:asciiTheme="majorHAnsi" w:hAnsiTheme="majorHAnsi" w:cs="Arial"/>
          </w:rPr>
          <w:t>comprising</w:t>
        </w:r>
        <w:r w:rsidR="003120A9" w:rsidRPr="004E326D">
          <w:rPr>
            <w:rFonts w:asciiTheme="majorHAnsi" w:hAnsiTheme="majorHAnsi" w:cs="Arial"/>
          </w:rPr>
          <w:t xml:space="preserve"> </w:t>
        </w:r>
      </w:ins>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w:t>
      </w:r>
      <w:r w:rsidR="008F0D09" w:rsidRPr="004E326D">
        <w:rPr>
          <w:rFonts w:asciiTheme="majorHAnsi" w:hAnsiTheme="majorHAnsi" w:cs="Arial"/>
        </w:rPr>
        <w:t xml:space="preserve">like sequences </w:t>
      </w:r>
      <w:r w:rsidR="00721F4A" w:rsidRPr="004E326D">
        <w:rPr>
          <w:rFonts w:asciiTheme="majorHAnsi" w:hAnsiTheme="majorHAnsi" w:cs="Arial"/>
        </w:rPr>
        <w:t xml:space="preserve">of length </w:t>
      </w:r>
      <w:commentRangeStart w:id="109"/>
      <w:r w:rsidR="008F0D09" w:rsidRPr="004E326D">
        <w:rPr>
          <w:rFonts w:asciiTheme="majorHAnsi" w:hAnsiTheme="majorHAnsi" w:cs="Arial"/>
          <w:color w:val="FF0000"/>
        </w:rPr>
        <w:t>X-Y</w:t>
      </w:r>
      <w:commentRangeEnd w:id="109"/>
      <w:r w:rsidR="0000458C">
        <w:rPr>
          <w:rStyle w:val="CommentReference"/>
        </w:rPr>
        <w:commentReference w:id="109"/>
      </w:r>
      <w:r w:rsidR="008F0D09" w:rsidRPr="004E326D">
        <w:rPr>
          <w:rFonts w:asciiTheme="majorHAnsi" w:hAnsiTheme="majorHAnsi" w:cs="Arial"/>
          <w:color w:val="FF0000"/>
        </w:rPr>
        <w:t xml:space="preserve"> </w:t>
      </w:r>
      <w:r w:rsidR="008F0D09" w:rsidRPr="004E326D">
        <w:rPr>
          <w:rFonts w:asciiTheme="majorHAnsi" w:hAnsiTheme="majorHAnsi" w:cs="Arial"/>
        </w:rPr>
        <w:t xml:space="preserve">bp from distant areas within the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 xml:space="preserve"> </w:t>
      </w:r>
      <w:r w:rsidR="008F0D09" w:rsidRPr="004E326D">
        <w:rPr>
          <w:rFonts w:asciiTheme="majorHAnsi" w:hAnsiTheme="majorHAnsi" w:cs="Arial"/>
        </w:rPr>
        <w:t xml:space="preserve">genome placed </w:t>
      </w:r>
      <w:r w:rsidR="00294710" w:rsidRPr="004E326D">
        <w:rPr>
          <w:rFonts w:asciiTheme="majorHAnsi" w:hAnsiTheme="majorHAnsi" w:cs="Arial"/>
        </w:rPr>
        <w:t xml:space="preserve">directly </w:t>
      </w:r>
      <w:r w:rsidR="008F0D09" w:rsidRPr="004E326D">
        <w:rPr>
          <w:rFonts w:asciiTheme="majorHAnsi" w:hAnsiTheme="majorHAnsi" w:cs="Arial"/>
        </w:rPr>
        <w:t>adjacent to each other</w:t>
      </w:r>
      <w:r w:rsidR="00294710" w:rsidRPr="004E326D">
        <w:rPr>
          <w:rFonts w:asciiTheme="majorHAnsi" w:hAnsiTheme="majorHAnsi" w:cs="Arial"/>
        </w:rPr>
        <w:t xml:space="preserve"> </w:t>
      </w:r>
      <w:r w:rsidR="008F0D09" w:rsidRPr="004E326D">
        <w:rPr>
          <w:rFonts w:asciiTheme="majorHAnsi" w:hAnsiTheme="majorHAnsi" w:cs="Arial"/>
        </w:rPr>
        <w:t>(</w:t>
      </w:r>
      <w:r w:rsidR="008F0D09" w:rsidRPr="000321E3">
        <w:rPr>
          <w:rFonts w:asciiTheme="majorHAnsi" w:hAnsiTheme="majorHAnsi" w:cs="Arial"/>
          <w:color w:val="000000" w:themeColor="text1"/>
        </w:rPr>
        <w:t xml:space="preserve">Fig. </w:t>
      </w:r>
      <w:r w:rsidR="00EE39A1" w:rsidRPr="000321E3">
        <w:rPr>
          <w:rFonts w:asciiTheme="majorHAnsi" w:hAnsiTheme="majorHAnsi" w:cs="Arial"/>
          <w:color w:val="000000" w:themeColor="text1"/>
        </w:rPr>
        <w:t>S</w:t>
      </w:r>
      <w:r w:rsidR="000321E3" w:rsidRPr="000321E3">
        <w:rPr>
          <w:rFonts w:asciiTheme="majorHAnsi" w:hAnsiTheme="majorHAnsi" w:cs="Arial"/>
          <w:color w:val="000000" w:themeColor="text1"/>
        </w:rPr>
        <w:t>3</w:t>
      </w:r>
      <w:r w:rsidR="008F0D09" w:rsidRPr="000321E3">
        <w:rPr>
          <w:rFonts w:asciiTheme="majorHAnsi" w:hAnsiTheme="majorHAnsi" w:cs="Arial"/>
          <w:color w:val="000000" w:themeColor="text1"/>
        </w:rPr>
        <w:t>).</w:t>
      </w:r>
      <w:r w:rsidR="00EB711D" w:rsidRPr="000321E3">
        <w:rPr>
          <w:rFonts w:asciiTheme="majorHAnsi" w:hAnsiTheme="majorHAnsi" w:cs="Arial"/>
          <w:color w:val="000000" w:themeColor="text1"/>
        </w:rPr>
        <w:t xml:space="preserve"> </w:t>
      </w:r>
      <w:r w:rsidR="008F0D09" w:rsidRPr="004E326D">
        <w:rPr>
          <w:rFonts w:asciiTheme="majorHAnsi" w:hAnsiTheme="majorHAnsi" w:cs="Arial"/>
        </w:rPr>
        <w:t xml:space="preserve">Such chimeric DNA </w:t>
      </w:r>
      <w:del w:id="110" w:author="Maxim Warwick Dus Adams" w:date="2025-10-30T13:02:00Z" w16du:dateUtc="2025-10-30T02:02:00Z">
        <w:r w:rsidR="008F0D09" w:rsidRPr="004E326D" w:rsidDel="003120A9">
          <w:rPr>
            <w:rFonts w:asciiTheme="majorHAnsi" w:hAnsiTheme="majorHAnsi" w:cs="Arial"/>
          </w:rPr>
          <w:delText xml:space="preserve">transfers </w:delText>
        </w:r>
      </w:del>
      <w:ins w:id="111" w:author="Maxim Warwick Dus Adams" w:date="2025-10-30T13:02:00Z" w16du:dateUtc="2025-10-30T02:02:00Z">
        <w:r w:rsidR="003120A9">
          <w:rPr>
            <w:rFonts w:asciiTheme="majorHAnsi" w:hAnsiTheme="majorHAnsi" w:cs="Arial"/>
          </w:rPr>
          <w:t>inserts</w:t>
        </w:r>
        <w:r w:rsidR="003120A9" w:rsidRPr="004E326D">
          <w:rPr>
            <w:rFonts w:asciiTheme="majorHAnsi" w:hAnsiTheme="majorHAnsi" w:cs="Arial"/>
          </w:rPr>
          <w:t xml:space="preserve"> </w:t>
        </w:r>
      </w:ins>
      <w:r w:rsidR="008F0D09" w:rsidRPr="004E326D">
        <w:rPr>
          <w:rFonts w:asciiTheme="majorHAnsi" w:hAnsiTheme="majorHAnsi" w:cs="Arial"/>
        </w:rPr>
        <w:t>were present in all cockroach genomes</w:t>
      </w:r>
      <w:r w:rsidR="00EB711D" w:rsidRPr="004E326D">
        <w:rPr>
          <w:rFonts w:asciiTheme="majorHAnsi" w:hAnsiTheme="majorHAnsi" w:cs="Arial"/>
        </w:rPr>
        <w:t>, sequenced by separate research groups using different sequencing technologies</w:t>
      </w:r>
      <w:r w:rsidR="008F0D09" w:rsidRPr="004E326D">
        <w:rPr>
          <w:rFonts w:asciiTheme="majorHAnsi" w:hAnsiTheme="majorHAnsi" w:cs="Arial"/>
        </w:rPr>
        <w:t xml:space="preserve">. </w:t>
      </w:r>
      <w:r w:rsidR="00EB711D" w:rsidRPr="004E326D">
        <w:rPr>
          <w:rFonts w:asciiTheme="majorHAnsi" w:hAnsiTheme="majorHAnsi" w:cs="Arial"/>
        </w:rPr>
        <w:t xml:space="preserve">A maximum of </w:t>
      </w:r>
      <w:commentRangeStart w:id="112"/>
      <w:r w:rsidR="00AA4F7B" w:rsidRPr="00463566">
        <w:rPr>
          <w:rFonts w:asciiTheme="majorHAnsi" w:hAnsiTheme="majorHAnsi" w:cs="Arial"/>
          <w:color w:val="000000" w:themeColor="text1"/>
        </w:rPr>
        <w:t>eight</w:t>
      </w:r>
      <w:commentRangeEnd w:id="112"/>
      <w:r w:rsidR="00463566">
        <w:rPr>
          <w:rStyle w:val="CommentReference"/>
        </w:rPr>
        <w:commentReference w:id="112"/>
      </w:r>
      <w:r w:rsidR="00EB711D" w:rsidRPr="004E326D">
        <w:rPr>
          <w:rFonts w:asciiTheme="majorHAnsi" w:hAnsiTheme="majorHAnsi" w:cs="Arial"/>
        </w:rPr>
        <w:t xml:space="preserve"> </w:t>
      </w:r>
      <w:proofErr w:type="spellStart"/>
      <w:r w:rsidR="00EB711D" w:rsidRPr="004E326D">
        <w:rPr>
          <w:rFonts w:asciiTheme="majorHAnsi" w:hAnsiTheme="majorHAnsi" w:cs="Arial"/>
          <w:i/>
        </w:rPr>
        <w:t>Blattabacterium</w:t>
      </w:r>
      <w:proofErr w:type="spellEnd"/>
      <w:r w:rsidR="00EB711D" w:rsidRPr="004E326D">
        <w:rPr>
          <w:rFonts w:asciiTheme="majorHAnsi" w:hAnsiTheme="majorHAnsi" w:cs="Arial"/>
        </w:rPr>
        <w:t xml:space="preserve">-derived segments from distant genomic regions were found </w:t>
      </w:r>
      <w:r w:rsidR="00721F4A" w:rsidRPr="004E326D">
        <w:rPr>
          <w:rFonts w:asciiTheme="majorHAnsi" w:hAnsiTheme="majorHAnsi" w:cs="Arial"/>
        </w:rPr>
        <w:t>directly adjacent</w:t>
      </w:r>
      <w:r w:rsidR="00EB711D" w:rsidRPr="004E326D">
        <w:rPr>
          <w:rFonts w:asciiTheme="majorHAnsi" w:hAnsiTheme="majorHAnsi" w:cs="Arial"/>
        </w:rPr>
        <w:t xml:space="preserve"> to each other. </w:t>
      </w:r>
      <w:commentRangeStart w:id="113"/>
      <w:r w:rsidR="00F0551F" w:rsidRPr="004E326D">
        <w:rPr>
          <w:rFonts w:asciiTheme="majorHAnsi" w:hAnsiTheme="majorHAnsi" w:cs="Arial"/>
        </w:rPr>
        <w:t xml:space="preserve">We mapped </w:t>
      </w:r>
      <w:r w:rsidR="00AA4F7B">
        <w:rPr>
          <w:rFonts w:asciiTheme="majorHAnsi" w:hAnsiTheme="majorHAnsi" w:cs="Arial"/>
          <w:color w:val="FF0000"/>
        </w:rPr>
        <w:t>four</w:t>
      </w:r>
      <w:r w:rsidR="001163F1" w:rsidRPr="004E326D">
        <w:rPr>
          <w:rFonts w:asciiTheme="majorHAnsi" w:hAnsiTheme="majorHAnsi" w:cs="Arial"/>
        </w:rPr>
        <w:t xml:space="preserve"> </w:t>
      </w:r>
      <w:r w:rsidR="00F0551F" w:rsidRPr="004E326D">
        <w:rPr>
          <w:rFonts w:asciiTheme="majorHAnsi" w:hAnsiTheme="majorHAnsi" w:cs="Arial"/>
        </w:rPr>
        <w:t xml:space="preserve">chimeric inserts against transcriptome data for </w:t>
      </w:r>
      <w:r w:rsidR="007B45FA">
        <w:rPr>
          <w:rFonts w:asciiTheme="majorHAnsi" w:hAnsiTheme="majorHAnsi" w:cs="Arial"/>
          <w:i/>
          <w:iCs/>
        </w:rPr>
        <w:t xml:space="preserve">M. </w:t>
      </w:r>
      <w:proofErr w:type="spellStart"/>
      <w:r w:rsidR="007B45FA">
        <w:rPr>
          <w:rFonts w:asciiTheme="majorHAnsi" w:hAnsiTheme="majorHAnsi" w:cs="Arial"/>
          <w:i/>
          <w:iCs/>
        </w:rPr>
        <w:t>lithgowae</w:t>
      </w:r>
      <w:proofErr w:type="spellEnd"/>
      <w:r w:rsidR="007B45FA">
        <w:rPr>
          <w:rFonts w:asciiTheme="majorHAnsi" w:hAnsiTheme="majorHAnsi" w:cs="Arial"/>
        </w:rPr>
        <w:t xml:space="preserve"> and </w:t>
      </w:r>
      <w:r w:rsidR="007B45FA">
        <w:rPr>
          <w:rFonts w:asciiTheme="majorHAnsi" w:hAnsiTheme="majorHAnsi" w:cs="Arial"/>
          <w:i/>
          <w:iCs/>
        </w:rPr>
        <w:t xml:space="preserve">P. </w:t>
      </w:r>
      <w:proofErr w:type="spellStart"/>
      <w:r w:rsidR="007B45FA">
        <w:rPr>
          <w:rFonts w:asciiTheme="majorHAnsi" w:hAnsiTheme="majorHAnsi" w:cs="Arial"/>
          <w:i/>
          <w:iCs/>
        </w:rPr>
        <w:t>tryoni</w:t>
      </w:r>
      <w:proofErr w:type="spellEnd"/>
      <w:r w:rsidR="007B45FA">
        <w:rPr>
          <w:rFonts w:asciiTheme="majorHAnsi" w:hAnsiTheme="majorHAnsi" w:cs="Arial"/>
          <w:i/>
          <w:iCs/>
        </w:rPr>
        <w:t xml:space="preserve"> </w:t>
      </w:r>
      <w:proofErr w:type="spellStart"/>
      <w:r w:rsidR="007B45FA">
        <w:rPr>
          <w:rFonts w:asciiTheme="majorHAnsi" w:hAnsiTheme="majorHAnsi" w:cs="Arial"/>
          <w:i/>
          <w:iCs/>
        </w:rPr>
        <w:t>tegminifera</w:t>
      </w:r>
      <w:proofErr w:type="spellEnd"/>
      <w:r w:rsidR="00F0551F" w:rsidRPr="004E326D">
        <w:rPr>
          <w:rFonts w:asciiTheme="majorHAnsi" w:hAnsiTheme="majorHAnsi" w:cs="Arial"/>
        </w:rPr>
        <w:t xml:space="preserve"> and found </w:t>
      </w:r>
      <w:r w:rsidR="007B45FA">
        <w:rPr>
          <w:rFonts w:asciiTheme="majorHAnsi" w:hAnsiTheme="majorHAnsi" w:cs="Arial"/>
        </w:rPr>
        <w:t xml:space="preserve">that none of these </w:t>
      </w:r>
      <w:r w:rsidR="00F0551F" w:rsidRPr="004E326D">
        <w:rPr>
          <w:rFonts w:asciiTheme="majorHAnsi" w:hAnsiTheme="majorHAnsi" w:cs="Arial"/>
        </w:rPr>
        <w:t>were</w:t>
      </w:r>
      <w:r w:rsidR="007B45FA">
        <w:rPr>
          <w:rFonts w:asciiTheme="majorHAnsi" w:hAnsiTheme="majorHAnsi" w:cs="Arial"/>
        </w:rPr>
        <w:t xml:space="preserve"> clearly</w:t>
      </w:r>
      <w:r w:rsidR="00F0551F" w:rsidRPr="004E326D">
        <w:rPr>
          <w:rFonts w:asciiTheme="majorHAnsi" w:hAnsiTheme="majorHAnsi" w:cs="Arial"/>
        </w:rPr>
        <w:t xml:space="preserve"> </w:t>
      </w:r>
      <w:r w:rsidR="001163F1" w:rsidRPr="004E326D">
        <w:rPr>
          <w:rFonts w:asciiTheme="majorHAnsi" w:hAnsiTheme="majorHAnsi" w:cs="Arial"/>
        </w:rPr>
        <w:t>transcribed</w:t>
      </w:r>
      <w:r w:rsidR="007B45FA">
        <w:rPr>
          <w:rFonts w:asciiTheme="majorHAnsi" w:hAnsiTheme="majorHAnsi" w:cs="Arial"/>
        </w:rPr>
        <w:t>, however two had partial matches with mRNA contigs</w:t>
      </w:r>
      <w:r w:rsidR="00F0551F" w:rsidRPr="004E326D">
        <w:rPr>
          <w:rFonts w:asciiTheme="majorHAnsi" w:hAnsiTheme="majorHAnsi" w:cs="Arial"/>
        </w:rPr>
        <w:t xml:space="preserve"> (Fig. </w:t>
      </w:r>
      <w:r w:rsidR="00F0551F" w:rsidRPr="004E326D">
        <w:rPr>
          <w:rFonts w:asciiTheme="majorHAnsi" w:hAnsiTheme="majorHAnsi" w:cs="Arial"/>
          <w:color w:val="FF0000"/>
        </w:rPr>
        <w:t>Y</w:t>
      </w:r>
      <w:r w:rsidR="00F0551F" w:rsidRPr="004E326D">
        <w:rPr>
          <w:rFonts w:asciiTheme="majorHAnsi" w:hAnsiTheme="majorHAnsi" w:cs="Arial"/>
        </w:rPr>
        <w:t>).</w:t>
      </w:r>
      <w:commentRangeEnd w:id="113"/>
      <w:r w:rsidR="0020348C">
        <w:rPr>
          <w:rStyle w:val="CommentReference"/>
        </w:rPr>
        <w:commentReference w:id="113"/>
      </w:r>
    </w:p>
    <w:p w14:paraId="28C0A31C" w14:textId="77777777" w:rsidR="009E58E4" w:rsidRPr="004E326D" w:rsidRDefault="009E58E4" w:rsidP="008A2B8B">
      <w:pPr>
        <w:jc w:val="both"/>
        <w:rPr>
          <w:rFonts w:asciiTheme="majorHAnsi" w:hAnsiTheme="majorHAnsi" w:cs="Arial"/>
        </w:rPr>
      </w:pPr>
    </w:p>
    <w:p w14:paraId="463CF8EF" w14:textId="77777777" w:rsidR="008A2B8B" w:rsidRPr="004E326D" w:rsidRDefault="008A2B8B" w:rsidP="006850BD">
      <w:pPr>
        <w:jc w:val="both"/>
        <w:rPr>
          <w:rFonts w:asciiTheme="majorHAnsi" w:hAnsiTheme="majorHAnsi" w:cs="Arial"/>
        </w:rPr>
      </w:pPr>
    </w:p>
    <w:p w14:paraId="329CCDA3" w14:textId="69C4ECBF" w:rsidR="008C19D9" w:rsidRPr="004E326D" w:rsidRDefault="009E58E4" w:rsidP="006850BD">
      <w:pPr>
        <w:jc w:val="both"/>
        <w:rPr>
          <w:rFonts w:asciiTheme="majorHAnsi" w:hAnsiTheme="majorHAnsi" w:cs="Arial"/>
          <w:b/>
        </w:rPr>
      </w:pPr>
      <w:r w:rsidRPr="004E326D">
        <w:rPr>
          <w:rFonts w:asciiTheme="majorHAnsi" w:hAnsiTheme="majorHAnsi" w:cs="Arial"/>
          <w:b/>
        </w:rPr>
        <w:t>Discussion</w:t>
      </w:r>
    </w:p>
    <w:p w14:paraId="775E2DDE" w14:textId="73128CC4" w:rsidR="008C19D9" w:rsidRPr="004E326D" w:rsidRDefault="008C19D9" w:rsidP="006850BD">
      <w:pPr>
        <w:jc w:val="both"/>
        <w:rPr>
          <w:rFonts w:asciiTheme="majorHAnsi" w:hAnsiTheme="majorHAnsi" w:cs="Arial"/>
          <w:b/>
        </w:rPr>
      </w:pPr>
    </w:p>
    <w:p w14:paraId="3EEEFFEA" w14:textId="348269BD" w:rsidR="008C19D9" w:rsidRPr="004E326D" w:rsidRDefault="008C19D9" w:rsidP="008C19D9">
      <w:pPr>
        <w:jc w:val="both"/>
        <w:rPr>
          <w:rFonts w:asciiTheme="majorHAnsi" w:hAnsiTheme="majorHAnsi" w:cs="Arial"/>
        </w:rPr>
      </w:pPr>
      <w:r w:rsidRPr="004E326D">
        <w:rPr>
          <w:rFonts w:asciiTheme="majorHAnsi" w:hAnsiTheme="majorHAnsi" w:cs="Arial"/>
        </w:rPr>
        <w:t>The number of HGTs that eventually become fixed in a species is expected to represent only a small fraction of the actual number of acquisition events that occur across evolutionary time (</w:t>
      </w:r>
      <w:r w:rsidRPr="004E326D">
        <w:rPr>
          <w:rFonts w:asciiTheme="majorHAnsi" w:hAnsiTheme="majorHAnsi"/>
        </w:rPr>
        <w:t>Van Etten &amp; Bhattacharya, 2020)</w:t>
      </w:r>
      <w:r w:rsidRPr="004E326D">
        <w:rPr>
          <w:rFonts w:asciiTheme="majorHAnsi" w:hAnsiTheme="majorHAnsi" w:cs="Arial"/>
        </w:rPr>
        <w:t xml:space="preserve">. While there is an abundant body of research focused on </w:t>
      </w:r>
      <w:r w:rsidR="006A1A69">
        <w:rPr>
          <w:rFonts w:asciiTheme="majorHAnsi" w:hAnsiTheme="majorHAnsi" w:cs="Arial"/>
        </w:rPr>
        <w:t xml:space="preserve">insertions with homology to protein-coding sequence, </w:t>
      </w:r>
      <w:r w:rsidRPr="004E326D">
        <w:rPr>
          <w:rFonts w:asciiTheme="majorHAnsi" w:hAnsiTheme="majorHAnsi" w:cs="Arial"/>
        </w:rPr>
        <w:t xml:space="preserve">transfers that result in sequences that do not encode proteins, or </w:t>
      </w:r>
      <w:r w:rsidR="002A45E3">
        <w:rPr>
          <w:rFonts w:asciiTheme="majorHAnsi" w:hAnsiTheme="majorHAnsi" w:cs="Arial"/>
        </w:rPr>
        <w:t xml:space="preserve">that result in </w:t>
      </w:r>
      <w:r w:rsidRPr="004E326D">
        <w:rPr>
          <w:rFonts w:asciiTheme="majorHAnsi" w:hAnsiTheme="majorHAnsi" w:cs="Arial"/>
        </w:rPr>
        <w:t>sequences of unknown function, have been largely ignored. Such insertions</w:t>
      </w:r>
      <w:r w:rsidR="006A1A69">
        <w:rPr>
          <w:rFonts w:asciiTheme="majorHAnsi" w:hAnsiTheme="majorHAnsi" w:cs="Arial"/>
        </w:rPr>
        <w:t xml:space="preserve"> nevertheless</w:t>
      </w:r>
      <w:r w:rsidRPr="004E326D">
        <w:rPr>
          <w:rFonts w:asciiTheme="majorHAnsi" w:hAnsiTheme="majorHAnsi" w:cs="Arial"/>
        </w:rPr>
        <w:t xml:space="preserve"> introduce abrupt genetic variation, which may persist in the genome if </w:t>
      </w:r>
      <w:r w:rsidR="006A1A69">
        <w:rPr>
          <w:rFonts w:asciiTheme="majorHAnsi" w:hAnsiTheme="majorHAnsi" w:cs="Arial"/>
        </w:rPr>
        <w:t xml:space="preserve">these insertions have </w:t>
      </w:r>
      <w:r w:rsidR="00832D4E">
        <w:rPr>
          <w:rFonts w:asciiTheme="majorHAnsi" w:hAnsiTheme="majorHAnsi" w:cs="Arial"/>
        </w:rPr>
        <w:t xml:space="preserve">minimal or </w:t>
      </w:r>
      <w:r w:rsidR="006A1A69">
        <w:rPr>
          <w:rFonts w:asciiTheme="majorHAnsi" w:hAnsiTheme="majorHAnsi" w:cs="Arial"/>
        </w:rPr>
        <w:t xml:space="preserve">no fitness effects, if </w:t>
      </w:r>
      <w:r w:rsidRPr="004E326D">
        <w:rPr>
          <w:rFonts w:asciiTheme="majorHAnsi" w:hAnsiTheme="majorHAnsi" w:cs="Arial"/>
        </w:rPr>
        <w:t xml:space="preserve">purifying selection is insufficient, or if they acquire functional roles such as regulation of gene expression (Husnik &amp; McCutcheon, 2018). </w:t>
      </w:r>
    </w:p>
    <w:p w14:paraId="329815AF" w14:textId="5A68A517" w:rsidR="00C82CF1" w:rsidRPr="004E326D" w:rsidRDefault="00C82CF1" w:rsidP="006850BD">
      <w:pPr>
        <w:jc w:val="both"/>
        <w:rPr>
          <w:rFonts w:asciiTheme="majorHAnsi" w:hAnsiTheme="majorHAnsi" w:cs="Arial"/>
        </w:rPr>
      </w:pPr>
    </w:p>
    <w:p w14:paraId="5BC01340" w14:textId="14A5CF42" w:rsidR="00132489" w:rsidRDefault="008C19D9" w:rsidP="00132489">
      <w:pPr>
        <w:jc w:val="both"/>
        <w:rPr>
          <w:rFonts w:asciiTheme="majorHAnsi" w:hAnsiTheme="majorHAnsi" w:cs="Arial"/>
        </w:rPr>
      </w:pPr>
      <w:r w:rsidRPr="000321E3">
        <w:rPr>
          <w:rFonts w:asciiTheme="majorHAnsi" w:hAnsiTheme="majorHAnsi" w:cs="Arial"/>
          <w:color w:val="000000" w:themeColor="text1"/>
        </w:rPr>
        <w:t>With the exception of rotifers, which have an unusually high number of transfers associated with anhydrobiosis (</w:t>
      </w:r>
      <w:r w:rsidR="00231C8E" w:rsidRPr="000321E3">
        <w:rPr>
          <w:rFonts w:asciiTheme="majorHAnsi" w:hAnsiTheme="majorHAnsi" w:cs="Arial"/>
          <w:color w:val="000000" w:themeColor="text1"/>
        </w:rPr>
        <w:t>Simion et al 2021</w:t>
      </w:r>
      <w:r w:rsidRPr="000321E3">
        <w:rPr>
          <w:rFonts w:asciiTheme="majorHAnsi" w:hAnsiTheme="majorHAnsi" w:cs="Arial"/>
          <w:color w:val="000000" w:themeColor="text1"/>
        </w:rPr>
        <w:t xml:space="preserve">), the highest number of transfers </w:t>
      </w:r>
      <w:r w:rsidR="00832D4E" w:rsidRPr="000321E3">
        <w:rPr>
          <w:rFonts w:asciiTheme="majorHAnsi" w:hAnsiTheme="majorHAnsi" w:cs="Arial"/>
          <w:color w:val="000000" w:themeColor="text1"/>
        </w:rPr>
        <w:t xml:space="preserve">reported </w:t>
      </w:r>
      <w:r w:rsidRPr="000321E3">
        <w:rPr>
          <w:rFonts w:asciiTheme="majorHAnsi" w:hAnsiTheme="majorHAnsi" w:cs="Arial"/>
          <w:color w:val="000000" w:themeColor="text1"/>
        </w:rPr>
        <w:t xml:space="preserve">in </w:t>
      </w:r>
      <w:r w:rsidR="006A1A69" w:rsidRPr="000321E3">
        <w:rPr>
          <w:rFonts w:asciiTheme="majorHAnsi" w:hAnsiTheme="majorHAnsi" w:cs="Arial"/>
          <w:color w:val="000000" w:themeColor="text1"/>
        </w:rPr>
        <w:t xml:space="preserve">any </w:t>
      </w:r>
      <w:r w:rsidRPr="000321E3">
        <w:rPr>
          <w:rFonts w:asciiTheme="majorHAnsi" w:hAnsiTheme="majorHAnsi" w:cs="Arial"/>
          <w:color w:val="000000" w:themeColor="text1"/>
        </w:rPr>
        <w:t xml:space="preserve">animal was previously 170, in the whitefly </w:t>
      </w:r>
      <w:proofErr w:type="spellStart"/>
      <w:r w:rsidRPr="000321E3">
        <w:rPr>
          <w:rFonts w:asciiTheme="majorHAnsi" w:hAnsiTheme="majorHAnsi" w:cs="Arial"/>
          <w:i/>
          <w:color w:val="000000" w:themeColor="text1"/>
        </w:rPr>
        <w:t>Bemisia</w:t>
      </w:r>
      <w:proofErr w:type="spellEnd"/>
      <w:r w:rsidRPr="000321E3">
        <w:rPr>
          <w:rFonts w:asciiTheme="majorHAnsi" w:hAnsiTheme="majorHAnsi" w:cs="Arial"/>
          <w:i/>
          <w:color w:val="000000" w:themeColor="text1"/>
        </w:rPr>
        <w:t xml:space="preserve"> </w:t>
      </w:r>
      <w:proofErr w:type="spellStart"/>
      <w:r w:rsidRPr="000321E3">
        <w:rPr>
          <w:rFonts w:asciiTheme="majorHAnsi" w:hAnsiTheme="majorHAnsi" w:cs="Arial"/>
          <w:i/>
          <w:color w:val="000000" w:themeColor="text1"/>
        </w:rPr>
        <w:t>tabaci</w:t>
      </w:r>
      <w:proofErr w:type="spellEnd"/>
      <w:r w:rsidRPr="000321E3">
        <w:rPr>
          <w:rFonts w:asciiTheme="majorHAnsi" w:hAnsiTheme="majorHAnsi" w:cs="Arial"/>
          <w:i/>
          <w:color w:val="000000" w:themeColor="text1"/>
        </w:rPr>
        <w:t xml:space="preserve"> </w:t>
      </w:r>
      <w:r w:rsidR="00E60C23" w:rsidRPr="000321E3">
        <w:rPr>
          <w:rFonts w:asciiTheme="majorHAnsi" w:hAnsiTheme="majorHAnsi" w:cs="Arial"/>
          <w:color w:val="000000" w:themeColor="text1"/>
        </w:rPr>
        <w:t>(Li et al 2022)</w:t>
      </w:r>
      <w:r w:rsidRPr="000321E3">
        <w:rPr>
          <w:rFonts w:asciiTheme="majorHAnsi" w:hAnsiTheme="majorHAnsi" w:cs="Arial"/>
          <w:color w:val="000000" w:themeColor="text1"/>
        </w:rPr>
        <w:t xml:space="preserve">. </w:t>
      </w:r>
      <w:r w:rsidR="00E60C23" w:rsidRPr="000321E3">
        <w:rPr>
          <w:rFonts w:asciiTheme="majorHAnsi" w:hAnsiTheme="majorHAnsi" w:cs="Arial"/>
          <w:color w:val="000000" w:themeColor="text1"/>
        </w:rPr>
        <w:t xml:space="preserve">There </w:t>
      </w:r>
      <w:r w:rsidR="00E60C23" w:rsidRPr="004E326D">
        <w:rPr>
          <w:rFonts w:asciiTheme="majorHAnsi" w:hAnsiTheme="majorHAnsi" w:cs="Arial"/>
        </w:rPr>
        <w:t>are a number of reasons</w:t>
      </w:r>
      <w:r w:rsidR="00C032A5" w:rsidRPr="004E326D">
        <w:rPr>
          <w:rFonts w:asciiTheme="majorHAnsi" w:hAnsiTheme="majorHAnsi" w:cs="Arial"/>
        </w:rPr>
        <w:t xml:space="preserve"> why </w:t>
      </w:r>
      <w:r w:rsidR="00E60C23" w:rsidRPr="004E326D">
        <w:rPr>
          <w:rFonts w:asciiTheme="majorHAnsi" w:hAnsiTheme="majorHAnsi" w:cs="Arial"/>
        </w:rPr>
        <w:t>we</w:t>
      </w:r>
      <w:r w:rsidR="00832D4E">
        <w:rPr>
          <w:rFonts w:asciiTheme="majorHAnsi" w:hAnsiTheme="majorHAnsi" w:cs="Arial"/>
        </w:rPr>
        <w:t xml:space="preserve"> may have</w:t>
      </w:r>
      <w:r w:rsidR="00E60C23" w:rsidRPr="004E326D">
        <w:rPr>
          <w:rFonts w:asciiTheme="majorHAnsi" w:hAnsiTheme="majorHAnsi" w:cs="Arial"/>
        </w:rPr>
        <w:t xml:space="preserve"> identified</w:t>
      </w:r>
      <w:r w:rsidR="00C032A5" w:rsidRPr="004E326D">
        <w:rPr>
          <w:rFonts w:asciiTheme="majorHAnsi" w:hAnsiTheme="majorHAnsi" w:cs="Arial"/>
        </w:rPr>
        <w:t xml:space="preserve"> </w:t>
      </w:r>
      <w:r w:rsidR="00E60C23" w:rsidRPr="004E326D">
        <w:rPr>
          <w:rFonts w:asciiTheme="majorHAnsi" w:hAnsiTheme="majorHAnsi" w:cs="Arial"/>
        </w:rPr>
        <w:t>&gt;25 times this number in the cockroaches we examined</w:t>
      </w:r>
      <w:r w:rsidR="00C032A5" w:rsidRPr="004E326D">
        <w:rPr>
          <w:rFonts w:asciiTheme="majorHAnsi" w:hAnsiTheme="majorHAnsi" w:cs="Arial"/>
        </w:rPr>
        <w:t xml:space="preserve">. First, we </w:t>
      </w:r>
      <w:proofErr w:type="spellStart"/>
      <w:r w:rsidR="00C032A5" w:rsidRPr="004E326D">
        <w:rPr>
          <w:rFonts w:asciiTheme="majorHAnsi" w:hAnsiTheme="majorHAnsi" w:cs="Arial"/>
        </w:rPr>
        <w:t>analyzed</w:t>
      </w:r>
      <w:proofErr w:type="spellEnd"/>
      <w:r w:rsidR="00C032A5" w:rsidRPr="004E326D">
        <w:rPr>
          <w:rFonts w:asciiTheme="majorHAnsi" w:hAnsiTheme="majorHAnsi" w:cs="Arial"/>
        </w:rPr>
        <w:t xml:space="preserve"> both genic and non-genic regions of the genome</w:t>
      </w:r>
      <w:r w:rsidR="00E60C23" w:rsidRPr="004E326D">
        <w:rPr>
          <w:rFonts w:asciiTheme="majorHAnsi" w:hAnsiTheme="majorHAnsi" w:cs="Arial"/>
        </w:rPr>
        <w:t xml:space="preserve">. </w:t>
      </w:r>
      <w:r w:rsidR="00C032A5" w:rsidRPr="004E326D">
        <w:rPr>
          <w:rFonts w:asciiTheme="majorHAnsi" w:hAnsiTheme="majorHAnsi" w:cs="Arial"/>
        </w:rPr>
        <w:t xml:space="preserve">Second, </w:t>
      </w:r>
      <w:r w:rsidR="006A1A69">
        <w:rPr>
          <w:rFonts w:asciiTheme="majorHAnsi" w:hAnsiTheme="majorHAnsi" w:cs="Arial"/>
        </w:rPr>
        <w:t xml:space="preserve">while previous studies have filtered for the completeness of inserted coding sequences, </w:t>
      </w:r>
      <w:r w:rsidR="00C032A5" w:rsidRPr="004E326D">
        <w:rPr>
          <w:rFonts w:asciiTheme="majorHAnsi" w:hAnsiTheme="majorHAnsi" w:cs="Arial"/>
        </w:rPr>
        <w:t>we identified inserts as short as 50 bp</w:t>
      </w:r>
      <w:r w:rsidR="006A1A69">
        <w:rPr>
          <w:rFonts w:asciiTheme="majorHAnsi" w:hAnsiTheme="majorHAnsi" w:cs="Arial"/>
        </w:rPr>
        <w:t>. Relatively s</w:t>
      </w:r>
      <w:r w:rsidR="00BB0F71" w:rsidRPr="004E326D">
        <w:rPr>
          <w:rFonts w:asciiTheme="majorHAnsi" w:hAnsiTheme="majorHAnsi" w:cs="Arial"/>
        </w:rPr>
        <w:t xml:space="preserve">hort </w:t>
      </w:r>
      <w:r w:rsidR="006A1A69">
        <w:rPr>
          <w:rFonts w:asciiTheme="majorHAnsi" w:hAnsiTheme="majorHAnsi" w:cs="Arial"/>
        </w:rPr>
        <w:t>sequences</w:t>
      </w:r>
      <w:r w:rsidR="006A1A69" w:rsidRPr="004E326D">
        <w:rPr>
          <w:rFonts w:asciiTheme="majorHAnsi" w:hAnsiTheme="majorHAnsi" w:cs="Arial"/>
        </w:rPr>
        <w:t xml:space="preserve"> </w:t>
      </w:r>
      <w:r w:rsidR="00132489">
        <w:rPr>
          <w:rFonts w:asciiTheme="majorHAnsi" w:hAnsiTheme="majorHAnsi" w:cs="Arial"/>
        </w:rPr>
        <w:t>were</w:t>
      </w:r>
      <w:r w:rsidR="00BB0F71" w:rsidRPr="004E326D">
        <w:rPr>
          <w:rFonts w:asciiTheme="majorHAnsi" w:hAnsiTheme="majorHAnsi" w:cs="Arial"/>
        </w:rPr>
        <w:t xml:space="preserve"> </w:t>
      </w:r>
      <w:r w:rsidR="002A45E3">
        <w:rPr>
          <w:rFonts w:asciiTheme="majorHAnsi" w:hAnsiTheme="majorHAnsi" w:cs="Arial"/>
        </w:rPr>
        <w:t xml:space="preserve">indeed </w:t>
      </w:r>
      <w:r w:rsidR="00BB0F71" w:rsidRPr="004E326D">
        <w:rPr>
          <w:rFonts w:asciiTheme="majorHAnsi" w:hAnsiTheme="majorHAnsi" w:cs="Arial"/>
        </w:rPr>
        <w:t xml:space="preserve">the most prevalent </w:t>
      </w:r>
      <w:r w:rsidR="006A1A69">
        <w:rPr>
          <w:rFonts w:asciiTheme="majorHAnsi" w:hAnsiTheme="majorHAnsi" w:cs="Arial"/>
        </w:rPr>
        <w:t xml:space="preserve">type of insertion </w:t>
      </w:r>
      <w:r w:rsidR="00C032A5" w:rsidRPr="004E326D">
        <w:rPr>
          <w:rFonts w:asciiTheme="majorHAnsi" w:hAnsiTheme="majorHAnsi" w:cs="Arial"/>
        </w:rPr>
        <w:t>(</w:t>
      </w:r>
      <w:r w:rsidR="00BB0F71" w:rsidRPr="004E326D">
        <w:rPr>
          <w:rFonts w:asciiTheme="majorHAnsi" w:hAnsiTheme="majorHAnsi" w:cs="Arial"/>
        </w:rPr>
        <w:t xml:space="preserve">median length = </w:t>
      </w:r>
      <w:r w:rsidR="00DC04A6" w:rsidRPr="00D95570">
        <w:rPr>
          <w:rFonts w:asciiTheme="majorHAnsi" w:hAnsiTheme="majorHAnsi" w:cs="Arial"/>
          <w:color w:val="000000" w:themeColor="text1"/>
        </w:rPr>
        <w:t>161</w:t>
      </w:r>
      <w:r w:rsidR="00C032A5" w:rsidRPr="004E326D">
        <w:rPr>
          <w:rFonts w:asciiTheme="majorHAnsi" w:hAnsiTheme="majorHAnsi" w:cs="Arial"/>
          <w:color w:val="FF0000"/>
        </w:rPr>
        <w:t xml:space="preserve"> </w:t>
      </w:r>
      <w:r w:rsidR="00C032A5" w:rsidRPr="004E326D">
        <w:rPr>
          <w:rFonts w:asciiTheme="majorHAnsi" w:hAnsiTheme="majorHAnsi" w:cs="Arial"/>
        </w:rPr>
        <w:t xml:space="preserve">bp). </w:t>
      </w:r>
      <w:r w:rsidR="00132489">
        <w:rPr>
          <w:rFonts w:asciiTheme="majorHAnsi" w:hAnsiTheme="majorHAnsi" w:cs="Arial"/>
        </w:rPr>
        <w:t>Third</w:t>
      </w:r>
      <w:r w:rsidR="00132489" w:rsidRPr="004E326D">
        <w:rPr>
          <w:rFonts w:asciiTheme="majorHAnsi" w:hAnsiTheme="majorHAnsi" w:cs="Arial"/>
        </w:rPr>
        <w:t xml:space="preserve">, previous studies often relied on short-read sequencing, where inserts spanning the majority or entirety of a sequence read may have been misidentified as bacterial contamination and discarded during genome assembly. In contrast, we used long-read sequencing for most </w:t>
      </w:r>
      <w:proofErr w:type="spellStart"/>
      <w:r w:rsidR="00132489" w:rsidRPr="004E326D">
        <w:rPr>
          <w:rFonts w:asciiTheme="majorHAnsi" w:hAnsiTheme="majorHAnsi" w:cs="Arial"/>
        </w:rPr>
        <w:t>Panesthiinae</w:t>
      </w:r>
      <w:proofErr w:type="spellEnd"/>
      <w:r w:rsidR="00132489" w:rsidRPr="004E326D">
        <w:rPr>
          <w:rFonts w:asciiTheme="majorHAnsi" w:hAnsiTheme="majorHAnsi" w:cs="Arial"/>
        </w:rPr>
        <w:t xml:space="preserve"> genomes, which enabled us to confirm the presence of these inserts within single sequence reads. We found differing numbers of inserts in the separately published </w:t>
      </w:r>
      <w:r w:rsidR="00132489" w:rsidRPr="000321E3">
        <w:rPr>
          <w:rFonts w:asciiTheme="majorHAnsi" w:hAnsiTheme="majorHAnsi" w:cs="Arial"/>
          <w:color w:val="000000" w:themeColor="text1"/>
        </w:rPr>
        <w:t xml:space="preserve">genomes of each of the pests </w:t>
      </w:r>
      <w:proofErr w:type="spellStart"/>
      <w:r w:rsidR="00132489" w:rsidRPr="000321E3">
        <w:rPr>
          <w:rFonts w:asciiTheme="majorHAnsi" w:hAnsiTheme="majorHAnsi" w:cs="Arial"/>
          <w:i/>
          <w:color w:val="000000" w:themeColor="text1"/>
        </w:rPr>
        <w:t>Periplaneta</w:t>
      </w:r>
      <w:proofErr w:type="spellEnd"/>
      <w:r w:rsidR="00132489" w:rsidRPr="000321E3">
        <w:rPr>
          <w:rFonts w:asciiTheme="majorHAnsi" w:hAnsiTheme="majorHAnsi" w:cs="Arial"/>
          <w:i/>
          <w:color w:val="000000" w:themeColor="text1"/>
        </w:rPr>
        <w:t xml:space="preserve"> americana</w:t>
      </w:r>
      <w:r w:rsidR="00132489" w:rsidRPr="000321E3">
        <w:rPr>
          <w:rFonts w:asciiTheme="majorHAnsi" w:hAnsiTheme="majorHAnsi" w:cs="Arial"/>
          <w:color w:val="000000" w:themeColor="text1"/>
        </w:rPr>
        <w:t xml:space="preserve"> (</w:t>
      </w:r>
      <w:r w:rsidR="000321E3" w:rsidRPr="000321E3">
        <w:rPr>
          <w:rFonts w:asciiTheme="majorHAnsi" w:hAnsiTheme="majorHAnsi" w:cs="Arial"/>
          <w:color w:val="000000" w:themeColor="text1"/>
        </w:rPr>
        <w:t>101-658</w:t>
      </w:r>
      <w:r w:rsidR="00132489" w:rsidRPr="000321E3">
        <w:rPr>
          <w:rFonts w:asciiTheme="majorHAnsi" w:hAnsiTheme="majorHAnsi" w:cs="Arial"/>
          <w:color w:val="000000" w:themeColor="text1"/>
        </w:rPr>
        <w:t xml:space="preserve">) and </w:t>
      </w:r>
      <w:r w:rsidR="00132489" w:rsidRPr="000321E3">
        <w:rPr>
          <w:rFonts w:asciiTheme="majorHAnsi" w:hAnsiTheme="majorHAnsi" w:cs="Arial"/>
          <w:i/>
          <w:color w:val="000000" w:themeColor="text1"/>
        </w:rPr>
        <w:t xml:space="preserve">Blattella germanica </w:t>
      </w:r>
      <w:r w:rsidR="00132489" w:rsidRPr="000321E3">
        <w:rPr>
          <w:rFonts w:asciiTheme="majorHAnsi" w:hAnsiTheme="majorHAnsi" w:cs="Arial"/>
          <w:color w:val="000000" w:themeColor="text1"/>
        </w:rPr>
        <w:t>(</w:t>
      </w:r>
      <w:r w:rsidR="000321E3" w:rsidRPr="000321E3">
        <w:rPr>
          <w:rFonts w:asciiTheme="majorHAnsi" w:hAnsiTheme="majorHAnsi" w:cs="Arial"/>
          <w:color w:val="000000" w:themeColor="text1"/>
        </w:rPr>
        <w:t>278-285</w:t>
      </w:r>
      <w:r w:rsidR="00132489" w:rsidRPr="000321E3">
        <w:rPr>
          <w:rFonts w:asciiTheme="majorHAnsi" w:hAnsiTheme="majorHAnsi" w:cs="Arial"/>
          <w:color w:val="000000" w:themeColor="text1"/>
        </w:rPr>
        <w:t>)</w:t>
      </w:r>
      <w:r w:rsidR="00832D4E" w:rsidRPr="000321E3">
        <w:rPr>
          <w:rFonts w:asciiTheme="majorHAnsi" w:hAnsiTheme="majorHAnsi" w:cs="Arial"/>
          <w:color w:val="000000" w:themeColor="text1"/>
        </w:rPr>
        <w:t>, possibly</w:t>
      </w:r>
      <w:r w:rsidR="00132489" w:rsidRPr="000321E3">
        <w:rPr>
          <w:rFonts w:asciiTheme="majorHAnsi" w:hAnsiTheme="majorHAnsi" w:cs="Arial"/>
          <w:color w:val="000000" w:themeColor="text1"/>
        </w:rPr>
        <w:t xml:space="preserve"> </w:t>
      </w:r>
      <w:r w:rsidR="00132489" w:rsidRPr="004E326D">
        <w:rPr>
          <w:rFonts w:asciiTheme="majorHAnsi" w:hAnsiTheme="majorHAnsi" w:cs="Arial"/>
        </w:rPr>
        <w:t>due to the use of short read v</w:t>
      </w:r>
      <w:ins w:id="114" w:author="Maxim Warwick Dus Adams" w:date="2025-10-30T13:29:00Z" w16du:dateUtc="2025-10-30T02:29:00Z">
        <w:r w:rsidR="009A1E5D">
          <w:rPr>
            <w:rFonts w:asciiTheme="majorHAnsi" w:hAnsiTheme="majorHAnsi" w:cs="Arial"/>
          </w:rPr>
          <w:t>er</w:t>
        </w:r>
      </w:ins>
      <w:r w:rsidR="00132489" w:rsidRPr="004E326D">
        <w:rPr>
          <w:rFonts w:asciiTheme="majorHAnsi" w:hAnsiTheme="majorHAnsi" w:cs="Arial"/>
        </w:rPr>
        <w:t>s</w:t>
      </w:r>
      <w:ins w:id="115" w:author="Maxim Warwick Dus Adams" w:date="2025-10-30T13:29:00Z" w16du:dateUtc="2025-10-30T02:29:00Z">
        <w:r w:rsidR="009A1E5D">
          <w:rPr>
            <w:rFonts w:asciiTheme="majorHAnsi" w:hAnsiTheme="majorHAnsi" w:cs="Arial"/>
          </w:rPr>
          <w:t>us</w:t>
        </w:r>
      </w:ins>
      <w:r w:rsidR="00132489" w:rsidRPr="004E326D">
        <w:rPr>
          <w:rFonts w:asciiTheme="majorHAnsi" w:hAnsiTheme="majorHAnsi" w:cs="Arial"/>
        </w:rPr>
        <w:t xml:space="preserve"> long read sequencing technology in each case. </w:t>
      </w:r>
    </w:p>
    <w:p w14:paraId="676F66B6" w14:textId="7F9C683D" w:rsidR="00DB1164" w:rsidRPr="004D576A" w:rsidRDefault="00132489" w:rsidP="00DB1164">
      <w:pPr>
        <w:pStyle w:val="NormalWeb"/>
        <w:rPr>
          <w:rFonts w:asciiTheme="majorHAnsi" w:hAnsiTheme="majorHAnsi"/>
        </w:rPr>
      </w:pPr>
      <w:r>
        <w:rPr>
          <w:rFonts w:asciiTheme="majorHAnsi" w:hAnsiTheme="majorHAnsi" w:cs="Arial"/>
        </w:rPr>
        <w:t>Fourth</w:t>
      </w:r>
      <w:r w:rsidR="00BB1B48" w:rsidRPr="004E326D">
        <w:rPr>
          <w:rFonts w:asciiTheme="majorHAnsi" w:hAnsiTheme="majorHAnsi" w:cs="Arial"/>
        </w:rPr>
        <w:t xml:space="preserve">, we focussed on horizontally transferred DNA segments from </w:t>
      </w:r>
      <w:proofErr w:type="spellStart"/>
      <w:r w:rsidR="00BB1B48" w:rsidRPr="004E326D">
        <w:rPr>
          <w:rFonts w:asciiTheme="majorHAnsi" w:hAnsiTheme="majorHAnsi" w:cs="Arial"/>
          <w:i/>
        </w:rPr>
        <w:t>Blattabacterium</w:t>
      </w:r>
      <w:proofErr w:type="spellEnd"/>
      <w:r w:rsidR="00BB1B48" w:rsidRPr="004E326D">
        <w:rPr>
          <w:rFonts w:asciiTheme="majorHAnsi" w:hAnsiTheme="majorHAnsi" w:cs="Arial"/>
        </w:rPr>
        <w:t xml:space="preserve">, an obligate and maternally transmitted endosymbiont whose genome is likely to come in close contact with host nuclear DNA during egg formation and zygote development. </w:t>
      </w:r>
      <w:r w:rsidR="00DB1164" w:rsidRPr="004E326D">
        <w:rPr>
          <w:rFonts w:asciiTheme="majorHAnsi" w:hAnsiTheme="majorHAnsi" w:cs="Arial"/>
        </w:rPr>
        <w:t xml:space="preserve">Previous studies of HGT from long-term obligate endosymbiotic bacteria to the genomes of their insect </w:t>
      </w:r>
      <w:r w:rsidR="00DB1164" w:rsidRPr="004E326D">
        <w:rPr>
          <w:rFonts w:asciiTheme="majorHAnsi" w:hAnsiTheme="majorHAnsi" w:cs="Arial"/>
        </w:rPr>
        <w:lastRenderedPageBreak/>
        <w:t xml:space="preserve">hosts have generally recorded very few or no such transfers </w:t>
      </w:r>
      <w:r w:rsidR="00DB1164" w:rsidRPr="004E326D">
        <w:rPr>
          <w:rFonts w:asciiTheme="majorHAnsi" w:hAnsiTheme="majorHAnsi"/>
        </w:rPr>
        <w:t>(</w:t>
      </w:r>
      <w:proofErr w:type="spellStart"/>
      <w:r w:rsidR="00DB1164" w:rsidRPr="004E326D">
        <w:rPr>
          <w:rFonts w:asciiTheme="majorHAnsi" w:hAnsiTheme="majorHAnsi"/>
        </w:rPr>
        <w:t>Nikoh</w:t>
      </w:r>
      <w:proofErr w:type="spellEnd"/>
      <w:r w:rsidR="00DB1164" w:rsidRPr="004E326D">
        <w:rPr>
          <w:rFonts w:asciiTheme="majorHAnsi" w:hAnsiTheme="majorHAnsi"/>
        </w:rPr>
        <w:t xml:space="preserve"> et al. 2010; Husnik et al. 2013; Luan et al. 2015; Sloan et al. 2014). </w:t>
      </w:r>
      <w:r w:rsidR="00DB1164">
        <w:rPr>
          <w:rFonts w:asciiTheme="majorHAnsi" w:hAnsiTheme="majorHAnsi"/>
        </w:rPr>
        <w:t xml:space="preserve">This has been attributed to the lack of mobile genetic DNA present in these genomes, as well as a lack of proteins associated with HGT encoded in their genomes </w:t>
      </w:r>
      <w:r w:rsidR="00DB1164" w:rsidRPr="004E326D">
        <w:rPr>
          <w:rFonts w:asciiTheme="majorHAnsi" w:hAnsiTheme="majorHAnsi"/>
        </w:rPr>
        <w:t>(Liu et al</w:t>
      </w:r>
      <w:r w:rsidR="00777A17">
        <w:rPr>
          <w:rFonts w:asciiTheme="majorHAnsi" w:hAnsiTheme="majorHAnsi"/>
        </w:rPr>
        <w:t>.,</w:t>
      </w:r>
      <w:r w:rsidR="00DB1164" w:rsidRPr="004E326D">
        <w:rPr>
          <w:rFonts w:asciiTheme="majorHAnsi" w:hAnsiTheme="majorHAnsi"/>
        </w:rPr>
        <w:t xml:space="preserve"> 2025</w:t>
      </w:r>
      <w:r w:rsidR="00DB1164">
        <w:rPr>
          <w:rFonts w:asciiTheme="majorHAnsi" w:hAnsiTheme="majorHAnsi"/>
        </w:rPr>
        <w:t xml:space="preserve">). </w:t>
      </w:r>
      <w:r w:rsidR="00DB1164" w:rsidRPr="004D576A">
        <w:rPr>
          <w:rFonts w:asciiTheme="majorHAnsi" w:hAnsiTheme="majorHAnsi"/>
        </w:rPr>
        <w:t xml:space="preserve">A </w:t>
      </w:r>
      <w:r w:rsidR="00DB1164" w:rsidRPr="004E326D">
        <w:rPr>
          <w:rFonts w:asciiTheme="majorHAnsi" w:hAnsiTheme="majorHAnsi"/>
        </w:rPr>
        <w:t xml:space="preserve">recent study of HGT in two cockroach and 45 termite species did not detect any horizontal transfers from </w:t>
      </w:r>
      <w:proofErr w:type="spellStart"/>
      <w:r w:rsidR="00DB1164" w:rsidRPr="004E326D">
        <w:rPr>
          <w:rFonts w:asciiTheme="majorHAnsi" w:hAnsiTheme="majorHAnsi"/>
          <w:i/>
        </w:rPr>
        <w:t>Blattabacterium</w:t>
      </w:r>
      <w:proofErr w:type="spellEnd"/>
      <w:r w:rsidR="00DB1164" w:rsidRPr="004E326D">
        <w:rPr>
          <w:rFonts w:asciiTheme="majorHAnsi" w:hAnsiTheme="majorHAnsi"/>
          <w:i/>
        </w:rPr>
        <w:t xml:space="preserve"> </w:t>
      </w:r>
      <w:r w:rsidR="00DB1164" w:rsidRPr="004E326D">
        <w:rPr>
          <w:rFonts w:asciiTheme="majorHAnsi" w:hAnsiTheme="majorHAnsi"/>
        </w:rPr>
        <w:t>in either of the two cockroaches examined (</w:t>
      </w:r>
      <w:proofErr w:type="spellStart"/>
      <w:r w:rsidR="00DB1164" w:rsidRPr="004E326D">
        <w:rPr>
          <w:rFonts w:asciiTheme="majorHAnsi" w:hAnsiTheme="majorHAnsi"/>
          <w:i/>
        </w:rPr>
        <w:t>Cryptocercus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meridianus</w:t>
      </w:r>
      <w:proofErr w:type="spellEnd"/>
      <w:r w:rsidR="00DB1164" w:rsidRPr="004E326D">
        <w:rPr>
          <w:rFonts w:asciiTheme="majorHAnsi" w:hAnsiTheme="majorHAnsi"/>
          <w:i/>
        </w:rPr>
        <w:t xml:space="preserve"> </w:t>
      </w:r>
      <w:r w:rsidR="00DB1164" w:rsidRPr="004E326D">
        <w:rPr>
          <w:rFonts w:asciiTheme="majorHAnsi" w:hAnsiTheme="majorHAnsi"/>
        </w:rPr>
        <w:t xml:space="preserve">and </w:t>
      </w:r>
      <w:proofErr w:type="spellStart"/>
      <w:r w:rsidR="00DB1164" w:rsidRPr="004E326D">
        <w:rPr>
          <w:rFonts w:asciiTheme="majorHAnsi" w:hAnsiTheme="majorHAnsi"/>
          <w:i/>
        </w:rPr>
        <w:t>Blatta</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orientalis</w:t>
      </w:r>
      <w:proofErr w:type="spellEnd"/>
      <w:r w:rsidR="00DB1164" w:rsidRPr="004E326D">
        <w:rPr>
          <w:rFonts w:asciiTheme="majorHAnsi" w:hAnsiTheme="majorHAnsi"/>
        </w:rPr>
        <w:t xml:space="preserve">), or the termite </w:t>
      </w:r>
      <w:proofErr w:type="spellStart"/>
      <w:r w:rsidR="00DB1164" w:rsidRPr="004E326D">
        <w:rPr>
          <w:rFonts w:asciiTheme="majorHAnsi" w:hAnsiTheme="majorHAnsi"/>
          <w:i/>
        </w:rPr>
        <w:t>Mastotermes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darwiniensis</w:t>
      </w:r>
      <w:proofErr w:type="spellEnd"/>
      <w:r w:rsidR="00DB1164" w:rsidRPr="004E326D">
        <w:rPr>
          <w:rFonts w:asciiTheme="majorHAnsi" w:hAnsiTheme="majorHAnsi"/>
        </w:rPr>
        <w:t>, all three of which harbour this symbiont (Liu et al</w:t>
      </w:r>
      <w:r w:rsidR="00777A17">
        <w:rPr>
          <w:rFonts w:asciiTheme="majorHAnsi" w:hAnsiTheme="majorHAnsi"/>
        </w:rPr>
        <w:t>.,</w:t>
      </w:r>
      <w:r w:rsidR="00DB1164" w:rsidRPr="004E326D">
        <w:rPr>
          <w:rFonts w:asciiTheme="majorHAnsi" w:hAnsiTheme="majorHAnsi"/>
        </w:rPr>
        <w:t xml:space="preserve"> 2025). </w:t>
      </w:r>
      <w:r w:rsidR="00DB1164">
        <w:rPr>
          <w:rFonts w:asciiTheme="majorHAnsi" w:hAnsiTheme="majorHAnsi"/>
        </w:rPr>
        <w:t>However, t</w:t>
      </w:r>
      <w:r w:rsidR="00DB1164" w:rsidRPr="004E326D">
        <w:rPr>
          <w:rFonts w:asciiTheme="majorHAnsi" w:hAnsiTheme="majorHAnsi"/>
        </w:rPr>
        <w:t xml:space="preserve">his </w:t>
      </w:r>
      <w:r w:rsidR="00DB1164" w:rsidRPr="004D576A">
        <w:rPr>
          <w:rFonts w:asciiTheme="majorHAnsi" w:hAnsiTheme="majorHAnsi"/>
        </w:rPr>
        <w:t xml:space="preserve">lack of detection of transferred DNA of symbiont origin </w:t>
      </w:r>
      <w:r w:rsidR="00DB1164" w:rsidRPr="004E326D">
        <w:rPr>
          <w:rFonts w:asciiTheme="majorHAnsi" w:hAnsiTheme="majorHAnsi"/>
        </w:rPr>
        <w:t xml:space="preserve">is likely due to </w:t>
      </w:r>
      <w:r w:rsidR="00A65487">
        <w:rPr>
          <w:rFonts w:asciiTheme="majorHAnsi" w:hAnsiTheme="majorHAnsi"/>
        </w:rPr>
        <w:t>a</w:t>
      </w:r>
      <w:r w:rsidR="00DB1164" w:rsidRPr="004E326D">
        <w:rPr>
          <w:rFonts w:asciiTheme="majorHAnsi" w:hAnsiTheme="majorHAnsi"/>
        </w:rPr>
        <w:t xml:space="preserve"> focus on protein coding </w:t>
      </w:r>
      <w:r w:rsidR="00DB1164">
        <w:rPr>
          <w:rFonts w:asciiTheme="majorHAnsi" w:hAnsiTheme="majorHAnsi"/>
        </w:rPr>
        <w:t>sequence</w:t>
      </w:r>
      <w:r w:rsidR="00DB1164" w:rsidRPr="004D576A">
        <w:rPr>
          <w:rFonts w:asciiTheme="majorHAnsi" w:hAnsiTheme="majorHAnsi"/>
        </w:rPr>
        <w:t xml:space="preserve">. We expect that the use of the approaches described in our study will result in </w:t>
      </w:r>
      <w:r w:rsidR="00DB1164">
        <w:rPr>
          <w:rFonts w:asciiTheme="majorHAnsi" w:hAnsiTheme="majorHAnsi"/>
        </w:rPr>
        <w:t xml:space="preserve">increased </w:t>
      </w:r>
      <w:r w:rsidR="00DB1164" w:rsidRPr="004D576A">
        <w:rPr>
          <w:rFonts w:asciiTheme="majorHAnsi" w:hAnsiTheme="majorHAnsi"/>
        </w:rPr>
        <w:t>detection of endosymbiont</w:t>
      </w:r>
      <w:r w:rsidR="00DB1164">
        <w:rPr>
          <w:rFonts w:asciiTheme="majorHAnsi" w:hAnsiTheme="majorHAnsi"/>
        </w:rPr>
        <w:t>-</w:t>
      </w:r>
      <w:r w:rsidR="00DB1164" w:rsidRPr="004D576A">
        <w:rPr>
          <w:rFonts w:asciiTheme="majorHAnsi" w:hAnsiTheme="majorHAnsi"/>
        </w:rPr>
        <w:t xml:space="preserve">derived inserts in the genomes of </w:t>
      </w:r>
      <w:r w:rsidR="00D933D5">
        <w:rPr>
          <w:rFonts w:asciiTheme="majorHAnsi" w:hAnsiTheme="majorHAnsi"/>
        </w:rPr>
        <w:t>eukaryote hosts</w:t>
      </w:r>
      <w:r w:rsidR="00DB1164" w:rsidRPr="004D576A">
        <w:rPr>
          <w:rFonts w:asciiTheme="majorHAnsi" w:hAnsiTheme="majorHAnsi"/>
        </w:rPr>
        <w:t>.</w:t>
      </w:r>
    </w:p>
    <w:p w14:paraId="7520B9CF" w14:textId="520AAD7C" w:rsidR="00E61C61" w:rsidRPr="00132489" w:rsidRDefault="00C65133" w:rsidP="00E61C61">
      <w:pPr>
        <w:pStyle w:val="NormalWeb"/>
        <w:rPr>
          <w:rFonts w:asciiTheme="majorHAnsi" w:hAnsiTheme="majorHAnsi" w:cs="Arial"/>
        </w:rPr>
      </w:pPr>
      <w:proofErr w:type="spellStart"/>
      <w:r>
        <w:rPr>
          <w:rFonts w:asciiTheme="majorHAnsi" w:hAnsiTheme="majorHAnsi" w:cs="Arial"/>
        </w:rPr>
        <w:t>Panesthiin</w:t>
      </w:r>
      <w:del w:id="116" w:author="Maxim Warwick Dus Adams" w:date="2025-10-30T13:31:00Z" w16du:dateUtc="2025-10-30T02:31:00Z">
        <w:r w:rsidDel="009A1E5D">
          <w:rPr>
            <w:rFonts w:asciiTheme="majorHAnsi" w:hAnsiTheme="majorHAnsi" w:cs="Arial"/>
          </w:rPr>
          <w:delText>a</w:delText>
        </w:r>
      </w:del>
      <w:r>
        <w:rPr>
          <w:rFonts w:asciiTheme="majorHAnsi" w:hAnsiTheme="majorHAnsi" w:cs="Arial"/>
        </w:rPr>
        <w:t>e</w:t>
      </w:r>
      <w:proofErr w:type="spellEnd"/>
      <w:r>
        <w:rPr>
          <w:rFonts w:asciiTheme="majorHAnsi" w:hAnsiTheme="majorHAnsi" w:cs="Arial"/>
        </w:rPr>
        <w:t xml:space="preserve"> taxa were found to possess substantially higher</w:t>
      </w:r>
      <w:ins w:id="117" w:author="Maxim Warwick Dus Adams" w:date="2025-10-30T13:31:00Z" w16du:dateUtc="2025-10-30T02:31:00Z">
        <w:r w:rsidR="009A1E5D">
          <w:rPr>
            <w:rFonts w:asciiTheme="majorHAnsi" w:hAnsiTheme="majorHAnsi" w:cs="Arial"/>
          </w:rPr>
          <w:t xml:space="preserve"> numbers of</w:t>
        </w:r>
      </w:ins>
      <w:r>
        <w:rPr>
          <w:rFonts w:asciiTheme="majorHAnsi" w:hAnsiTheme="majorHAnsi" w:cs="Arial"/>
        </w:rPr>
        <w:t xml:space="preserve"> </w:t>
      </w:r>
      <w:proofErr w:type="spellStart"/>
      <w:r>
        <w:rPr>
          <w:rFonts w:asciiTheme="majorHAnsi" w:hAnsiTheme="majorHAnsi" w:cs="Arial"/>
          <w:i/>
        </w:rPr>
        <w:t>Blattabacterium</w:t>
      </w:r>
      <w:proofErr w:type="spellEnd"/>
      <w:r>
        <w:rPr>
          <w:rFonts w:asciiTheme="majorHAnsi" w:hAnsiTheme="majorHAnsi" w:cs="Arial"/>
          <w:i/>
        </w:rPr>
        <w:t>-</w:t>
      </w:r>
      <w:r>
        <w:rPr>
          <w:rFonts w:asciiTheme="majorHAnsi" w:hAnsiTheme="majorHAnsi" w:cs="Arial"/>
        </w:rPr>
        <w:t>derived insert</w:t>
      </w:r>
      <w:ins w:id="118" w:author="Maxim Warwick Dus Adams" w:date="2025-10-30T13:31:00Z" w16du:dateUtc="2025-10-30T02:31:00Z">
        <w:r w:rsidR="009A1E5D">
          <w:rPr>
            <w:rFonts w:asciiTheme="majorHAnsi" w:hAnsiTheme="majorHAnsi" w:cs="Arial"/>
          </w:rPr>
          <w:t xml:space="preserve">s </w:t>
        </w:r>
      </w:ins>
      <w:del w:id="119" w:author="Maxim Warwick Dus Adams" w:date="2025-10-30T13:31:00Z" w16du:dateUtc="2025-10-30T02:31:00Z">
        <w:r w:rsidDel="009A1E5D">
          <w:rPr>
            <w:rFonts w:asciiTheme="majorHAnsi" w:hAnsiTheme="majorHAnsi" w:cs="Arial"/>
          </w:rPr>
          <w:delText xml:space="preserve"> numbers </w:delText>
        </w:r>
      </w:del>
      <w:r>
        <w:rPr>
          <w:rFonts w:asciiTheme="majorHAnsi" w:hAnsiTheme="majorHAnsi" w:cs="Arial"/>
        </w:rPr>
        <w:t>(</w:t>
      </w:r>
      <w:r w:rsidR="00463566" w:rsidRPr="00463566">
        <w:rPr>
          <w:rFonts w:asciiTheme="majorHAnsi" w:hAnsiTheme="majorHAnsi" w:cs="Arial"/>
          <w:color w:val="000000" w:themeColor="text1"/>
        </w:rPr>
        <w:t>Fig</w:t>
      </w:r>
      <w:r w:rsidR="00463566">
        <w:rPr>
          <w:rFonts w:asciiTheme="majorHAnsi" w:hAnsiTheme="majorHAnsi" w:cs="Arial"/>
          <w:color w:val="000000" w:themeColor="text1"/>
        </w:rPr>
        <w:t>.</w:t>
      </w:r>
      <w:r w:rsidR="00463566" w:rsidRPr="00463566">
        <w:rPr>
          <w:rFonts w:asciiTheme="majorHAnsi" w:hAnsiTheme="majorHAnsi" w:cs="Arial"/>
          <w:color w:val="000000" w:themeColor="text1"/>
        </w:rPr>
        <w:t xml:space="preserve"> 1A</w:t>
      </w:r>
      <w:r w:rsidRPr="00463566">
        <w:rPr>
          <w:rFonts w:asciiTheme="majorHAnsi" w:hAnsiTheme="majorHAnsi" w:cs="Arial"/>
          <w:color w:val="000000" w:themeColor="text1"/>
        </w:rPr>
        <w:t xml:space="preserve">). </w:t>
      </w:r>
      <w:del w:id="120" w:author="Maxim Warwick Dus Adams" w:date="2025-10-30T13:31:00Z" w16du:dateUtc="2025-10-30T02:31:00Z">
        <w:r w:rsidDel="009A1E5D">
          <w:rPr>
            <w:rFonts w:asciiTheme="majorHAnsi" w:hAnsiTheme="majorHAnsi" w:cs="Arial"/>
          </w:rPr>
          <w:delText xml:space="preserve">Members </w:delText>
        </w:r>
      </w:del>
      <w:ins w:id="121" w:author="Maxim Warwick Dus Adams" w:date="2025-10-30T13:31:00Z" w16du:dateUtc="2025-10-30T02:31:00Z">
        <w:r w:rsidR="009A1E5D">
          <w:rPr>
            <w:rFonts w:asciiTheme="majorHAnsi" w:hAnsiTheme="majorHAnsi" w:cs="Arial"/>
          </w:rPr>
          <w:t xml:space="preserve">These </w:t>
        </w:r>
      </w:ins>
      <w:del w:id="122" w:author="Maxim Warwick Dus Adams" w:date="2025-10-30T13:32:00Z" w16du:dateUtc="2025-10-30T02:32:00Z">
        <w:r w:rsidDel="009A1E5D">
          <w:rPr>
            <w:rFonts w:asciiTheme="majorHAnsi" w:hAnsiTheme="majorHAnsi" w:cs="Arial"/>
          </w:rPr>
          <w:delText xml:space="preserve">of the former </w:delText>
        </w:r>
      </w:del>
      <w:r>
        <w:rPr>
          <w:rFonts w:asciiTheme="majorHAnsi" w:hAnsiTheme="majorHAnsi" w:cs="Arial"/>
        </w:rPr>
        <w:t xml:space="preserve">are known to have </w:t>
      </w:r>
      <w:del w:id="123" w:author="Maxim Warwick Dus Adams" w:date="2025-10-30T13:32:00Z" w16du:dateUtc="2025-10-30T02:32:00Z">
        <w:r w:rsidRPr="004D3182" w:rsidDel="009A1E5D">
          <w:rPr>
            <w:rFonts w:asciiTheme="majorHAnsi" w:hAnsiTheme="majorHAnsi" w:cs="Arial"/>
          </w:rPr>
          <w:delText xml:space="preserve">longer </w:delText>
        </w:r>
      </w:del>
      <w:ins w:id="124" w:author="Maxim Warwick Dus Adams" w:date="2025-10-30T13:32:00Z" w16du:dateUtc="2025-10-30T02:32:00Z">
        <w:r w:rsidR="009A1E5D">
          <w:rPr>
            <w:rFonts w:asciiTheme="majorHAnsi" w:hAnsiTheme="majorHAnsi" w:cs="Arial"/>
          </w:rPr>
          <w:t>long</w:t>
        </w:r>
        <w:r w:rsidR="009A1E5D" w:rsidRPr="004D3182">
          <w:rPr>
            <w:rFonts w:asciiTheme="majorHAnsi" w:hAnsiTheme="majorHAnsi" w:cs="Arial"/>
          </w:rPr>
          <w:t xml:space="preserve"> </w:t>
        </w:r>
      </w:ins>
      <w:r w:rsidRPr="004D3182">
        <w:rPr>
          <w:rFonts w:asciiTheme="majorHAnsi" w:hAnsiTheme="majorHAnsi" w:cs="Arial"/>
        </w:rPr>
        <w:t>generation time</w:t>
      </w:r>
      <w:r>
        <w:rPr>
          <w:rFonts w:asciiTheme="majorHAnsi" w:hAnsiTheme="majorHAnsi" w:cs="Arial"/>
        </w:rPr>
        <w:t xml:space="preserve">s </w:t>
      </w:r>
      <w:del w:id="125" w:author="Maxim Warwick Dus Adams" w:date="2025-10-30T13:32:00Z" w16du:dateUtc="2025-10-30T02:32:00Z">
        <w:r w:rsidDel="009A1E5D">
          <w:rPr>
            <w:rFonts w:asciiTheme="majorHAnsi" w:hAnsiTheme="majorHAnsi" w:cs="Arial"/>
          </w:rPr>
          <w:delText xml:space="preserve">than </w:delText>
        </w:r>
      </w:del>
      <w:ins w:id="126" w:author="Maxim Warwick Dus Adams" w:date="2025-10-30T13:32:00Z" w16du:dateUtc="2025-10-30T02:32:00Z">
        <w:r w:rsidR="009A1E5D">
          <w:rPr>
            <w:rFonts w:asciiTheme="majorHAnsi" w:hAnsiTheme="majorHAnsi" w:cs="Arial"/>
          </w:rPr>
          <w:t xml:space="preserve">relative to most Blattodea </w:t>
        </w:r>
      </w:ins>
      <w:commentRangeStart w:id="127"/>
      <w:del w:id="128" w:author="Maxim Warwick Dus Adams" w:date="2025-10-30T13:32:00Z" w16du:dateUtc="2025-10-30T02:32:00Z">
        <w:r w:rsidDel="009A1E5D">
          <w:rPr>
            <w:rFonts w:asciiTheme="majorHAnsi" w:hAnsiTheme="majorHAnsi" w:cs="Arial"/>
          </w:rPr>
          <w:delText>the latter</w:delText>
        </w:r>
        <w:r w:rsidR="00E61C61" w:rsidDel="009A1E5D">
          <w:rPr>
            <w:rFonts w:asciiTheme="majorHAnsi" w:hAnsiTheme="majorHAnsi" w:cs="Arial"/>
          </w:rPr>
          <w:delText xml:space="preserve"> </w:delText>
        </w:r>
      </w:del>
      <w:r w:rsidR="00E61C61" w:rsidRPr="00E61C61">
        <w:rPr>
          <w:rFonts w:asciiTheme="majorHAnsi" w:hAnsiTheme="majorHAnsi" w:cs="Arial"/>
          <w:color w:val="FF0000"/>
        </w:rPr>
        <w:t>(reference?)</w:t>
      </w:r>
      <w:r w:rsidR="00463566" w:rsidRPr="00E61C61">
        <w:rPr>
          <w:rFonts w:asciiTheme="majorHAnsi" w:hAnsiTheme="majorHAnsi" w:cs="Arial"/>
          <w:color w:val="FF0000"/>
        </w:rPr>
        <w:t xml:space="preserve">, </w:t>
      </w:r>
      <w:commentRangeEnd w:id="127"/>
      <w:r w:rsidR="009A1E5D">
        <w:rPr>
          <w:rStyle w:val="CommentReference"/>
          <w:rFonts w:asciiTheme="minorHAnsi" w:eastAsiaTheme="minorHAnsi" w:hAnsiTheme="minorHAnsi" w:cstheme="minorBidi"/>
          <w:kern w:val="2"/>
          <w14:ligatures w14:val="standardContextual"/>
        </w:rPr>
        <w:commentReference w:id="127"/>
      </w:r>
      <w:r w:rsidRPr="004D3182">
        <w:rPr>
          <w:rFonts w:asciiTheme="majorHAnsi" w:hAnsiTheme="majorHAnsi" w:cs="Arial"/>
        </w:rPr>
        <w:t xml:space="preserve">which </w:t>
      </w:r>
      <w:r w:rsidR="008C5A06">
        <w:rPr>
          <w:rFonts w:asciiTheme="majorHAnsi" w:hAnsiTheme="majorHAnsi" w:cs="Arial"/>
        </w:rPr>
        <w:t>might be expected to</w:t>
      </w:r>
      <w:r w:rsidR="008C5A06" w:rsidRPr="004D3182">
        <w:rPr>
          <w:rFonts w:asciiTheme="majorHAnsi" w:hAnsiTheme="majorHAnsi" w:cs="Arial"/>
        </w:rPr>
        <w:t xml:space="preserve"> </w:t>
      </w:r>
      <w:r w:rsidR="008C5A06">
        <w:rPr>
          <w:rFonts w:asciiTheme="majorHAnsi" w:hAnsiTheme="majorHAnsi" w:cs="Arial"/>
        </w:rPr>
        <w:t>reduce opportunities for transfer</w:t>
      </w:r>
      <w:del w:id="129" w:author="Maxim Warwick Dus Adams" w:date="2025-10-30T13:35:00Z" w16du:dateUtc="2025-10-30T02:35:00Z">
        <w:r w:rsidR="008C5A06" w:rsidDel="009A1E5D">
          <w:rPr>
            <w:rFonts w:asciiTheme="majorHAnsi" w:hAnsiTheme="majorHAnsi" w:cs="Arial"/>
          </w:rPr>
          <w:delText xml:space="preserve"> in the former</w:delText>
        </w:r>
      </w:del>
      <w:r w:rsidR="008C5A06">
        <w:rPr>
          <w:rFonts w:asciiTheme="majorHAnsi" w:hAnsiTheme="majorHAnsi" w:cs="Arial"/>
        </w:rPr>
        <w:t xml:space="preserve"> per unit time, if transfer occurs only during oogenesis</w:t>
      </w:r>
      <w:r w:rsidRPr="004D3182">
        <w:rPr>
          <w:rFonts w:asciiTheme="majorHAnsi" w:hAnsiTheme="majorHAnsi" w:cs="Arial"/>
        </w:rPr>
        <w:t xml:space="preserve">. </w:t>
      </w:r>
      <w:ins w:id="130" w:author="Maxim Warwick Dus Adams" w:date="2025-10-30T13:38:00Z" w16du:dateUtc="2025-10-30T02:38:00Z">
        <w:r w:rsidR="009A1E5D">
          <w:rPr>
            <w:rFonts w:asciiTheme="majorHAnsi" w:hAnsiTheme="majorHAnsi" w:cs="Arial"/>
          </w:rPr>
          <w:t>However</w:t>
        </w:r>
      </w:ins>
      <w:ins w:id="131" w:author="Maxim Warwick Dus Adams" w:date="2025-10-30T13:39:00Z" w16du:dateUtc="2025-10-30T02:39:00Z">
        <w:r w:rsidR="009A1E5D">
          <w:rPr>
            <w:rFonts w:asciiTheme="majorHAnsi" w:hAnsiTheme="majorHAnsi" w:cs="Arial"/>
          </w:rPr>
          <w:t>, it is unknown</w:t>
        </w:r>
      </w:ins>
      <w:ins w:id="132" w:author="Maxim Warwick Dus Adams" w:date="2025-10-30T13:40:00Z" w16du:dateUtc="2025-10-30T02:40:00Z">
        <w:r w:rsidR="00623CA3">
          <w:rPr>
            <w:rFonts w:asciiTheme="majorHAnsi" w:hAnsiTheme="majorHAnsi" w:cs="Arial"/>
          </w:rPr>
          <w:t xml:space="preserve"> whether and</w:t>
        </w:r>
      </w:ins>
      <w:ins w:id="133" w:author="Maxim Warwick Dus Adams" w:date="2025-10-30T13:39:00Z" w16du:dateUtc="2025-10-30T02:39:00Z">
        <w:r w:rsidR="009A1E5D">
          <w:rPr>
            <w:rFonts w:asciiTheme="majorHAnsi" w:hAnsiTheme="majorHAnsi" w:cs="Arial"/>
          </w:rPr>
          <w:t xml:space="preserve"> how other components of </w:t>
        </w:r>
        <w:proofErr w:type="spellStart"/>
        <w:r w:rsidR="009A1E5D">
          <w:rPr>
            <w:rFonts w:asciiTheme="majorHAnsi" w:hAnsiTheme="majorHAnsi" w:cs="Arial"/>
            <w:i/>
            <w:iCs/>
          </w:rPr>
          <w:t>Blattabacterium</w:t>
        </w:r>
        <w:proofErr w:type="spellEnd"/>
        <w:r w:rsidR="009A1E5D">
          <w:rPr>
            <w:rFonts w:asciiTheme="majorHAnsi" w:hAnsiTheme="majorHAnsi" w:cs="Arial"/>
            <w:i/>
            <w:iCs/>
          </w:rPr>
          <w:t xml:space="preserve"> </w:t>
        </w:r>
        <w:r w:rsidR="009A1E5D">
          <w:rPr>
            <w:rFonts w:asciiTheme="majorHAnsi" w:hAnsiTheme="majorHAnsi" w:cs="Arial"/>
          </w:rPr>
          <w:t xml:space="preserve">life history, </w:t>
        </w:r>
      </w:ins>
      <w:del w:id="134" w:author="Maxim Warwick Dus Adams" w:date="2025-10-30T13:39:00Z" w16du:dateUtc="2025-10-30T02:39:00Z">
        <w:r w:rsidRPr="004D3182" w:rsidDel="009A1E5D">
          <w:rPr>
            <w:rFonts w:asciiTheme="majorHAnsi" w:hAnsiTheme="majorHAnsi" w:cs="Arial"/>
          </w:rPr>
          <w:delText xml:space="preserve">Assessing the </w:delText>
        </w:r>
        <w:r w:rsidRPr="004D3182" w:rsidDel="009A1E5D">
          <w:rPr>
            <w:rFonts w:asciiTheme="majorHAnsi" w:hAnsiTheme="majorHAnsi" w:cs="Arial"/>
            <w:i/>
          </w:rPr>
          <w:delText>Blattabacterium</w:delText>
        </w:r>
        <w:r w:rsidRPr="004D3182" w:rsidDel="009A1E5D">
          <w:rPr>
            <w:rFonts w:asciiTheme="majorHAnsi" w:hAnsiTheme="majorHAnsi" w:cs="Arial"/>
          </w:rPr>
          <w:delText xml:space="preserve"> load</w:delText>
        </w:r>
      </w:del>
      <w:ins w:id="135" w:author="Maxim Warwick Dus Adams" w:date="2025-10-30T13:39:00Z" w16du:dateUtc="2025-10-30T02:39:00Z">
        <w:r w:rsidR="009A1E5D">
          <w:rPr>
            <w:rFonts w:asciiTheme="majorHAnsi" w:hAnsiTheme="majorHAnsi" w:cs="Arial"/>
          </w:rPr>
          <w:t xml:space="preserve">including </w:t>
        </w:r>
        <w:r w:rsidR="00623CA3">
          <w:rPr>
            <w:rFonts w:asciiTheme="majorHAnsi" w:hAnsiTheme="majorHAnsi" w:cs="Arial"/>
          </w:rPr>
          <w:t>population load</w:t>
        </w:r>
      </w:ins>
      <w:r w:rsidRPr="004D3182">
        <w:rPr>
          <w:rFonts w:asciiTheme="majorHAnsi" w:hAnsiTheme="majorHAnsi" w:cs="Arial"/>
        </w:rPr>
        <w:t xml:space="preserve"> across cockroach species and </w:t>
      </w:r>
      <w:ins w:id="136" w:author="Maxim Warwick Dus Adams" w:date="2025-10-30T13:41:00Z" w16du:dateUtc="2025-10-30T02:41:00Z">
        <w:r w:rsidR="00623CA3">
          <w:rPr>
            <w:rFonts w:asciiTheme="majorHAnsi" w:hAnsiTheme="majorHAnsi" w:cs="Arial"/>
          </w:rPr>
          <w:t>rates of cell division</w:t>
        </w:r>
      </w:ins>
      <w:del w:id="137" w:author="Maxim Warwick Dus Adams" w:date="2025-10-30T13:41:00Z" w16du:dateUtc="2025-10-30T02:41:00Z">
        <w:r w:rsidRPr="004D3182" w:rsidDel="00623CA3">
          <w:rPr>
            <w:rFonts w:asciiTheme="majorHAnsi" w:hAnsiTheme="majorHAnsi" w:cs="Arial"/>
          </w:rPr>
          <w:delText>life stages</w:delText>
        </w:r>
      </w:del>
      <w:ins w:id="138" w:author="Maxim Warwick Dus Adams" w:date="2025-10-30T13:40:00Z" w16du:dateUtc="2025-10-30T02:40:00Z">
        <w:r w:rsidR="00623CA3">
          <w:rPr>
            <w:rFonts w:asciiTheme="majorHAnsi" w:hAnsiTheme="majorHAnsi" w:cs="Arial"/>
          </w:rPr>
          <w:t>, influence</w:t>
        </w:r>
      </w:ins>
      <w:del w:id="139" w:author="Maxim Warwick Dus Adams" w:date="2025-10-30T13:40:00Z" w16du:dateUtc="2025-10-30T02:40:00Z">
        <w:r w:rsidRPr="004D3182" w:rsidDel="00623CA3">
          <w:rPr>
            <w:rFonts w:asciiTheme="majorHAnsi" w:hAnsiTheme="majorHAnsi" w:cs="Arial"/>
          </w:rPr>
          <w:delText xml:space="preserve"> could elucidate whether </w:delText>
        </w:r>
        <w:r w:rsidR="008C5A06" w:rsidDel="00623CA3">
          <w:rPr>
            <w:rFonts w:asciiTheme="majorHAnsi" w:hAnsiTheme="majorHAnsi" w:cs="Arial"/>
          </w:rPr>
          <w:delText>this</w:delText>
        </w:r>
      </w:del>
      <w:r w:rsidR="008C5A06">
        <w:rPr>
          <w:rFonts w:asciiTheme="majorHAnsi" w:hAnsiTheme="majorHAnsi" w:cs="Arial"/>
        </w:rPr>
        <w:t xml:space="preserve"> </w:t>
      </w:r>
      <w:del w:id="140" w:author="Maxim Warwick Dus Adams" w:date="2025-10-30T13:40:00Z" w16du:dateUtc="2025-10-30T02:40:00Z">
        <w:r w:rsidR="008C5A06" w:rsidDel="00623CA3">
          <w:rPr>
            <w:rFonts w:asciiTheme="majorHAnsi" w:hAnsiTheme="majorHAnsi" w:cs="Arial"/>
          </w:rPr>
          <w:delText xml:space="preserve">is correlated with </w:delText>
        </w:r>
      </w:del>
      <w:r w:rsidRPr="004D3182">
        <w:rPr>
          <w:rFonts w:asciiTheme="majorHAnsi" w:hAnsiTheme="majorHAnsi" w:cs="Arial"/>
        </w:rPr>
        <w:t xml:space="preserve">the prevalence of </w:t>
      </w:r>
      <w:r>
        <w:rPr>
          <w:rFonts w:asciiTheme="majorHAnsi" w:hAnsiTheme="majorHAnsi" w:cs="Arial"/>
        </w:rPr>
        <w:t>transfers</w:t>
      </w:r>
      <w:r w:rsidRPr="004D3182">
        <w:rPr>
          <w:rFonts w:asciiTheme="majorHAnsi" w:hAnsiTheme="majorHAnsi" w:cs="Arial"/>
        </w:rPr>
        <w:t xml:space="preserve">. </w:t>
      </w:r>
      <w:r w:rsidR="00A65487">
        <w:rPr>
          <w:rFonts w:asciiTheme="majorHAnsi" w:hAnsiTheme="majorHAnsi" w:cs="Arial"/>
        </w:rPr>
        <w:t xml:space="preserve">Microscopic analyses of </w:t>
      </w:r>
      <w:proofErr w:type="spellStart"/>
      <w:r w:rsidR="00A65487">
        <w:rPr>
          <w:rFonts w:asciiTheme="majorHAnsi" w:hAnsiTheme="majorHAnsi" w:cs="Arial"/>
          <w:i/>
          <w:iCs/>
        </w:rPr>
        <w:t>Blattabacterium</w:t>
      </w:r>
      <w:proofErr w:type="spellEnd"/>
      <w:r w:rsidR="00A65487">
        <w:rPr>
          <w:rFonts w:asciiTheme="majorHAnsi" w:hAnsiTheme="majorHAnsi" w:cs="Arial"/>
          <w:i/>
          <w:iCs/>
        </w:rPr>
        <w:t xml:space="preserve"> </w:t>
      </w:r>
      <w:r w:rsidR="00A65487">
        <w:rPr>
          <w:rFonts w:asciiTheme="majorHAnsi" w:hAnsiTheme="majorHAnsi" w:cs="Arial"/>
        </w:rPr>
        <w:t>in host tissues have</w:t>
      </w:r>
      <w:r w:rsidR="00A65487">
        <w:rPr>
          <w:rFonts w:asciiTheme="majorHAnsi" w:hAnsiTheme="majorHAnsi" w:cs="Arial"/>
          <w:i/>
          <w:iCs/>
        </w:rPr>
        <w:t xml:space="preserve"> </w:t>
      </w:r>
      <w:r w:rsidR="00A65487">
        <w:rPr>
          <w:rFonts w:asciiTheme="majorHAnsi" w:hAnsiTheme="majorHAnsi" w:cs="Arial"/>
        </w:rPr>
        <w:t>revealed high rates of cell division, in addition to frequent asymmetric cell division, compared with other insect symbionts (Noda et al</w:t>
      </w:r>
      <w:r w:rsidR="00777A17">
        <w:rPr>
          <w:rFonts w:asciiTheme="majorHAnsi" w:hAnsiTheme="majorHAnsi" w:cs="Arial"/>
        </w:rPr>
        <w:t>.,</w:t>
      </w:r>
      <w:r w:rsidR="00A65487">
        <w:rPr>
          <w:rFonts w:asciiTheme="majorHAnsi" w:hAnsiTheme="majorHAnsi" w:cs="Arial"/>
        </w:rPr>
        <w:t xml:space="preserve"> 2024). </w:t>
      </w:r>
      <w:ins w:id="141" w:author="Maxim Warwick Dus Adams" w:date="2025-10-30T13:41:00Z" w16du:dateUtc="2025-10-30T02:41:00Z">
        <w:r w:rsidR="00623CA3">
          <w:rPr>
            <w:rFonts w:asciiTheme="majorHAnsi" w:hAnsiTheme="majorHAnsi" w:cs="Arial"/>
          </w:rPr>
          <w:t xml:space="preserve">Alternatively, </w:t>
        </w:r>
      </w:ins>
      <w:del w:id="142" w:author="Maxim Warwick Dus Adams" w:date="2025-10-30T13:41:00Z" w16du:dateUtc="2025-10-30T02:41:00Z">
        <w:r w:rsidR="00A65487" w:rsidDel="00623CA3">
          <w:rPr>
            <w:rFonts w:asciiTheme="majorHAnsi" w:hAnsiTheme="majorHAnsi" w:cs="Arial"/>
          </w:rPr>
          <w:delText xml:space="preserve">Whether or not increased rates of </w:delText>
        </w:r>
        <w:r w:rsidR="00A65487" w:rsidDel="00623CA3">
          <w:rPr>
            <w:rFonts w:asciiTheme="majorHAnsi" w:hAnsiTheme="majorHAnsi" w:cs="Arial"/>
            <w:i/>
            <w:iCs/>
          </w:rPr>
          <w:delText xml:space="preserve">Blattabacterium </w:delText>
        </w:r>
        <w:r w:rsidR="00A65487" w:rsidDel="00623CA3">
          <w:rPr>
            <w:rFonts w:asciiTheme="majorHAnsi" w:hAnsiTheme="majorHAnsi" w:cs="Arial"/>
          </w:rPr>
          <w:delText xml:space="preserve">cell division in host tissues is associated with increased rates of horizontal DNA transfer remains to be determined. </w:delText>
        </w:r>
      </w:del>
      <w:ins w:id="143" w:author="Maxim Warwick Dus Adams" w:date="2025-10-30T13:41:00Z" w16du:dateUtc="2025-10-30T02:41:00Z">
        <w:r w:rsidR="00623CA3">
          <w:rPr>
            <w:rFonts w:asciiTheme="majorHAnsi" w:hAnsiTheme="majorHAnsi" w:cs="Arial"/>
          </w:rPr>
          <w:t>w</w:t>
        </w:r>
      </w:ins>
      <w:del w:id="144" w:author="Maxim Warwick Dus Adams" w:date="2025-10-30T13:41:00Z" w16du:dateUtc="2025-10-30T02:41:00Z">
        <w:r w:rsidDel="00623CA3">
          <w:rPr>
            <w:rFonts w:asciiTheme="majorHAnsi" w:hAnsiTheme="majorHAnsi" w:cs="Arial"/>
          </w:rPr>
          <w:delText>W</w:delText>
        </w:r>
      </w:del>
      <w:r>
        <w:rPr>
          <w:rFonts w:asciiTheme="majorHAnsi" w:hAnsiTheme="majorHAnsi" w:cs="Arial"/>
        </w:rPr>
        <w:t xml:space="preserve">e previously </w:t>
      </w:r>
      <w:r w:rsidRPr="004D3182">
        <w:rPr>
          <w:rFonts w:asciiTheme="majorHAnsi" w:hAnsiTheme="majorHAnsi" w:cs="Arial"/>
        </w:rPr>
        <w:t xml:space="preserve">found that </w:t>
      </w:r>
      <w:proofErr w:type="spellStart"/>
      <w:r w:rsidRPr="004D3182">
        <w:rPr>
          <w:rFonts w:asciiTheme="majorHAnsi" w:hAnsiTheme="majorHAnsi" w:cs="Arial"/>
        </w:rPr>
        <w:t>Panesthiinae</w:t>
      </w:r>
      <w:proofErr w:type="spellEnd"/>
      <w:r w:rsidRPr="004D3182">
        <w:rPr>
          <w:rFonts w:asciiTheme="majorHAnsi" w:hAnsiTheme="majorHAnsi" w:cs="Arial"/>
        </w:rPr>
        <w:t xml:space="preserve"> exhibit considerably more genome-wide relaxed selection compare</w:t>
      </w:r>
      <w:r w:rsidR="008C5A06">
        <w:rPr>
          <w:rFonts w:asciiTheme="majorHAnsi" w:hAnsiTheme="majorHAnsi" w:cs="Arial"/>
        </w:rPr>
        <w:t>d</w:t>
      </w:r>
      <w:r w:rsidRPr="004D3182">
        <w:rPr>
          <w:rFonts w:asciiTheme="majorHAnsi" w:hAnsiTheme="majorHAnsi" w:cs="Arial"/>
        </w:rPr>
        <w:t xml:space="preserve"> to </w:t>
      </w:r>
      <w:r>
        <w:rPr>
          <w:rFonts w:asciiTheme="majorHAnsi" w:hAnsiTheme="majorHAnsi" w:cs="Arial"/>
        </w:rPr>
        <w:t xml:space="preserve">other cockroaches, including those examined here </w:t>
      </w:r>
      <w:r w:rsidRPr="004D3182">
        <w:rPr>
          <w:rFonts w:asciiTheme="majorHAnsi" w:hAnsiTheme="majorHAnsi" w:cs="Arial"/>
        </w:rPr>
        <w:t>(Ewart et al., 2024)</w:t>
      </w:r>
      <w:r>
        <w:rPr>
          <w:rFonts w:asciiTheme="majorHAnsi" w:hAnsiTheme="majorHAnsi" w:cs="Arial"/>
        </w:rPr>
        <w:t>. I</w:t>
      </w:r>
      <w:r w:rsidRPr="004D3182">
        <w:rPr>
          <w:rFonts w:asciiTheme="majorHAnsi" w:hAnsiTheme="majorHAnsi" w:cs="Arial"/>
        </w:rPr>
        <w:t xml:space="preserve">nsufficient purifying selection could possibly allow </w:t>
      </w:r>
      <w:r>
        <w:rPr>
          <w:rFonts w:asciiTheme="majorHAnsi" w:hAnsiTheme="majorHAnsi" w:cs="Arial"/>
        </w:rPr>
        <w:t>larger numbers of</w:t>
      </w:r>
      <w:r w:rsidRPr="004D3182">
        <w:rPr>
          <w:rFonts w:asciiTheme="majorHAnsi" w:hAnsiTheme="majorHAnsi" w:cs="Arial"/>
        </w:rPr>
        <w:t xml:space="preserve"> inserts to persist in </w:t>
      </w:r>
      <w:proofErr w:type="spellStart"/>
      <w:r w:rsidR="00A65487">
        <w:rPr>
          <w:rFonts w:asciiTheme="majorHAnsi" w:hAnsiTheme="majorHAnsi" w:cs="Arial"/>
        </w:rPr>
        <w:t>Panesthiinae</w:t>
      </w:r>
      <w:proofErr w:type="spellEnd"/>
      <w:r w:rsidR="00A65487" w:rsidRPr="004D3182">
        <w:rPr>
          <w:rFonts w:asciiTheme="majorHAnsi" w:hAnsiTheme="majorHAnsi" w:cs="Arial"/>
        </w:rPr>
        <w:t xml:space="preserve"> </w:t>
      </w:r>
      <w:r w:rsidRPr="004D3182">
        <w:rPr>
          <w:rFonts w:asciiTheme="majorHAnsi" w:hAnsiTheme="majorHAnsi" w:cs="Arial"/>
        </w:rPr>
        <w:t>genomes</w:t>
      </w:r>
      <w:ins w:id="145" w:author="Maxim Warwick Dus Adams" w:date="2025-10-30T13:43:00Z" w16du:dateUtc="2025-10-30T02:43:00Z">
        <w:r w:rsidR="00623CA3">
          <w:rPr>
            <w:rFonts w:asciiTheme="majorHAnsi" w:hAnsiTheme="majorHAnsi" w:cs="Arial"/>
          </w:rPr>
          <w:t>, under the assumption that most inserts have neutral or slightly deleterious impacts on fitness (reference).</w:t>
        </w:r>
      </w:ins>
      <w:del w:id="146" w:author="Maxim Warwick Dus Adams" w:date="2025-10-30T13:43:00Z" w16du:dateUtc="2025-10-30T02:43:00Z">
        <w:r w:rsidRPr="004D3182" w:rsidDel="00623CA3">
          <w:rPr>
            <w:rFonts w:asciiTheme="majorHAnsi" w:hAnsiTheme="majorHAnsi" w:cs="Arial"/>
          </w:rPr>
          <w:delText>.</w:delText>
        </w:r>
      </w:del>
      <w:r w:rsidR="00E61C61">
        <w:rPr>
          <w:rFonts w:asciiTheme="majorHAnsi" w:hAnsiTheme="majorHAnsi" w:cs="Arial"/>
        </w:rPr>
        <w:t xml:space="preserve"> </w:t>
      </w:r>
      <w:ins w:id="147" w:author="Maxim Warwick Dus Adams" w:date="2025-10-30T13:44:00Z" w16du:dateUtc="2025-10-30T02:44:00Z">
        <w:r w:rsidR="00623CA3">
          <w:rPr>
            <w:rFonts w:asciiTheme="majorHAnsi" w:hAnsiTheme="majorHAnsi" w:cs="Arial"/>
          </w:rPr>
          <w:t>T</w:t>
        </w:r>
      </w:ins>
      <w:ins w:id="148" w:author="Maxim Warwick Dus Adams" w:date="2025-10-30T13:43:00Z" w16du:dateUtc="2025-10-30T02:43:00Z">
        <w:r w:rsidR="00623CA3">
          <w:rPr>
            <w:rFonts w:asciiTheme="majorHAnsi" w:hAnsiTheme="majorHAnsi" w:cs="Arial"/>
          </w:rPr>
          <w:t xml:space="preserve">he function of </w:t>
        </w:r>
        <w:proofErr w:type="spellStart"/>
        <w:r w:rsidR="00623CA3" w:rsidRPr="004E326D">
          <w:rPr>
            <w:rFonts w:asciiTheme="majorHAnsi" w:hAnsiTheme="majorHAnsi" w:cs="Arial"/>
            <w:i/>
          </w:rPr>
          <w:t>Blattabacterium</w:t>
        </w:r>
        <w:proofErr w:type="spellEnd"/>
        <w:r w:rsidR="00623CA3">
          <w:rPr>
            <w:rFonts w:asciiTheme="majorHAnsi" w:hAnsiTheme="majorHAnsi" w:cs="Arial"/>
          </w:rPr>
          <w:t>-derived DNA inserts in cockroach genomes remains unclear</w:t>
        </w:r>
      </w:ins>
      <w:ins w:id="149" w:author="Maxim Warwick Dus Adams" w:date="2025-10-30T13:44:00Z" w16du:dateUtc="2025-10-30T02:44:00Z">
        <w:r w:rsidR="00623CA3">
          <w:rPr>
            <w:rFonts w:asciiTheme="majorHAnsi" w:hAnsiTheme="majorHAnsi" w:cs="Arial"/>
          </w:rPr>
          <w:t>, however the persistence of</w:t>
        </w:r>
      </w:ins>
      <w:ins w:id="150" w:author="Maxim Warwick Dus Adams" w:date="2025-10-30T13:43:00Z" w16du:dateUtc="2025-10-30T02:43:00Z">
        <w:r w:rsidR="00623CA3">
          <w:rPr>
            <w:rFonts w:asciiTheme="majorHAnsi" w:hAnsiTheme="majorHAnsi" w:cs="Arial"/>
          </w:rPr>
          <w:t xml:space="preserve"> </w:t>
        </w:r>
      </w:ins>
      <w:del w:id="151" w:author="Maxim Warwick Dus Adams" w:date="2025-10-30T13:44:00Z" w16du:dateUtc="2025-10-30T02:44:00Z">
        <w:r w:rsidR="00E61C61" w:rsidDel="00623CA3">
          <w:rPr>
            <w:rFonts w:asciiTheme="majorHAnsi" w:hAnsiTheme="majorHAnsi" w:cs="Arial"/>
          </w:rPr>
          <w:delText xml:space="preserve">The putatively ancestral </w:delText>
        </w:r>
      </w:del>
      <w:ins w:id="152" w:author="Maxim Warwick Dus Adams" w:date="2025-10-30T13:44:00Z" w16du:dateUtc="2025-10-30T02:44:00Z">
        <w:r w:rsidR="00623CA3">
          <w:rPr>
            <w:rFonts w:asciiTheme="majorHAnsi" w:hAnsiTheme="majorHAnsi" w:cs="Arial"/>
          </w:rPr>
          <w:t xml:space="preserve">ancestral </w:t>
        </w:r>
      </w:ins>
      <w:r w:rsidR="00E61C61">
        <w:rPr>
          <w:rFonts w:asciiTheme="majorHAnsi" w:hAnsiTheme="majorHAnsi" w:cs="Arial"/>
        </w:rPr>
        <w:t xml:space="preserve">inserts in the </w:t>
      </w:r>
      <w:proofErr w:type="spellStart"/>
      <w:r w:rsidR="00E61C61">
        <w:rPr>
          <w:rFonts w:asciiTheme="majorHAnsi" w:hAnsiTheme="majorHAnsi" w:cs="Arial"/>
        </w:rPr>
        <w:t>Panesthiinae</w:t>
      </w:r>
      <w:proofErr w:type="spellEnd"/>
      <w:ins w:id="153" w:author="Maxim Warwick Dus Adams" w:date="2025-10-30T13:44:00Z" w16du:dateUtc="2025-10-30T02:44:00Z">
        <w:r w:rsidR="00623CA3">
          <w:rPr>
            <w:rFonts w:asciiTheme="majorHAnsi" w:hAnsiTheme="majorHAnsi" w:cs="Arial"/>
          </w:rPr>
          <w:t>,</w:t>
        </w:r>
      </w:ins>
      <w:del w:id="154" w:author="Maxim Warwick Dus Adams" w:date="2025-10-30T13:44:00Z" w16du:dateUtc="2025-10-30T02:44:00Z">
        <w:r w:rsidR="00E61C61" w:rsidDel="00623CA3">
          <w:rPr>
            <w:rFonts w:asciiTheme="majorHAnsi" w:hAnsiTheme="majorHAnsi" w:cs="Arial"/>
          </w:rPr>
          <w:delText>,</w:delText>
        </w:r>
      </w:del>
      <w:r w:rsidR="00E61C61">
        <w:rPr>
          <w:rFonts w:asciiTheme="majorHAnsi" w:hAnsiTheme="majorHAnsi" w:cs="Arial"/>
        </w:rPr>
        <w:t xml:space="preserve"> inferred to have</w:t>
      </w:r>
      <w:ins w:id="155" w:author="Maxim Warwick Dus Adams" w:date="2025-10-30T13:45:00Z" w16du:dateUtc="2025-10-30T02:45:00Z">
        <w:r w:rsidR="00623CA3">
          <w:rPr>
            <w:rFonts w:asciiTheme="majorHAnsi" w:hAnsiTheme="majorHAnsi" w:cs="Arial"/>
          </w:rPr>
          <w:t xml:space="preserve"> been</w:t>
        </w:r>
      </w:ins>
      <w:r w:rsidR="00E61C61">
        <w:rPr>
          <w:rFonts w:asciiTheme="majorHAnsi" w:hAnsiTheme="majorHAnsi" w:cs="Arial"/>
        </w:rPr>
        <w:t xml:space="preserve"> transferred </w:t>
      </w:r>
      <w:ins w:id="156" w:author="Maxim Warwick Dus Adams" w:date="2025-10-30T13:44:00Z" w16du:dateUtc="2025-10-30T02:44:00Z">
        <w:r w:rsidR="00623CA3">
          <w:rPr>
            <w:rFonts w:asciiTheme="majorHAnsi" w:hAnsiTheme="majorHAnsi" w:cs="Arial"/>
          </w:rPr>
          <w:t xml:space="preserve"> &lt;= </w:t>
        </w:r>
      </w:ins>
      <w:del w:id="157" w:author="Maxim Warwick Dus Adams" w:date="2025-10-30T13:44:00Z" w16du:dateUtc="2025-10-30T02:44:00Z">
        <w:r w:rsidR="00E61C61" w:rsidDel="00623CA3">
          <w:rPr>
            <w:rFonts w:asciiTheme="majorHAnsi" w:hAnsiTheme="majorHAnsi" w:cs="Arial"/>
          </w:rPr>
          <w:delText>&gt;</w:delText>
        </w:r>
      </w:del>
      <w:r w:rsidR="00E61C61">
        <w:rPr>
          <w:rFonts w:asciiTheme="majorHAnsi" w:hAnsiTheme="majorHAnsi" w:cs="Arial"/>
        </w:rPr>
        <w:t xml:space="preserve">28.7 Mya, may be suggestive of a functional role. Further, </w:t>
      </w:r>
      <w:commentRangeStart w:id="158"/>
      <w:r w:rsidR="00E61C61">
        <w:rPr>
          <w:rFonts w:asciiTheme="majorHAnsi" w:hAnsiTheme="majorHAnsi" w:cs="Arial"/>
          <w:color w:val="FF0000"/>
        </w:rPr>
        <w:t>we</w:t>
      </w:r>
      <w:r w:rsidR="00E61C61" w:rsidRPr="004E326D">
        <w:rPr>
          <w:rFonts w:asciiTheme="majorHAnsi" w:hAnsiTheme="majorHAnsi" w:cs="Arial"/>
          <w:color w:val="FF0000"/>
        </w:rPr>
        <w:t xml:space="preserve"> detect</w:t>
      </w:r>
      <w:r w:rsidR="00E61C61">
        <w:rPr>
          <w:rFonts w:asciiTheme="majorHAnsi" w:hAnsiTheme="majorHAnsi" w:cs="Arial"/>
          <w:color w:val="FF0000"/>
        </w:rPr>
        <w:t>ed</w:t>
      </w:r>
      <w:r w:rsidR="00E61C61" w:rsidRPr="004E326D">
        <w:rPr>
          <w:rFonts w:asciiTheme="majorHAnsi" w:hAnsiTheme="majorHAnsi" w:cs="Arial"/>
          <w:color w:val="FF0000"/>
        </w:rPr>
        <w:t xml:space="preserve"> </w:t>
      </w:r>
      <w:proofErr w:type="gramStart"/>
      <w:r w:rsidR="00E61C61" w:rsidRPr="004E326D">
        <w:rPr>
          <w:rFonts w:asciiTheme="majorHAnsi" w:hAnsiTheme="majorHAnsi" w:cs="Arial"/>
          <w:color w:val="FF0000"/>
        </w:rPr>
        <w:t>a number of</w:t>
      </w:r>
      <w:proofErr w:type="gramEnd"/>
      <w:r w:rsidR="00E61C61" w:rsidRPr="004E326D">
        <w:rPr>
          <w:rFonts w:asciiTheme="majorHAnsi" w:hAnsiTheme="majorHAnsi" w:cs="Arial"/>
          <w:color w:val="FF0000"/>
        </w:rPr>
        <w:t xml:space="preserve"> inserts which appear to have taken on a role as exons within putative protein coding genes</w:t>
      </w:r>
      <w:r w:rsidR="00E61C61">
        <w:rPr>
          <w:rFonts w:asciiTheme="majorHAnsi" w:hAnsiTheme="majorHAnsi" w:cs="Arial"/>
          <w:color w:val="FF0000"/>
        </w:rPr>
        <w:t>.</w:t>
      </w:r>
      <w:r w:rsidR="00E61C61" w:rsidRPr="004E326D">
        <w:rPr>
          <w:rFonts w:asciiTheme="majorHAnsi" w:hAnsiTheme="majorHAnsi" w:cs="Arial"/>
          <w:color w:val="FF0000"/>
        </w:rPr>
        <w:t xml:space="preserve"> </w:t>
      </w:r>
      <w:commentRangeEnd w:id="158"/>
      <w:r w:rsidR="00E61C61">
        <w:rPr>
          <w:rStyle w:val="CommentReference"/>
          <w:rFonts w:asciiTheme="minorHAnsi" w:eastAsiaTheme="minorHAnsi" w:hAnsiTheme="minorHAnsi" w:cstheme="minorBidi"/>
          <w:kern w:val="2"/>
          <w14:ligatures w14:val="standardContextual"/>
        </w:rPr>
        <w:commentReference w:id="158"/>
      </w:r>
      <w:r w:rsidR="00E61C61">
        <w:rPr>
          <w:rFonts w:asciiTheme="majorHAnsi" w:hAnsiTheme="majorHAnsi" w:cs="Arial"/>
        </w:rPr>
        <w:t xml:space="preserve"> </w:t>
      </w:r>
      <w:del w:id="159" w:author="Maxim Warwick Dus Adams" w:date="2025-10-30T13:44:00Z" w16du:dateUtc="2025-10-30T02:44:00Z">
        <w:r w:rsidR="00E61C61" w:rsidDel="00623CA3">
          <w:rPr>
            <w:rFonts w:asciiTheme="majorHAnsi" w:hAnsiTheme="majorHAnsi" w:cs="Arial"/>
          </w:rPr>
          <w:delText>However,</w:delText>
        </w:r>
      </w:del>
      <w:del w:id="160" w:author="Maxim Warwick Dus Adams" w:date="2025-10-30T13:43:00Z" w16du:dateUtc="2025-10-30T02:43:00Z">
        <w:r w:rsidR="00E61C61" w:rsidDel="00623CA3">
          <w:rPr>
            <w:rFonts w:asciiTheme="majorHAnsi" w:hAnsiTheme="majorHAnsi" w:cs="Arial"/>
          </w:rPr>
          <w:delText xml:space="preserve"> the function of </w:delText>
        </w:r>
        <w:r w:rsidR="00E61C61" w:rsidRPr="004E326D" w:rsidDel="00623CA3">
          <w:rPr>
            <w:rFonts w:asciiTheme="majorHAnsi" w:hAnsiTheme="majorHAnsi" w:cs="Arial"/>
            <w:i/>
          </w:rPr>
          <w:delText>Blattabacterium</w:delText>
        </w:r>
        <w:r w:rsidR="00E61C61" w:rsidDel="00623CA3">
          <w:rPr>
            <w:rFonts w:asciiTheme="majorHAnsi" w:hAnsiTheme="majorHAnsi" w:cs="Arial"/>
          </w:rPr>
          <w:delText>-derived DNA inserts in cockroach genomes remains unclear</w:delText>
        </w:r>
      </w:del>
      <w:del w:id="161" w:author="Maxim Warwick Dus Adams" w:date="2025-10-30T13:44:00Z" w16du:dateUtc="2025-10-30T02:44:00Z">
        <w:r w:rsidR="00E61C61" w:rsidDel="00623CA3">
          <w:rPr>
            <w:rFonts w:asciiTheme="majorHAnsi" w:hAnsiTheme="majorHAnsi" w:cs="Arial"/>
          </w:rPr>
          <w:delText>.</w:delText>
        </w:r>
      </w:del>
    </w:p>
    <w:p w14:paraId="31272ABB" w14:textId="651EBC76" w:rsidR="00A75F16" w:rsidRPr="004B402C" w:rsidRDefault="00A75F16" w:rsidP="00FE0F88">
      <w:pPr>
        <w:pStyle w:val="NormalWeb"/>
        <w:rPr>
          <w:rFonts w:asciiTheme="majorHAnsi" w:hAnsiTheme="majorHAnsi" w:cs="Arial"/>
          <w:b/>
          <w:bCs/>
        </w:rPr>
      </w:pPr>
      <w:r w:rsidRPr="004E326D">
        <w:rPr>
          <w:rFonts w:asciiTheme="majorHAnsi" w:hAnsiTheme="majorHAnsi" w:cs="Arial"/>
        </w:rPr>
        <w:t>The widespread occurrence of horizontally transferred</w:t>
      </w:r>
      <w:r w:rsidR="00AA4F7B">
        <w:rPr>
          <w:rFonts w:asciiTheme="majorHAnsi" w:hAnsiTheme="majorHAnsi" w:cs="Arial"/>
        </w:rPr>
        <w:t xml:space="preserve"> </w:t>
      </w:r>
      <w:r w:rsidRPr="004E326D">
        <w:rPr>
          <w:rFonts w:asciiTheme="majorHAnsi" w:hAnsiTheme="majorHAnsi" w:cs="Arial"/>
        </w:rPr>
        <w:t xml:space="preserve">DNA in cockroach genomes </w:t>
      </w:r>
      <w:del w:id="162" w:author="Maxim Warwick Dus Adams" w:date="2025-10-30T13:45:00Z" w16du:dateUtc="2025-10-30T02:45:00Z">
        <w:r w:rsidRPr="004E326D" w:rsidDel="00623CA3">
          <w:rPr>
            <w:rFonts w:asciiTheme="majorHAnsi" w:hAnsiTheme="majorHAnsi" w:cs="Arial"/>
          </w:rPr>
          <w:delText>is similar to</w:delText>
        </w:r>
      </w:del>
      <w:ins w:id="163" w:author="Maxim Warwick Dus Adams" w:date="2025-10-30T13:45:00Z" w16du:dateUtc="2025-10-30T02:45:00Z">
        <w:r w:rsidR="00623CA3">
          <w:rPr>
            <w:rFonts w:asciiTheme="majorHAnsi" w:hAnsiTheme="majorHAnsi" w:cs="Arial"/>
          </w:rPr>
          <w:t>resembles</w:t>
        </w:r>
      </w:ins>
      <w:r w:rsidRPr="004E326D">
        <w:rPr>
          <w:rFonts w:asciiTheme="majorHAnsi" w:hAnsiTheme="majorHAnsi" w:cs="Arial"/>
        </w:rPr>
        <w:t xml:space="preserve"> the well-established phenomenon of mitochondrial DNA transpositions into the nuclear genome (i.e. </w:t>
      </w:r>
      <w:proofErr w:type="spellStart"/>
      <w:r w:rsidRPr="004E326D">
        <w:rPr>
          <w:rFonts w:asciiTheme="majorHAnsi" w:hAnsiTheme="majorHAnsi" w:cs="Arial"/>
        </w:rPr>
        <w:t>numts</w:t>
      </w:r>
      <w:proofErr w:type="spellEnd"/>
      <w:r w:rsidRPr="004E326D">
        <w:rPr>
          <w:rFonts w:asciiTheme="majorHAnsi" w:hAnsiTheme="majorHAnsi" w:cs="Arial"/>
        </w:rPr>
        <w:t xml:space="preserve">; </w:t>
      </w:r>
      <w:r w:rsidRPr="004E326D">
        <w:rPr>
          <w:rFonts w:asciiTheme="majorHAnsi" w:hAnsiTheme="majorHAnsi"/>
        </w:rPr>
        <w:t xml:space="preserve">Pamilo et al., 2007; </w:t>
      </w:r>
      <w:proofErr w:type="spellStart"/>
      <w:r w:rsidRPr="004E326D">
        <w:rPr>
          <w:rFonts w:asciiTheme="majorHAnsi" w:hAnsiTheme="majorHAnsi"/>
        </w:rPr>
        <w:t>Uvizl</w:t>
      </w:r>
      <w:proofErr w:type="spellEnd"/>
      <w:r w:rsidRPr="004E326D">
        <w:rPr>
          <w:rFonts w:asciiTheme="majorHAnsi" w:hAnsiTheme="majorHAnsi"/>
        </w:rPr>
        <w:t xml:space="preserve"> et al., 2024; Keeling, 2024</w:t>
      </w:r>
      <w:r w:rsidRPr="004E326D">
        <w:rPr>
          <w:rFonts w:asciiTheme="majorHAnsi" w:hAnsiTheme="majorHAnsi" w:cs="Arial"/>
        </w:rPr>
        <w:t>). We repeated our analyses using 150</w:t>
      </w:r>
      <w:ins w:id="164" w:author="Maxim Warwick Dus Adams" w:date="2025-10-30T13:45:00Z" w16du:dateUtc="2025-10-30T02:45:00Z">
        <w:r w:rsidR="00623CA3">
          <w:rPr>
            <w:rFonts w:asciiTheme="majorHAnsi" w:hAnsiTheme="majorHAnsi" w:cs="Arial"/>
          </w:rPr>
          <w:t>-</w:t>
        </w:r>
      </w:ins>
      <w:del w:id="165" w:author="Maxim Warwick Dus Adams" w:date="2025-10-30T13:45:00Z" w16du:dateUtc="2025-10-30T02:45:00Z">
        <w:r w:rsidRPr="004E326D" w:rsidDel="00623CA3">
          <w:rPr>
            <w:rFonts w:asciiTheme="majorHAnsi" w:hAnsiTheme="majorHAnsi" w:cs="Arial"/>
          </w:rPr>
          <w:delText xml:space="preserve"> </w:delText>
        </w:r>
      </w:del>
      <w:r w:rsidRPr="004E326D">
        <w:rPr>
          <w:rFonts w:asciiTheme="majorHAnsi" w:hAnsiTheme="majorHAnsi" w:cs="Arial"/>
        </w:rPr>
        <w:t xml:space="preserve">bp fragments of cockroach and termite mitochondrial genomes, and detected </w:t>
      </w:r>
      <w:proofErr w:type="spellStart"/>
      <w:r w:rsidRPr="004E326D">
        <w:rPr>
          <w:rFonts w:asciiTheme="majorHAnsi" w:hAnsiTheme="majorHAnsi" w:cs="Arial"/>
        </w:rPr>
        <w:t>numt</w:t>
      </w:r>
      <w:proofErr w:type="spellEnd"/>
      <w:r w:rsidRPr="004E326D">
        <w:rPr>
          <w:rFonts w:asciiTheme="majorHAnsi" w:hAnsiTheme="majorHAnsi" w:cs="Arial"/>
        </w:rPr>
        <w:t xml:space="preserve"> inserts in each genome, ranging in number from 22-1095 (termites 22-150; cockroaches 695-1095; </w:t>
      </w:r>
      <w:commentRangeStart w:id="166"/>
      <w:r w:rsidRPr="004E326D">
        <w:rPr>
          <w:rFonts w:asciiTheme="majorHAnsi" w:hAnsiTheme="majorHAnsi" w:cs="Arial"/>
        </w:rPr>
        <w:t xml:space="preserve">Supplementary Table </w:t>
      </w:r>
      <w:r w:rsidRPr="004E326D">
        <w:rPr>
          <w:rFonts w:asciiTheme="majorHAnsi" w:hAnsiTheme="majorHAnsi" w:cs="Arial"/>
          <w:color w:val="FF0000"/>
        </w:rPr>
        <w:t>X</w:t>
      </w:r>
      <w:commentRangeEnd w:id="166"/>
      <w:r w:rsidR="00463566">
        <w:rPr>
          <w:rStyle w:val="CommentReference"/>
          <w:rFonts w:asciiTheme="minorHAnsi" w:eastAsiaTheme="minorHAnsi" w:hAnsiTheme="minorHAnsi" w:cstheme="minorBidi"/>
          <w:kern w:val="2"/>
          <w14:ligatures w14:val="standardContextual"/>
        </w:rPr>
        <w:commentReference w:id="166"/>
      </w:r>
      <w:r w:rsidRPr="004E326D">
        <w:rPr>
          <w:rFonts w:asciiTheme="majorHAnsi" w:hAnsiTheme="majorHAnsi" w:cs="Arial"/>
        </w:rPr>
        <w:t xml:space="preserve">). The number of </w:t>
      </w:r>
      <w:proofErr w:type="spellStart"/>
      <w:r w:rsidRPr="004E326D">
        <w:rPr>
          <w:rFonts w:asciiTheme="majorHAnsi" w:hAnsiTheme="majorHAnsi" w:cs="Arial"/>
          <w:i/>
        </w:rPr>
        <w:t>Blattabacterium</w:t>
      </w:r>
      <w:proofErr w:type="spellEnd"/>
      <w:r w:rsidRPr="004E326D">
        <w:rPr>
          <w:rFonts w:asciiTheme="majorHAnsi" w:hAnsiTheme="majorHAnsi" w:cs="Arial"/>
        </w:rPr>
        <w:t>-derived inserts was found to be significantly correlated with the number of mitochondrial-derived inserts (Spearman’s correlation, p = 2.6 x 10</w:t>
      </w:r>
      <w:r w:rsidRPr="004E326D">
        <w:rPr>
          <w:rFonts w:asciiTheme="majorHAnsi" w:hAnsiTheme="majorHAnsi" w:cs="Arial"/>
          <w:vertAlign w:val="superscript"/>
        </w:rPr>
        <w:t>-5</w:t>
      </w:r>
      <w:r w:rsidRPr="004E326D">
        <w:rPr>
          <w:rFonts w:asciiTheme="majorHAnsi" w:hAnsiTheme="majorHAnsi" w:cs="Arial"/>
        </w:rPr>
        <w:t>).</w:t>
      </w:r>
      <w:r>
        <w:rPr>
          <w:rFonts w:asciiTheme="majorHAnsi" w:hAnsiTheme="majorHAnsi" w:cs="Arial"/>
        </w:rPr>
        <w:t xml:space="preserve"> </w:t>
      </w:r>
      <w:ins w:id="167" w:author="Maxim Warwick Dus Adams" w:date="2025-10-30T13:52:00Z" w16du:dateUtc="2025-10-30T02:52:00Z">
        <w:r w:rsidR="00D07D7F">
          <w:rPr>
            <w:rFonts w:asciiTheme="majorHAnsi" w:hAnsiTheme="majorHAnsi" w:cs="Arial"/>
          </w:rPr>
          <w:t xml:space="preserve">The occurrence of </w:t>
        </w:r>
        <w:proofErr w:type="spellStart"/>
        <w:r w:rsidR="00D07D7F">
          <w:rPr>
            <w:rFonts w:asciiTheme="majorHAnsi" w:hAnsiTheme="majorHAnsi" w:cs="Arial"/>
          </w:rPr>
          <w:t>numts</w:t>
        </w:r>
        <w:proofErr w:type="spellEnd"/>
        <w:r w:rsidR="00D07D7F">
          <w:rPr>
            <w:rFonts w:asciiTheme="majorHAnsi" w:hAnsiTheme="majorHAnsi" w:cs="Arial"/>
          </w:rPr>
          <w:t xml:space="preserve"> is understood to be </w:t>
        </w:r>
      </w:ins>
      <w:ins w:id="168" w:author="Maxim Warwick Dus Adams" w:date="2025-10-30T13:53:00Z" w16du:dateUtc="2025-10-30T02:53:00Z">
        <w:r w:rsidR="00D07D7F">
          <w:rPr>
            <w:rFonts w:asciiTheme="majorHAnsi" w:hAnsiTheme="majorHAnsi" w:cs="Arial"/>
          </w:rPr>
          <w:t>regulated</w:t>
        </w:r>
      </w:ins>
      <w:ins w:id="169" w:author="Maxim Warwick Dus Adams" w:date="2025-10-30T13:52:00Z" w16du:dateUtc="2025-10-30T02:52:00Z">
        <w:r w:rsidR="00D07D7F">
          <w:rPr>
            <w:rFonts w:asciiTheme="majorHAnsi" w:hAnsiTheme="majorHAnsi" w:cs="Arial"/>
          </w:rPr>
          <w:t xml:space="preserve"> through primarily </w:t>
        </w:r>
        <w:proofErr w:type="spellStart"/>
        <w:r w:rsidR="00D07D7F">
          <w:rPr>
            <w:rFonts w:asciiTheme="majorHAnsi" w:hAnsiTheme="majorHAnsi" w:cs="Arial"/>
          </w:rPr>
          <w:t>netural</w:t>
        </w:r>
        <w:proofErr w:type="spellEnd"/>
        <w:r w:rsidR="00D07D7F">
          <w:rPr>
            <w:rFonts w:asciiTheme="majorHAnsi" w:hAnsiTheme="majorHAnsi" w:cs="Arial"/>
          </w:rPr>
          <w:t xml:space="preserve"> processes</w:t>
        </w:r>
      </w:ins>
      <w:ins w:id="170" w:author="Maxim Warwick Dus Adams" w:date="2025-10-30T13:53:00Z" w16du:dateUtc="2025-10-30T02:53:00Z">
        <w:r w:rsidR="00D07D7F">
          <w:rPr>
            <w:rFonts w:asciiTheme="majorHAnsi" w:hAnsiTheme="majorHAnsi" w:cs="Arial"/>
          </w:rPr>
          <w:t>,</w:t>
        </w:r>
      </w:ins>
      <w:ins w:id="171" w:author="Maxim Warwick Dus Adams" w:date="2025-10-30T13:52:00Z" w16du:dateUtc="2025-10-30T02:52:00Z">
        <w:r w:rsidR="00D07D7F" w:rsidRPr="004E326D">
          <w:rPr>
            <w:rFonts w:asciiTheme="majorHAnsi" w:hAnsiTheme="majorHAnsi" w:cs="Arial"/>
          </w:rPr>
          <w:t xml:space="preserve"> </w:t>
        </w:r>
      </w:ins>
      <w:ins w:id="172" w:author="Maxim Warwick Dus Adams" w:date="2025-10-30T13:53:00Z" w16du:dateUtc="2025-10-30T02:53:00Z">
        <w:r w:rsidR="00D07D7F">
          <w:rPr>
            <w:rFonts w:asciiTheme="majorHAnsi" w:hAnsiTheme="majorHAnsi" w:cs="Arial"/>
          </w:rPr>
          <w:t>which</w:t>
        </w:r>
      </w:ins>
      <w:del w:id="173" w:author="Maxim Warwick Dus Adams" w:date="2025-10-30T13:53:00Z" w16du:dateUtc="2025-10-30T02:53:00Z">
        <w:r w:rsidRPr="006E60FF" w:rsidDel="00D07D7F">
          <w:rPr>
            <w:rFonts w:asciiTheme="majorHAnsi" w:hAnsiTheme="majorHAnsi" w:cs="Arial"/>
          </w:rPr>
          <w:delText>This</w:delText>
        </w:r>
      </w:del>
      <w:r w:rsidRPr="006E60FF">
        <w:rPr>
          <w:rFonts w:asciiTheme="majorHAnsi" w:hAnsiTheme="majorHAnsi" w:cs="Arial"/>
        </w:rPr>
        <w:t xml:space="preserve"> may further implicate relaxed selection as a key factor regulating the tempo of insertion and </w:t>
      </w:r>
      <w:r w:rsidR="007F79A9" w:rsidRPr="006E60FF">
        <w:rPr>
          <w:rFonts w:asciiTheme="majorHAnsi" w:hAnsiTheme="majorHAnsi" w:cs="Arial"/>
        </w:rPr>
        <w:t>persistence</w:t>
      </w:r>
      <w:r w:rsidRPr="006E60FF">
        <w:rPr>
          <w:rFonts w:asciiTheme="majorHAnsi" w:hAnsiTheme="majorHAnsi" w:cs="Arial"/>
        </w:rPr>
        <w:t xml:space="preserve"> of exogenous DNA </w:t>
      </w:r>
      <w:r w:rsidR="007F79A9" w:rsidRPr="006E60FF">
        <w:rPr>
          <w:rFonts w:asciiTheme="majorHAnsi" w:hAnsiTheme="majorHAnsi" w:cs="Arial"/>
        </w:rPr>
        <w:t>in</w:t>
      </w:r>
      <w:r w:rsidRPr="006E60FF">
        <w:rPr>
          <w:rFonts w:asciiTheme="majorHAnsi" w:hAnsiTheme="majorHAnsi" w:cs="Arial"/>
        </w:rPr>
        <w:t xml:space="preserve"> the genome.</w:t>
      </w:r>
    </w:p>
    <w:p w14:paraId="5D5FC24A" w14:textId="38E03484" w:rsidR="00E60C23" w:rsidRPr="004E326D" w:rsidRDefault="005B4FD4" w:rsidP="004E326D">
      <w:pPr>
        <w:pStyle w:val="NormalWeb"/>
        <w:rPr>
          <w:rFonts w:asciiTheme="majorHAnsi" w:hAnsiTheme="majorHAnsi" w:cs="Arial"/>
        </w:rPr>
      </w:pPr>
      <w:r>
        <w:rPr>
          <w:rFonts w:asciiTheme="majorHAnsi" w:hAnsiTheme="majorHAnsi" w:cs="Arial"/>
        </w:rPr>
        <w:t xml:space="preserve">Our discovery of chimeric insertions comprising sequences from diverse parts of the </w:t>
      </w:r>
      <w:proofErr w:type="spellStart"/>
      <w:r w:rsidRPr="004E326D">
        <w:rPr>
          <w:rFonts w:asciiTheme="majorHAnsi" w:hAnsiTheme="majorHAnsi" w:cs="Arial"/>
          <w:i/>
        </w:rPr>
        <w:t>Blattabacterium</w:t>
      </w:r>
      <w:proofErr w:type="spellEnd"/>
      <w:r>
        <w:rPr>
          <w:rFonts w:asciiTheme="majorHAnsi" w:hAnsiTheme="majorHAnsi" w:cs="Arial"/>
        </w:rPr>
        <w:t xml:space="preserve"> genome </w:t>
      </w:r>
      <w:r w:rsidR="007D646F">
        <w:rPr>
          <w:rFonts w:asciiTheme="majorHAnsi" w:hAnsiTheme="majorHAnsi" w:cs="Arial"/>
        </w:rPr>
        <w:t xml:space="preserve">(e.g. see Fig. S3) </w:t>
      </w:r>
      <w:r w:rsidR="000F4191">
        <w:rPr>
          <w:rFonts w:asciiTheme="majorHAnsi" w:hAnsiTheme="majorHAnsi" w:cs="Arial"/>
        </w:rPr>
        <w:t xml:space="preserve">is </w:t>
      </w:r>
      <w:r w:rsidR="0054566C">
        <w:rPr>
          <w:rFonts w:asciiTheme="majorHAnsi" w:hAnsiTheme="majorHAnsi" w:cs="Arial"/>
        </w:rPr>
        <w:t xml:space="preserve">akin </w:t>
      </w:r>
      <w:r w:rsidR="000F4191">
        <w:rPr>
          <w:rFonts w:asciiTheme="majorHAnsi" w:hAnsiTheme="majorHAnsi" w:cs="Arial"/>
        </w:rPr>
        <w:t xml:space="preserve">to previous reports of chimeric </w:t>
      </w:r>
      <w:proofErr w:type="spellStart"/>
      <w:r w:rsidR="000F4191">
        <w:rPr>
          <w:rFonts w:asciiTheme="majorHAnsi" w:hAnsiTheme="majorHAnsi" w:cs="Arial"/>
        </w:rPr>
        <w:t>numts</w:t>
      </w:r>
      <w:proofErr w:type="spellEnd"/>
      <w:r w:rsidR="000F4191">
        <w:rPr>
          <w:rFonts w:asciiTheme="majorHAnsi" w:hAnsiTheme="majorHAnsi" w:cs="Arial"/>
        </w:rPr>
        <w:t xml:space="preserve"> in </w:t>
      </w:r>
      <w:proofErr w:type="spellStart"/>
      <w:r w:rsidR="000F4191" w:rsidRPr="004E326D">
        <w:rPr>
          <w:rFonts w:asciiTheme="majorHAnsi" w:hAnsiTheme="majorHAnsi" w:cs="Arial"/>
          <w:i/>
        </w:rPr>
        <w:t>Aradiopsis</w:t>
      </w:r>
      <w:proofErr w:type="spellEnd"/>
      <w:r w:rsidR="000F4191" w:rsidRPr="004E326D">
        <w:rPr>
          <w:rFonts w:asciiTheme="majorHAnsi" w:hAnsiTheme="majorHAnsi" w:cs="Arial"/>
          <w:i/>
        </w:rPr>
        <w:t xml:space="preserve"> thaliana</w:t>
      </w:r>
      <w:r w:rsidR="000F4191">
        <w:rPr>
          <w:rFonts w:asciiTheme="majorHAnsi" w:hAnsiTheme="majorHAnsi" w:cs="Arial"/>
        </w:rPr>
        <w:t xml:space="preserve"> (Fields et al</w:t>
      </w:r>
      <w:r w:rsidR="007D646F">
        <w:rPr>
          <w:rFonts w:asciiTheme="majorHAnsi" w:hAnsiTheme="majorHAnsi" w:cs="Arial"/>
        </w:rPr>
        <w:t>.,</w:t>
      </w:r>
      <w:r w:rsidR="000F4191">
        <w:rPr>
          <w:rFonts w:asciiTheme="majorHAnsi" w:hAnsiTheme="majorHAnsi" w:cs="Arial"/>
        </w:rPr>
        <w:t xml:space="preserve"> 2022)</w:t>
      </w:r>
      <w:r>
        <w:rPr>
          <w:rFonts w:asciiTheme="majorHAnsi" w:hAnsiTheme="majorHAnsi" w:cs="Arial"/>
        </w:rPr>
        <w:t>.</w:t>
      </w:r>
      <w:r w:rsidR="002B4184">
        <w:rPr>
          <w:rFonts w:asciiTheme="majorHAnsi" w:hAnsiTheme="majorHAnsi" w:cs="Arial"/>
        </w:rPr>
        <w:t xml:space="preserve"> </w:t>
      </w:r>
      <w:r w:rsidR="00231C8E">
        <w:rPr>
          <w:rFonts w:asciiTheme="majorHAnsi" w:hAnsiTheme="majorHAnsi" w:cs="Arial"/>
        </w:rPr>
        <w:t xml:space="preserve">These chimeras are likely produced by non-homologous end joining repair that incorporate segments of </w:t>
      </w:r>
      <w:proofErr w:type="spellStart"/>
      <w:r w:rsidR="00231C8E" w:rsidRPr="004E326D">
        <w:rPr>
          <w:rFonts w:asciiTheme="majorHAnsi" w:hAnsiTheme="majorHAnsi" w:cs="Arial"/>
          <w:i/>
        </w:rPr>
        <w:t>Blattabacterium</w:t>
      </w:r>
      <w:proofErr w:type="spellEnd"/>
      <w:r w:rsidR="00231C8E">
        <w:rPr>
          <w:rFonts w:asciiTheme="majorHAnsi" w:hAnsiTheme="majorHAnsi" w:cs="Arial"/>
        </w:rPr>
        <w:t xml:space="preserve"> DNA that possibly arise following symbiont cell replication or death. </w:t>
      </w:r>
      <w:r>
        <w:rPr>
          <w:rFonts w:asciiTheme="majorHAnsi" w:hAnsiTheme="majorHAnsi" w:cs="Arial"/>
        </w:rPr>
        <w:t xml:space="preserve">Chimeric genes have previously </w:t>
      </w:r>
      <w:r>
        <w:rPr>
          <w:rFonts w:asciiTheme="majorHAnsi" w:hAnsiTheme="majorHAnsi" w:cs="Arial"/>
        </w:rPr>
        <w:lastRenderedPageBreak/>
        <w:t>been described in</w:t>
      </w:r>
      <w:r w:rsidR="001B5CDE">
        <w:rPr>
          <w:rFonts w:asciiTheme="majorHAnsi" w:hAnsiTheme="majorHAnsi" w:cs="Arial"/>
        </w:rPr>
        <w:t xml:space="preserve"> other species, although at a broader scale than the chimeric inserts we have identified in cockroaches</w:t>
      </w:r>
      <w:r w:rsidR="0054566C">
        <w:rPr>
          <w:rFonts w:asciiTheme="majorHAnsi" w:hAnsiTheme="majorHAnsi" w:cs="Arial"/>
        </w:rPr>
        <w:t xml:space="preserve"> (Rogers et al</w:t>
      </w:r>
      <w:r w:rsidR="007D646F">
        <w:rPr>
          <w:rFonts w:asciiTheme="majorHAnsi" w:hAnsiTheme="majorHAnsi" w:cs="Arial"/>
        </w:rPr>
        <w:t>.,</w:t>
      </w:r>
      <w:r w:rsidR="0054566C">
        <w:rPr>
          <w:rFonts w:asciiTheme="majorHAnsi" w:hAnsiTheme="majorHAnsi" w:cs="Arial"/>
        </w:rPr>
        <w:t xml:space="preserve"> 2012)</w:t>
      </w:r>
      <w:r w:rsidR="001B5CDE">
        <w:rPr>
          <w:rFonts w:asciiTheme="majorHAnsi" w:hAnsiTheme="majorHAnsi" w:cs="Arial"/>
        </w:rPr>
        <w:t>. In</w:t>
      </w:r>
      <w:r>
        <w:rPr>
          <w:rFonts w:asciiTheme="majorHAnsi" w:hAnsiTheme="majorHAnsi" w:cs="Arial"/>
        </w:rPr>
        <w:t xml:space="preserve"> </w:t>
      </w:r>
      <w:r w:rsidR="001B5CDE" w:rsidRPr="004D3182">
        <w:rPr>
          <w:rFonts w:asciiTheme="majorHAnsi" w:hAnsiTheme="majorHAnsi" w:cs="Arial"/>
          <w:i/>
        </w:rPr>
        <w:t>Drosophila</w:t>
      </w:r>
      <w:r w:rsidR="001B5CDE">
        <w:rPr>
          <w:rFonts w:asciiTheme="majorHAnsi" w:hAnsiTheme="majorHAnsi" w:cs="Arial"/>
        </w:rPr>
        <w:t>,</w:t>
      </w:r>
      <w:r w:rsidR="001B5CDE">
        <w:rPr>
          <w:rFonts w:asciiTheme="majorHAnsi" w:hAnsiTheme="majorHAnsi" w:cs="Arial"/>
          <w:i/>
        </w:rPr>
        <w:t xml:space="preserve"> </w:t>
      </w:r>
      <w:r w:rsidR="00590A1E">
        <w:rPr>
          <w:rFonts w:asciiTheme="majorHAnsi" w:hAnsiTheme="majorHAnsi" w:cs="Arial"/>
        </w:rPr>
        <w:t>chimeric genes</w:t>
      </w:r>
      <w:r w:rsidR="0087279F">
        <w:rPr>
          <w:rFonts w:asciiTheme="majorHAnsi" w:hAnsiTheme="majorHAnsi" w:cs="Arial"/>
        </w:rPr>
        <w:t xml:space="preserve"> </w:t>
      </w:r>
      <w:r w:rsidR="009B6B2C">
        <w:rPr>
          <w:rFonts w:asciiTheme="majorHAnsi" w:hAnsiTheme="majorHAnsi" w:cs="Arial"/>
        </w:rPr>
        <w:t>resulted</w:t>
      </w:r>
      <w:r w:rsidR="0087279F">
        <w:rPr>
          <w:rFonts w:asciiTheme="majorHAnsi" w:hAnsiTheme="majorHAnsi" w:cs="Arial"/>
        </w:rPr>
        <w:t xml:space="preserve"> </w:t>
      </w:r>
      <w:r w:rsidR="001B5CDE">
        <w:rPr>
          <w:rFonts w:asciiTheme="majorHAnsi" w:hAnsiTheme="majorHAnsi" w:cs="Arial"/>
        </w:rPr>
        <w:t xml:space="preserve">from </w:t>
      </w:r>
      <w:proofErr w:type="spellStart"/>
      <w:r w:rsidR="0087279F">
        <w:rPr>
          <w:rFonts w:asciiTheme="majorHAnsi" w:hAnsiTheme="majorHAnsi" w:cs="Arial"/>
        </w:rPr>
        <w:t>retrotransposition</w:t>
      </w:r>
      <w:proofErr w:type="spellEnd"/>
      <w:r w:rsidR="0087279F">
        <w:rPr>
          <w:rFonts w:asciiTheme="majorHAnsi" w:hAnsiTheme="majorHAnsi" w:cs="Arial"/>
        </w:rPr>
        <w:t xml:space="preserve"> and the combination of exons and introns from </w:t>
      </w:r>
      <w:r w:rsidR="00590A1E">
        <w:rPr>
          <w:rFonts w:asciiTheme="majorHAnsi" w:hAnsiTheme="majorHAnsi" w:cs="Arial"/>
        </w:rPr>
        <w:t xml:space="preserve">two ‘parental’ </w:t>
      </w:r>
      <w:r w:rsidR="0087279F">
        <w:rPr>
          <w:rFonts w:asciiTheme="majorHAnsi" w:hAnsiTheme="majorHAnsi" w:cs="Arial"/>
        </w:rPr>
        <w:t>genes</w:t>
      </w:r>
      <w:r w:rsidR="001B5CDE">
        <w:rPr>
          <w:rFonts w:asciiTheme="majorHAnsi" w:hAnsiTheme="majorHAnsi" w:cs="Arial"/>
        </w:rPr>
        <w:t xml:space="preserve"> (Long and Langley</w:t>
      </w:r>
      <w:r w:rsidR="007D646F">
        <w:rPr>
          <w:rFonts w:asciiTheme="majorHAnsi" w:hAnsiTheme="majorHAnsi" w:cs="Arial"/>
        </w:rPr>
        <w:t>,</w:t>
      </w:r>
      <w:r w:rsidR="001B5CDE">
        <w:rPr>
          <w:rFonts w:asciiTheme="majorHAnsi" w:hAnsiTheme="majorHAnsi" w:cs="Arial"/>
        </w:rPr>
        <w:t xml:space="preserve"> 1993; Rogers et al 2009). The chimeric genes believed to have arisen in the ancestor of eukaryotes (</w:t>
      </w:r>
      <w:proofErr w:type="spellStart"/>
      <w:r w:rsidR="001B5CDE">
        <w:rPr>
          <w:rFonts w:asciiTheme="majorHAnsi" w:hAnsiTheme="majorHAnsi" w:cs="Arial"/>
        </w:rPr>
        <w:t>Méheurst</w:t>
      </w:r>
      <w:proofErr w:type="spellEnd"/>
      <w:r w:rsidR="001B5CDE">
        <w:rPr>
          <w:rFonts w:asciiTheme="majorHAnsi" w:hAnsiTheme="majorHAnsi" w:cs="Arial"/>
        </w:rPr>
        <w:t xml:space="preserve"> et al</w:t>
      </w:r>
      <w:r w:rsidR="007D646F">
        <w:rPr>
          <w:rFonts w:asciiTheme="majorHAnsi" w:hAnsiTheme="majorHAnsi" w:cs="Arial"/>
        </w:rPr>
        <w:t>.,</w:t>
      </w:r>
      <w:r w:rsidR="001B5CDE">
        <w:rPr>
          <w:rFonts w:asciiTheme="majorHAnsi" w:hAnsiTheme="majorHAnsi" w:cs="Arial"/>
        </w:rPr>
        <w:t xml:space="preserve"> 2018) are hypothesised to have come about as a result of intron invasion and combination of domains that allowed novel functions. </w:t>
      </w:r>
    </w:p>
    <w:p w14:paraId="4C7D8469" w14:textId="06A4AC27" w:rsidR="00DA71B2" w:rsidRDefault="00DA71B2" w:rsidP="006850BD">
      <w:pPr>
        <w:jc w:val="both"/>
        <w:rPr>
          <w:rFonts w:asciiTheme="majorHAnsi" w:hAnsiTheme="majorHAnsi" w:cs="Arial"/>
        </w:rPr>
      </w:pPr>
      <w:r w:rsidRPr="004E326D">
        <w:rPr>
          <w:rFonts w:asciiTheme="majorHAnsi" w:hAnsiTheme="majorHAnsi" w:cs="Arial"/>
        </w:rPr>
        <w:t xml:space="preserve">Our findings suggest that </w:t>
      </w:r>
      <w:r w:rsidR="00C65133">
        <w:rPr>
          <w:rFonts w:asciiTheme="majorHAnsi" w:hAnsiTheme="majorHAnsi" w:cs="Arial"/>
        </w:rPr>
        <w:t>horizontal transfer of DNA</w:t>
      </w:r>
      <w:r w:rsidRPr="004E326D">
        <w:rPr>
          <w:rFonts w:asciiTheme="majorHAnsi" w:hAnsiTheme="majorHAnsi" w:cs="Arial"/>
        </w:rPr>
        <w:t xml:space="preserve"> from prokaryote symbionts to eukaryotes may be considerably more pervasive than previously thought. Furthermore, the persistence of numerous inserts over millions of years indicates that they </w:t>
      </w:r>
      <w:r w:rsidR="00541D29">
        <w:rPr>
          <w:rFonts w:asciiTheme="majorHAnsi" w:hAnsiTheme="majorHAnsi" w:cs="Arial"/>
        </w:rPr>
        <w:t xml:space="preserve">may </w:t>
      </w:r>
      <w:r w:rsidRPr="004E326D">
        <w:rPr>
          <w:rFonts w:asciiTheme="majorHAnsi" w:hAnsiTheme="majorHAnsi" w:cs="Arial"/>
        </w:rPr>
        <w:t xml:space="preserve">have assumed functional roles in both genes and intergenic regions, </w:t>
      </w:r>
      <w:r w:rsidR="007A616D">
        <w:rPr>
          <w:rFonts w:asciiTheme="majorHAnsi" w:hAnsiTheme="majorHAnsi" w:cs="Arial"/>
        </w:rPr>
        <w:t xml:space="preserve">are effectively neutral, </w:t>
      </w:r>
      <w:r w:rsidR="00B532A8" w:rsidRPr="00B532A8">
        <w:rPr>
          <w:rFonts w:asciiTheme="majorHAnsi" w:hAnsiTheme="majorHAnsi" w:cs="Arial"/>
        </w:rPr>
        <w:t>or are deleterious yet maintained under relatively weak purifying selection</w:t>
      </w:r>
      <w:r w:rsidRPr="004E326D">
        <w:rPr>
          <w:rFonts w:asciiTheme="majorHAnsi" w:hAnsiTheme="majorHAnsi" w:cs="Arial"/>
        </w:rPr>
        <w:t xml:space="preserve">. Future research on cockroaches and other species harbouring </w:t>
      </w:r>
      <w:r w:rsidR="00C65133">
        <w:rPr>
          <w:rFonts w:asciiTheme="majorHAnsi" w:hAnsiTheme="majorHAnsi" w:cs="Arial"/>
        </w:rPr>
        <w:t>obligate endo</w:t>
      </w:r>
      <w:r w:rsidRPr="004E326D">
        <w:rPr>
          <w:rFonts w:asciiTheme="majorHAnsi" w:hAnsiTheme="majorHAnsi" w:cs="Arial"/>
        </w:rPr>
        <w:t xml:space="preserve">symbiotic prokaryotes will </w:t>
      </w:r>
      <w:r w:rsidR="0054566C">
        <w:rPr>
          <w:rFonts w:asciiTheme="majorHAnsi" w:hAnsiTheme="majorHAnsi" w:cs="Arial"/>
        </w:rPr>
        <w:t>assist with</w:t>
      </w:r>
      <w:r w:rsidRPr="004E326D">
        <w:rPr>
          <w:rFonts w:asciiTheme="majorHAnsi" w:hAnsiTheme="majorHAnsi" w:cs="Arial"/>
        </w:rPr>
        <w:t xml:space="preserve"> uncovering the potential functional </w:t>
      </w:r>
      <w:r w:rsidR="00B532A8">
        <w:rPr>
          <w:rFonts w:asciiTheme="majorHAnsi" w:hAnsiTheme="majorHAnsi" w:cs="Arial"/>
        </w:rPr>
        <w:t>effects</w:t>
      </w:r>
      <w:r w:rsidR="00B532A8" w:rsidRPr="004E326D">
        <w:rPr>
          <w:rFonts w:asciiTheme="majorHAnsi" w:hAnsiTheme="majorHAnsi" w:cs="Arial"/>
        </w:rPr>
        <w:t xml:space="preserve"> </w:t>
      </w:r>
      <w:r w:rsidRPr="004E326D">
        <w:rPr>
          <w:rFonts w:asciiTheme="majorHAnsi" w:hAnsiTheme="majorHAnsi" w:cs="Arial"/>
        </w:rPr>
        <w:t xml:space="preserve">of inserts, providing a more comprehensive understanding of how </w:t>
      </w:r>
      <w:r w:rsidR="00C65133">
        <w:rPr>
          <w:rFonts w:asciiTheme="majorHAnsi" w:hAnsiTheme="majorHAnsi" w:cs="Arial"/>
        </w:rPr>
        <w:t>horizontal transfer</w:t>
      </w:r>
      <w:r w:rsidR="00C65133" w:rsidRPr="004E326D">
        <w:rPr>
          <w:rFonts w:asciiTheme="majorHAnsi" w:hAnsiTheme="majorHAnsi" w:cs="Arial"/>
        </w:rPr>
        <w:t xml:space="preserve"> </w:t>
      </w:r>
      <w:r w:rsidRPr="004E326D">
        <w:rPr>
          <w:rFonts w:asciiTheme="majorHAnsi" w:hAnsiTheme="majorHAnsi" w:cs="Arial"/>
        </w:rPr>
        <w:t>shape</w:t>
      </w:r>
      <w:r w:rsidR="00C65133">
        <w:rPr>
          <w:rFonts w:asciiTheme="majorHAnsi" w:hAnsiTheme="majorHAnsi" w:cs="Arial"/>
        </w:rPr>
        <w:t>s</w:t>
      </w:r>
      <w:r w:rsidRPr="004E326D">
        <w:rPr>
          <w:rFonts w:asciiTheme="majorHAnsi" w:hAnsiTheme="majorHAnsi" w:cs="Arial"/>
        </w:rPr>
        <w:t xml:space="preserve"> genome evolution.</w:t>
      </w:r>
    </w:p>
    <w:p w14:paraId="766D1AE6" w14:textId="52ADD560" w:rsidR="007D646F" w:rsidRDefault="007D646F" w:rsidP="006850BD">
      <w:pPr>
        <w:jc w:val="both"/>
        <w:rPr>
          <w:rFonts w:asciiTheme="majorHAnsi" w:hAnsiTheme="majorHAnsi" w:cs="Arial"/>
        </w:rPr>
      </w:pPr>
    </w:p>
    <w:p w14:paraId="2CE5ADCE" w14:textId="77777777" w:rsidR="007D646F" w:rsidRPr="004E326D" w:rsidRDefault="007D646F" w:rsidP="007D646F">
      <w:pPr>
        <w:jc w:val="both"/>
        <w:rPr>
          <w:rFonts w:asciiTheme="majorHAnsi" w:hAnsiTheme="majorHAnsi"/>
          <w:b/>
          <w:bCs/>
        </w:rPr>
      </w:pPr>
      <w:r w:rsidRPr="004E326D">
        <w:rPr>
          <w:rFonts w:asciiTheme="majorHAnsi" w:hAnsiTheme="majorHAnsi"/>
          <w:b/>
          <w:bCs/>
        </w:rPr>
        <w:t>Acknowledgments</w:t>
      </w:r>
    </w:p>
    <w:p w14:paraId="02498F48" w14:textId="77777777" w:rsidR="007D646F" w:rsidRPr="004E326D" w:rsidRDefault="007D646F" w:rsidP="007D646F">
      <w:pPr>
        <w:jc w:val="both"/>
        <w:rPr>
          <w:rFonts w:asciiTheme="majorHAnsi" w:hAnsiTheme="majorHAnsi"/>
        </w:rPr>
      </w:pPr>
    </w:p>
    <w:p w14:paraId="5B0A6FA8" w14:textId="77777777" w:rsidR="007D646F" w:rsidRPr="004E326D" w:rsidRDefault="007D646F" w:rsidP="007D646F">
      <w:pPr>
        <w:jc w:val="both"/>
        <w:rPr>
          <w:rFonts w:asciiTheme="majorHAnsi" w:hAnsiTheme="majorHAnsi"/>
        </w:rPr>
      </w:pPr>
      <w:r w:rsidRPr="004E326D">
        <w:rPr>
          <w:rFonts w:asciiTheme="majorHAnsi" w:hAnsiTheme="majorHAnsi"/>
        </w:rPr>
        <w:t xml:space="preserve">We thank James Walker, and Bruce Gray for </w:t>
      </w:r>
      <w:r>
        <w:rPr>
          <w:rFonts w:asciiTheme="majorHAnsi" w:hAnsiTheme="majorHAnsi"/>
        </w:rPr>
        <w:t>assistance with</w:t>
      </w:r>
      <w:r w:rsidRPr="004E326D">
        <w:rPr>
          <w:rFonts w:asciiTheme="majorHAnsi" w:hAnsiTheme="majorHAnsi"/>
        </w:rPr>
        <w:t xml:space="preserve"> sample</w:t>
      </w:r>
      <w:r>
        <w:rPr>
          <w:rFonts w:asciiTheme="majorHAnsi" w:hAnsiTheme="majorHAnsi"/>
        </w:rPr>
        <w:t xml:space="preserve"> provision </w:t>
      </w:r>
      <w:r w:rsidRPr="004E326D">
        <w:rPr>
          <w:rFonts w:asciiTheme="majorHAnsi" w:hAnsiTheme="majorHAnsi"/>
        </w:rPr>
        <w:t xml:space="preserve">for genome sequencing, Jack Marsden for technical assistance, Pawsey Supercomputing Research Centre, and Australian </w:t>
      </w:r>
      <w:proofErr w:type="spellStart"/>
      <w:r w:rsidRPr="004E326D">
        <w:rPr>
          <w:rFonts w:asciiTheme="majorHAnsi" w:hAnsiTheme="majorHAnsi"/>
        </w:rPr>
        <w:t>Biocommons</w:t>
      </w:r>
      <w:proofErr w:type="spellEnd"/>
      <w:r w:rsidRPr="004E326D">
        <w:rPr>
          <w:rFonts w:asciiTheme="majorHAnsi" w:hAnsiTheme="majorHAnsi"/>
        </w:rPr>
        <w:t xml:space="preserve"> Leadership Share (</w:t>
      </w:r>
      <w:proofErr w:type="spellStart"/>
      <w:r w:rsidRPr="004E326D">
        <w:rPr>
          <w:rFonts w:asciiTheme="majorHAnsi" w:hAnsiTheme="majorHAnsi"/>
        </w:rPr>
        <w:t>ABLeS</w:t>
      </w:r>
      <w:proofErr w:type="spellEnd"/>
      <w:r w:rsidRPr="004E326D">
        <w:rPr>
          <w:rFonts w:asciiTheme="majorHAnsi" w:hAnsiTheme="majorHAnsi"/>
        </w:rPr>
        <w:t xml:space="preserve">) for providing access to Australia’s National Computational Infrastructure. This study was supported by grants from the Australian Research Council (FT160100463; DP220103265), and The University of Sydney (Partner Collaboration Awards).   </w:t>
      </w:r>
    </w:p>
    <w:p w14:paraId="71DFAC66" w14:textId="77777777" w:rsidR="007D646F" w:rsidRPr="004E326D" w:rsidRDefault="007D646F" w:rsidP="006850BD">
      <w:pPr>
        <w:jc w:val="both"/>
        <w:rPr>
          <w:rFonts w:asciiTheme="majorHAnsi" w:hAnsiTheme="majorHAnsi" w:cs="Arial"/>
        </w:rPr>
      </w:pPr>
    </w:p>
    <w:p w14:paraId="251C60A4" w14:textId="77777777" w:rsidR="008C5DE7" w:rsidRPr="004E326D" w:rsidRDefault="008C5DE7" w:rsidP="006850BD">
      <w:pPr>
        <w:jc w:val="both"/>
        <w:rPr>
          <w:rFonts w:asciiTheme="majorHAnsi" w:hAnsiTheme="majorHAnsi"/>
          <w:i/>
          <w:color w:val="FF0000"/>
        </w:rPr>
      </w:pPr>
    </w:p>
    <w:p w14:paraId="3BA4A7E8" w14:textId="77777777" w:rsidR="0094081E" w:rsidRDefault="0094081E" w:rsidP="006850BD">
      <w:pPr>
        <w:jc w:val="both"/>
        <w:rPr>
          <w:rFonts w:asciiTheme="majorHAnsi" w:hAnsiTheme="majorHAnsi"/>
          <w:b/>
          <w:i/>
        </w:rPr>
        <w:sectPr w:rsidR="0094081E" w:rsidSect="0094081E">
          <w:pgSz w:w="11906" w:h="16838"/>
          <w:pgMar w:top="1440" w:right="1440" w:bottom="1440" w:left="1440" w:header="708" w:footer="708" w:gutter="0"/>
          <w:cols w:space="708"/>
          <w:docGrid w:linePitch="360"/>
        </w:sectPr>
      </w:pPr>
    </w:p>
    <w:p w14:paraId="35813FF0" w14:textId="690DB4DF" w:rsidR="009B390B" w:rsidRPr="008F296B" w:rsidRDefault="009B390B" w:rsidP="006850BD">
      <w:pPr>
        <w:jc w:val="both"/>
        <w:rPr>
          <w:rFonts w:asciiTheme="majorHAnsi" w:hAnsiTheme="majorHAnsi"/>
          <w:b/>
          <w:iCs/>
          <w:sz w:val="32"/>
          <w:szCs w:val="32"/>
        </w:rPr>
      </w:pPr>
      <w:r w:rsidRPr="008F296B">
        <w:rPr>
          <w:rFonts w:asciiTheme="majorHAnsi" w:hAnsiTheme="majorHAnsi"/>
          <w:b/>
          <w:iCs/>
          <w:sz w:val="32"/>
          <w:szCs w:val="32"/>
        </w:rPr>
        <w:lastRenderedPageBreak/>
        <w:t>Figure</w:t>
      </w:r>
      <w:r w:rsidR="002766BE" w:rsidRPr="008F296B">
        <w:rPr>
          <w:rFonts w:asciiTheme="majorHAnsi" w:hAnsiTheme="majorHAnsi"/>
          <w:b/>
          <w:iCs/>
          <w:sz w:val="32"/>
          <w:szCs w:val="32"/>
        </w:rPr>
        <w:t>s</w:t>
      </w:r>
    </w:p>
    <w:p w14:paraId="63B07FC2" w14:textId="239E547F" w:rsidR="002766BE" w:rsidRPr="002766BE" w:rsidRDefault="002766BE" w:rsidP="002766BE">
      <w:pPr>
        <w:jc w:val="both"/>
        <w:rPr>
          <w:rFonts w:asciiTheme="majorHAnsi" w:hAnsiTheme="majorHAnsi"/>
          <w:bCs/>
        </w:rPr>
      </w:pPr>
    </w:p>
    <w:p w14:paraId="1097F9E5" w14:textId="51CDE2A0" w:rsidR="007A16D9" w:rsidRDefault="007A16D9" w:rsidP="008F296B">
      <w:pPr>
        <w:jc w:val="center"/>
        <w:rPr>
          <w:rFonts w:asciiTheme="majorHAnsi" w:hAnsiTheme="majorHAnsi"/>
          <w:b/>
          <w:bCs/>
        </w:rPr>
      </w:pPr>
      <w:r w:rsidRPr="007A16D9">
        <w:rPr>
          <w:rFonts w:asciiTheme="majorHAnsi" w:hAnsiTheme="majorHAnsi"/>
          <w:b/>
          <w:bCs/>
          <w:noProof/>
        </w:rPr>
        <w:drawing>
          <wp:inline distT="0" distB="0" distL="0" distR="0" wp14:anchorId="627BFED2" wp14:editId="223A8A8D">
            <wp:extent cx="8848184" cy="329380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875579" cy="3304005"/>
                    </a:xfrm>
                    <a:prstGeom prst="rect">
                      <a:avLst/>
                    </a:prstGeom>
                  </pic:spPr>
                </pic:pic>
              </a:graphicData>
            </a:graphic>
          </wp:inline>
        </w:drawing>
      </w:r>
    </w:p>
    <w:p w14:paraId="398F853A" w14:textId="5B4CD918" w:rsidR="00E27114" w:rsidRDefault="002766BE" w:rsidP="00966507">
      <w:pPr>
        <w:jc w:val="both"/>
        <w:rPr>
          <w:rFonts w:asciiTheme="majorHAnsi" w:hAnsiTheme="majorHAnsi"/>
        </w:rPr>
      </w:pPr>
      <w:r w:rsidRPr="005A33A3">
        <w:rPr>
          <w:rFonts w:asciiTheme="majorHAnsi" w:hAnsiTheme="majorHAnsi"/>
          <w:b/>
          <w:bCs/>
        </w:rPr>
        <w:t>Figure 1.</w:t>
      </w:r>
      <w:r w:rsidRPr="005A33A3">
        <w:rPr>
          <w:rFonts w:asciiTheme="majorHAnsi" w:hAnsiTheme="majorHAnsi"/>
        </w:rPr>
        <w:t xml:space="preserve"> Cladogram of taxa </w:t>
      </w:r>
      <w:r w:rsidR="00966507" w:rsidRPr="005A33A3">
        <w:rPr>
          <w:rFonts w:asciiTheme="majorHAnsi" w:hAnsiTheme="majorHAnsi"/>
        </w:rPr>
        <w:t>analysed in this study alongside the total number of HGT inserts within each genome, and the number of unique inserts (after excluding inserts likely arising from duplication or transposition) (</w:t>
      </w:r>
      <w:commentRangeStart w:id="174"/>
      <w:r w:rsidR="00966507" w:rsidRPr="005A33A3">
        <w:rPr>
          <w:rFonts w:asciiTheme="majorHAnsi" w:hAnsiTheme="majorHAnsi"/>
        </w:rPr>
        <w:t>A</w:t>
      </w:r>
      <w:commentRangeEnd w:id="174"/>
      <w:r w:rsidR="00966507" w:rsidRPr="005A33A3">
        <w:rPr>
          <w:rStyle w:val="CommentReference"/>
        </w:rPr>
        <w:commentReference w:id="174"/>
      </w:r>
      <w:r w:rsidR="00966507" w:rsidRPr="005A33A3">
        <w:rPr>
          <w:rFonts w:asciiTheme="majorHAnsi" w:hAnsiTheme="majorHAnsi"/>
        </w:rPr>
        <w:t>). A range of insert numbers are listed for species in which multiple genomes were analysed. The tree is not to scale; node ages (Mya) are based on previous studies (Evangelista et al., 2019; Beasley-Hall et al., 2021; Adams et al., 2024). The length distribution of inserts (</w:t>
      </w:r>
      <w:commentRangeStart w:id="175"/>
      <w:r w:rsidR="00966507" w:rsidRPr="005A33A3">
        <w:rPr>
          <w:rFonts w:asciiTheme="majorHAnsi" w:hAnsiTheme="majorHAnsi"/>
        </w:rPr>
        <w:t>B</w:t>
      </w:r>
      <w:commentRangeEnd w:id="175"/>
      <w:r w:rsidR="00966507" w:rsidRPr="005A33A3">
        <w:rPr>
          <w:rStyle w:val="CommentReference"/>
        </w:rPr>
        <w:commentReference w:id="175"/>
      </w:r>
      <w:r w:rsidR="00966507" w:rsidRPr="005A33A3">
        <w:rPr>
          <w:rFonts w:asciiTheme="majorHAnsi" w:hAnsiTheme="majorHAnsi"/>
        </w:rPr>
        <w:t>)</w:t>
      </w:r>
      <w:commentRangeStart w:id="176"/>
      <w:r w:rsidR="00966507" w:rsidRPr="005A33A3">
        <w:rPr>
          <w:rFonts w:asciiTheme="majorHAnsi" w:hAnsiTheme="majorHAnsi"/>
        </w:rPr>
        <w:t>.</w:t>
      </w:r>
      <w:commentRangeEnd w:id="176"/>
      <w:r w:rsidR="00966507" w:rsidRPr="005A33A3">
        <w:rPr>
          <w:rStyle w:val="CommentReference"/>
        </w:rPr>
        <w:commentReference w:id="176"/>
      </w:r>
      <w:r w:rsidR="00966507" w:rsidRPr="005A33A3">
        <w:rPr>
          <w:rFonts w:asciiTheme="majorHAnsi" w:hAnsiTheme="majorHAnsi"/>
        </w:rPr>
        <w:t xml:space="preserve"> Only lengths &gt;50 bp are depicted, as this was the minimum length threshold, and the plot removed insert &gt;1000 bp for clarity (</w:t>
      </w:r>
      <w:r w:rsidRPr="005A33A3">
        <w:rPr>
          <w:rFonts w:asciiTheme="majorHAnsi" w:hAnsiTheme="majorHAnsi"/>
        </w:rPr>
        <w:t>75 of the 41103 markers have been excluded).</w:t>
      </w:r>
      <w:r w:rsidR="00966507" w:rsidRPr="005A33A3">
        <w:rPr>
          <w:rFonts w:asciiTheme="majorHAnsi" w:hAnsiTheme="majorHAnsi"/>
        </w:rPr>
        <w:t xml:space="preserve"> </w:t>
      </w:r>
      <w:r w:rsidR="00966507" w:rsidRPr="008F296B">
        <w:rPr>
          <w:rFonts w:asciiTheme="majorHAnsi" w:hAnsiTheme="majorHAnsi"/>
          <w:color w:val="FF0000"/>
        </w:rPr>
        <w:t xml:space="preserve">C = </w:t>
      </w:r>
      <w:r w:rsidRPr="008F296B">
        <w:rPr>
          <w:rFonts w:asciiTheme="majorHAnsi" w:hAnsiTheme="majorHAnsi"/>
          <w:color w:val="FF0000"/>
        </w:rPr>
        <w:t xml:space="preserve">Placeholder for </w:t>
      </w:r>
      <w:r w:rsidR="00966507" w:rsidRPr="008F296B">
        <w:rPr>
          <w:rFonts w:asciiTheme="majorHAnsi" w:hAnsiTheme="majorHAnsi"/>
          <w:color w:val="FF0000"/>
        </w:rPr>
        <w:t xml:space="preserve">a depiction of the </w:t>
      </w:r>
      <w:proofErr w:type="spellStart"/>
      <w:r w:rsidR="00966507" w:rsidRPr="008F296B">
        <w:rPr>
          <w:rFonts w:asciiTheme="majorHAnsi" w:hAnsiTheme="majorHAnsi"/>
          <w:color w:val="FF0000"/>
        </w:rPr>
        <w:t>Blattabacterium</w:t>
      </w:r>
      <w:proofErr w:type="spellEnd"/>
      <w:r w:rsidR="00966507" w:rsidRPr="008F296B">
        <w:rPr>
          <w:rFonts w:asciiTheme="majorHAnsi" w:hAnsiTheme="majorHAnsi"/>
          <w:color w:val="FF0000"/>
        </w:rPr>
        <w:t xml:space="preserve"> genome, with the </w:t>
      </w:r>
      <w:r w:rsidR="005A33A3" w:rsidRPr="008F296B">
        <w:rPr>
          <w:rFonts w:asciiTheme="majorHAnsi" w:hAnsiTheme="majorHAnsi"/>
          <w:color w:val="FF0000"/>
        </w:rPr>
        <w:t>distribution</w:t>
      </w:r>
      <w:r w:rsidR="00966507" w:rsidRPr="008F296B">
        <w:rPr>
          <w:rFonts w:asciiTheme="majorHAnsi" w:hAnsiTheme="majorHAnsi"/>
          <w:color w:val="FF0000"/>
        </w:rPr>
        <w:t xml:space="preserve"> of where the inserts derive from – hopefully </w:t>
      </w:r>
      <w:r w:rsidRPr="008F296B">
        <w:rPr>
          <w:rFonts w:asciiTheme="majorHAnsi" w:hAnsiTheme="majorHAnsi"/>
          <w:color w:val="FF0000"/>
        </w:rPr>
        <w:t xml:space="preserve">Leo </w:t>
      </w:r>
      <w:r w:rsidR="00966507" w:rsidRPr="008F296B">
        <w:rPr>
          <w:rFonts w:asciiTheme="majorHAnsi" w:hAnsiTheme="majorHAnsi"/>
          <w:color w:val="FF0000"/>
        </w:rPr>
        <w:t>will provide this.</w:t>
      </w:r>
    </w:p>
    <w:p w14:paraId="2C448229" w14:textId="0C1C4203" w:rsidR="001A1549" w:rsidRDefault="001A1549" w:rsidP="002766BE">
      <w:pPr>
        <w:jc w:val="both"/>
        <w:rPr>
          <w:rFonts w:asciiTheme="majorHAnsi" w:hAnsiTheme="majorHAnsi"/>
        </w:rPr>
      </w:pPr>
    </w:p>
    <w:p w14:paraId="331D3792" w14:textId="0F95D60D" w:rsidR="007A16D9" w:rsidRDefault="005A33A3" w:rsidP="008F296B">
      <w:pPr>
        <w:jc w:val="center"/>
        <w:rPr>
          <w:rFonts w:asciiTheme="majorHAnsi" w:hAnsiTheme="majorHAnsi"/>
        </w:rPr>
      </w:pPr>
      <w:r w:rsidRPr="005A33A3">
        <w:rPr>
          <w:rFonts w:asciiTheme="majorHAnsi" w:hAnsiTheme="majorHAnsi"/>
          <w:noProof/>
        </w:rPr>
        <w:lastRenderedPageBreak/>
        <w:drawing>
          <wp:inline distT="0" distB="0" distL="0" distR="0" wp14:anchorId="02417151" wp14:editId="4159F722">
            <wp:extent cx="8660153" cy="3097161"/>
            <wp:effectExtent l="0" t="0" r="127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676755" cy="3103099"/>
                    </a:xfrm>
                    <a:prstGeom prst="rect">
                      <a:avLst/>
                    </a:prstGeom>
                  </pic:spPr>
                </pic:pic>
              </a:graphicData>
            </a:graphic>
          </wp:inline>
        </w:drawing>
      </w:r>
    </w:p>
    <w:p w14:paraId="61775293" w14:textId="374A4C19" w:rsidR="003A3998" w:rsidRDefault="001A1549" w:rsidP="008F296B">
      <w:pPr>
        <w:jc w:val="both"/>
        <w:rPr>
          <w:rFonts w:asciiTheme="majorHAnsi" w:hAnsiTheme="majorHAnsi"/>
        </w:rPr>
      </w:pPr>
      <w:r w:rsidRPr="003A3998">
        <w:rPr>
          <w:rFonts w:asciiTheme="majorHAnsi" w:hAnsiTheme="majorHAnsi"/>
          <w:b/>
          <w:bCs/>
        </w:rPr>
        <w:t xml:space="preserve">Figure </w:t>
      </w:r>
      <w:commentRangeStart w:id="177"/>
      <w:r w:rsidRPr="003A3998">
        <w:rPr>
          <w:rFonts w:asciiTheme="majorHAnsi" w:hAnsiTheme="majorHAnsi"/>
          <w:b/>
          <w:bCs/>
        </w:rPr>
        <w:t>2</w:t>
      </w:r>
      <w:commentRangeEnd w:id="177"/>
      <w:r w:rsidR="00AA6291" w:rsidRPr="003A3998">
        <w:rPr>
          <w:rStyle w:val="CommentReference"/>
        </w:rPr>
        <w:commentReference w:id="177"/>
      </w:r>
      <w:r w:rsidRPr="003A3998">
        <w:rPr>
          <w:rFonts w:asciiTheme="majorHAnsi" w:hAnsiTheme="majorHAnsi"/>
          <w:b/>
          <w:bCs/>
        </w:rPr>
        <w:t xml:space="preserve">. </w:t>
      </w:r>
      <w:r w:rsidR="003A3998" w:rsidRPr="003A3998">
        <w:rPr>
          <w:rFonts w:asciiTheme="majorHAnsi" w:hAnsiTheme="majorHAnsi"/>
        </w:rPr>
        <w:t xml:space="preserve">Example of identifying potentially ancestral inserts by comparing the </w:t>
      </w:r>
      <w:r w:rsidR="003A3998">
        <w:rPr>
          <w:rFonts w:asciiTheme="majorHAnsi" w:hAnsiTheme="majorHAnsi"/>
        </w:rPr>
        <w:t xml:space="preserve">top </w:t>
      </w:r>
      <w:r w:rsidR="003A3998" w:rsidRPr="003A3998">
        <w:rPr>
          <w:rFonts w:asciiTheme="majorHAnsi" w:hAnsiTheme="majorHAnsi"/>
        </w:rPr>
        <w:t xml:space="preserve">BLAST hit (percent sequence identity) of an insert against a </w:t>
      </w:r>
      <w:proofErr w:type="spellStart"/>
      <w:r w:rsidR="003A3998" w:rsidRPr="003A3998">
        <w:rPr>
          <w:rFonts w:asciiTheme="majorHAnsi" w:hAnsiTheme="majorHAnsi"/>
          <w:i/>
          <w:iCs/>
        </w:rPr>
        <w:t>Blattabacterium</w:t>
      </w:r>
      <w:proofErr w:type="spellEnd"/>
      <w:r w:rsidR="003A3998" w:rsidRPr="003A3998">
        <w:rPr>
          <w:rFonts w:asciiTheme="majorHAnsi" w:hAnsiTheme="majorHAnsi"/>
        </w:rPr>
        <w:t xml:space="preserve"> database with </w:t>
      </w:r>
      <w:r w:rsidR="003A3998">
        <w:rPr>
          <w:rFonts w:asciiTheme="majorHAnsi" w:hAnsiTheme="majorHAnsi"/>
        </w:rPr>
        <w:t>the top hit</w:t>
      </w:r>
      <w:r w:rsidR="003A3998" w:rsidRPr="003A3998">
        <w:rPr>
          <w:rFonts w:asciiTheme="majorHAnsi" w:hAnsiTheme="majorHAnsi"/>
        </w:rPr>
        <w:t xml:space="preserve"> against a database of all other inserts (i.e. [BLAST % identity to </w:t>
      </w:r>
      <w:proofErr w:type="spellStart"/>
      <w:r w:rsidR="003A3998" w:rsidRPr="003A3998">
        <w:rPr>
          <w:rFonts w:asciiTheme="majorHAnsi" w:hAnsiTheme="majorHAnsi"/>
          <w:i/>
          <w:iCs/>
        </w:rPr>
        <w:t>Blattabacterium</w:t>
      </w:r>
      <w:proofErr w:type="spellEnd"/>
      <w:r w:rsidR="003A3998">
        <w:rPr>
          <w:rFonts w:asciiTheme="majorHAnsi" w:hAnsiTheme="majorHAnsi"/>
        </w:rPr>
        <w:t xml:space="preserve"> database</w:t>
      </w:r>
      <w:r w:rsidR="003A3998" w:rsidRPr="003A3998">
        <w:rPr>
          <w:rFonts w:asciiTheme="majorHAnsi" w:hAnsiTheme="majorHAnsi"/>
        </w:rPr>
        <w:t>] minus [BLAST % identity to the insert database]) (</w:t>
      </w:r>
      <w:commentRangeStart w:id="178"/>
      <w:r w:rsidR="003A3998" w:rsidRPr="003A3998">
        <w:rPr>
          <w:rFonts w:asciiTheme="majorHAnsi" w:hAnsiTheme="majorHAnsi"/>
        </w:rPr>
        <w:t>A</w:t>
      </w:r>
      <w:commentRangeEnd w:id="178"/>
      <w:r w:rsidR="003A3998">
        <w:rPr>
          <w:rStyle w:val="CommentReference"/>
        </w:rPr>
        <w:commentReference w:id="178"/>
      </w:r>
      <w:r w:rsidR="003A3998" w:rsidRPr="003A3998">
        <w:rPr>
          <w:rFonts w:asciiTheme="majorHAnsi" w:hAnsiTheme="majorHAnsi"/>
        </w:rPr>
        <w:t xml:space="preserve">). This example shows inserts from </w:t>
      </w:r>
      <w:proofErr w:type="spellStart"/>
      <w:r w:rsidR="003A3998" w:rsidRPr="003A3998">
        <w:rPr>
          <w:rFonts w:asciiTheme="majorHAnsi" w:hAnsiTheme="majorHAnsi"/>
          <w:i/>
          <w:iCs/>
        </w:rPr>
        <w:t>Panesthia</w:t>
      </w:r>
      <w:proofErr w:type="spellEnd"/>
      <w:r w:rsidR="003A3998" w:rsidRPr="003A3998">
        <w:rPr>
          <w:rFonts w:asciiTheme="majorHAnsi" w:hAnsiTheme="majorHAnsi"/>
          <w:i/>
          <w:iCs/>
        </w:rPr>
        <w:t xml:space="preserve"> </w:t>
      </w:r>
      <w:proofErr w:type="spellStart"/>
      <w:r w:rsidR="003A3998" w:rsidRPr="003A3998">
        <w:rPr>
          <w:rFonts w:asciiTheme="majorHAnsi" w:hAnsiTheme="majorHAnsi"/>
          <w:i/>
          <w:iCs/>
        </w:rPr>
        <w:t>tryoni</w:t>
      </w:r>
      <w:proofErr w:type="spellEnd"/>
      <w:r w:rsidR="003A3998" w:rsidRPr="003A3998">
        <w:rPr>
          <w:rFonts w:asciiTheme="majorHAnsi" w:hAnsiTheme="majorHAnsi"/>
          <w:i/>
          <w:iCs/>
        </w:rPr>
        <w:t xml:space="preserve"> </w:t>
      </w:r>
      <w:proofErr w:type="spellStart"/>
      <w:r w:rsidR="003A3998" w:rsidRPr="003A3998">
        <w:rPr>
          <w:rFonts w:asciiTheme="majorHAnsi" w:hAnsiTheme="majorHAnsi"/>
          <w:i/>
          <w:iCs/>
        </w:rPr>
        <w:t>tryoni</w:t>
      </w:r>
      <w:proofErr w:type="spellEnd"/>
      <w:r w:rsidR="003A3998" w:rsidRPr="003A3998">
        <w:rPr>
          <w:rFonts w:asciiTheme="majorHAnsi" w:hAnsiTheme="majorHAnsi"/>
        </w:rPr>
        <w:t xml:space="preserve"> (Eungella). (</w:t>
      </w:r>
      <w:commentRangeStart w:id="179"/>
      <w:r w:rsidR="003A3998" w:rsidRPr="003A3998">
        <w:rPr>
          <w:rFonts w:asciiTheme="majorHAnsi" w:hAnsiTheme="majorHAnsi"/>
        </w:rPr>
        <w:t>B</w:t>
      </w:r>
      <w:commentRangeEnd w:id="179"/>
      <w:r w:rsidR="003A3998">
        <w:rPr>
          <w:rStyle w:val="CommentReference"/>
        </w:rPr>
        <w:commentReference w:id="179"/>
      </w:r>
      <w:r w:rsidR="003A3998" w:rsidRPr="003A3998">
        <w:rPr>
          <w:rFonts w:asciiTheme="majorHAnsi" w:hAnsiTheme="majorHAnsi"/>
        </w:rPr>
        <w:t xml:space="preserve">) Example of how </w:t>
      </w:r>
      <w:r w:rsidR="003A3998">
        <w:rPr>
          <w:rFonts w:asciiTheme="majorHAnsi" w:hAnsiTheme="majorHAnsi"/>
        </w:rPr>
        <w:t xml:space="preserve">single putative ancestral insert </w:t>
      </w:r>
      <w:r w:rsidR="003A3998" w:rsidRPr="003A3998">
        <w:rPr>
          <w:rFonts w:asciiTheme="majorHAnsi" w:hAnsiTheme="majorHAnsi"/>
        </w:rPr>
        <w:t xml:space="preserve">identified in (A) was </w:t>
      </w:r>
      <w:r w:rsidR="003A3998">
        <w:rPr>
          <w:rFonts w:asciiTheme="majorHAnsi" w:hAnsiTheme="majorHAnsi"/>
        </w:rPr>
        <w:t xml:space="preserve">subsequently </w:t>
      </w:r>
      <w:r w:rsidR="003A3998" w:rsidRPr="003A3998">
        <w:rPr>
          <w:rFonts w:asciiTheme="majorHAnsi" w:hAnsiTheme="majorHAnsi"/>
        </w:rPr>
        <w:t xml:space="preserve">evaluated by examining the homology of </w:t>
      </w:r>
      <w:r w:rsidR="003A3998">
        <w:rPr>
          <w:rFonts w:asciiTheme="majorHAnsi" w:hAnsiTheme="majorHAnsi"/>
        </w:rPr>
        <w:t>its</w:t>
      </w:r>
      <w:r w:rsidR="003A3998" w:rsidRPr="003A3998">
        <w:rPr>
          <w:rFonts w:asciiTheme="majorHAnsi" w:hAnsiTheme="majorHAnsi"/>
        </w:rPr>
        <w:t xml:space="preserve"> flanking regions. The right panel shows the homology of each insert (green bar) and its 5 kb flanking regions (blue bars) across the species in which the insert was identified, as indicated by the phylogenetic tree on the left</w:t>
      </w:r>
      <w:r w:rsidR="003A3998">
        <w:rPr>
          <w:rFonts w:asciiTheme="majorHAnsi" w:hAnsiTheme="majorHAnsi"/>
        </w:rPr>
        <w:t xml:space="preserve"> (</w:t>
      </w:r>
      <w:proofErr w:type="spellStart"/>
      <w:r w:rsidR="003A3998" w:rsidRPr="003A3998">
        <w:rPr>
          <w:rFonts w:asciiTheme="majorHAnsi" w:hAnsiTheme="majorHAnsi"/>
        </w:rPr>
        <w:t>pecies</w:t>
      </w:r>
      <w:proofErr w:type="spellEnd"/>
      <w:r w:rsidR="003A3998" w:rsidRPr="003A3998">
        <w:rPr>
          <w:rFonts w:asciiTheme="majorHAnsi" w:hAnsiTheme="majorHAnsi"/>
        </w:rPr>
        <w:t xml:space="preserve"> lacking the insertion are shown with dashed lines</w:t>
      </w:r>
      <w:r w:rsidR="003A3998">
        <w:rPr>
          <w:rFonts w:asciiTheme="majorHAnsi" w:hAnsiTheme="majorHAnsi"/>
        </w:rPr>
        <w:t xml:space="preserve">). </w:t>
      </w:r>
      <w:r w:rsidR="003A3998" w:rsidRPr="003A3998">
        <w:rPr>
          <w:rFonts w:asciiTheme="majorHAnsi" w:hAnsiTheme="majorHAnsi"/>
        </w:rPr>
        <w:t xml:space="preserve">The red arrow </w:t>
      </w:r>
      <w:proofErr w:type="gramStart"/>
      <w:r w:rsidR="003A3998" w:rsidRPr="003A3998">
        <w:rPr>
          <w:rFonts w:asciiTheme="majorHAnsi" w:hAnsiTheme="majorHAnsi"/>
        </w:rPr>
        <w:t>indicate</w:t>
      </w:r>
      <w:proofErr w:type="gramEnd"/>
      <w:r w:rsidR="003A3998" w:rsidRPr="003A3998">
        <w:rPr>
          <w:rFonts w:asciiTheme="majorHAnsi" w:hAnsiTheme="majorHAnsi"/>
        </w:rPr>
        <w:t xml:space="preserve"> the inferred timing of this example HGT insertion.</w:t>
      </w:r>
    </w:p>
    <w:p w14:paraId="72750344" w14:textId="77777777" w:rsidR="003A3998" w:rsidRDefault="003A3998" w:rsidP="003A3998">
      <w:pPr>
        <w:rPr>
          <w:rFonts w:asciiTheme="majorHAnsi" w:hAnsiTheme="majorHAnsi"/>
        </w:rPr>
      </w:pPr>
    </w:p>
    <w:p w14:paraId="1C9CC36A" w14:textId="77777777" w:rsidR="00AA6291" w:rsidRPr="00AA6291" w:rsidRDefault="00AA6291" w:rsidP="00AA6291">
      <w:pPr>
        <w:rPr>
          <w:rFonts w:asciiTheme="majorHAnsi" w:hAnsiTheme="majorHAnsi"/>
          <w:b/>
          <w:bCs/>
        </w:rPr>
      </w:pPr>
    </w:p>
    <w:p w14:paraId="58876E0E" w14:textId="77777777" w:rsidR="00AA6291" w:rsidRDefault="00AA6291" w:rsidP="002766BE">
      <w:pPr>
        <w:jc w:val="both"/>
        <w:rPr>
          <w:rFonts w:asciiTheme="majorHAnsi" w:hAnsiTheme="majorHAnsi"/>
          <w:b/>
          <w:bCs/>
          <w:highlight w:val="yellow"/>
        </w:rPr>
      </w:pPr>
    </w:p>
    <w:p w14:paraId="3FC21A19" w14:textId="440DEBF9" w:rsidR="00022199" w:rsidRDefault="00022199" w:rsidP="006850BD">
      <w:pPr>
        <w:jc w:val="both"/>
        <w:rPr>
          <w:rFonts w:asciiTheme="majorHAnsi" w:hAnsiTheme="majorHAnsi"/>
        </w:rPr>
      </w:pPr>
    </w:p>
    <w:p w14:paraId="718A71A9" w14:textId="77777777" w:rsidR="0094081E" w:rsidRDefault="0094081E" w:rsidP="006850BD">
      <w:pPr>
        <w:jc w:val="both"/>
        <w:rPr>
          <w:rFonts w:asciiTheme="majorHAnsi" w:hAnsiTheme="majorHAnsi"/>
        </w:rPr>
        <w:sectPr w:rsidR="0094081E" w:rsidSect="0094081E">
          <w:pgSz w:w="16838" w:h="11906" w:orient="landscape"/>
          <w:pgMar w:top="1440" w:right="1440" w:bottom="1440" w:left="1440" w:header="708" w:footer="708" w:gutter="0"/>
          <w:cols w:space="708"/>
          <w:docGrid w:linePitch="360"/>
        </w:sectPr>
      </w:pPr>
    </w:p>
    <w:p w14:paraId="6522888B" w14:textId="08BA6391" w:rsidR="0094081E" w:rsidRDefault="0094081E" w:rsidP="006850BD">
      <w:pPr>
        <w:jc w:val="both"/>
        <w:rPr>
          <w:rFonts w:asciiTheme="majorHAnsi" w:hAnsiTheme="majorHAnsi"/>
        </w:rPr>
      </w:pPr>
    </w:p>
    <w:p w14:paraId="02AAB5FF" w14:textId="5BA75DD0" w:rsidR="00E27114" w:rsidRPr="004E326D" w:rsidRDefault="008436D3" w:rsidP="006850BD">
      <w:pPr>
        <w:jc w:val="both"/>
        <w:rPr>
          <w:rFonts w:asciiTheme="majorHAnsi" w:hAnsiTheme="majorHAnsi"/>
          <w:bCs/>
          <w:i/>
        </w:rPr>
      </w:pPr>
      <w:r w:rsidRPr="004E326D">
        <w:rPr>
          <w:rFonts w:asciiTheme="majorHAnsi" w:hAnsiTheme="majorHAnsi"/>
          <w:b/>
        </w:rPr>
        <w:t>R</w:t>
      </w:r>
      <w:r w:rsidR="00F0084F" w:rsidRPr="004E326D">
        <w:rPr>
          <w:rFonts w:asciiTheme="majorHAnsi" w:hAnsiTheme="majorHAnsi"/>
          <w:b/>
        </w:rPr>
        <w:t>eferences</w:t>
      </w:r>
    </w:p>
    <w:p w14:paraId="2F5C9C72" w14:textId="7619241A" w:rsidR="00432113" w:rsidRDefault="00432113" w:rsidP="006850BD">
      <w:pPr>
        <w:pStyle w:val="ListParagraph"/>
        <w:numPr>
          <w:ilvl w:val="0"/>
          <w:numId w:val="4"/>
        </w:numPr>
        <w:jc w:val="both"/>
        <w:rPr>
          <w:rFonts w:asciiTheme="majorHAnsi" w:hAnsiTheme="majorHAnsi"/>
        </w:rPr>
      </w:pPr>
      <w:r w:rsidRPr="00CD1941">
        <w:rPr>
          <w:rFonts w:asciiTheme="majorHAnsi" w:hAnsiTheme="majorHAnsi"/>
          <w:lang w:val="it-IT"/>
        </w:rPr>
        <w:t xml:space="preserve">Sacchi, L., Grigolo, A., Mazzini, M., Bigliardi, E., </w:t>
      </w:r>
      <w:proofErr w:type="spellStart"/>
      <w:r w:rsidRPr="00CD1941">
        <w:rPr>
          <w:rFonts w:asciiTheme="majorHAnsi" w:hAnsiTheme="majorHAnsi"/>
          <w:lang w:val="it-IT"/>
        </w:rPr>
        <w:t>Baccetti</w:t>
      </w:r>
      <w:proofErr w:type="spellEnd"/>
      <w:r w:rsidRPr="00CD1941">
        <w:rPr>
          <w:rFonts w:asciiTheme="majorHAnsi" w:hAnsiTheme="majorHAnsi"/>
          <w:lang w:val="it-IT"/>
        </w:rPr>
        <w:t xml:space="preserve">, B., &amp; Laudani, U. (1988). </w:t>
      </w:r>
      <w:r w:rsidRPr="00432113">
        <w:rPr>
          <w:rFonts w:asciiTheme="majorHAnsi" w:hAnsiTheme="majorHAnsi"/>
        </w:rPr>
        <w:t>Symbionts in the oocytes of Blattella germanica (</w:t>
      </w:r>
      <w:proofErr w:type="gramStart"/>
      <w:r w:rsidRPr="00432113">
        <w:rPr>
          <w:rFonts w:asciiTheme="majorHAnsi" w:hAnsiTheme="majorHAnsi"/>
        </w:rPr>
        <w:t>L.)(</w:t>
      </w:r>
      <w:proofErr w:type="spellStart"/>
      <w:proofErr w:type="gramEnd"/>
      <w:r w:rsidRPr="00432113">
        <w:rPr>
          <w:rFonts w:asciiTheme="majorHAnsi" w:hAnsiTheme="majorHAnsi"/>
        </w:rPr>
        <w:t>Dictyoptera</w:t>
      </w:r>
      <w:proofErr w:type="spellEnd"/>
      <w:r w:rsidRPr="00432113">
        <w:rPr>
          <w:rFonts w:asciiTheme="majorHAnsi" w:hAnsiTheme="majorHAnsi"/>
        </w:rPr>
        <w:t xml:space="preserve">: </w:t>
      </w:r>
      <w:proofErr w:type="spellStart"/>
      <w:r w:rsidRPr="00432113">
        <w:rPr>
          <w:rFonts w:asciiTheme="majorHAnsi" w:hAnsiTheme="majorHAnsi"/>
        </w:rPr>
        <w:t>Blattellidae</w:t>
      </w:r>
      <w:proofErr w:type="spellEnd"/>
      <w:r w:rsidRPr="00432113">
        <w:rPr>
          <w:rFonts w:asciiTheme="majorHAnsi" w:hAnsiTheme="majorHAnsi"/>
        </w:rPr>
        <w:t>): Their mode of transmission. International Journal of Insect Morphology and Embryology, 17(6), 437-446.</w:t>
      </w:r>
    </w:p>
    <w:p w14:paraId="0BC8B983" w14:textId="685F696E" w:rsidR="00460F19" w:rsidRPr="004E326D" w:rsidRDefault="00A60CE5" w:rsidP="006850BD">
      <w:pPr>
        <w:pStyle w:val="ListParagraph"/>
        <w:numPr>
          <w:ilvl w:val="0"/>
          <w:numId w:val="4"/>
        </w:numPr>
        <w:jc w:val="both"/>
        <w:rPr>
          <w:rFonts w:asciiTheme="majorHAnsi" w:hAnsiTheme="majorHAnsi"/>
        </w:rPr>
      </w:pPr>
      <w:r w:rsidRPr="004E326D">
        <w:rPr>
          <w:rFonts w:asciiTheme="majorHAnsi" w:hAnsiTheme="majorHAnsi"/>
        </w:rPr>
        <w:t>Keeling, P. J. (2024). Horizontal gene transfer in eukaryotes: aligning theory with data. Nature Reviews Genetics, 1-15.</w:t>
      </w:r>
      <w:r w:rsidRPr="004E326D">
        <w:rPr>
          <w:rFonts w:asciiTheme="majorHAnsi" w:hAnsiTheme="majorHAnsi"/>
        </w:rPr>
        <w:br/>
      </w:r>
      <w:hyperlink r:id="rId12" w:history="1">
        <w:r w:rsidR="00460F19" w:rsidRPr="004E326D">
          <w:rPr>
            <w:rStyle w:val="Hyperlink"/>
            <w:rFonts w:asciiTheme="majorHAnsi" w:hAnsiTheme="majorHAnsi"/>
          </w:rPr>
          <w:t>https://www.nature.com/articles/s41576-023-00688-5</w:t>
        </w:r>
      </w:hyperlink>
    </w:p>
    <w:p w14:paraId="0B031090" w14:textId="1C32D22D" w:rsidR="00BE6571" w:rsidRPr="004E326D" w:rsidRDefault="00BE6571" w:rsidP="006850BD">
      <w:pPr>
        <w:pStyle w:val="ListParagraph"/>
        <w:numPr>
          <w:ilvl w:val="0"/>
          <w:numId w:val="4"/>
        </w:numPr>
        <w:jc w:val="both"/>
        <w:rPr>
          <w:rFonts w:asciiTheme="majorHAnsi" w:hAnsiTheme="majorHAnsi"/>
        </w:rPr>
      </w:pPr>
      <w:r w:rsidRPr="004E326D">
        <w:rPr>
          <w:rFonts w:asciiTheme="majorHAnsi" w:hAnsiTheme="majorHAnsi"/>
        </w:rPr>
        <w:t xml:space="preserve">Villa, T. G., &amp; Viñas (2019). </w:t>
      </w:r>
      <w:r w:rsidRPr="004E326D">
        <w:rPr>
          <w:rFonts w:asciiTheme="majorHAnsi" w:hAnsiTheme="majorHAnsi"/>
          <w:i/>
        </w:rPr>
        <w:t>Horizontal gene transfer: Breaking borders between living Kingdoms</w:t>
      </w:r>
      <w:r w:rsidRPr="004E326D">
        <w:rPr>
          <w:rFonts w:asciiTheme="majorHAnsi" w:hAnsiTheme="majorHAnsi"/>
        </w:rPr>
        <w:t>. Springer Nature Switzerland.</w:t>
      </w:r>
    </w:p>
    <w:p w14:paraId="257E6573" w14:textId="6CF3E541"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rPr>
        <w:t>Husnik, F., &amp; McCutcheon, J. P. (2018). Functional horizontal gene transfer from bacteria to eukaryotes. Nature Reviews Microbiology, 16(2), 67-79.</w:t>
      </w:r>
      <w:r w:rsidRPr="004E326D">
        <w:rPr>
          <w:rFonts w:asciiTheme="majorHAnsi" w:hAnsiTheme="majorHAnsi"/>
        </w:rPr>
        <w:br/>
        <w:t>https://www.nature.com/articles/nrmicro.2017.137</w:t>
      </w:r>
    </w:p>
    <w:p w14:paraId="422442D1" w14:textId="5925A214"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lang w:val="fi-FI"/>
        </w:rPr>
        <w:t xml:space="preserve">Van Etten, J., &amp; </w:t>
      </w:r>
      <w:proofErr w:type="spellStart"/>
      <w:r w:rsidRPr="004E326D">
        <w:rPr>
          <w:rFonts w:asciiTheme="majorHAnsi" w:hAnsiTheme="majorHAnsi"/>
          <w:lang w:val="fi-FI"/>
        </w:rPr>
        <w:t>Bhattacharya</w:t>
      </w:r>
      <w:proofErr w:type="spellEnd"/>
      <w:r w:rsidRPr="004E326D">
        <w:rPr>
          <w:rFonts w:asciiTheme="majorHAnsi" w:hAnsiTheme="majorHAnsi"/>
          <w:lang w:val="fi-FI"/>
        </w:rPr>
        <w:t xml:space="preserve">, D. (2020). </w:t>
      </w:r>
      <w:r w:rsidRPr="004E326D">
        <w:rPr>
          <w:rFonts w:asciiTheme="majorHAnsi" w:hAnsiTheme="majorHAnsi"/>
        </w:rPr>
        <w:t>Horizontal gene transfer in eukaryotes: not if, but how much? Trends in Genetics, 36(12), 915-925.</w:t>
      </w:r>
      <w:r w:rsidRPr="004E326D">
        <w:rPr>
          <w:rFonts w:asciiTheme="majorHAnsi" w:hAnsiTheme="majorHAnsi"/>
        </w:rPr>
        <w:br/>
        <w:t>https://www.cell.com/trends/genetics/fulltext/S0168-9525(20)30206-7</w:t>
      </w:r>
    </w:p>
    <w:p w14:paraId="7B7F82D2" w14:textId="263333F6" w:rsidR="00E27114" w:rsidRPr="004E326D" w:rsidRDefault="00BB17CA"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Li, Y.,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Z.,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C., Shi, Z., Pang, L., Chen, C., ... </w:t>
      </w:r>
      <w:r w:rsidRPr="004E326D">
        <w:rPr>
          <w:rFonts w:asciiTheme="majorHAnsi" w:hAnsiTheme="majorHAnsi"/>
        </w:rPr>
        <w:t>&amp; Shen, X. X. (2022). HGT is widespread in insects and contributes to male courtship in lepidopterans. Cell, 185(16), 2975-2987.</w:t>
      </w:r>
      <w:r w:rsidRPr="004E326D">
        <w:rPr>
          <w:rFonts w:asciiTheme="majorHAnsi" w:hAnsiTheme="majorHAnsi"/>
        </w:rPr>
        <w:br/>
      </w:r>
      <w:hyperlink r:id="rId13" w:history="1">
        <w:r w:rsidR="0002478F" w:rsidRPr="004E326D">
          <w:rPr>
            <w:rStyle w:val="Hyperlink"/>
            <w:rFonts w:asciiTheme="majorHAnsi" w:hAnsiTheme="majorHAnsi"/>
          </w:rPr>
          <w:t>https://www.cell.com/cell/fulltext/S0092-8674(22)00719-X?uuid=uuid%3A8a7db853-0c92-46b6-9b95-a976f270ab78</w:t>
        </w:r>
      </w:hyperlink>
    </w:p>
    <w:p w14:paraId="11CC525D" w14:textId="5E40F54F" w:rsidR="0002478F" w:rsidRPr="004E326D" w:rsidRDefault="0002478F"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Lo, N., Bandi, C., Watanabe, H., </w:t>
      </w:r>
      <w:proofErr w:type="spellStart"/>
      <w:r w:rsidRPr="004E326D">
        <w:rPr>
          <w:rFonts w:asciiTheme="majorHAnsi" w:hAnsiTheme="majorHAnsi"/>
          <w:lang w:val="it-IT"/>
        </w:rPr>
        <w:t>Nalepa</w:t>
      </w:r>
      <w:proofErr w:type="spellEnd"/>
      <w:r w:rsidRPr="004E326D">
        <w:rPr>
          <w:rFonts w:asciiTheme="majorHAnsi" w:hAnsiTheme="majorHAnsi"/>
          <w:lang w:val="it-IT"/>
        </w:rPr>
        <w:t xml:space="preserve">, C., &amp; Beninati, T. (2003). </w:t>
      </w:r>
      <w:r w:rsidRPr="004E326D">
        <w:rPr>
          <w:rFonts w:asciiTheme="majorHAnsi" w:hAnsiTheme="majorHAnsi"/>
        </w:rPr>
        <w:t xml:space="preserve">Evidence for </w:t>
      </w:r>
      <w:proofErr w:type="spellStart"/>
      <w:r w:rsidRPr="004E326D">
        <w:rPr>
          <w:rFonts w:asciiTheme="majorHAnsi" w:hAnsiTheme="majorHAnsi"/>
        </w:rPr>
        <w:t>cocladogenesis</w:t>
      </w:r>
      <w:proofErr w:type="spellEnd"/>
      <w:r w:rsidRPr="004E326D">
        <w:rPr>
          <w:rFonts w:asciiTheme="majorHAnsi" w:hAnsiTheme="majorHAnsi"/>
        </w:rPr>
        <w:t xml:space="preserve"> between diverse dictyopteran lineages and their intracellular endosymbionts. Molecular Biology and Evolution, 20(6), 907-913.</w:t>
      </w:r>
      <w:r w:rsidRPr="004E326D">
        <w:rPr>
          <w:rFonts w:asciiTheme="majorHAnsi" w:hAnsiTheme="majorHAnsi"/>
        </w:rPr>
        <w:br/>
      </w:r>
      <w:hyperlink r:id="rId14" w:history="1">
        <w:r w:rsidR="00066F13" w:rsidRPr="004E326D">
          <w:rPr>
            <w:rStyle w:val="Hyperlink"/>
            <w:rFonts w:asciiTheme="majorHAnsi" w:hAnsiTheme="majorHAnsi"/>
          </w:rPr>
          <w:t>https://academic.oup.com/mbe/article/20/6/907/982692?login=true</w:t>
        </w:r>
      </w:hyperlink>
    </w:p>
    <w:p w14:paraId="5EEDDC3A" w14:textId="28942DA1" w:rsidR="00066F13" w:rsidRPr="004E326D" w:rsidRDefault="00066F13" w:rsidP="006850BD">
      <w:pPr>
        <w:pStyle w:val="ListParagraph"/>
        <w:numPr>
          <w:ilvl w:val="0"/>
          <w:numId w:val="4"/>
        </w:numPr>
        <w:jc w:val="both"/>
        <w:rPr>
          <w:rFonts w:asciiTheme="majorHAnsi" w:hAnsiTheme="majorHAnsi"/>
        </w:rPr>
      </w:pPr>
      <w:r w:rsidRPr="004E326D">
        <w:rPr>
          <w:rFonts w:asciiTheme="majorHAnsi" w:hAnsiTheme="majorHAnsi"/>
        </w:rPr>
        <w:t>Ewart, K. M., Ho, S. Y., Chowdhury, A. A., Jaya, F. R., Kinjo, Y., Bennett, J., ... &amp; Lo, N. (2024). Pervasive relaxed selection in termite genomes. Proceedings of the Royal Society B, 291(2023), 20232439.</w:t>
      </w:r>
      <w:r w:rsidRPr="004E326D">
        <w:rPr>
          <w:rFonts w:asciiTheme="majorHAnsi" w:hAnsiTheme="majorHAnsi"/>
        </w:rPr>
        <w:br/>
        <w:t>https://royalsocietypublishing.org/doi/full/10.1098/rspb.2023.2439</w:t>
      </w:r>
    </w:p>
    <w:p w14:paraId="352E5663" w14:textId="35DE1B7E" w:rsidR="0002478F" w:rsidRPr="004E326D" w:rsidRDefault="00C66DC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it-IT"/>
        </w:rPr>
        <w:t>Sabree</w:t>
      </w:r>
      <w:proofErr w:type="spellEnd"/>
      <w:r w:rsidRPr="004E326D">
        <w:rPr>
          <w:rFonts w:asciiTheme="majorHAnsi" w:hAnsiTheme="majorHAnsi"/>
          <w:lang w:val="it-IT"/>
        </w:rPr>
        <w:t xml:space="preserve">, Z. L., </w:t>
      </w:r>
      <w:proofErr w:type="spellStart"/>
      <w:r w:rsidRPr="004E326D">
        <w:rPr>
          <w:rFonts w:asciiTheme="majorHAnsi" w:hAnsiTheme="majorHAnsi"/>
          <w:lang w:val="it-IT"/>
        </w:rPr>
        <w:t>Kambhampati</w:t>
      </w:r>
      <w:proofErr w:type="spellEnd"/>
      <w:r w:rsidRPr="004E326D">
        <w:rPr>
          <w:rFonts w:asciiTheme="majorHAnsi" w:hAnsiTheme="majorHAnsi"/>
          <w:lang w:val="it-IT"/>
        </w:rPr>
        <w:t xml:space="preserve">, S., &amp; Moran, N. A. (2009). </w:t>
      </w:r>
      <w:r w:rsidRPr="004E326D">
        <w:rPr>
          <w:rFonts w:asciiTheme="majorHAnsi" w:hAnsiTheme="majorHAnsi"/>
        </w:rPr>
        <w:t xml:space="preserve">Nitrogen recycling and nutritional provisioning by </w:t>
      </w:r>
      <w:proofErr w:type="spellStart"/>
      <w:r w:rsidRPr="004E326D">
        <w:rPr>
          <w:rFonts w:asciiTheme="majorHAnsi" w:hAnsiTheme="majorHAnsi"/>
        </w:rPr>
        <w:t>Blattabacterium</w:t>
      </w:r>
      <w:proofErr w:type="spellEnd"/>
      <w:r w:rsidRPr="004E326D">
        <w:rPr>
          <w:rFonts w:asciiTheme="majorHAnsi" w:hAnsiTheme="majorHAnsi"/>
        </w:rPr>
        <w:t>, the cockroach endosymbiont. Proceedings of the National Academy of Sciences, 106(46), 19521-19526.</w:t>
      </w:r>
      <w:r w:rsidRPr="004E326D">
        <w:rPr>
          <w:rFonts w:asciiTheme="majorHAnsi" w:hAnsiTheme="majorHAnsi"/>
        </w:rPr>
        <w:br/>
      </w:r>
      <w:hyperlink r:id="rId15" w:history="1">
        <w:r w:rsidR="002A3E15" w:rsidRPr="004E326D">
          <w:rPr>
            <w:rStyle w:val="Hyperlink"/>
            <w:rFonts w:asciiTheme="majorHAnsi" w:hAnsiTheme="majorHAnsi"/>
          </w:rPr>
          <w:t>https://www.pnas.org/doi/abs/10.1073/pnas.0907504106</w:t>
        </w:r>
      </w:hyperlink>
    </w:p>
    <w:p w14:paraId="2105ADEC" w14:textId="122B6EBB"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fi-FI"/>
        </w:rPr>
        <w:t>Pamilo</w:t>
      </w:r>
      <w:proofErr w:type="spellEnd"/>
      <w:r w:rsidRPr="004E326D">
        <w:rPr>
          <w:rFonts w:asciiTheme="majorHAnsi" w:hAnsiTheme="majorHAnsi"/>
          <w:lang w:val="fi-FI"/>
        </w:rPr>
        <w:t xml:space="preserve">, P., Viljakainen, L., &amp; Vihavainen, A. (2007). </w:t>
      </w:r>
      <w:r w:rsidRPr="004E326D">
        <w:rPr>
          <w:rFonts w:asciiTheme="majorHAnsi" w:hAnsiTheme="majorHAnsi"/>
        </w:rPr>
        <w:t>Exceptionally high density of NUMTs in the honeybee genome. Molecular biology and evolution, 24(6), 1340-1346.</w:t>
      </w:r>
      <w:r w:rsidRPr="004E326D">
        <w:rPr>
          <w:rFonts w:asciiTheme="majorHAnsi" w:hAnsiTheme="majorHAnsi"/>
        </w:rPr>
        <w:br/>
      </w:r>
      <w:hyperlink r:id="rId16" w:history="1">
        <w:r w:rsidRPr="004E326D">
          <w:rPr>
            <w:rStyle w:val="Hyperlink"/>
            <w:rFonts w:asciiTheme="majorHAnsi" w:hAnsiTheme="majorHAnsi"/>
          </w:rPr>
          <w:t>https://academic.oup.com/mbe/article/24/6/1340/987283?login=true</w:t>
        </w:r>
      </w:hyperlink>
    </w:p>
    <w:p w14:paraId="327A5970" w14:textId="1103179C"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rPr>
        <w:t>Uvizl</w:t>
      </w:r>
      <w:proofErr w:type="spellEnd"/>
      <w:r w:rsidRPr="004E326D">
        <w:rPr>
          <w:rFonts w:asciiTheme="majorHAnsi" w:hAnsiTheme="majorHAnsi"/>
        </w:rPr>
        <w:t xml:space="preserve">, M., </w:t>
      </w:r>
      <w:proofErr w:type="spellStart"/>
      <w:r w:rsidRPr="004E326D">
        <w:rPr>
          <w:rFonts w:asciiTheme="majorHAnsi" w:hAnsiTheme="majorHAnsi"/>
        </w:rPr>
        <w:t>Puechmaille</w:t>
      </w:r>
      <w:proofErr w:type="spellEnd"/>
      <w:r w:rsidRPr="004E326D">
        <w:rPr>
          <w:rFonts w:asciiTheme="majorHAnsi" w:hAnsiTheme="majorHAnsi"/>
        </w:rPr>
        <w:t xml:space="preserve">, S. J., Power, S., Pippel, M., Carthy, S., </w:t>
      </w:r>
      <w:proofErr w:type="spellStart"/>
      <w:r w:rsidRPr="004E326D">
        <w:rPr>
          <w:rFonts w:asciiTheme="majorHAnsi" w:hAnsiTheme="majorHAnsi"/>
        </w:rPr>
        <w:t>Haerty</w:t>
      </w:r>
      <w:proofErr w:type="spellEnd"/>
      <w:r w:rsidRPr="004E326D">
        <w:rPr>
          <w:rFonts w:asciiTheme="majorHAnsi" w:hAnsiTheme="majorHAnsi"/>
        </w:rPr>
        <w:t xml:space="preserve">, W., ... &amp; Huang, Z. (2024). Comparative genome </w:t>
      </w:r>
      <w:proofErr w:type="spellStart"/>
      <w:r w:rsidRPr="004E326D">
        <w:rPr>
          <w:rFonts w:asciiTheme="majorHAnsi" w:hAnsiTheme="majorHAnsi"/>
        </w:rPr>
        <w:t>microsynteny</w:t>
      </w:r>
      <w:proofErr w:type="spellEnd"/>
      <w:r w:rsidRPr="004E326D">
        <w:rPr>
          <w:rFonts w:asciiTheme="majorHAnsi" w:hAnsiTheme="majorHAnsi"/>
        </w:rPr>
        <w:t xml:space="preserve"> illuminates the fast evolution of nuclear mitochondrial segments (NUMTs) in mammals. Molecular biology and evolution, 41(1), msad278.</w:t>
      </w:r>
      <w:r w:rsidRPr="004E326D">
        <w:rPr>
          <w:rFonts w:asciiTheme="majorHAnsi" w:hAnsiTheme="majorHAnsi"/>
        </w:rPr>
        <w:br/>
      </w:r>
      <w:hyperlink r:id="rId17" w:history="1">
        <w:r w:rsidRPr="004E326D">
          <w:rPr>
            <w:rStyle w:val="Hyperlink"/>
            <w:rFonts w:asciiTheme="majorHAnsi" w:hAnsiTheme="majorHAnsi"/>
          </w:rPr>
          <w:t>https://academic.oup.com/mbe/article/41/1/msad278/7485626?login=true</w:t>
        </w:r>
      </w:hyperlink>
    </w:p>
    <w:p w14:paraId="21E47EA9" w14:textId="418DDD16" w:rsidR="00147604" w:rsidRPr="004E326D" w:rsidRDefault="00147604" w:rsidP="006850BD">
      <w:pPr>
        <w:pStyle w:val="ListParagraph"/>
        <w:numPr>
          <w:ilvl w:val="0"/>
          <w:numId w:val="4"/>
        </w:numPr>
        <w:jc w:val="both"/>
        <w:rPr>
          <w:rFonts w:asciiTheme="majorHAnsi" w:hAnsiTheme="majorHAnsi"/>
        </w:rPr>
      </w:pPr>
      <w:r w:rsidRPr="004E326D">
        <w:rPr>
          <w:rFonts w:asciiTheme="majorHAnsi" w:hAnsiTheme="majorHAnsi"/>
        </w:rPr>
        <w:t xml:space="preserve">Bourguignon, T., Tang, Q., Ho, S. Y., Juna, F., Wang, Z., Arab, D. A., ... &amp; Lo, N. (2018). Transoceanic dispersal and plate tectonics shaped global cockroach distributions: evidence from mitochondrial </w:t>
      </w:r>
      <w:proofErr w:type="spellStart"/>
      <w:r w:rsidRPr="004E326D">
        <w:rPr>
          <w:rFonts w:asciiTheme="majorHAnsi" w:hAnsiTheme="majorHAnsi"/>
        </w:rPr>
        <w:t>phylogenomics</w:t>
      </w:r>
      <w:proofErr w:type="spellEnd"/>
      <w:r w:rsidRPr="004E326D">
        <w:rPr>
          <w:rFonts w:asciiTheme="majorHAnsi" w:hAnsiTheme="majorHAnsi"/>
        </w:rPr>
        <w:t>. Molecular biology and evolution, 35(4), 970-983.</w:t>
      </w:r>
    </w:p>
    <w:p w14:paraId="755AF389" w14:textId="3A6A6A35" w:rsidR="00487099" w:rsidRDefault="00487099" w:rsidP="006850BD">
      <w:pPr>
        <w:pStyle w:val="ListParagraph"/>
        <w:numPr>
          <w:ilvl w:val="0"/>
          <w:numId w:val="4"/>
        </w:numPr>
        <w:jc w:val="both"/>
        <w:rPr>
          <w:rFonts w:asciiTheme="majorHAnsi" w:hAnsiTheme="majorHAnsi"/>
        </w:rPr>
      </w:pPr>
      <w:r w:rsidRPr="004E326D">
        <w:rPr>
          <w:rFonts w:asciiTheme="majorHAnsi" w:hAnsiTheme="majorHAnsi"/>
        </w:rPr>
        <w:t xml:space="preserve">Evangelista, D. A., Wipfler, B., </w:t>
      </w:r>
      <w:proofErr w:type="spellStart"/>
      <w:r w:rsidRPr="004E326D">
        <w:rPr>
          <w:rFonts w:asciiTheme="majorHAnsi" w:hAnsiTheme="majorHAnsi"/>
        </w:rPr>
        <w:t>Béthoux</w:t>
      </w:r>
      <w:proofErr w:type="spellEnd"/>
      <w:r w:rsidRPr="004E326D">
        <w:rPr>
          <w:rFonts w:asciiTheme="majorHAnsi" w:hAnsiTheme="majorHAnsi"/>
        </w:rPr>
        <w:t xml:space="preserve">, O., Donath, A., Fujita, M., Kohli, M. K., ... &amp; Simon, S. (2019). An integrative phylogenomic approach illuminates the evolutionary history of </w:t>
      </w:r>
      <w:r w:rsidRPr="004E326D">
        <w:rPr>
          <w:rFonts w:asciiTheme="majorHAnsi" w:hAnsiTheme="majorHAnsi"/>
        </w:rPr>
        <w:lastRenderedPageBreak/>
        <w:t>cockroaches and termites (Blattodea). Proceedings of the Royal Society B, 286(1895), 20182076.</w:t>
      </w:r>
    </w:p>
    <w:p w14:paraId="176F63B2" w14:textId="6179B015"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Simion, P., Narayan, J., </w:t>
      </w:r>
      <w:proofErr w:type="spellStart"/>
      <w:r w:rsidRPr="007D646F">
        <w:rPr>
          <w:rFonts w:asciiTheme="majorHAnsi" w:hAnsiTheme="majorHAnsi"/>
        </w:rPr>
        <w:t>Houtain</w:t>
      </w:r>
      <w:proofErr w:type="spellEnd"/>
      <w:r w:rsidRPr="007D646F">
        <w:rPr>
          <w:rFonts w:asciiTheme="majorHAnsi" w:hAnsiTheme="majorHAnsi"/>
        </w:rPr>
        <w:t xml:space="preserve">, A., </w:t>
      </w:r>
      <w:proofErr w:type="spellStart"/>
      <w:r w:rsidRPr="007D646F">
        <w:rPr>
          <w:rFonts w:asciiTheme="majorHAnsi" w:hAnsiTheme="majorHAnsi"/>
        </w:rPr>
        <w:t>Derzelle</w:t>
      </w:r>
      <w:proofErr w:type="spellEnd"/>
      <w:r w:rsidRPr="007D646F">
        <w:rPr>
          <w:rFonts w:asciiTheme="majorHAnsi" w:hAnsiTheme="majorHAnsi"/>
        </w:rPr>
        <w:t xml:space="preserve">, A., Baudry, L., Nicolas, E., ... &amp; Van </w:t>
      </w:r>
      <w:proofErr w:type="spellStart"/>
      <w:r w:rsidRPr="007D646F">
        <w:rPr>
          <w:rFonts w:asciiTheme="majorHAnsi" w:hAnsiTheme="majorHAnsi"/>
        </w:rPr>
        <w:t>Doninck</w:t>
      </w:r>
      <w:proofErr w:type="spellEnd"/>
      <w:r w:rsidRPr="007D646F">
        <w:rPr>
          <w:rFonts w:asciiTheme="majorHAnsi" w:hAnsiTheme="majorHAnsi"/>
        </w:rPr>
        <w:t xml:space="preserve">, K. (2021). Chromosome-level genome assembly reveals homologous chromosomes and recombination in asexual rotifer </w:t>
      </w:r>
      <w:proofErr w:type="spellStart"/>
      <w:r w:rsidRPr="007D646F">
        <w:rPr>
          <w:rFonts w:asciiTheme="majorHAnsi" w:hAnsiTheme="majorHAnsi"/>
        </w:rPr>
        <w:t>Adineta</w:t>
      </w:r>
      <w:proofErr w:type="spellEnd"/>
      <w:r w:rsidRPr="007D646F">
        <w:rPr>
          <w:rFonts w:asciiTheme="majorHAnsi" w:hAnsiTheme="majorHAnsi"/>
        </w:rPr>
        <w:t xml:space="preserve"> </w:t>
      </w:r>
      <w:proofErr w:type="spellStart"/>
      <w:r w:rsidRPr="007D646F">
        <w:rPr>
          <w:rFonts w:asciiTheme="majorHAnsi" w:hAnsiTheme="majorHAnsi"/>
        </w:rPr>
        <w:t>vaga</w:t>
      </w:r>
      <w:proofErr w:type="spellEnd"/>
      <w:r w:rsidRPr="007D646F">
        <w:rPr>
          <w:rFonts w:asciiTheme="majorHAnsi" w:hAnsiTheme="majorHAnsi"/>
        </w:rPr>
        <w:t>. Science Advances, 7(41), eabg4216.</w:t>
      </w:r>
    </w:p>
    <w:p w14:paraId="50DB29DC" w14:textId="6DF3FA46"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Liu, C., </w:t>
      </w:r>
      <w:proofErr w:type="spellStart"/>
      <w:r w:rsidRPr="007D646F">
        <w:rPr>
          <w:rFonts w:asciiTheme="majorHAnsi" w:hAnsiTheme="majorHAnsi"/>
        </w:rPr>
        <w:t>Hellemans</w:t>
      </w:r>
      <w:proofErr w:type="spellEnd"/>
      <w:r w:rsidRPr="007D646F">
        <w:rPr>
          <w:rFonts w:asciiTheme="majorHAnsi" w:hAnsiTheme="majorHAnsi"/>
        </w:rPr>
        <w:t xml:space="preserve">, S., Kinjo, Y., Mikhailova, A. A., Aumont, C., Weng, Y. M., ... &amp; Bourguignon, T. (2025). Horizontal gene transfers are widespread across termite genomes but do not confer metabolic innovations. </w:t>
      </w:r>
      <w:proofErr w:type="spellStart"/>
      <w:r w:rsidRPr="007D646F">
        <w:rPr>
          <w:rFonts w:asciiTheme="majorHAnsi" w:hAnsiTheme="majorHAnsi"/>
        </w:rPr>
        <w:t>bioRxiv</w:t>
      </w:r>
      <w:proofErr w:type="spellEnd"/>
      <w:r w:rsidRPr="007D646F">
        <w:rPr>
          <w:rFonts w:asciiTheme="majorHAnsi" w:hAnsiTheme="majorHAnsi"/>
        </w:rPr>
        <w:t>, 2025-03.</w:t>
      </w:r>
    </w:p>
    <w:p w14:paraId="2AAE2BAC" w14:textId="51F24FAA"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Noda, T., Mizutani, M., </w:t>
      </w:r>
      <w:proofErr w:type="spellStart"/>
      <w:r w:rsidRPr="007D646F">
        <w:rPr>
          <w:rFonts w:asciiTheme="majorHAnsi" w:hAnsiTheme="majorHAnsi"/>
        </w:rPr>
        <w:t>Harumoto</w:t>
      </w:r>
      <w:proofErr w:type="spellEnd"/>
      <w:r w:rsidRPr="007D646F">
        <w:rPr>
          <w:rFonts w:asciiTheme="majorHAnsi" w:hAnsiTheme="majorHAnsi"/>
        </w:rPr>
        <w:t xml:space="preserve">, T., </w:t>
      </w:r>
      <w:proofErr w:type="spellStart"/>
      <w:r w:rsidRPr="007D646F">
        <w:rPr>
          <w:rFonts w:asciiTheme="majorHAnsi" w:hAnsiTheme="majorHAnsi"/>
        </w:rPr>
        <w:t>Katsuno</w:t>
      </w:r>
      <w:proofErr w:type="spellEnd"/>
      <w:r w:rsidRPr="007D646F">
        <w:rPr>
          <w:rFonts w:asciiTheme="majorHAnsi" w:hAnsiTheme="majorHAnsi"/>
        </w:rPr>
        <w:t xml:space="preserve">, T., Koga, R., &amp; </w:t>
      </w:r>
      <w:proofErr w:type="spellStart"/>
      <w:r w:rsidRPr="007D646F">
        <w:rPr>
          <w:rFonts w:asciiTheme="majorHAnsi" w:hAnsiTheme="majorHAnsi"/>
        </w:rPr>
        <w:t>Fukatsu</w:t>
      </w:r>
      <w:proofErr w:type="spellEnd"/>
      <w:r w:rsidRPr="007D646F">
        <w:rPr>
          <w:rFonts w:asciiTheme="majorHAnsi" w:hAnsiTheme="majorHAnsi"/>
        </w:rPr>
        <w:t>, T. (2024). Frequent and asymmetric cell division in endosymbiotic bacteria of cockroaches. Applied and Environmental Microbiology, 90(10), e01466-24.</w:t>
      </w:r>
    </w:p>
    <w:p w14:paraId="619119A0" w14:textId="3B971E8B"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Fields, P. D., Waneka, G., Naish, M., Schatz, M. C., Henderson, I. R., &amp; Sloan, D. B. (2022). Complete sequence of a 641-kb insertion of mitochondrial DNA in the Arabidopsis thaliana nuclear genome. Genome Biology and Evolution, 14(5), evac059.</w:t>
      </w:r>
    </w:p>
    <w:p w14:paraId="559E5FD8" w14:textId="1B340662"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Rogers, R. L., &amp; Hartl, D. L. (2012). Chimeric genes as a source of rapid evolution in Drosophila melanogaster. Molecular Biology and Evolution, 29(2), 517-529.</w:t>
      </w:r>
    </w:p>
    <w:p w14:paraId="367CE0F1" w14:textId="195ABCE1"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Long, M., &amp; Langley, C. H. (1993). Natural selection and the origin of </w:t>
      </w:r>
      <w:proofErr w:type="spellStart"/>
      <w:r w:rsidRPr="007D646F">
        <w:rPr>
          <w:rFonts w:asciiTheme="majorHAnsi" w:hAnsiTheme="majorHAnsi"/>
        </w:rPr>
        <w:t>jingwei</w:t>
      </w:r>
      <w:proofErr w:type="spellEnd"/>
      <w:r w:rsidRPr="007D646F">
        <w:rPr>
          <w:rFonts w:asciiTheme="majorHAnsi" w:hAnsiTheme="majorHAnsi"/>
        </w:rPr>
        <w:t>, a chimeric processed functional gene in Drosophila. Science, 260(5104), 91-95.</w:t>
      </w:r>
    </w:p>
    <w:p w14:paraId="1F794C7F" w14:textId="6FCE54FD" w:rsidR="007D646F" w:rsidRPr="004E326D" w:rsidRDefault="007D646F" w:rsidP="007D646F">
      <w:pPr>
        <w:pStyle w:val="ListParagraph"/>
        <w:numPr>
          <w:ilvl w:val="0"/>
          <w:numId w:val="4"/>
        </w:numPr>
        <w:jc w:val="both"/>
        <w:rPr>
          <w:rFonts w:asciiTheme="majorHAnsi" w:hAnsiTheme="majorHAnsi"/>
        </w:rPr>
      </w:pPr>
      <w:r w:rsidRPr="007D646F">
        <w:rPr>
          <w:rFonts w:asciiTheme="majorHAnsi" w:hAnsiTheme="majorHAnsi"/>
          <w:lang w:val="nb-NO"/>
        </w:rPr>
        <w:t xml:space="preserve">Rogers, R. L., Bedford, T., &amp; </w:t>
      </w:r>
      <w:proofErr w:type="spellStart"/>
      <w:r w:rsidRPr="007D646F">
        <w:rPr>
          <w:rFonts w:asciiTheme="majorHAnsi" w:hAnsiTheme="majorHAnsi"/>
          <w:lang w:val="nb-NO"/>
        </w:rPr>
        <w:t>Hartl</w:t>
      </w:r>
      <w:proofErr w:type="spellEnd"/>
      <w:r w:rsidRPr="007D646F">
        <w:rPr>
          <w:rFonts w:asciiTheme="majorHAnsi" w:hAnsiTheme="majorHAnsi"/>
          <w:lang w:val="nb-NO"/>
        </w:rPr>
        <w:t xml:space="preserve">, D. L. (2009). </w:t>
      </w:r>
      <w:r w:rsidRPr="007D646F">
        <w:rPr>
          <w:rFonts w:asciiTheme="majorHAnsi" w:hAnsiTheme="majorHAnsi"/>
        </w:rPr>
        <w:t>Formation and longevity of chimeric and duplicate genes in Drosophila melanogaster. Genetics, 181(1), 313-322.</w:t>
      </w:r>
    </w:p>
    <w:p w14:paraId="0A6F7404" w14:textId="490CC11B" w:rsidR="007F53C0" w:rsidRDefault="007F53C0" w:rsidP="006850BD">
      <w:pPr>
        <w:jc w:val="both"/>
        <w:rPr>
          <w:rFonts w:asciiTheme="majorHAnsi" w:hAnsiTheme="majorHAnsi"/>
        </w:rPr>
      </w:pPr>
    </w:p>
    <w:p w14:paraId="0958F996" w14:textId="77777777" w:rsidR="007D646F" w:rsidRPr="004E326D" w:rsidRDefault="007D646F" w:rsidP="006850BD">
      <w:pPr>
        <w:jc w:val="both"/>
        <w:rPr>
          <w:rFonts w:asciiTheme="majorHAnsi" w:hAnsiTheme="majorHAnsi"/>
        </w:rPr>
      </w:pPr>
    </w:p>
    <w:sectPr w:rsidR="007D646F" w:rsidRPr="004E326D" w:rsidSect="0094081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xim Warwick Dus Adams" w:date="2025-10-30T11:26:00Z" w:initials="MA">
    <w:p w14:paraId="248094B8" w14:textId="77777777" w:rsidR="005E4293" w:rsidRDefault="005E4293" w:rsidP="005E4293">
      <w:r>
        <w:rPr>
          <w:rStyle w:val="CommentReference"/>
        </w:rPr>
        <w:annotationRef/>
      </w:r>
      <w:r>
        <w:rPr>
          <w:sz w:val="20"/>
          <w:szCs w:val="20"/>
        </w:rPr>
        <w:t>Or perhaps "Thousands of endosymbiont DNA transfer events within cockroach genomes"</w:t>
      </w:r>
    </w:p>
  </w:comment>
  <w:comment w:id="1" w:author="Microsoft Office User" w:date="2025-10-27T21:15:00Z" w:initials="MOU">
    <w:p w14:paraId="0804FAE7" w14:textId="72079F1C" w:rsidR="00F043AA" w:rsidRDefault="00F043AA">
      <w:pPr>
        <w:pStyle w:val="CommentText"/>
      </w:pPr>
      <w:r>
        <w:rPr>
          <w:rStyle w:val="CommentReference"/>
        </w:rPr>
        <w:annotationRef/>
      </w:r>
      <w:r w:rsidR="00655124">
        <w:t>Currently 245 words</w:t>
      </w:r>
    </w:p>
  </w:comment>
  <w:comment w:id="2" w:author="Maxim Warwick Dus Adams" w:date="2025-10-30T14:08:00Z" w:initials="MA">
    <w:p w14:paraId="42B0E2F1" w14:textId="77777777" w:rsidR="00E14A6B" w:rsidRDefault="00E14A6B" w:rsidP="00E14A6B">
      <w:r>
        <w:rPr>
          <w:rStyle w:val="CommentReference"/>
        </w:rPr>
        <w:annotationRef/>
      </w:r>
      <w:r>
        <w:rPr>
          <w:sz w:val="20"/>
          <w:szCs w:val="20"/>
        </w:rPr>
        <w:t>It reads really well!</w:t>
      </w:r>
    </w:p>
  </w:comment>
  <w:comment w:id="9" w:author="Microsoft Office User" w:date="2025-10-27T21:06:00Z" w:initials="MOU">
    <w:p w14:paraId="004DD2FA" w14:textId="2A094A4A" w:rsidR="00F043AA" w:rsidRDefault="00F043AA">
      <w:pPr>
        <w:pStyle w:val="CommentText"/>
      </w:pPr>
      <w:r>
        <w:rPr>
          <w:rStyle w:val="CommentReference"/>
        </w:rPr>
        <w:annotationRef/>
      </w:r>
      <w:r w:rsidR="002766BE">
        <w:t>This is b</w:t>
      </w:r>
      <w:r>
        <w:t xml:space="preserve">ased on the node age of all </w:t>
      </w:r>
      <w:r w:rsidRPr="00F043AA">
        <w:t>panesthiine and geoscapheine</w:t>
      </w:r>
      <w:r>
        <w:t xml:space="preserve">. Though there may be some homologous B. germanica, P. americana or even some termite inserts that would increase this dramatically. </w:t>
      </w:r>
      <w:r w:rsidR="002766BE">
        <w:t>I don’t believe they passed a manual audit (i.e. checking their synteny), but I believe this is getting double checked (by Zhuzhi?)</w:t>
      </w:r>
    </w:p>
  </w:comment>
  <w:comment w:id="22" w:author="Microsoft Office User" w:date="2025-10-17T10:44:00Z" w:initials="MOU">
    <w:p w14:paraId="006DF2A8" w14:textId="77777777" w:rsidR="00CF144A" w:rsidRDefault="00CF144A">
      <w:pPr>
        <w:pStyle w:val="CommentText"/>
      </w:pPr>
      <w:r>
        <w:rPr>
          <w:rStyle w:val="CommentReference"/>
        </w:rPr>
        <w:annotationRef/>
      </w:r>
      <w:r>
        <w:t>Zhuzhi to update</w:t>
      </w:r>
      <w:r w:rsidR="008F296B">
        <w:t>.</w:t>
      </w:r>
    </w:p>
    <w:p w14:paraId="408757E6" w14:textId="4A324BBC" w:rsidR="008F296B" w:rsidRDefault="008F296B">
      <w:pPr>
        <w:pStyle w:val="CommentText"/>
      </w:pPr>
      <w:r>
        <w:t xml:space="preserve">It would also be nice to display the example of this in the supp data. If you have an alignment, where the insert sits within the long reads, can you please screenshot it. </w:t>
      </w:r>
    </w:p>
  </w:comment>
  <w:comment w:id="27" w:author="Microsoft Office User" w:date="2025-10-17T10:44:00Z" w:initials="MOU">
    <w:p w14:paraId="3A502656" w14:textId="2D489D8C" w:rsidR="00C432F7" w:rsidRDefault="00C432F7">
      <w:pPr>
        <w:pStyle w:val="CommentText"/>
      </w:pPr>
      <w:r>
        <w:rPr>
          <w:rStyle w:val="CommentReference"/>
        </w:rPr>
        <w:annotationRef/>
      </w:r>
      <w:r>
        <w:t>Do we have these data somewhere? Do we have mosdepth results from the original bam files?</w:t>
      </w:r>
    </w:p>
  </w:comment>
  <w:comment w:id="34" w:author="Microsoft Office User" w:date="2025-10-29T19:33:00Z" w:initials="MOU">
    <w:p w14:paraId="304822B6" w14:textId="7A541845" w:rsidR="008F296B" w:rsidRDefault="008F296B">
      <w:pPr>
        <w:pStyle w:val="CommentText"/>
      </w:pPr>
      <w:r>
        <w:rPr>
          <w:rStyle w:val="CommentReference"/>
        </w:rPr>
        <w:annotationRef/>
      </w:r>
      <w:r>
        <w:t>If Leo gets back about this figure</w:t>
      </w:r>
    </w:p>
  </w:comment>
  <w:comment w:id="35" w:author="Microsoft Office User" w:date="2025-09-19T12:07:00Z" w:initials="MOU">
    <w:p w14:paraId="760C4F60" w14:textId="2C24B487" w:rsidR="007B3179" w:rsidRDefault="007B3179">
      <w:pPr>
        <w:pStyle w:val="CommentText"/>
      </w:pPr>
      <w:r>
        <w:rPr>
          <w:rStyle w:val="CommentReference"/>
        </w:rPr>
        <w:annotationRef/>
      </w:r>
      <w:r>
        <w:t>Leo to confirm and possible add a p-value.</w:t>
      </w:r>
    </w:p>
  </w:comment>
  <w:comment w:id="37" w:author="Kyle Ewart" w:date="2025-10-28T16:13:00Z" w:initials="KE">
    <w:p w14:paraId="25509415" w14:textId="17F6AD90" w:rsidR="00385FDE" w:rsidRDefault="00385FDE">
      <w:pPr>
        <w:pStyle w:val="CommentText"/>
      </w:pPr>
      <w:r>
        <w:rPr>
          <w:rStyle w:val="CommentReference"/>
        </w:rPr>
        <w:annotationRef/>
      </w:r>
      <w:r>
        <w:t>Maxim – do you have these numbers/tables?</w:t>
      </w:r>
    </w:p>
  </w:comment>
  <w:comment w:id="39" w:author="Maxim Warwick Dus Adams" w:date="2025-10-31T14:35:00Z" w:initials="MA">
    <w:p w14:paraId="07A3508E" w14:textId="77777777" w:rsidR="00074A9E" w:rsidRDefault="00074A9E" w:rsidP="00074A9E">
      <w:r>
        <w:rPr>
          <w:rStyle w:val="CommentReference"/>
        </w:rPr>
        <w:annotationRef/>
      </w:r>
      <w:r>
        <w:rPr>
          <w:sz w:val="20"/>
          <w:szCs w:val="20"/>
        </w:rPr>
        <w:t>This excludes the termites because their results aren't reliable here</w:t>
      </w:r>
    </w:p>
  </w:comment>
  <w:comment w:id="55" w:author="Microsoft Office User" w:date="2025-09-19T12:10:00Z" w:initials="MOU">
    <w:p w14:paraId="1A49E158" w14:textId="4B2407E1" w:rsidR="007B3179" w:rsidRDefault="007B3179">
      <w:pPr>
        <w:pStyle w:val="CommentText"/>
        <w:rPr>
          <w:noProof/>
        </w:rPr>
      </w:pPr>
      <w:r>
        <w:rPr>
          <w:rStyle w:val="CommentReference"/>
        </w:rPr>
        <w:annotationRef/>
      </w:r>
      <w:r>
        <w:t xml:space="preserve">We might not need this. But if we do keep </w:t>
      </w:r>
      <w:r>
        <w:rPr>
          <w:noProof/>
        </w:rPr>
        <w:t>it, and they are significanlty different, we would probbaly want to expand on this..</w:t>
      </w:r>
    </w:p>
    <w:p w14:paraId="5D46F9B1" w14:textId="77777777" w:rsidR="0030202D" w:rsidRDefault="0030202D">
      <w:pPr>
        <w:pStyle w:val="CommentText"/>
      </w:pPr>
    </w:p>
    <w:p w14:paraId="0241FB2B" w14:textId="1DA66BF0" w:rsidR="0030202D" w:rsidRDefault="0030202D">
      <w:pPr>
        <w:pStyle w:val="CommentText"/>
      </w:pPr>
      <w:r>
        <w:t>Could add this to the figure</w:t>
      </w:r>
    </w:p>
  </w:comment>
  <w:comment w:id="73" w:author="Nathan Lo" w:date="2025-09-11T13:35:00Z" w:initials="NL">
    <w:p w14:paraId="1BCE38EC" w14:textId="6F8C04A0" w:rsidR="007B3179" w:rsidRDefault="007B3179" w:rsidP="007B3179">
      <w:r>
        <w:rPr>
          <w:rStyle w:val="CommentReference"/>
        </w:rPr>
        <w:annotationRef/>
      </w:r>
      <w:r>
        <w:rPr>
          <w:color w:val="000000"/>
          <w:sz w:val="20"/>
          <w:szCs w:val="20"/>
        </w:rPr>
        <w:t>Zhuzhi to add</w:t>
      </w:r>
    </w:p>
  </w:comment>
  <w:comment w:id="74" w:author="Microsoft Office User" w:date="2025-10-27T21:34:00Z" w:initials="MOU">
    <w:p w14:paraId="4F45E97D" w14:textId="3E6BE6AD" w:rsidR="0030202D" w:rsidRDefault="0030202D">
      <w:pPr>
        <w:pStyle w:val="CommentText"/>
      </w:pPr>
      <w:r>
        <w:rPr>
          <w:rStyle w:val="CommentReference"/>
        </w:rPr>
        <w:annotationRef/>
      </w:r>
      <w:r>
        <w:t>If we don’t have a number we can be more general here.</w:t>
      </w:r>
    </w:p>
  </w:comment>
  <w:comment w:id="80" w:author="Microsoft Office User" w:date="2025-10-27T22:10:00Z" w:initials="MOU">
    <w:p w14:paraId="434B9385" w14:textId="77777777" w:rsidR="000C56E2" w:rsidRDefault="000C56E2" w:rsidP="000C56E2">
      <w:pPr>
        <w:pStyle w:val="CommentText"/>
      </w:pPr>
      <w:r>
        <w:rPr>
          <w:rStyle w:val="CommentReference"/>
        </w:rPr>
        <w:annotationRef/>
      </w:r>
      <w:r>
        <w:t>Though I’m not sure if we’ve completely excluded the ancestral P. a</w:t>
      </w:r>
      <w:r w:rsidRPr="0023190F">
        <w:t>mericana/B. germanica</w:t>
      </w:r>
      <w:r>
        <w:t xml:space="preserve"> inserts…</w:t>
      </w:r>
    </w:p>
  </w:comment>
  <w:comment w:id="81" w:author="Microsoft Office User" w:date="2025-10-29T19:35:00Z" w:initials="MOU">
    <w:p w14:paraId="4567280A" w14:textId="77777777" w:rsidR="000C56E2" w:rsidRDefault="000C56E2" w:rsidP="000C56E2">
      <w:pPr>
        <w:pStyle w:val="CommentText"/>
      </w:pPr>
      <w:r>
        <w:rPr>
          <w:rStyle w:val="CommentReference"/>
        </w:rPr>
        <w:annotationRef/>
      </w:r>
      <w:r>
        <w:t>I believe this is the correct reference for this age.</w:t>
      </w:r>
    </w:p>
  </w:comment>
  <w:comment w:id="83" w:author="Microsoft Office User" w:date="2025-10-27T21:38:00Z" w:initials="MOU">
    <w:p w14:paraId="2822734C" w14:textId="0A4C92F6" w:rsidR="00463566" w:rsidRDefault="00463566" w:rsidP="00463566">
      <w:pPr>
        <w:pStyle w:val="CommentText"/>
      </w:pPr>
      <w:r>
        <w:rPr>
          <w:rStyle w:val="CommentReference"/>
        </w:rPr>
        <w:annotationRef/>
      </w:r>
      <w:r>
        <w:t>Zhuzhi to add. If we don’t have a number we can be more general here.</w:t>
      </w:r>
    </w:p>
  </w:comment>
  <w:comment w:id="84" w:author="Microsoft Office User" w:date="2025-10-29T19:36:00Z" w:initials="MOU">
    <w:p w14:paraId="3A2331D5" w14:textId="45A3FF5B" w:rsidR="000C56E2" w:rsidRDefault="000C56E2">
      <w:pPr>
        <w:pStyle w:val="CommentText"/>
      </w:pPr>
      <w:r>
        <w:rPr>
          <w:rStyle w:val="CommentReference"/>
        </w:rPr>
        <w:annotationRef/>
      </w:r>
      <w:r>
        <w:t>Who has the results for this sentence?</w:t>
      </w:r>
    </w:p>
  </w:comment>
  <w:comment w:id="89" w:author="Nathan Lo" w:date="2025-09-08T13:27:00Z" w:initials="NL">
    <w:p w14:paraId="7049F666" w14:textId="77777777" w:rsidR="00935B95" w:rsidRDefault="00935B95" w:rsidP="00935B95">
      <w:r>
        <w:rPr>
          <w:rStyle w:val="CommentReference"/>
        </w:rPr>
        <w:annotationRef/>
      </w:r>
      <w:r>
        <w:rPr>
          <w:color w:val="000000"/>
          <w:sz w:val="20"/>
          <w:szCs w:val="20"/>
        </w:rPr>
        <w:t xml:space="preserve">This is probably going to be an underestimate due to the fact we didn’t survey RNA extensively from different life stages and tissues etc. It would be good to check how much of an adult insect genome is typically transcribed. In mammals I recall it was 50% but that would be been based on lots and lots of RNA work presumably. </w:t>
      </w:r>
    </w:p>
  </w:comment>
  <w:comment w:id="85" w:author="Microsoft Office User" w:date="2025-09-19T13:51:00Z" w:initials="MOU">
    <w:p w14:paraId="5AADE030" w14:textId="3E0730F0" w:rsidR="00FD18BA" w:rsidRDefault="00FD18BA">
      <w:pPr>
        <w:pStyle w:val="CommentText"/>
      </w:pPr>
      <w:r>
        <w:rPr>
          <w:rStyle w:val="CommentReference"/>
        </w:rPr>
        <w:annotationRef/>
      </w:r>
      <w:r>
        <w:t>Happy to leave as is, but this intra- vs inter-genic comparison is obviously different to the comparison mentioned in the previous section (which was based on annotations rather than RNAseq analysis) which might confuse the reviewer/reader.</w:t>
      </w:r>
    </w:p>
  </w:comment>
  <w:comment w:id="86" w:author="Nathan Lo" w:date="2025-10-16T14:54:00Z" w:initials="NL">
    <w:p w14:paraId="5B45E9EA" w14:textId="77777777" w:rsidR="00F46B25" w:rsidRDefault="00F46B25" w:rsidP="005E3D31">
      <w:r>
        <w:rPr>
          <w:rStyle w:val="CommentReference"/>
        </w:rPr>
        <w:annotationRef/>
      </w:r>
      <w:r>
        <w:rPr>
          <w:color w:val="000000"/>
          <w:sz w:val="20"/>
          <w:szCs w:val="20"/>
        </w:rPr>
        <w:t>I see. I’m not sure what to do here. Maybe leave it as is for this round of submission?</w:t>
      </w:r>
    </w:p>
  </w:comment>
  <w:comment w:id="87" w:author="Microsoft Office User" w:date="2025-10-27T22:11:00Z" w:initials="MOU">
    <w:p w14:paraId="05544B25" w14:textId="297EF76F" w:rsidR="0023190F" w:rsidRDefault="0023190F">
      <w:pPr>
        <w:pStyle w:val="CommentText"/>
      </w:pPr>
      <w:r>
        <w:rPr>
          <w:rStyle w:val="CommentReference"/>
        </w:rPr>
        <w:annotationRef/>
      </w:r>
      <w:r>
        <w:t>Could do. Or we could explicitly spell out the 2 methods: looking for inserts in RNA contigs vs looking for inserts in genome assembly annotations.</w:t>
      </w:r>
    </w:p>
  </w:comment>
  <w:comment w:id="105" w:author="Nathan Lo" w:date="2025-09-08T13:27:00Z" w:initials="NL">
    <w:p w14:paraId="17D9EC1B" w14:textId="3AA45874" w:rsidR="007B3179" w:rsidRDefault="007B3179" w:rsidP="007B3179">
      <w:r>
        <w:rPr>
          <w:rStyle w:val="CommentReference"/>
        </w:rPr>
        <w:annotationRef/>
      </w:r>
      <w:r>
        <w:rPr>
          <w:color w:val="000000"/>
          <w:sz w:val="20"/>
          <w:szCs w:val="20"/>
        </w:rPr>
        <w:t xml:space="preserve">This is probably going to be an underestimate due to the fact we didn’t survey RNA extensively from different life stages and tissues etc. It would be good to check how much of an adult insect genome is typically transcribed. In mammals I recall it was 50% but that would be been based on lots and lots of RNA work presumably. </w:t>
      </w:r>
    </w:p>
  </w:comment>
  <w:comment w:id="106" w:author="Nathan Lo" w:date="2025-09-08T13:25:00Z" w:initials="NL">
    <w:p w14:paraId="22E72957" w14:textId="1B0B17D1" w:rsidR="007B3179" w:rsidRDefault="007B3179" w:rsidP="007B3179">
      <w:r>
        <w:rPr>
          <w:rStyle w:val="CommentReference"/>
        </w:rPr>
        <w:annotationRef/>
      </w:r>
      <w:r>
        <w:rPr>
          <w:color w:val="000000"/>
          <w:sz w:val="20"/>
          <w:szCs w:val="20"/>
        </w:rPr>
        <w:t>The way this was done:</w:t>
      </w:r>
    </w:p>
    <w:p w14:paraId="7C119C61" w14:textId="77777777" w:rsidR="007B3179" w:rsidRDefault="007B3179" w:rsidP="007B3179">
      <w:r>
        <w:rPr>
          <w:color w:val="000000"/>
          <w:sz w:val="20"/>
          <w:szCs w:val="20"/>
        </w:rPr>
        <w:t xml:space="preserve">1. Compared position of hgt (the exact Blattabacterium part) with the known locations of exons. Then take the hgts known to be exonic then map them against assembled RNA transcripts (we are not sure they are actually mRNAs because we haven’t confirmed polyA). </w:t>
      </w:r>
    </w:p>
  </w:comment>
  <w:comment w:id="109" w:author="Kyle Ewart" w:date="2025-10-28T16:15:00Z" w:initials="KE">
    <w:p w14:paraId="1DB74010" w14:textId="37FD1E18" w:rsidR="0000458C" w:rsidRDefault="0000458C">
      <w:pPr>
        <w:pStyle w:val="CommentText"/>
      </w:pPr>
      <w:r>
        <w:rPr>
          <w:rStyle w:val="CommentReference"/>
        </w:rPr>
        <w:annotationRef/>
      </w:r>
      <w:r>
        <w:t>Please add (whoever has these data), or please send the bed files of these inserts.</w:t>
      </w:r>
    </w:p>
  </w:comment>
  <w:comment w:id="112" w:author="Microsoft Office User" w:date="2025-10-27T21:44:00Z" w:initials="MOU">
    <w:p w14:paraId="518F3B79" w14:textId="736A9D92" w:rsidR="00463566" w:rsidRDefault="00463566">
      <w:pPr>
        <w:pStyle w:val="CommentText"/>
      </w:pPr>
      <w:r>
        <w:rPr>
          <w:rStyle w:val="CommentReference"/>
        </w:rPr>
        <w:annotationRef/>
      </w:r>
      <w:r>
        <w:t>Is this right?</w:t>
      </w:r>
    </w:p>
  </w:comment>
  <w:comment w:id="113" w:author="Maxim Warwick Dus Adams" w:date="2025-09-05T13:43:00Z" w:initials="MA">
    <w:p w14:paraId="6C6C7483" w14:textId="6FEAD264" w:rsidR="007B3179" w:rsidRDefault="007B3179" w:rsidP="0020348C">
      <w:r>
        <w:rPr>
          <w:rStyle w:val="CommentReference"/>
        </w:rPr>
        <w:annotationRef/>
      </w:r>
      <w:r>
        <w:rPr>
          <w:sz w:val="20"/>
          <w:szCs w:val="20"/>
        </w:rPr>
        <w:t>I believe there are more chimeras than this – if you could send me the updated lists I will blast all of them</w:t>
      </w:r>
    </w:p>
  </w:comment>
  <w:comment w:id="127" w:author="Maxim Warwick Dus Adams" w:date="2025-10-30T13:34:00Z" w:initials="MA">
    <w:p w14:paraId="2B2C3A49" w14:textId="77777777" w:rsidR="009A1E5D" w:rsidRDefault="009A1E5D" w:rsidP="009A1E5D">
      <w:r>
        <w:rPr>
          <w:rStyle w:val="CommentReference"/>
        </w:rPr>
        <w:annotationRef/>
      </w:r>
      <w:r>
        <w:rPr>
          <w:sz w:val="20"/>
          <w:szCs w:val="20"/>
        </w:rPr>
        <w:t xml:space="preserve">Check Bell et al. (2007): </w:t>
      </w:r>
      <w:hyperlink r:id="rId1" w:history="1">
        <w:r w:rsidRPr="00E17359">
          <w:rPr>
            <w:rStyle w:val="Hyperlink"/>
            <w:sz w:val="20"/>
            <w:szCs w:val="20"/>
          </w:rPr>
          <w:t>https://onlinebooks.library.upenn.edu/webbin/book/lookupid?key=olbp75146</w:t>
        </w:r>
      </w:hyperlink>
    </w:p>
  </w:comment>
  <w:comment w:id="158" w:author="Microsoft Office User" w:date="2025-10-27T21:52:00Z" w:initials="MOU">
    <w:p w14:paraId="15A6F752" w14:textId="3CE252F0" w:rsidR="00E61C61" w:rsidRDefault="00E61C61">
      <w:pPr>
        <w:pStyle w:val="CommentText"/>
      </w:pPr>
      <w:r>
        <w:rPr>
          <w:rStyle w:val="CommentReference"/>
        </w:rPr>
        <w:annotationRef/>
      </w:r>
      <w:r>
        <w:t>Maxim – were you manually checking these?</w:t>
      </w:r>
    </w:p>
  </w:comment>
  <w:comment w:id="166" w:author="Microsoft Office User" w:date="2025-10-27T21:46:00Z" w:initials="MOU">
    <w:p w14:paraId="741C2DB5" w14:textId="17188985" w:rsidR="00463566" w:rsidRDefault="00463566">
      <w:pPr>
        <w:pStyle w:val="CommentText"/>
      </w:pPr>
      <w:r>
        <w:rPr>
          <w:rStyle w:val="CommentReference"/>
        </w:rPr>
        <w:annotationRef/>
      </w:r>
      <w:r>
        <w:t>Can you please add this table whoever has these data</w:t>
      </w:r>
    </w:p>
  </w:comment>
  <w:comment w:id="174" w:author="Microsoft Office User" w:date="2025-10-29T17:18:00Z" w:initials="MOU">
    <w:p w14:paraId="20AFE674" w14:textId="77777777" w:rsidR="00966507" w:rsidRDefault="00966507" w:rsidP="00966507">
      <w:pPr>
        <w:pStyle w:val="CommentText"/>
      </w:pPr>
      <w:r>
        <w:rPr>
          <w:rStyle w:val="CommentReference"/>
        </w:rPr>
        <w:annotationRef/>
      </w:r>
      <w:r w:rsidRPr="00966507">
        <w:t>Could add numbers of genic vs intergenic to (A)</w:t>
      </w:r>
    </w:p>
  </w:comment>
  <w:comment w:id="175" w:author="Microsoft Office User" w:date="2025-10-29T17:20:00Z" w:initials="MOU">
    <w:p w14:paraId="59BC6DC3" w14:textId="4B72D89F" w:rsidR="00966507" w:rsidRDefault="00966507">
      <w:pPr>
        <w:pStyle w:val="CommentText"/>
      </w:pPr>
      <w:r>
        <w:rPr>
          <w:rStyle w:val="CommentReference"/>
        </w:rPr>
        <w:annotationRef/>
      </w:r>
      <w:r w:rsidRPr="00966507">
        <w:t>I’m not sure why there are 2 peaks… I could fiddle around with the resolution of this graph and flatten out the 2 peaks (not to be dodgy, but just a more coarse summary of this distribution).</w:t>
      </w:r>
    </w:p>
  </w:comment>
  <w:comment w:id="176" w:author="Microsoft Office User" w:date="2025-10-29T17:22:00Z" w:initials="MOU">
    <w:p w14:paraId="227431C1" w14:textId="77777777" w:rsidR="00966507" w:rsidRDefault="00966507">
      <w:pPr>
        <w:pStyle w:val="CommentText"/>
      </w:pPr>
      <w:r>
        <w:rPr>
          <w:rStyle w:val="CommentReference"/>
        </w:rPr>
        <w:annotationRef/>
      </w:r>
      <w:r w:rsidRPr="00966507">
        <w:t>I’m hoping to add 2 additional curves to the plot (or as additional plots) – 1 for genic and 1 for intergenic.</w:t>
      </w:r>
    </w:p>
    <w:p w14:paraId="6A33BE86" w14:textId="15978E87" w:rsidR="00966507" w:rsidRDefault="00966507">
      <w:pPr>
        <w:pStyle w:val="CommentText"/>
      </w:pPr>
      <w:r>
        <w:t>Maxim – do you have bed files separating these?</w:t>
      </w:r>
    </w:p>
  </w:comment>
  <w:comment w:id="177" w:author="Microsoft Office User" w:date="2025-10-29T19:03:00Z" w:initials="MOU">
    <w:p w14:paraId="714DAC56" w14:textId="373F750B" w:rsidR="00AA6291" w:rsidRDefault="00AA6291">
      <w:pPr>
        <w:pStyle w:val="CommentText"/>
      </w:pPr>
      <w:r>
        <w:rPr>
          <w:rStyle w:val="CommentReference"/>
        </w:rPr>
        <w:annotationRef/>
      </w:r>
      <w:r>
        <w:t>Could possibly swap this figure for the chimera story (i.e. see Figure S3).</w:t>
      </w:r>
    </w:p>
  </w:comment>
  <w:comment w:id="178" w:author="Microsoft Office User" w:date="2025-10-29T19:23:00Z" w:initials="MOU">
    <w:p w14:paraId="4A98762F" w14:textId="15B49E6B" w:rsidR="003A3998" w:rsidRDefault="003A3998" w:rsidP="003A3998">
      <w:pPr>
        <w:pStyle w:val="CommentText"/>
      </w:pPr>
      <w:r>
        <w:rPr>
          <w:rStyle w:val="CommentReference"/>
        </w:rPr>
        <w:annotationRef/>
      </w:r>
      <w:r w:rsidRPr="003A3998">
        <w:t>We might not need A. If you don’t think we need it, please suggest an alternative. Note, I believe the gaps/jumps between the 3 categories are when the BLAST score becomes ‘NA’. We could possibly state this in the caption.</w:t>
      </w:r>
    </w:p>
  </w:comment>
  <w:comment w:id="179" w:author="Microsoft Office User" w:date="2025-10-29T19:24:00Z" w:initials="MOU">
    <w:p w14:paraId="28DF3456" w14:textId="77777777" w:rsidR="003A3998" w:rsidRDefault="003A3998" w:rsidP="003A3998">
      <w:pPr>
        <w:pStyle w:val="CommentText"/>
      </w:pPr>
      <w:r>
        <w:rPr>
          <w:rStyle w:val="CommentReference"/>
        </w:rPr>
        <w:annotationRef/>
      </w:r>
      <w:r w:rsidRPr="003A3998">
        <w:t xml:space="preserve">Zhuzhi – </w:t>
      </w:r>
      <w:r>
        <w:t xml:space="preserve">I believe </w:t>
      </w:r>
      <w:r w:rsidRPr="003A3998">
        <w:t>this</w:t>
      </w:r>
      <w:r>
        <w:t xml:space="preserve"> Figure</w:t>
      </w:r>
      <w:r w:rsidRPr="003A3998">
        <w:t xml:space="preserve"> is from your thesis. Will this be used in another paper, or can it be used here?</w:t>
      </w:r>
    </w:p>
    <w:p w14:paraId="7D4A691D" w14:textId="0E256A9A" w:rsidR="003A3998" w:rsidRDefault="003A3998">
      <w:pPr>
        <w:pStyle w:val="CommentText"/>
      </w:pPr>
      <w:r>
        <w:br/>
        <w:t>We could also add your second example to this same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8094B8" w15:done="0"/>
  <w15:commentEx w15:paraId="0804FAE7" w15:done="0"/>
  <w15:commentEx w15:paraId="42B0E2F1" w15:paraIdParent="0804FAE7" w15:done="0"/>
  <w15:commentEx w15:paraId="004DD2FA" w15:done="0"/>
  <w15:commentEx w15:paraId="408757E6" w15:done="0"/>
  <w15:commentEx w15:paraId="3A502656" w15:done="0"/>
  <w15:commentEx w15:paraId="304822B6" w15:done="0"/>
  <w15:commentEx w15:paraId="760C4F60" w15:done="0"/>
  <w15:commentEx w15:paraId="25509415" w15:done="0"/>
  <w15:commentEx w15:paraId="07A3508E" w15:done="0"/>
  <w15:commentEx w15:paraId="0241FB2B" w15:done="0"/>
  <w15:commentEx w15:paraId="1BCE38EC" w15:done="0"/>
  <w15:commentEx w15:paraId="4F45E97D" w15:paraIdParent="1BCE38EC" w15:done="0"/>
  <w15:commentEx w15:paraId="434B9385" w15:done="0"/>
  <w15:commentEx w15:paraId="4567280A" w15:done="0"/>
  <w15:commentEx w15:paraId="2822734C" w15:done="0"/>
  <w15:commentEx w15:paraId="3A2331D5" w15:done="0"/>
  <w15:commentEx w15:paraId="7049F666" w15:done="0"/>
  <w15:commentEx w15:paraId="5AADE030" w15:done="0"/>
  <w15:commentEx w15:paraId="5B45E9EA" w15:paraIdParent="5AADE030" w15:done="0"/>
  <w15:commentEx w15:paraId="05544B25" w15:paraIdParent="5AADE030" w15:done="0"/>
  <w15:commentEx w15:paraId="17D9EC1B" w15:done="0"/>
  <w15:commentEx w15:paraId="7C119C61" w15:done="0"/>
  <w15:commentEx w15:paraId="1DB74010" w15:done="0"/>
  <w15:commentEx w15:paraId="518F3B79" w15:done="0"/>
  <w15:commentEx w15:paraId="6C6C7483" w15:done="0"/>
  <w15:commentEx w15:paraId="2B2C3A49" w15:done="0"/>
  <w15:commentEx w15:paraId="15A6F752" w15:done="0"/>
  <w15:commentEx w15:paraId="741C2DB5" w15:done="0"/>
  <w15:commentEx w15:paraId="20AFE674" w15:done="0"/>
  <w15:commentEx w15:paraId="59BC6DC3" w15:done="0"/>
  <w15:commentEx w15:paraId="6A33BE86" w15:done="0"/>
  <w15:commentEx w15:paraId="714DAC56" w15:done="0"/>
  <w15:commentEx w15:paraId="4A98762F" w15:done="0"/>
  <w15:commentEx w15:paraId="7D4A69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A3F401" w16cex:dateUtc="2025-10-30T00:26:00Z"/>
  <w16cex:commentExtensible w16cex:durableId="0DD15EF2" w16cex:dateUtc="2025-10-30T03:08:00Z"/>
  <w16cex:commentExtensible w16cex:durableId="2A9CD5D0" w16cex:dateUtc="2025-10-28T16:13:00Z"/>
  <w16cex:commentExtensible w16cex:durableId="119E5045" w16cex:dateUtc="2025-10-31T03:35:00Z"/>
  <w16cex:commentExtensible w16cex:durableId="2C6D4E9E" w16cex:dateUtc="2025-09-11T03:35:00Z"/>
  <w16cex:commentExtensible w16cex:durableId="58F4F5DE" w16cex:dateUtc="2025-09-08T03:27:00Z"/>
  <w16cex:commentExtensible w16cex:durableId="2C9B85B4" w16cex:dateUtc="2025-10-16T03:54:00Z"/>
  <w16cex:commentExtensible w16cex:durableId="2C695826" w16cex:dateUtc="2025-09-08T03:27:00Z"/>
  <w16cex:commentExtensible w16cex:durableId="2C6957D7" w16cex:dateUtc="2025-09-08T03:25:00Z"/>
  <w16cex:commentExtensible w16cex:durableId="7A10A6FD" w16cex:dateUtc="2025-10-28T16:15:00Z"/>
  <w16cex:commentExtensible w16cex:durableId="66CC427A" w16cex:dateUtc="2025-09-05T03:43:00Z"/>
  <w16cex:commentExtensible w16cex:durableId="1395449A" w16cex:dateUtc="2025-10-30T0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8094B8" w16cid:durableId="6FA3F401"/>
  <w16cid:commentId w16cid:paraId="0804FAE7" w16cid:durableId="2CAA5F57"/>
  <w16cid:commentId w16cid:paraId="42B0E2F1" w16cid:durableId="0DD15EF2"/>
  <w16cid:commentId w16cid:paraId="004DD2FA" w16cid:durableId="2CAA5D50"/>
  <w16cid:commentId w16cid:paraId="408757E6" w16cid:durableId="2C9C9C7A"/>
  <w16cid:commentId w16cid:paraId="3A502656" w16cid:durableId="2C9C9CA4"/>
  <w16cid:commentId w16cid:paraId="304822B6" w16cid:durableId="2CACEA8B"/>
  <w16cid:commentId w16cid:paraId="760C4F60" w16cid:durableId="2C77C606"/>
  <w16cid:commentId w16cid:paraId="25509415" w16cid:durableId="2A9CD5D0"/>
  <w16cid:commentId w16cid:paraId="07A3508E" w16cid:durableId="119E5045"/>
  <w16cid:commentId w16cid:paraId="0241FB2B" w16cid:durableId="2C77C6C3"/>
  <w16cid:commentId w16cid:paraId="1BCE38EC" w16cid:durableId="2C6D4E9E"/>
  <w16cid:commentId w16cid:paraId="4F45E97D" w16cid:durableId="2CAA63F2"/>
  <w16cid:commentId w16cid:paraId="434B9385" w16cid:durableId="2CAA6C5B"/>
  <w16cid:commentId w16cid:paraId="4567280A" w16cid:durableId="2CACEAF9"/>
  <w16cid:commentId w16cid:paraId="2822734C" w16cid:durableId="2CAA64D0"/>
  <w16cid:commentId w16cid:paraId="3A2331D5" w16cid:durableId="2CACEB48"/>
  <w16cid:commentId w16cid:paraId="7049F666" w16cid:durableId="58F4F5DE"/>
  <w16cid:commentId w16cid:paraId="5AADE030" w16cid:durableId="2C77DE4A"/>
  <w16cid:commentId w16cid:paraId="5B45E9EA" w16cid:durableId="2C9B85B4"/>
  <w16cid:commentId w16cid:paraId="05544B25" w16cid:durableId="2CAA6C95"/>
  <w16cid:commentId w16cid:paraId="17D9EC1B" w16cid:durableId="2C695826"/>
  <w16cid:commentId w16cid:paraId="7C119C61" w16cid:durableId="2C6957D7"/>
  <w16cid:commentId w16cid:paraId="1DB74010" w16cid:durableId="7A10A6FD"/>
  <w16cid:commentId w16cid:paraId="518F3B79" w16cid:durableId="2CAA6638"/>
  <w16cid:commentId w16cid:paraId="6C6C7483" w16cid:durableId="66CC427A"/>
  <w16cid:commentId w16cid:paraId="2B2C3A49" w16cid:durableId="1395449A"/>
  <w16cid:commentId w16cid:paraId="15A6F752" w16cid:durableId="2CAA6823"/>
  <w16cid:commentId w16cid:paraId="741C2DB5" w16cid:durableId="2CAA66BF"/>
  <w16cid:commentId w16cid:paraId="20AFE674" w16cid:durableId="2CACCADA"/>
  <w16cid:commentId w16cid:paraId="59BC6DC3" w16cid:durableId="2CACCB5B"/>
  <w16cid:commentId w16cid:paraId="6A33BE86" w16cid:durableId="2CACCBC7"/>
  <w16cid:commentId w16cid:paraId="714DAC56" w16cid:durableId="2CACE372"/>
  <w16cid:commentId w16cid:paraId="4A98762F" w16cid:durableId="2CACE84C"/>
  <w16cid:commentId w16cid:paraId="7D4A691D" w16cid:durableId="2CACE8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E1DA5"/>
    <w:multiLevelType w:val="multilevel"/>
    <w:tmpl w:val="FCA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595860">
    <w:abstractNumId w:val="17"/>
  </w:num>
  <w:num w:numId="2" w16cid:durableId="1819686598">
    <w:abstractNumId w:val="4"/>
  </w:num>
  <w:num w:numId="3" w16cid:durableId="625090141">
    <w:abstractNumId w:val="3"/>
  </w:num>
  <w:num w:numId="4" w16cid:durableId="908617352">
    <w:abstractNumId w:val="18"/>
  </w:num>
  <w:num w:numId="5" w16cid:durableId="880442175">
    <w:abstractNumId w:val="15"/>
  </w:num>
  <w:num w:numId="6" w16cid:durableId="1469471419">
    <w:abstractNumId w:val="11"/>
  </w:num>
  <w:num w:numId="7" w16cid:durableId="842889755">
    <w:abstractNumId w:val="8"/>
  </w:num>
  <w:num w:numId="8" w16cid:durableId="2014720025">
    <w:abstractNumId w:val="7"/>
  </w:num>
  <w:num w:numId="9" w16cid:durableId="1032222614">
    <w:abstractNumId w:val="9"/>
  </w:num>
  <w:num w:numId="10" w16cid:durableId="1538157730">
    <w:abstractNumId w:val="16"/>
  </w:num>
  <w:num w:numId="11" w16cid:durableId="615911362">
    <w:abstractNumId w:val="10"/>
  </w:num>
  <w:num w:numId="12" w16cid:durableId="1761684526">
    <w:abstractNumId w:val="5"/>
  </w:num>
  <w:num w:numId="13" w16cid:durableId="1383794442">
    <w:abstractNumId w:val="12"/>
  </w:num>
  <w:num w:numId="14" w16cid:durableId="405540585">
    <w:abstractNumId w:val="14"/>
  </w:num>
  <w:num w:numId="15" w16cid:durableId="1876500736">
    <w:abstractNumId w:val="2"/>
  </w:num>
  <w:num w:numId="16" w16cid:durableId="1395162786">
    <w:abstractNumId w:val="13"/>
  </w:num>
  <w:num w:numId="17" w16cid:durableId="603608175">
    <w:abstractNumId w:val="0"/>
  </w:num>
  <w:num w:numId="18" w16cid:durableId="1506825070">
    <w:abstractNumId w:val="6"/>
  </w:num>
  <w:num w:numId="19" w16cid:durableId="31499199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xim Warwick Dus Adams">
    <w15:presenceInfo w15:providerId="AD" w15:userId="S::mada0372@uni.sydney.edu.au::a796d51e-a8d6-4ce3-9ff1-4e9ba86a5d37"/>
  </w15:person>
  <w15:person w15:author="Microsoft Office User">
    <w15:presenceInfo w15:providerId="None" w15:userId="Microsoft Office User"/>
  </w15:person>
  <w15:person w15:author="Kyle Ewart">
    <w15:presenceInfo w15:providerId="None" w15:userId="Kyle Ewart"/>
  </w15:person>
  <w15:person w15:author="Nathan Lo">
    <w15:presenceInfo w15:providerId="AD" w15:userId="S::nathan.lo@sydney.edu.au::fa283856-3d32-4c02-b0bb-860e4dd4c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458C"/>
    <w:rsid w:val="00005201"/>
    <w:rsid w:val="0000751C"/>
    <w:rsid w:val="000210F0"/>
    <w:rsid w:val="00022199"/>
    <w:rsid w:val="0002478F"/>
    <w:rsid w:val="00024852"/>
    <w:rsid w:val="00025F9C"/>
    <w:rsid w:val="000321E3"/>
    <w:rsid w:val="00033FD1"/>
    <w:rsid w:val="000363C6"/>
    <w:rsid w:val="000667BB"/>
    <w:rsid w:val="00066F13"/>
    <w:rsid w:val="00070078"/>
    <w:rsid w:val="000717D2"/>
    <w:rsid w:val="00071AEB"/>
    <w:rsid w:val="00072473"/>
    <w:rsid w:val="00074A9E"/>
    <w:rsid w:val="00074AED"/>
    <w:rsid w:val="00075314"/>
    <w:rsid w:val="00080599"/>
    <w:rsid w:val="00093F65"/>
    <w:rsid w:val="00096F32"/>
    <w:rsid w:val="000A5627"/>
    <w:rsid w:val="000A78B4"/>
    <w:rsid w:val="000B02B9"/>
    <w:rsid w:val="000C3808"/>
    <w:rsid w:val="000C3A1B"/>
    <w:rsid w:val="000C4042"/>
    <w:rsid w:val="000C56E2"/>
    <w:rsid w:val="000C6F0D"/>
    <w:rsid w:val="000D688F"/>
    <w:rsid w:val="000E1A1E"/>
    <w:rsid w:val="000F4191"/>
    <w:rsid w:val="000F4F89"/>
    <w:rsid w:val="00110237"/>
    <w:rsid w:val="001163F1"/>
    <w:rsid w:val="00125AF9"/>
    <w:rsid w:val="00126E07"/>
    <w:rsid w:val="001322D6"/>
    <w:rsid w:val="00132330"/>
    <w:rsid w:val="00132489"/>
    <w:rsid w:val="0014523A"/>
    <w:rsid w:val="00147604"/>
    <w:rsid w:val="00150440"/>
    <w:rsid w:val="00155F3A"/>
    <w:rsid w:val="0016568E"/>
    <w:rsid w:val="00197857"/>
    <w:rsid w:val="001A1549"/>
    <w:rsid w:val="001A5891"/>
    <w:rsid w:val="001B2046"/>
    <w:rsid w:val="001B5CDE"/>
    <w:rsid w:val="001C0138"/>
    <w:rsid w:val="001C74E6"/>
    <w:rsid w:val="001D6847"/>
    <w:rsid w:val="001E3994"/>
    <w:rsid w:val="001E3AAC"/>
    <w:rsid w:val="001F6143"/>
    <w:rsid w:val="0020348C"/>
    <w:rsid w:val="0021298B"/>
    <w:rsid w:val="00213274"/>
    <w:rsid w:val="0023190F"/>
    <w:rsid w:val="00231C8E"/>
    <w:rsid w:val="0023229D"/>
    <w:rsid w:val="00233585"/>
    <w:rsid w:val="00234E03"/>
    <w:rsid w:val="002370F7"/>
    <w:rsid w:val="00247C57"/>
    <w:rsid w:val="002506EE"/>
    <w:rsid w:val="002542D9"/>
    <w:rsid w:val="00263BE8"/>
    <w:rsid w:val="002766BE"/>
    <w:rsid w:val="002826F4"/>
    <w:rsid w:val="00287D8B"/>
    <w:rsid w:val="002916ED"/>
    <w:rsid w:val="00291883"/>
    <w:rsid w:val="00294710"/>
    <w:rsid w:val="0029768A"/>
    <w:rsid w:val="002A04CE"/>
    <w:rsid w:val="002A3BD7"/>
    <w:rsid w:val="002A3E15"/>
    <w:rsid w:val="002A45E3"/>
    <w:rsid w:val="002A59D1"/>
    <w:rsid w:val="002B4184"/>
    <w:rsid w:val="002B719D"/>
    <w:rsid w:val="002D3254"/>
    <w:rsid w:val="002D4938"/>
    <w:rsid w:val="0030202D"/>
    <w:rsid w:val="003120A9"/>
    <w:rsid w:val="00313BEB"/>
    <w:rsid w:val="003147ED"/>
    <w:rsid w:val="00316F6F"/>
    <w:rsid w:val="00323C10"/>
    <w:rsid w:val="0032539D"/>
    <w:rsid w:val="00330BC3"/>
    <w:rsid w:val="0033330B"/>
    <w:rsid w:val="0033494A"/>
    <w:rsid w:val="00341176"/>
    <w:rsid w:val="00350FFD"/>
    <w:rsid w:val="00357440"/>
    <w:rsid w:val="00363B7A"/>
    <w:rsid w:val="00366C42"/>
    <w:rsid w:val="0037348A"/>
    <w:rsid w:val="0037408B"/>
    <w:rsid w:val="00385FDE"/>
    <w:rsid w:val="0038692D"/>
    <w:rsid w:val="003A2642"/>
    <w:rsid w:val="003A3998"/>
    <w:rsid w:val="003A566D"/>
    <w:rsid w:val="003C41F2"/>
    <w:rsid w:val="003D643E"/>
    <w:rsid w:val="003F52B3"/>
    <w:rsid w:val="00403C37"/>
    <w:rsid w:val="00410724"/>
    <w:rsid w:val="00412663"/>
    <w:rsid w:val="00432113"/>
    <w:rsid w:val="00437A0D"/>
    <w:rsid w:val="004422B8"/>
    <w:rsid w:val="0044504D"/>
    <w:rsid w:val="00447E10"/>
    <w:rsid w:val="00454C4F"/>
    <w:rsid w:val="004553A5"/>
    <w:rsid w:val="00460F19"/>
    <w:rsid w:val="00463566"/>
    <w:rsid w:val="004642FE"/>
    <w:rsid w:val="00475B59"/>
    <w:rsid w:val="00487099"/>
    <w:rsid w:val="00487C1A"/>
    <w:rsid w:val="00487C34"/>
    <w:rsid w:val="00492836"/>
    <w:rsid w:val="00494BE4"/>
    <w:rsid w:val="004A2B02"/>
    <w:rsid w:val="004B0A74"/>
    <w:rsid w:val="004B0D04"/>
    <w:rsid w:val="004B3A12"/>
    <w:rsid w:val="004B402C"/>
    <w:rsid w:val="004D576A"/>
    <w:rsid w:val="004E2C1C"/>
    <w:rsid w:val="004E326D"/>
    <w:rsid w:val="004F35BD"/>
    <w:rsid w:val="00505A81"/>
    <w:rsid w:val="00505EFD"/>
    <w:rsid w:val="00513EAF"/>
    <w:rsid w:val="00524530"/>
    <w:rsid w:val="00537F39"/>
    <w:rsid w:val="00540580"/>
    <w:rsid w:val="00541D29"/>
    <w:rsid w:val="00542B56"/>
    <w:rsid w:val="0054566C"/>
    <w:rsid w:val="00545C80"/>
    <w:rsid w:val="005678C9"/>
    <w:rsid w:val="005714CD"/>
    <w:rsid w:val="00573E28"/>
    <w:rsid w:val="0057555A"/>
    <w:rsid w:val="005818D0"/>
    <w:rsid w:val="00590A1E"/>
    <w:rsid w:val="005A25A5"/>
    <w:rsid w:val="005A33A3"/>
    <w:rsid w:val="005B4FD4"/>
    <w:rsid w:val="005C2E39"/>
    <w:rsid w:val="005C6154"/>
    <w:rsid w:val="005D1EEA"/>
    <w:rsid w:val="005E0AED"/>
    <w:rsid w:val="005E4293"/>
    <w:rsid w:val="005F0D2F"/>
    <w:rsid w:val="00601070"/>
    <w:rsid w:val="0060260E"/>
    <w:rsid w:val="00615DA5"/>
    <w:rsid w:val="0061735B"/>
    <w:rsid w:val="00621B04"/>
    <w:rsid w:val="00623CA3"/>
    <w:rsid w:val="00627EDE"/>
    <w:rsid w:val="0064091B"/>
    <w:rsid w:val="00655124"/>
    <w:rsid w:val="00656AC8"/>
    <w:rsid w:val="00656BA1"/>
    <w:rsid w:val="00660CB8"/>
    <w:rsid w:val="00660EA3"/>
    <w:rsid w:val="00664CFC"/>
    <w:rsid w:val="006669B4"/>
    <w:rsid w:val="00667DA6"/>
    <w:rsid w:val="00675ECD"/>
    <w:rsid w:val="00680AE1"/>
    <w:rsid w:val="006850BD"/>
    <w:rsid w:val="006874F0"/>
    <w:rsid w:val="006937E7"/>
    <w:rsid w:val="006A02FC"/>
    <w:rsid w:val="006A1A69"/>
    <w:rsid w:val="006C08BB"/>
    <w:rsid w:val="006C3195"/>
    <w:rsid w:val="006E60FF"/>
    <w:rsid w:val="0070034B"/>
    <w:rsid w:val="00703D25"/>
    <w:rsid w:val="0072171A"/>
    <w:rsid w:val="00721DB1"/>
    <w:rsid w:val="00721F4A"/>
    <w:rsid w:val="00727955"/>
    <w:rsid w:val="00754023"/>
    <w:rsid w:val="00762103"/>
    <w:rsid w:val="00765BCF"/>
    <w:rsid w:val="00777A17"/>
    <w:rsid w:val="00792185"/>
    <w:rsid w:val="007A16D9"/>
    <w:rsid w:val="007A1D99"/>
    <w:rsid w:val="007A616D"/>
    <w:rsid w:val="007B0587"/>
    <w:rsid w:val="007B19F2"/>
    <w:rsid w:val="007B3179"/>
    <w:rsid w:val="007B45FA"/>
    <w:rsid w:val="007B7CBF"/>
    <w:rsid w:val="007C3DA2"/>
    <w:rsid w:val="007D0537"/>
    <w:rsid w:val="007D55A4"/>
    <w:rsid w:val="007D5BEA"/>
    <w:rsid w:val="007D646F"/>
    <w:rsid w:val="007D7E2F"/>
    <w:rsid w:val="007E3D33"/>
    <w:rsid w:val="007F53C0"/>
    <w:rsid w:val="007F79A9"/>
    <w:rsid w:val="00800795"/>
    <w:rsid w:val="008052A5"/>
    <w:rsid w:val="00817EB3"/>
    <w:rsid w:val="00832D4E"/>
    <w:rsid w:val="00837F66"/>
    <w:rsid w:val="00840F46"/>
    <w:rsid w:val="008436D3"/>
    <w:rsid w:val="0084528B"/>
    <w:rsid w:val="00850E32"/>
    <w:rsid w:val="00867EE1"/>
    <w:rsid w:val="008701D8"/>
    <w:rsid w:val="0087104B"/>
    <w:rsid w:val="0087104E"/>
    <w:rsid w:val="0087279F"/>
    <w:rsid w:val="00874B13"/>
    <w:rsid w:val="008854AD"/>
    <w:rsid w:val="008878B3"/>
    <w:rsid w:val="008951EA"/>
    <w:rsid w:val="008A2B8B"/>
    <w:rsid w:val="008A47F6"/>
    <w:rsid w:val="008B0004"/>
    <w:rsid w:val="008B4A19"/>
    <w:rsid w:val="008C19D9"/>
    <w:rsid w:val="008C5A06"/>
    <w:rsid w:val="008C5DE7"/>
    <w:rsid w:val="008F0D09"/>
    <w:rsid w:val="008F0EBC"/>
    <w:rsid w:val="008F296B"/>
    <w:rsid w:val="008F4167"/>
    <w:rsid w:val="00903D41"/>
    <w:rsid w:val="009129B0"/>
    <w:rsid w:val="00920005"/>
    <w:rsid w:val="009215EE"/>
    <w:rsid w:val="00921CB8"/>
    <w:rsid w:val="00924A8D"/>
    <w:rsid w:val="009271FA"/>
    <w:rsid w:val="00935B95"/>
    <w:rsid w:val="0094081E"/>
    <w:rsid w:val="009528B7"/>
    <w:rsid w:val="00966507"/>
    <w:rsid w:val="009713F4"/>
    <w:rsid w:val="0097648D"/>
    <w:rsid w:val="00984C13"/>
    <w:rsid w:val="009864DF"/>
    <w:rsid w:val="009979AB"/>
    <w:rsid w:val="009A1E5D"/>
    <w:rsid w:val="009A2E58"/>
    <w:rsid w:val="009B0AF3"/>
    <w:rsid w:val="009B390B"/>
    <w:rsid w:val="009B6B2C"/>
    <w:rsid w:val="009C3ECE"/>
    <w:rsid w:val="009E26A5"/>
    <w:rsid w:val="009E58E4"/>
    <w:rsid w:val="009E709E"/>
    <w:rsid w:val="009F20DE"/>
    <w:rsid w:val="009F3B92"/>
    <w:rsid w:val="009F6EC7"/>
    <w:rsid w:val="00A06142"/>
    <w:rsid w:val="00A34862"/>
    <w:rsid w:val="00A40CE0"/>
    <w:rsid w:val="00A410FF"/>
    <w:rsid w:val="00A42A6D"/>
    <w:rsid w:val="00A60CE5"/>
    <w:rsid w:val="00A63FB7"/>
    <w:rsid w:val="00A65487"/>
    <w:rsid w:val="00A75F16"/>
    <w:rsid w:val="00A80E08"/>
    <w:rsid w:val="00A82856"/>
    <w:rsid w:val="00A82925"/>
    <w:rsid w:val="00A849DB"/>
    <w:rsid w:val="00A90F94"/>
    <w:rsid w:val="00AA1B7C"/>
    <w:rsid w:val="00AA4F7B"/>
    <w:rsid w:val="00AA6291"/>
    <w:rsid w:val="00AB4745"/>
    <w:rsid w:val="00AC1546"/>
    <w:rsid w:val="00AE0FBB"/>
    <w:rsid w:val="00AF759E"/>
    <w:rsid w:val="00B05463"/>
    <w:rsid w:val="00B1381A"/>
    <w:rsid w:val="00B14DA1"/>
    <w:rsid w:val="00B2504A"/>
    <w:rsid w:val="00B33714"/>
    <w:rsid w:val="00B352AD"/>
    <w:rsid w:val="00B35B68"/>
    <w:rsid w:val="00B4527D"/>
    <w:rsid w:val="00B532A8"/>
    <w:rsid w:val="00B62F4F"/>
    <w:rsid w:val="00B710AF"/>
    <w:rsid w:val="00B7669E"/>
    <w:rsid w:val="00B8466C"/>
    <w:rsid w:val="00B849F0"/>
    <w:rsid w:val="00B854E9"/>
    <w:rsid w:val="00B859B3"/>
    <w:rsid w:val="00B859E7"/>
    <w:rsid w:val="00B977FC"/>
    <w:rsid w:val="00BB0F71"/>
    <w:rsid w:val="00BB17CA"/>
    <w:rsid w:val="00BB1B48"/>
    <w:rsid w:val="00BB3104"/>
    <w:rsid w:val="00BB3CE5"/>
    <w:rsid w:val="00BB660B"/>
    <w:rsid w:val="00BB771C"/>
    <w:rsid w:val="00BC3E42"/>
    <w:rsid w:val="00BD6A92"/>
    <w:rsid w:val="00BE6571"/>
    <w:rsid w:val="00BF31F2"/>
    <w:rsid w:val="00C00B54"/>
    <w:rsid w:val="00C032A5"/>
    <w:rsid w:val="00C05E97"/>
    <w:rsid w:val="00C06A05"/>
    <w:rsid w:val="00C072C7"/>
    <w:rsid w:val="00C07919"/>
    <w:rsid w:val="00C10E8E"/>
    <w:rsid w:val="00C1656F"/>
    <w:rsid w:val="00C432F7"/>
    <w:rsid w:val="00C50518"/>
    <w:rsid w:val="00C57B03"/>
    <w:rsid w:val="00C64B4C"/>
    <w:rsid w:val="00C65133"/>
    <w:rsid w:val="00C665F3"/>
    <w:rsid w:val="00C66DC5"/>
    <w:rsid w:val="00C75D27"/>
    <w:rsid w:val="00C77963"/>
    <w:rsid w:val="00C8057F"/>
    <w:rsid w:val="00C816A9"/>
    <w:rsid w:val="00C82CF1"/>
    <w:rsid w:val="00C85D48"/>
    <w:rsid w:val="00C91865"/>
    <w:rsid w:val="00C96EDA"/>
    <w:rsid w:val="00CB64F1"/>
    <w:rsid w:val="00CC2F1B"/>
    <w:rsid w:val="00CC3A30"/>
    <w:rsid w:val="00CD1941"/>
    <w:rsid w:val="00CD1AB1"/>
    <w:rsid w:val="00CD3DC5"/>
    <w:rsid w:val="00CF144A"/>
    <w:rsid w:val="00CF1EF2"/>
    <w:rsid w:val="00D07D7F"/>
    <w:rsid w:val="00D11654"/>
    <w:rsid w:val="00D11D73"/>
    <w:rsid w:val="00D14790"/>
    <w:rsid w:val="00D33430"/>
    <w:rsid w:val="00D700D0"/>
    <w:rsid w:val="00D71F8F"/>
    <w:rsid w:val="00D766F4"/>
    <w:rsid w:val="00D8716C"/>
    <w:rsid w:val="00D91A88"/>
    <w:rsid w:val="00D933D5"/>
    <w:rsid w:val="00D95570"/>
    <w:rsid w:val="00D9574B"/>
    <w:rsid w:val="00DA1DDE"/>
    <w:rsid w:val="00DA71B2"/>
    <w:rsid w:val="00DB1164"/>
    <w:rsid w:val="00DB2F4E"/>
    <w:rsid w:val="00DB4C21"/>
    <w:rsid w:val="00DB6653"/>
    <w:rsid w:val="00DC04A6"/>
    <w:rsid w:val="00DC6FAD"/>
    <w:rsid w:val="00DE7348"/>
    <w:rsid w:val="00E10241"/>
    <w:rsid w:val="00E1102B"/>
    <w:rsid w:val="00E14A6B"/>
    <w:rsid w:val="00E27114"/>
    <w:rsid w:val="00E279C9"/>
    <w:rsid w:val="00E31390"/>
    <w:rsid w:val="00E34C59"/>
    <w:rsid w:val="00E41EE2"/>
    <w:rsid w:val="00E46A51"/>
    <w:rsid w:val="00E47AE0"/>
    <w:rsid w:val="00E60C23"/>
    <w:rsid w:val="00E61052"/>
    <w:rsid w:val="00E61C61"/>
    <w:rsid w:val="00E73DFC"/>
    <w:rsid w:val="00E73F5B"/>
    <w:rsid w:val="00E7671C"/>
    <w:rsid w:val="00E82746"/>
    <w:rsid w:val="00E84874"/>
    <w:rsid w:val="00E948B2"/>
    <w:rsid w:val="00EB5F86"/>
    <w:rsid w:val="00EB711D"/>
    <w:rsid w:val="00EC2738"/>
    <w:rsid w:val="00EC503F"/>
    <w:rsid w:val="00EC6A5A"/>
    <w:rsid w:val="00EE0D9A"/>
    <w:rsid w:val="00EE39A1"/>
    <w:rsid w:val="00EE7A5E"/>
    <w:rsid w:val="00EF2E6C"/>
    <w:rsid w:val="00EF380F"/>
    <w:rsid w:val="00F0084F"/>
    <w:rsid w:val="00F0310D"/>
    <w:rsid w:val="00F043AA"/>
    <w:rsid w:val="00F0551F"/>
    <w:rsid w:val="00F152DA"/>
    <w:rsid w:val="00F33815"/>
    <w:rsid w:val="00F46B25"/>
    <w:rsid w:val="00F574F8"/>
    <w:rsid w:val="00F65192"/>
    <w:rsid w:val="00F72EA6"/>
    <w:rsid w:val="00F771D4"/>
    <w:rsid w:val="00F77C96"/>
    <w:rsid w:val="00F81BC4"/>
    <w:rsid w:val="00F93012"/>
    <w:rsid w:val="00F975F6"/>
    <w:rsid w:val="00F97DA4"/>
    <w:rsid w:val="00FA05D2"/>
    <w:rsid w:val="00FA2B65"/>
    <w:rsid w:val="00FA7A51"/>
    <w:rsid w:val="00FB228E"/>
    <w:rsid w:val="00FB7D9B"/>
    <w:rsid w:val="00FD18BA"/>
    <w:rsid w:val="00FD6910"/>
    <w:rsid w:val="00FE0EF2"/>
    <w:rsid w:val="00FE0F88"/>
    <w:rsid w:val="00FE3FFC"/>
    <w:rsid w:val="00FE4160"/>
    <w:rsid w:val="00FE5C1D"/>
    <w:rsid w:val="00FE637D"/>
    <w:rsid w:val="00FF403E"/>
    <w:rsid w:val="00FF75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 w:type="paragraph" w:styleId="NormalWeb">
    <w:name w:val="Normal (Web)"/>
    <w:basedOn w:val="Normal"/>
    <w:uiPriority w:val="99"/>
    <w:unhideWhenUsed/>
    <w:rsid w:val="00E1024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70712">
      <w:bodyDiv w:val="1"/>
      <w:marLeft w:val="0"/>
      <w:marRight w:val="0"/>
      <w:marTop w:val="0"/>
      <w:marBottom w:val="0"/>
      <w:divBdr>
        <w:top w:val="none" w:sz="0" w:space="0" w:color="auto"/>
        <w:left w:val="none" w:sz="0" w:space="0" w:color="auto"/>
        <w:bottom w:val="none" w:sz="0" w:space="0" w:color="auto"/>
        <w:right w:val="none" w:sz="0" w:space="0" w:color="auto"/>
      </w:divBdr>
      <w:divsChild>
        <w:div w:id="754671483">
          <w:marLeft w:val="0"/>
          <w:marRight w:val="0"/>
          <w:marTop w:val="0"/>
          <w:marBottom w:val="0"/>
          <w:divBdr>
            <w:top w:val="none" w:sz="0" w:space="0" w:color="auto"/>
            <w:left w:val="none" w:sz="0" w:space="0" w:color="auto"/>
            <w:bottom w:val="none" w:sz="0" w:space="0" w:color="auto"/>
            <w:right w:val="none" w:sz="0" w:space="0" w:color="auto"/>
          </w:divBdr>
          <w:divsChild>
            <w:div w:id="613555473">
              <w:marLeft w:val="0"/>
              <w:marRight w:val="0"/>
              <w:marTop w:val="0"/>
              <w:marBottom w:val="0"/>
              <w:divBdr>
                <w:top w:val="none" w:sz="0" w:space="0" w:color="auto"/>
                <w:left w:val="none" w:sz="0" w:space="0" w:color="auto"/>
                <w:bottom w:val="none" w:sz="0" w:space="0" w:color="auto"/>
                <w:right w:val="none" w:sz="0" w:space="0" w:color="auto"/>
              </w:divBdr>
              <w:divsChild>
                <w:div w:id="14989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nlinebooks.library.upenn.edu/webbin/book/lookupid?key=olbp75146"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cell.com/cell/fulltext/S0092-8674(22)00719-X?uuid=uuid%3A8a7db853-0c92-46b6-9b95-a976f270ab78" TargetMode="External"/><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nature.com/articles/s41576-023-00688-5" TargetMode="External"/><Relationship Id="rId17" Type="http://schemas.openxmlformats.org/officeDocument/2006/relationships/hyperlink" Target="https://academic.oup.com/mbe/article/41/1/msad278/7485626?login=true" TargetMode="External"/><Relationship Id="rId2" Type="http://schemas.openxmlformats.org/officeDocument/2006/relationships/numbering" Target="numbering.xml"/><Relationship Id="rId16" Type="http://schemas.openxmlformats.org/officeDocument/2006/relationships/hyperlink" Target="https://academic.oup.com/mbe/article/24/6/1340/987283?login=tru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pnas.org/doi/abs/10.1073/pnas.0907504106" TargetMode="External"/><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academic.oup.com/mbe/article/20/6/907/982692?login=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639B6-F8B8-1848-AF37-C57448BA4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TotalTime>
  <Pages>10</Pages>
  <Words>3887</Words>
  <Characters>22157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Maxim Warwick Dus Adams</cp:lastModifiedBy>
  <cp:revision>85</cp:revision>
  <cp:lastPrinted>2025-09-01T21:59:00Z</cp:lastPrinted>
  <dcterms:created xsi:type="dcterms:W3CDTF">2025-09-04T22:38:00Z</dcterms:created>
  <dcterms:modified xsi:type="dcterms:W3CDTF">2025-10-31T03:58:00Z</dcterms:modified>
</cp:coreProperties>
</file>