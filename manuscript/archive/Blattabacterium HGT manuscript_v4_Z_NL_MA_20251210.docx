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w:t>
      </w:r>
      <w:commentRangeStart w:id="0"/>
      <w:r w:rsidRPr="00524530">
        <w:rPr>
          <w:rFonts w:asciiTheme="majorHAnsi" w:hAnsiTheme="majorHAnsi"/>
          <w:b/>
          <w:bCs/>
          <w:sz w:val="36"/>
          <w:szCs w:val="36"/>
        </w:rPr>
        <w:t>s</w:t>
      </w:r>
      <w:commentRangeEnd w:id="0"/>
      <w:r w:rsidR="004E1C52">
        <w:rPr>
          <w:rStyle w:val="CommentReference"/>
        </w:rPr>
        <w:commentReference w:id="0"/>
      </w:r>
    </w:p>
    <w:p w14:paraId="40449161" w14:textId="77777777" w:rsidR="00837F66" w:rsidRPr="004E326D" w:rsidRDefault="00837F66" w:rsidP="006850BD">
      <w:pPr>
        <w:jc w:val="both"/>
        <w:rPr>
          <w:rFonts w:asciiTheme="majorHAnsi" w:hAnsiTheme="majorHAnsi"/>
        </w:rPr>
      </w:pPr>
    </w:p>
    <w:p w14:paraId="69FDB573" w14:textId="5E0B84AC"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Zhuzhi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r w:rsidR="001A5891" w:rsidRPr="004E326D">
        <w:rPr>
          <w:rFonts w:asciiTheme="majorHAnsi" w:hAnsiTheme="majorHAnsi"/>
          <w:bCs/>
        </w:rPr>
        <w:t xml:space="preserve">Kokuto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r w:rsidR="00E27114" w:rsidRPr="004E326D">
        <w:rPr>
          <w:rFonts w:asciiTheme="majorHAnsi" w:hAnsiTheme="majorHAnsi"/>
          <w:bCs/>
        </w:rPr>
        <w:t>Jil</w:t>
      </w:r>
      <w:r w:rsidR="00AC1546" w:rsidRPr="004E326D">
        <w:rPr>
          <w:rFonts w:asciiTheme="majorHAnsi" w:hAnsiTheme="majorHAnsi"/>
          <w:bCs/>
        </w:rPr>
        <w:t xml:space="preserve"> Helbling</w:t>
      </w:r>
      <w:r w:rsidR="00E27114" w:rsidRPr="004E326D">
        <w:rPr>
          <w:rFonts w:asciiTheme="majorHAnsi" w:hAnsiTheme="majorHAnsi"/>
          <w:bCs/>
        </w:rPr>
        <w:t xml:space="preserve">, </w:t>
      </w:r>
      <w:r w:rsidR="0016568E">
        <w:rPr>
          <w:rFonts w:asciiTheme="majorHAnsi" w:hAnsiTheme="majorHAnsi"/>
          <w:bCs/>
        </w:rPr>
        <w:t xml:space="preserve">Maya Moral,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Jex, </w:t>
      </w:r>
      <w:r w:rsidR="001A5891" w:rsidRPr="004E326D">
        <w:rPr>
          <w:rFonts w:asciiTheme="majorHAnsi" w:hAnsiTheme="majorHAnsi"/>
          <w:bCs/>
        </w:rPr>
        <w:t xml:space="preserve">Simon Ho,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5A7B2F5B" w:rsidR="00F771D4"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42D48CC0" w14:textId="6F2881A8" w:rsidR="00FB1D68" w:rsidRDefault="00FB1D68" w:rsidP="006850BD">
      <w:pPr>
        <w:jc w:val="both"/>
        <w:rPr>
          <w:rFonts w:asciiTheme="majorHAnsi" w:hAnsiTheme="majorHAnsi"/>
          <w:i/>
          <w:iCs/>
        </w:rPr>
      </w:pPr>
    </w:p>
    <w:p w14:paraId="0002F70E" w14:textId="257D1B0B" w:rsidR="00FB1D68" w:rsidRPr="004E326D" w:rsidRDefault="00FB1D68" w:rsidP="006850BD">
      <w:pPr>
        <w:jc w:val="both"/>
        <w:rPr>
          <w:rFonts w:asciiTheme="majorHAnsi" w:hAnsiTheme="majorHAnsi"/>
          <w:i/>
          <w:iCs/>
        </w:rPr>
      </w:pPr>
      <w:r>
        <w:rPr>
          <w:rFonts w:asciiTheme="majorHAnsi" w:hAnsiTheme="majorHAnsi" w:cs="Arial"/>
          <w:b/>
          <w:bCs/>
        </w:rPr>
        <w:t xml:space="preserve">Current word count: </w:t>
      </w:r>
      <w:r w:rsidRPr="00FB1D68">
        <w:rPr>
          <w:rFonts w:asciiTheme="majorHAnsi" w:hAnsiTheme="majorHAnsi" w:cs="Arial"/>
        </w:rPr>
        <w:t>2</w:t>
      </w:r>
      <w:r>
        <w:rPr>
          <w:rFonts w:asciiTheme="majorHAnsi" w:hAnsiTheme="majorHAnsi" w:cs="Arial"/>
        </w:rPr>
        <w:t>,</w:t>
      </w:r>
      <w:r w:rsidRPr="00FB1D68">
        <w:rPr>
          <w:rFonts w:asciiTheme="majorHAnsi" w:hAnsiTheme="majorHAnsi" w:cs="Arial"/>
        </w:rPr>
        <w:t>328</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CB6B32F"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(needs to be &lt;250 words</w:t>
      </w:r>
      <w:commentRangeStart w:id="1"/>
      <w:r w:rsidR="00247C57" w:rsidRPr="004E326D">
        <w:rPr>
          <w:rFonts w:asciiTheme="majorHAnsi" w:hAnsiTheme="majorHAnsi" w:cs="Arial"/>
          <w:b/>
          <w:bCs/>
        </w:rPr>
        <w:t>)</w:t>
      </w:r>
      <w:commentRangeEnd w:id="1"/>
      <w:r w:rsidR="00F043AA">
        <w:rPr>
          <w:rStyle w:val="CommentReference"/>
        </w:rPr>
        <w:commentReference w:id="1"/>
      </w:r>
    </w:p>
    <w:p w14:paraId="48D30D76" w14:textId="302E3365"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 xml:space="preserve">transfers </w:t>
      </w:r>
      <w:r w:rsidR="005E4293">
        <w:rPr>
          <w:rFonts w:asciiTheme="majorHAnsi" w:hAnsiTheme="majorHAnsi" w:cs="Arial"/>
          <w:color w:val="000000" w:themeColor="text1"/>
        </w:rPr>
        <w:t>of</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5E4293">
        <w:rPr>
          <w:rFonts w:asciiTheme="majorHAnsi" w:hAnsiTheme="majorHAnsi" w:cs="Arial"/>
          <w:color w:val="000000" w:themeColor="text1"/>
        </w:rPr>
        <w:t>s</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 xml:space="preserve">genomes of </w:t>
      </w:r>
      <w:r w:rsidR="002A04CE">
        <w:rPr>
          <w:rFonts w:asciiTheme="majorHAnsi" w:hAnsiTheme="majorHAnsi" w:cs="Arial"/>
          <w:color w:val="000000" w:themeColor="text1"/>
        </w:rPr>
        <w:t>14</w:t>
      </w:r>
      <w:r w:rsidR="002A04CE" w:rsidRPr="004E326D">
        <w:rPr>
          <w:rFonts w:asciiTheme="majorHAnsi" w:hAnsiTheme="majorHAnsi" w:cs="Arial"/>
          <w:color w:val="000000" w:themeColor="text1"/>
        </w:rPr>
        <w:t xml:space="preserve"> </w:t>
      </w:r>
      <w:r w:rsidRPr="004E326D">
        <w:rPr>
          <w:rFonts w:asciiTheme="majorHAnsi" w:hAnsiTheme="majorHAnsi" w:cs="Arial"/>
          <w:color w:val="000000" w:themeColor="text1"/>
        </w:rPr>
        <w:t>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r w:rsidRPr="004E326D">
        <w:rPr>
          <w:rFonts w:asciiTheme="majorHAnsi" w:hAnsiTheme="majorHAnsi" w:cs="Arial"/>
          <w:i/>
          <w:iCs/>
          <w:color w:val="000000" w:themeColor="text1"/>
        </w:rPr>
        <w:t>Blattabacterium cuenoti</w:t>
      </w:r>
      <w:r w:rsidRPr="004E326D">
        <w:rPr>
          <w:rFonts w:asciiTheme="majorHAnsi" w:hAnsiTheme="majorHAnsi" w:cs="Arial"/>
          <w:color w:val="000000" w:themeColor="text1"/>
        </w:rPr>
        <w:t xml:space="preserve"> (hereafter </w:t>
      </w:r>
      <w:r w:rsidRPr="004E326D">
        <w:rPr>
          <w:rFonts w:asciiTheme="majorHAnsi" w:hAnsiTheme="majorHAnsi" w:cs="Arial"/>
          <w:i/>
          <w:iCs/>
          <w:color w:val="000000" w:themeColor="text1"/>
        </w:rPr>
        <w:t>Blattabacterium</w:t>
      </w:r>
      <w:r w:rsidRPr="004E326D">
        <w:rPr>
          <w:rFonts w:asciiTheme="majorHAnsi" w:hAnsiTheme="majorHAnsi" w:cs="Arial"/>
          <w:color w:val="000000" w:themeColor="text1"/>
        </w:rPr>
        <w:t>).</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w:t>
      </w:r>
      <w:r w:rsidRPr="00F043AA">
        <w:rPr>
          <w:rFonts w:asciiTheme="majorHAnsi" w:hAnsiTheme="majorHAnsi" w:cs="Arial"/>
          <w:color w:val="000000" w:themeColor="text1"/>
        </w:rPr>
        <w:t xml:space="preserve">between </w:t>
      </w:r>
      <w:r w:rsidR="00F043AA" w:rsidRPr="00F043AA">
        <w:rPr>
          <w:rFonts w:asciiTheme="majorHAnsi" w:hAnsiTheme="majorHAnsi" w:cs="Arial"/>
          <w:color w:val="000000" w:themeColor="text1"/>
        </w:rPr>
        <w:t>101</w:t>
      </w:r>
      <w:r w:rsidRPr="00F043AA">
        <w:rPr>
          <w:rFonts w:asciiTheme="majorHAnsi" w:hAnsiTheme="majorHAnsi" w:cs="Arial"/>
          <w:color w:val="000000" w:themeColor="text1"/>
        </w:rPr>
        <w:t xml:space="preserve"> and </w:t>
      </w:r>
      <w:r w:rsidR="00F043AA" w:rsidRPr="00F043AA">
        <w:rPr>
          <w:rFonts w:asciiTheme="majorHAnsi" w:hAnsiTheme="majorHAnsi" w:cs="Arial"/>
          <w:color w:val="000000" w:themeColor="text1"/>
        </w:rPr>
        <w:t>4955</w:t>
      </w:r>
      <w:r w:rsidRPr="00F043AA">
        <w:rPr>
          <w:rFonts w:asciiTheme="majorHAnsi" w:hAnsiTheme="majorHAnsi" w:cs="Arial"/>
          <w:color w:val="000000" w:themeColor="text1"/>
        </w:rPr>
        <w:t xml:space="preserve"> </w:t>
      </w:r>
      <w:r w:rsidR="00E61052" w:rsidRPr="00F043AA">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r w:rsidR="00454C4F" w:rsidRPr="004E326D">
        <w:rPr>
          <w:rFonts w:asciiTheme="majorHAnsi" w:hAnsiTheme="majorHAnsi" w:cs="Arial"/>
          <w:i/>
          <w:iCs/>
          <w:color w:val="000000" w:themeColor="text1"/>
        </w:rPr>
        <w:t>Blattabacterium</w:t>
      </w:r>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r w:rsidR="00505A81" w:rsidRPr="004E326D">
        <w:rPr>
          <w:rFonts w:asciiTheme="majorHAnsi" w:hAnsiTheme="majorHAnsi" w:cs="Arial"/>
          <w:color w:val="000000" w:themeColor="text1"/>
        </w:rPr>
        <w:t>inserts appear to have persisted for &gt;</w:t>
      </w:r>
      <w:commentRangeStart w:id="2"/>
      <w:commentRangeStart w:id="3"/>
      <w:commentRangeStart w:id="4"/>
      <w:commentRangeStart w:id="5"/>
      <w:r w:rsidR="00F043AA" w:rsidRPr="00F043AA">
        <w:rPr>
          <w:rFonts w:asciiTheme="majorHAnsi" w:hAnsiTheme="majorHAnsi" w:cs="Arial"/>
          <w:color w:val="000000" w:themeColor="text1"/>
        </w:rPr>
        <w:t>28.7</w:t>
      </w:r>
      <w:r w:rsidR="00505A81" w:rsidRPr="00F043AA">
        <w:rPr>
          <w:rFonts w:asciiTheme="majorHAnsi" w:hAnsiTheme="majorHAnsi" w:cs="Arial"/>
          <w:color w:val="000000" w:themeColor="text1"/>
        </w:rPr>
        <w:t xml:space="preserve"> </w:t>
      </w:r>
      <w:commentRangeEnd w:id="2"/>
      <w:r w:rsidR="00F043AA">
        <w:rPr>
          <w:rStyle w:val="CommentReference"/>
        </w:rPr>
        <w:commentReference w:id="2"/>
      </w:r>
      <w:commentRangeEnd w:id="3"/>
      <w:r w:rsidR="007665E1">
        <w:rPr>
          <w:rStyle w:val="CommentReference"/>
        </w:rPr>
        <w:commentReference w:id="3"/>
      </w:r>
      <w:commentRangeEnd w:id="4"/>
      <w:r w:rsidR="004559E2">
        <w:rPr>
          <w:rStyle w:val="CommentReference"/>
        </w:rPr>
        <w:commentReference w:id="4"/>
      </w:r>
      <w:commentRangeEnd w:id="5"/>
      <w:r w:rsidR="00AD4689">
        <w:rPr>
          <w:rStyle w:val="CommentReference"/>
        </w:rPr>
        <w:commentReference w:id="5"/>
      </w:r>
      <w:r w:rsidR="00505A81" w:rsidRPr="004E326D">
        <w:rPr>
          <w:rFonts w:asciiTheme="majorHAnsi" w:hAnsiTheme="majorHAnsi" w:cs="Arial"/>
          <w:color w:val="000000" w:themeColor="text1"/>
        </w:rPr>
        <w:t xml:space="preserve">million years in panesthiine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w:t>
      </w:r>
      <w:r w:rsidR="005E4293">
        <w:rPr>
          <w:rFonts w:asciiTheme="majorHAnsi" w:hAnsiTheme="majorHAnsi" w:cs="Arial"/>
          <w:color w:val="000000" w:themeColor="text1"/>
        </w:rPr>
        <w:t xml:space="preserve">disparate locations in the </w:t>
      </w:r>
      <w:r w:rsidR="000F4F89">
        <w:rPr>
          <w:rFonts w:asciiTheme="majorHAnsi" w:hAnsiTheme="majorHAnsi" w:cs="Arial"/>
          <w:i/>
          <w:iCs/>
          <w:color w:val="000000" w:themeColor="text1"/>
        </w:rPr>
        <w:t>Blattabacterium</w:t>
      </w:r>
      <w:r w:rsidR="000F4F89">
        <w:rPr>
          <w:rFonts w:asciiTheme="majorHAnsi" w:hAnsiTheme="majorHAnsi" w:cs="Arial"/>
          <w:color w:val="000000" w:themeColor="text1"/>
        </w:rPr>
        <w:t xml:space="preserve"> </w:t>
      </w:r>
      <w:r w:rsidR="005E4293">
        <w:rPr>
          <w:rFonts w:asciiTheme="majorHAnsi" w:hAnsiTheme="majorHAnsi" w:cs="Arial"/>
          <w:color w:val="000000" w:themeColor="text1"/>
        </w:rPr>
        <w:t>genome</w:t>
      </w:r>
      <w:r w:rsidR="009F3B92" w:rsidRPr="004D3182">
        <w:rPr>
          <w:rFonts w:asciiTheme="majorHAnsi" w:hAnsiTheme="majorHAnsi" w:cs="Arial"/>
          <w:color w:val="000000" w:themeColor="text1"/>
        </w:rPr>
        <w:t xml:space="preserve">. </w:t>
      </w:r>
      <w:r w:rsidR="00CF144A" w:rsidRPr="00CF144A">
        <w:rPr>
          <w:rFonts w:asciiTheme="majorHAnsi" w:hAnsiTheme="majorHAnsi" w:cs="Arial"/>
          <w:color w:val="000000" w:themeColor="text1"/>
        </w:rPr>
        <w:t xml:space="preserve">RNAseq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w:t>
      </w:r>
      <w:ins w:id="6" w:author="Maxim Warwick Dus Adams" w:date="2025-12-08T11:43:00Z" w16du:dateUtc="2025-12-08T00:43:00Z">
        <w:r w:rsidR="00F068E8">
          <w:rPr>
            <w:rFonts w:asciiTheme="majorHAnsi" w:hAnsiTheme="majorHAnsi" w:cs="Arial"/>
            <w:color w:val="000000" w:themeColor="text1"/>
          </w:rPr>
          <w:t>–</w:t>
        </w:r>
      </w:ins>
      <w:del w:id="7" w:author="Maxim Warwick Dus Adams" w:date="2025-12-08T11:43:00Z" w16du:dateUtc="2025-12-08T00:43:00Z">
        <w:r w:rsidR="00CF144A" w:rsidRPr="00CF144A" w:rsidDel="00F068E8">
          <w:rPr>
            <w:rFonts w:asciiTheme="majorHAnsi" w:hAnsiTheme="majorHAnsi" w:cs="Arial"/>
            <w:color w:val="000000" w:themeColor="text1"/>
          </w:rPr>
          <w:delText>-</w:delText>
        </w:r>
      </w:del>
      <w:r w:rsidR="00CF144A" w:rsidRPr="00CF144A">
        <w:rPr>
          <w:rFonts w:asciiTheme="majorHAnsi" w:hAnsiTheme="majorHAnsi" w:cs="Arial"/>
          <w:color w:val="000000" w:themeColor="text1"/>
        </w:rPr>
        <w:t>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505A81" w:rsidRPr="00F043AA">
        <w:rPr>
          <w:rFonts w:asciiTheme="majorHAnsi" w:hAnsiTheme="majorHAnsi" w:cs="Arial"/>
          <w:color w:val="000000" w:themeColor="text1"/>
        </w:rPr>
        <w:t xml:space="preserve">The </w:t>
      </w:r>
      <w:r w:rsidR="00F043AA" w:rsidRPr="00F043AA">
        <w:rPr>
          <w:rFonts w:asciiTheme="majorHAnsi" w:hAnsiTheme="majorHAnsi" w:cs="Arial"/>
          <w:color w:val="000000" w:themeColor="text1"/>
        </w:rPr>
        <w:t>4955</w:t>
      </w:r>
      <w:r w:rsidR="00505A81" w:rsidRPr="00F043AA">
        <w:rPr>
          <w:rFonts w:asciiTheme="majorHAnsi" w:hAnsiTheme="majorHAnsi" w:cs="Arial"/>
          <w:color w:val="000000" w:themeColor="text1"/>
        </w:rPr>
        <w:t xml:space="preserve"> inserts found in </w:t>
      </w:r>
      <w:r w:rsidR="00505A81" w:rsidRPr="00F043AA">
        <w:rPr>
          <w:rFonts w:asciiTheme="majorHAnsi" w:hAnsiTheme="majorHAnsi" w:cs="Arial"/>
          <w:i/>
          <w:iCs/>
          <w:color w:val="000000" w:themeColor="text1"/>
        </w:rPr>
        <w:t>Macropanesthia lithgowae</w:t>
      </w:r>
      <w:r w:rsidR="00505A81" w:rsidRPr="00F043AA">
        <w:rPr>
          <w:rFonts w:asciiTheme="majorHAnsi" w:hAnsiTheme="majorHAnsi" w:cs="Arial"/>
          <w:color w:val="000000" w:themeColor="text1"/>
        </w:rPr>
        <w:t xml:space="preserve"> exceed by &gt;2</w:t>
      </w:r>
      <w:r w:rsidR="00F043AA" w:rsidRPr="00F043AA">
        <w:rPr>
          <w:rFonts w:asciiTheme="majorHAnsi" w:hAnsiTheme="majorHAnsi" w:cs="Arial"/>
          <w:color w:val="000000" w:themeColor="text1"/>
        </w:rPr>
        <w:t>9</w:t>
      </w:r>
      <w:r w:rsidR="00505A81" w:rsidRPr="00F043AA">
        <w:rPr>
          <w:rFonts w:asciiTheme="majorHAnsi" w:hAnsiTheme="majorHAnsi" w:cs="Arial"/>
          <w:color w:val="000000" w:themeColor="text1"/>
        </w:rPr>
        <w:t xml:space="preserve"> times </w:t>
      </w:r>
      <w:r w:rsidR="00505A81" w:rsidRPr="004E326D">
        <w:rPr>
          <w:rFonts w:asciiTheme="majorHAnsi" w:hAnsiTheme="majorHAnsi" w:cs="Arial"/>
          <w:color w:val="000000" w:themeColor="text1"/>
        </w:rPr>
        <w:t xml:space="preserve">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2DE479F9" w14:textId="336AA3E7" w:rsidR="00CD1AB1" w:rsidRDefault="00CD1AB1" w:rsidP="006850BD">
      <w:pPr>
        <w:jc w:val="both"/>
        <w:rPr>
          <w:rFonts w:asciiTheme="majorHAnsi" w:hAnsiTheme="majorHAnsi" w:cs="Arial"/>
        </w:rPr>
      </w:pPr>
    </w:p>
    <w:p w14:paraId="6513DEF8" w14:textId="77777777" w:rsidR="008F296B" w:rsidRDefault="008F296B" w:rsidP="006850BD">
      <w:pPr>
        <w:jc w:val="both"/>
        <w:rPr>
          <w:rFonts w:asciiTheme="majorHAnsi" w:hAnsiTheme="majorHAnsi" w:cs="Arial"/>
        </w:rPr>
        <w:sectPr w:rsidR="008F296B" w:rsidSect="0094081E">
          <w:pgSz w:w="11906" w:h="16838"/>
          <w:pgMar w:top="1440" w:right="1440" w:bottom="1440" w:left="1440" w:header="708" w:footer="708" w:gutter="0"/>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r w:rsidRPr="004E326D">
        <w:rPr>
          <w:rFonts w:asciiTheme="majorHAnsi" w:hAnsiTheme="majorHAnsi" w:cs="Arial"/>
          <w:bCs/>
          <w:iCs/>
        </w:rPr>
        <w:t>Blattabacterium</w:t>
      </w:r>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5146D2E0"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002A04CE">
        <w:rPr>
          <w:rFonts w:asciiTheme="majorHAnsi" w:hAnsiTheme="majorHAnsi" w:cs="Arial"/>
        </w:rPr>
        <w:t>d</w:t>
      </w:r>
      <w:r w:rsidRPr="004E326D">
        <w:rPr>
          <w:rFonts w:asciiTheme="majorHAnsi" w:hAnsiTheme="majorHAnsi" w:cs="Arial"/>
        </w:rPr>
        <w:t xml:space="preserve"> </w:t>
      </w:r>
      <w:r w:rsidR="00AB4745" w:rsidRPr="004E326D">
        <w:rPr>
          <w:rFonts w:asciiTheme="majorHAnsi" w:hAnsiTheme="majorHAnsi" w:cs="Arial"/>
        </w:rPr>
        <w:t xml:space="preserve">from the symbiont </w:t>
      </w:r>
      <w:r w:rsidR="00AB4745" w:rsidRPr="004E326D">
        <w:rPr>
          <w:rFonts w:asciiTheme="majorHAnsi" w:hAnsiTheme="majorHAnsi" w:cs="Arial"/>
          <w:i/>
          <w:iCs/>
        </w:rPr>
        <w:t>Blattabacterium</w:t>
      </w:r>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specialised cells of cockroach fat-bodies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r w:rsidR="00454C4F" w:rsidRPr="004E326D">
        <w:rPr>
          <w:rFonts w:asciiTheme="majorHAnsi" w:hAnsiTheme="majorHAnsi" w:cs="Arial"/>
          <w:i/>
          <w:iCs/>
        </w:rPr>
        <w:t xml:space="preserve">Blattabacterium </w:t>
      </w:r>
      <w:r w:rsidR="001E3994" w:rsidRPr="004E326D">
        <w:rPr>
          <w:rFonts w:asciiTheme="majorHAnsi" w:hAnsiTheme="majorHAnsi" w:cs="Arial"/>
        </w:rPr>
        <w:t>infected the ancestors of cockroaches &gt;</w:t>
      </w:r>
      <w:r w:rsidR="00AB4745" w:rsidRPr="004E326D">
        <w:rPr>
          <w:rFonts w:asciiTheme="majorHAnsi" w:hAnsiTheme="majorHAnsi" w:cs="Arial"/>
        </w:rPr>
        <w:t>150</w:t>
      </w:r>
      <w:ins w:id="8" w:author="Maxim Warwick Dus Adams" w:date="2025-12-08T11:42:00Z" w16du:dateUtc="2025-12-08T00:42:00Z">
        <w:r w:rsidR="00F068E8">
          <w:rPr>
            <w:rFonts w:asciiTheme="majorHAnsi" w:hAnsiTheme="majorHAnsi" w:cs="Arial"/>
          </w:rPr>
          <w:t>–</w:t>
        </w:r>
      </w:ins>
      <w:del w:id="9" w:author="Maxim Warwick Dus Adams" w:date="2025-12-08T11:42:00Z" w16du:dateUtc="2025-12-08T00:42:00Z">
        <w:r w:rsidR="00AB4745" w:rsidRPr="004E326D" w:rsidDel="00F068E8">
          <w:rPr>
            <w:rFonts w:asciiTheme="majorHAnsi" w:hAnsiTheme="majorHAnsi" w:cs="Arial"/>
          </w:rPr>
          <w:delText>-</w:delText>
        </w:r>
      </w:del>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r w:rsidR="0057555A" w:rsidRPr="004E326D">
        <w:rPr>
          <w:rFonts w:asciiTheme="majorHAnsi" w:hAnsiTheme="majorHAnsi" w:cs="Arial"/>
          <w:i/>
          <w:iCs/>
        </w:rPr>
        <w:t>Mastotermes darwiniensis.</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r w:rsidR="00F72EA6" w:rsidRPr="004E326D">
        <w:rPr>
          <w:rFonts w:asciiTheme="majorHAnsi" w:hAnsiTheme="majorHAnsi" w:cs="Arial"/>
          <w:i/>
          <w:iCs/>
        </w:rPr>
        <w:t>Blattabacterium</w:t>
      </w:r>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r w:rsidR="00F72EA6" w:rsidRPr="004D3182">
        <w:rPr>
          <w:rFonts w:asciiTheme="majorHAnsi" w:eastAsia="Times New Roman" w:hAnsiTheme="majorHAnsi" w:cs="Times New Roman"/>
          <w:kern w:val="0"/>
          <w14:ligatures w14:val="none"/>
        </w:rPr>
        <w:t>Nikoh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61B2A88E"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r w:rsidR="00C10E8E" w:rsidRPr="004E326D">
        <w:rPr>
          <w:rFonts w:asciiTheme="majorHAnsi" w:hAnsiTheme="majorHAnsi" w:cs="Arial"/>
          <w:i/>
          <w:color w:val="000000" w:themeColor="text1"/>
        </w:rPr>
        <w:t xml:space="preserve">Blattabacterium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r w:rsidRPr="004E326D">
        <w:rPr>
          <w:rFonts w:asciiTheme="majorHAnsi" w:hAnsiTheme="majorHAnsi" w:cs="Arial"/>
          <w:i/>
          <w:iCs/>
          <w:color w:val="000000" w:themeColor="text1"/>
        </w:rPr>
        <w:t>Blattabacterium</w:t>
      </w:r>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r w:rsidR="002A04CE">
        <w:rPr>
          <w:rFonts w:asciiTheme="majorHAnsi" w:hAnsiTheme="majorHAnsi" w:cs="Arial"/>
          <w:color w:val="000000" w:themeColor="text1"/>
        </w:rPr>
        <w:t>was</w:t>
      </w:r>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ins w:id="10" w:author="Maxim Warwick Dus Adams" w:date="2025-12-08T11:41:00Z" w16du:dateUtc="2025-12-08T00:41:00Z">
        <w:r w:rsidR="00F068E8">
          <w:rPr>
            <w:rFonts w:asciiTheme="majorHAnsi" w:hAnsiTheme="majorHAnsi" w:cs="Arial"/>
            <w:color w:val="000000" w:themeColor="text1"/>
          </w:rPr>
          <w:t>-</w:t>
        </w:r>
      </w:ins>
      <w:del w:id="11" w:author="Maxim Warwick Dus Adams" w:date="2025-12-08T11:41:00Z" w16du:dateUtc="2025-12-08T00:41:00Z">
        <w:r w:rsidR="006779C4" w:rsidDel="00F068E8">
          <w:rPr>
            <w:rFonts w:asciiTheme="majorHAnsi" w:hAnsiTheme="majorHAnsi" w:cs="Arial"/>
            <w:color w:val="000000" w:themeColor="text1"/>
          </w:rPr>
          <w:delText xml:space="preserve"> </w:delText>
        </w:r>
      </w:del>
      <w:r w:rsidRPr="004E326D">
        <w:rPr>
          <w:rFonts w:asciiTheme="majorHAnsi" w:hAnsiTheme="majorHAnsi" w:cs="Arial"/>
          <w:color w:val="000000" w:themeColor="text1"/>
        </w:rPr>
        <w:t xml:space="preserve">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r w:rsidR="00CD3DC5" w:rsidRPr="004E326D">
        <w:rPr>
          <w:rFonts w:asciiTheme="majorHAnsi" w:hAnsiTheme="majorHAnsi" w:cs="Arial"/>
          <w:i/>
          <w:iCs/>
          <w:color w:val="000000" w:themeColor="text1"/>
        </w:rPr>
        <w:t>Blattabacterium</w:t>
      </w:r>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 xml:space="preserve">To identify </w:t>
      </w:r>
      <w:commentRangeStart w:id="12"/>
      <w:commentRangeStart w:id="13"/>
      <w:r w:rsidR="0037348A" w:rsidRPr="004E326D">
        <w:rPr>
          <w:rFonts w:asciiTheme="majorHAnsi" w:hAnsiTheme="majorHAnsi" w:cs="Arial"/>
        </w:rPr>
        <w:t>unique</w:t>
      </w:r>
      <w:commentRangeEnd w:id="12"/>
      <w:r w:rsidR="00D418E2">
        <w:rPr>
          <w:rStyle w:val="CommentReference"/>
        </w:rPr>
        <w:commentReference w:id="12"/>
      </w:r>
      <w:commentRangeEnd w:id="13"/>
      <w:r w:rsidR="004559E2">
        <w:rPr>
          <w:rStyle w:val="CommentReference"/>
        </w:rPr>
        <w:commentReference w:id="13"/>
      </w:r>
      <w:r w:rsidR="0037348A" w:rsidRPr="004E326D">
        <w:rPr>
          <w:rFonts w:asciiTheme="majorHAnsi" w:hAnsiTheme="majorHAnsi" w:cs="Arial"/>
        </w:rPr>
        <w:t xml:space="preserve"> insert events within a genome, we excluded inserts likely arising from duplication or transposition (based on the sequence similarity of insert</w:t>
      </w:r>
      <w:r w:rsidR="00D418E2">
        <w:rPr>
          <w:rFonts w:asciiTheme="majorHAnsi" w:hAnsiTheme="majorHAnsi" w:cs="Arial"/>
        </w:rPr>
        <w:t>s and their flanking regions</w:t>
      </w:r>
      <w:r w:rsidR="0037348A" w:rsidRPr="004E326D">
        <w:rPr>
          <w:rFonts w:asciiTheme="majorHAnsi" w:hAnsiTheme="majorHAnsi" w:cs="Arial"/>
        </w:rPr>
        <w:t>).</w:t>
      </w:r>
    </w:p>
    <w:p w14:paraId="58A8ED21" w14:textId="77777777" w:rsidR="00AB4745" w:rsidRPr="004E326D" w:rsidRDefault="00AB4745" w:rsidP="006850BD">
      <w:pPr>
        <w:jc w:val="both"/>
        <w:rPr>
          <w:rFonts w:asciiTheme="majorHAnsi" w:hAnsiTheme="majorHAnsi" w:cs="Arial"/>
          <w:color w:val="000000" w:themeColor="text1"/>
        </w:rPr>
      </w:pPr>
    </w:p>
    <w:p w14:paraId="38444043" w14:textId="0F824A07" w:rsidR="00263BE8" w:rsidRPr="004E326D"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 xml:space="preserve">characterised </w:t>
      </w:r>
      <w:r w:rsidR="000D688F" w:rsidRPr="00D95570">
        <w:rPr>
          <w:rFonts w:asciiTheme="majorHAnsi" w:hAnsiTheme="majorHAnsi" w:cs="Arial"/>
          <w:color w:val="000000" w:themeColor="text1"/>
        </w:rPr>
        <w:t xml:space="preserve">a remarkable </w:t>
      </w:r>
      <w:r w:rsidR="00EC6A5A" w:rsidRPr="00D95570">
        <w:rPr>
          <w:rFonts w:asciiTheme="majorHAnsi" w:hAnsiTheme="majorHAnsi" w:cs="Arial"/>
          <w:color w:val="000000" w:themeColor="text1"/>
        </w:rPr>
        <w:t>40,484 unique</w:t>
      </w:r>
      <w:r w:rsidR="00EC6A5A" w:rsidRPr="00D95570">
        <w:rPr>
          <w:rFonts w:asciiTheme="majorHAnsi" w:hAnsiTheme="majorHAnsi" w:cs="Arial"/>
          <w:i/>
          <w:iCs/>
          <w:color w:val="000000" w:themeColor="text1"/>
        </w:rPr>
        <w:t xml:space="preserve"> </w:t>
      </w:r>
      <w:r w:rsidR="00E46A51" w:rsidRPr="00D95570">
        <w:rPr>
          <w:rFonts w:asciiTheme="majorHAnsi" w:hAnsiTheme="majorHAnsi" w:cs="Arial"/>
          <w:i/>
          <w:iCs/>
          <w:color w:val="000000" w:themeColor="text1"/>
        </w:rPr>
        <w:t>Blattabacterium</w:t>
      </w:r>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ins w:id="14" w:author="Maxim Warwick Dus Adams" w:date="2025-12-08T11:42:00Z" w16du:dateUtc="2025-12-08T00:42:00Z">
        <w:r w:rsidR="00F068E8">
          <w:rPr>
            <w:rFonts w:asciiTheme="majorHAnsi" w:hAnsiTheme="majorHAnsi" w:cs="Arial"/>
            <w:color w:val="000000" w:themeColor="text1"/>
          </w:rPr>
          <w:t>–</w:t>
        </w:r>
      </w:ins>
      <w:del w:id="15" w:author="Maxim Warwick Dus Adams" w:date="2025-12-08T11:42:00Z" w16du:dateUtc="2025-12-08T00:42:00Z">
        <w:r w:rsidR="00403C37" w:rsidRPr="00D95570" w:rsidDel="00F068E8">
          <w:rPr>
            <w:rFonts w:asciiTheme="majorHAnsi" w:hAnsiTheme="majorHAnsi" w:cs="Arial"/>
            <w:color w:val="000000" w:themeColor="text1"/>
          </w:rPr>
          <w:delText>-</w:delText>
        </w:r>
      </w:del>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ins w:id="16" w:author="Maxim Warwick Dus Adams" w:date="2025-12-08T11:42:00Z" w16du:dateUtc="2025-12-08T00:42:00Z">
        <w:r w:rsidR="00F068E8">
          <w:rPr>
            <w:rFonts w:asciiTheme="majorHAnsi" w:hAnsiTheme="majorHAnsi" w:cs="Arial"/>
            <w:color w:val="000000" w:themeColor="text1"/>
          </w:rPr>
          <w:t>–</w:t>
        </w:r>
      </w:ins>
      <w:del w:id="17" w:author="Maxim Warwick Dus Adams" w:date="2025-12-08T11:42:00Z" w16du:dateUtc="2025-12-08T00:42:00Z">
        <w:r w:rsidR="00874B13" w:rsidRPr="00D95570" w:rsidDel="00F068E8">
          <w:rPr>
            <w:rFonts w:asciiTheme="majorHAnsi" w:hAnsiTheme="majorHAnsi" w:cs="Arial"/>
            <w:color w:val="000000" w:themeColor="text1"/>
          </w:rPr>
          <w:delText>-</w:delText>
        </w:r>
      </w:del>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r w:rsidR="00B7669E" w:rsidRPr="002D4938">
        <w:rPr>
          <w:rFonts w:asciiTheme="majorHAnsi" w:hAnsiTheme="majorHAnsi" w:cs="Arial"/>
          <w:i/>
          <w:iCs/>
        </w:rPr>
        <w:t xml:space="preserve">Blattabacterium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r w:rsidR="002A04CE">
        <w:rPr>
          <w:rFonts w:asciiTheme="majorHAnsi" w:hAnsiTheme="majorHAnsi" w:cs="Arial"/>
        </w:rPr>
        <w:t xml:space="preserve"> of</w:t>
      </w:r>
      <w:r w:rsidR="007D5BEA" w:rsidRPr="004E326D">
        <w:rPr>
          <w:rFonts w:asciiTheme="majorHAnsi" w:hAnsiTheme="majorHAnsi" w:cs="Arial"/>
        </w:rPr>
        <w:t xml:space="preserve"> </w:t>
      </w:r>
      <w:r w:rsidR="006874F0">
        <w:rPr>
          <w:rFonts w:asciiTheme="majorHAnsi" w:hAnsiTheme="majorHAnsi" w:cs="Arial"/>
        </w:rPr>
        <w:t>860</w:t>
      </w:r>
      <w:ins w:id="18" w:author="Maxim Warwick Dus Adams" w:date="2025-12-08T11:43:00Z" w16du:dateUtc="2025-12-08T00:43:00Z">
        <w:r w:rsidR="00F068E8">
          <w:rPr>
            <w:rFonts w:asciiTheme="majorHAnsi" w:hAnsiTheme="majorHAnsi" w:cs="Arial"/>
          </w:rPr>
          <w:t>–</w:t>
        </w:r>
      </w:ins>
      <w:del w:id="19" w:author="Maxim Warwick Dus Adams" w:date="2025-12-08T11:43:00Z" w16du:dateUtc="2025-12-08T00:43:00Z">
        <w:r w:rsidR="00513EAF" w:rsidRPr="00513EAF" w:rsidDel="00F068E8">
          <w:rPr>
            <w:rFonts w:asciiTheme="majorHAnsi" w:hAnsiTheme="majorHAnsi" w:cs="Arial"/>
          </w:rPr>
          <w:delText>-</w:delText>
        </w:r>
      </w:del>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w:t>
      </w:r>
      <w:ins w:id="20" w:author="Maxim Warwick Dus Adams" w:date="2025-12-08T11:43:00Z" w16du:dateUtc="2025-12-08T00:43:00Z">
        <w:r w:rsidR="00F068E8">
          <w:rPr>
            <w:rFonts w:asciiTheme="majorHAnsi" w:hAnsiTheme="majorHAnsi" w:cs="Arial"/>
          </w:rPr>
          <w:t>–</w:t>
        </w:r>
      </w:ins>
      <w:del w:id="21" w:author="Maxim Warwick Dus Adams" w:date="2025-12-08T11:43:00Z" w16du:dateUtc="2025-12-08T00:43:00Z">
        <w:r w:rsidR="00513EAF" w:rsidRPr="00513EAF" w:rsidDel="00F068E8">
          <w:rPr>
            <w:rFonts w:asciiTheme="majorHAnsi" w:hAnsiTheme="majorHAnsi" w:cs="Arial"/>
          </w:rPr>
          <w:delText>-</w:delText>
        </w:r>
      </w:del>
      <w:r w:rsidR="00513EAF" w:rsidRPr="00513EAF">
        <w:rPr>
          <w:rFonts w:asciiTheme="majorHAnsi" w:hAnsiTheme="majorHAnsi" w:cs="Arial"/>
        </w:rPr>
        <w:t>99.5</w:t>
      </w:r>
      <w:r w:rsidR="002D4938">
        <w:rPr>
          <w:rFonts w:asciiTheme="majorHAnsi" w:hAnsiTheme="majorHAnsi" w:cs="Arial"/>
        </w:rPr>
        <w:t xml:space="preserve">% complete </w:t>
      </w:r>
      <w:commentRangeStart w:id="22"/>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commentRangeEnd w:id="22"/>
      <w:r w:rsidR="00F068E8">
        <w:rPr>
          <w:rStyle w:val="CommentReference"/>
        </w:rPr>
        <w:commentReference w:id="22"/>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commentRangeStart w:id="23"/>
      <w:commentRangeStart w:id="24"/>
      <w:commentRangeStart w:id="25"/>
      <w:commentRangeStart w:id="26"/>
      <w:commentRangeStart w:id="27"/>
      <w:del w:id="28" w:author="Zhuzhi Zhang" w:date="2025-11-18T15:02:00Z">
        <w:r w:rsidR="00EE7A5E" w:rsidRPr="00EE7A5E" w:rsidDel="00BF6E20">
          <w:rPr>
            <w:rFonts w:asciiTheme="majorHAnsi" w:hAnsiTheme="majorHAnsi" w:cs="Arial"/>
          </w:rPr>
          <w:delText xml:space="preserve">Most </w:delText>
        </w:r>
      </w:del>
      <w:ins w:id="29" w:author="Zhuzhi Zhang" w:date="2025-11-18T15:02:00Z">
        <w:r w:rsidR="00BF6E20">
          <w:rPr>
            <w:rFonts w:asciiTheme="majorHAnsi" w:hAnsiTheme="majorHAnsi" w:cs="Arial" w:hint="eastAsia"/>
            <w:lang w:eastAsia="zh-CN"/>
          </w:rPr>
          <w:t>All</w:t>
        </w:r>
        <w:r w:rsidR="00BF6E20" w:rsidRPr="00EE7A5E">
          <w:rPr>
            <w:rFonts w:asciiTheme="majorHAnsi" w:hAnsiTheme="majorHAnsi" w:cs="Arial"/>
          </w:rPr>
          <w:t xml:space="preserve"> </w:t>
        </w:r>
      </w:ins>
      <w:r w:rsidR="00EE7A5E" w:rsidRPr="00EE7A5E">
        <w:rPr>
          <w:rFonts w:asciiTheme="majorHAnsi" w:hAnsiTheme="majorHAnsi" w:cs="Arial"/>
        </w:rPr>
        <w:t xml:space="preserve">inserts </w:t>
      </w:r>
      <w:del w:id="30" w:author="Zhuzhi Zhang" w:date="2025-11-18T15:02:00Z">
        <w:r w:rsidR="00EE7A5E" w:rsidRPr="00B16A88" w:rsidDel="00BF6E20">
          <w:rPr>
            <w:rFonts w:asciiTheme="majorHAnsi" w:hAnsiTheme="majorHAnsi" w:cs="Arial"/>
          </w:rPr>
          <w:delText>(#%)</w:delText>
        </w:r>
        <w:commentRangeEnd w:id="23"/>
        <w:r w:rsidR="00CF144A" w:rsidRPr="00B16A88" w:rsidDel="00BF6E20">
          <w:rPr>
            <w:rStyle w:val="CommentReference"/>
          </w:rPr>
          <w:commentReference w:id="23"/>
        </w:r>
      </w:del>
      <w:commentRangeEnd w:id="24"/>
      <w:r w:rsidR="00BF6E20" w:rsidRPr="00B16A88">
        <w:rPr>
          <w:rStyle w:val="CommentReference"/>
        </w:rPr>
        <w:commentReference w:id="24"/>
      </w:r>
      <w:commentRangeEnd w:id="25"/>
      <w:r w:rsidR="00BF6E20" w:rsidRPr="00B16A88">
        <w:rPr>
          <w:rStyle w:val="CommentReference"/>
        </w:rPr>
        <w:commentReference w:id="25"/>
      </w:r>
      <w:commentRangeEnd w:id="26"/>
      <w:r w:rsidR="00C73F2E" w:rsidRPr="00B16A88">
        <w:rPr>
          <w:rStyle w:val="CommentReference"/>
        </w:rPr>
        <w:commentReference w:id="26"/>
      </w:r>
      <w:commentRangeEnd w:id="27"/>
      <w:r w:rsidR="00AD4689" w:rsidRPr="00B16A88">
        <w:rPr>
          <w:rStyle w:val="CommentReference"/>
        </w:rPr>
        <w:commentReference w:id="27"/>
      </w:r>
      <w:r w:rsidR="00EE7A5E" w:rsidRPr="00B16A88">
        <w:rPr>
          <w:rFonts w:asciiTheme="majorHAnsi" w:hAnsiTheme="majorHAnsi" w:cs="Arial"/>
        </w:rPr>
        <w:t>were found within</w:t>
      </w:r>
      <w:r w:rsidR="00EE7A5E" w:rsidRPr="00EE7A5E">
        <w:rPr>
          <w:rFonts w:asciiTheme="majorHAnsi" w:hAnsiTheme="majorHAnsi" w:cs="Arial"/>
        </w:rPr>
        <w:t xml:space="preserve"> long reads, flanked</w:t>
      </w:r>
      <w:r w:rsidR="002A04CE">
        <w:rPr>
          <w:rFonts w:asciiTheme="majorHAnsi" w:hAnsiTheme="majorHAnsi" w:cs="Arial"/>
        </w:rPr>
        <w:t xml:space="preserve"> on</w:t>
      </w:r>
      <w:r w:rsidR="00EE7A5E" w:rsidRPr="00EE7A5E">
        <w:rPr>
          <w:rFonts w:asciiTheme="majorHAnsi" w:hAnsiTheme="majorHAnsi" w:cs="Arial"/>
        </w:rPr>
        <w:t xml:space="preserve"> </w:t>
      </w:r>
      <w:r w:rsidR="002A04CE">
        <w:rPr>
          <w:rFonts w:asciiTheme="majorHAnsi" w:hAnsiTheme="majorHAnsi" w:cs="Arial"/>
        </w:rPr>
        <w:t>both</w:t>
      </w:r>
      <w:r w:rsidR="002A04CE" w:rsidRPr="00EE7A5E">
        <w:rPr>
          <w:rFonts w:asciiTheme="majorHAnsi" w:hAnsiTheme="majorHAnsi" w:cs="Arial"/>
        </w:rPr>
        <w:t xml:space="preserve"> </w:t>
      </w:r>
      <w:r w:rsidR="00EE7A5E" w:rsidRPr="00EE7A5E">
        <w:rPr>
          <w:rFonts w:asciiTheme="majorHAnsi" w:hAnsiTheme="majorHAnsi" w:cs="Arial"/>
        </w:rPr>
        <w:t>side</w:t>
      </w:r>
      <w:r w:rsidR="002A04CE">
        <w:rPr>
          <w:rFonts w:asciiTheme="majorHAnsi" w:hAnsiTheme="majorHAnsi" w:cs="Arial"/>
        </w:rPr>
        <w:t>s</w:t>
      </w:r>
      <w:r w:rsidR="00EE7A5E" w:rsidRPr="00EE7A5E">
        <w:rPr>
          <w:rFonts w:asciiTheme="majorHAnsi" w:hAnsiTheme="majorHAnsi" w:cs="Arial"/>
        </w:rPr>
        <w:t xml:space="preserve"> by cockroach host sequence. Further, the long-read sequencing depth of these insert regions was typically &gt;</w:t>
      </w:r>
      <w:commentRangeStart w:id="31"/>
      <w:commentRangeStart w:id="32"/>
      <w:commentRangeStart w:id="33"/>
      <w:r w:rsidR="00EE7A5E" w:rsidRPr="00C432F7">
        <w:rPr>
          <w:rFonts w:asciiTheme="majorHAnsi" w:hAnsiTheme="majorHAnsi" w:cs="Arial"/>
          <w:color w:val="FF0000"/>
        </w:rPr>
        <w:t>#</w:t>
      </w:r>
      <w:commentRangeEnd w:id="31"/>
      <w:r w:rsidR="00C432F7">
        <w:rPr>
          <w:rStyle w:val="CommentReference"/>
        </w:rPr>
        <w:commentReference w:id="31"/>
      </w:r>
      <w:commentRangeEnd w:id="32"/>
      <w:r w:rsidR="00C73F2E">
        <w:rPr>
          <w:rStyle w:val="CommentReference"/>
        </w:rPr>
        <w:commentReference w:id="32"/>
      </w:r>
      <w:commentRangeEnd w:id="33"/>
      <w:r w:rsidR="00010C85">
        <w:rPr>
          <w:rStyle w:val="CommentReference"/>
        </w:rPr>
        <w:commentReference w:id="33"/>
      </w:r>
      <w:r w:rsidR="00EE7A5E" w:rsidRPr="00EE7A5E">
        <w:rPr>
          <w:rFonts w:asciiTheme="majorHAnsi" w:hAnsiTheme="majorHAnsi" w:cs="Arial"/>
        </w:rPr>
        <w:t>, indicating that the Blattabacterium and cockroach flanking DNA was not a result of artefactual chimeric reads</w:t>
      </w:r>
      <w:r w:rsidR="00EE7A5E">
        <w:rPr>
          <w:rFonts w:asciiTheme="majorHAnsi" w:hAnsiTheme="majorHAnsi" w:cs="Arial"/>
        </w:rPr>
        <w:t xml:space="preserve">. </w:t>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r w:rsidR="00DC6FAD" w:rsidRPr="004E326D">
        <w:rPr>
          <w:rFonts w:asciiTheme="majorHAnsi" w:hAnsiTheme="majorHAnsi" w:cs="Arial"/>
          <w:i/>
        </w:rPr>
        <w:t xml:space="preserve">Blattabacterium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r w:rsidR="00E46A51" w:rsidRPr="004E326D">
        <w:rPr>
          <w:rFonts w:asciiTheme="majorHAnsi" w:hAnsiTheme="majorHAnsi" w:cs="Arial"/>
          <w:i/>
          <w:iCs/>
        </w:rPr>
        <w:t>Blattabacterium</w:t>
      </w:r>
      <w:r w:rsidR="00E46A51"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r w:rsidR="00727955">
        <w:rPr>
          <w:rFonts w:asciiTheme="majorHAnsi" w:hAnsiTheme="majorHAnsi" w:cs="Arial"/>
        </w:rPr>
        <w:t>long regions aligning with bacterial DNA</w:t>
      </w:r>
      <w:r w:rsidR="008F296B" w:rsidRPr="008F296B">
        <w:rPr>
          <w:rFonts w:asciiTheme="majorHAnsi" w:hAnsiTheme="majorHAnsi" w:cs="Arial"/>
        </w:rPr>
        <w:t xml:space="preserve"> that may</w:t>
      </w:r>
      <w:r w:rsidR="00727955">
        <w:rPr>
          <w:rFonts w:asciiTheme="majorHAnsi" w:hAnsiTheme="majorHAnsi" w:cs="Arial"/>
        </w:rPr>
        <w:t xml:space="preserve"> have been</w:t>
      </w:r>
      <w:r w:rsidR="008F296B" w:rsidRPr="008F296B">
        <w:rPr>
          <w:rFonts w:asciiTheme="majorHAnsi" w:hAnsiTheme="majorHAnsi" w:cs="Arial"/>
        </w:rPr>
        <w:t xml:space="preserve"> </w:t>
      </w:r>
      <w:r w:rsidR="008F296B">
        <w:rPr>
          <w:rFonts w:asciiTheme="majorHAnsi" w:hAnsiTheme="majorHAnsi" w:cs="Arial"/>
        </w:rPr>
        <w:t>derive</w:t>
      </w:r>
      <w:r w:rsidR="00727955">
        <w:rPr>
          <w:rFonts w:asciiTheme="majorHAnsi" w:hAnsiTheme="majorHAnsi" w:cs="Arial"/>
        </w:rPr>
        <w:t>d</w:t>
      </w:r>
      <w:r w:rsidR="008F296B">
        <w:rPr>
          <w:rFonts w:asciiTheme="majorHAnsi" w:hAnsiTheme="majorHAnsi" w:cs="Arial"/>
        </w:rPr>
        <w:t xml:space="preserve"> from</w:t>
      </w:r>
      <w:r w:rsidR="008F296B" w:rsidRPr="008F296B">
        <w:rPr>
          <w:rFonts w:asciiTheme="majorHAnsi" w:hAnsiTheme="majorHAnsi" w:cs="Arial"/>
        </w:rPr>
        <w:t xml:space="preserve"> genuine </w:t>
      </w:r>
      <w:r w:rsidR="008F296B" w:rsidRPr="006779C4">
        <w:rPr>
          <w:rFonts w:asciiTheme="majorHAnsi" w:hAnsiTheme="majorHAnsi" w:cs="Arial"/>
          <w:i/>
          <w:iCs/>
        </w:rPr>
        <w:t>Blattabacterium</w:t>
      </w:r>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r w:rsidR="00727955">
        <w:rPr>
          <w:rFonts w:asciiTheme="majorHAnsi" w:hAnsiTheme="majorHAnsi" w:cs="Arial"/>
        </w:rPr>
        <w:t xml:space="preserve">manual </w:t>
      </w:r>
      <w:r w:rsidR="000667BB" w:rsidRPr="004E326D">
        <w:rPr>
          <w:rFonts w:asciiTheme="majorHAnsi" w:hAnsiTheme="majorHAnsi" w:cs="Arial"/>
        </w:rPr>
        <w:t xml:space="preserve">inspection of BLAST results from inserts of each genome confirmed that they: 1) had been transferred from </w:t>
      </w:r>
      <w:r w:rsidR="000667BB" w:rsidRPr="004E326D">
        <w:rPr>
          <w:rFonts w:asciiTheme="majorHAnsi" w:hAnsiTheme="majorHAnsi" w:cs="Arial"/>
          <w:i/>
        </w:rPr>
        <w:t xml:space="preserve">Blattabacterium </w:t>
      </w:r>
      <w:r w:rsidR="000667BB" w:rsidRPr="004E326D">
        <w:rPr>
          <w:rFonts w:asciiTheme="majorHAnsi" w:hAnsiTheme="majorHAnsi" w:cs="Arial"/>
        </w:rPr>
        <w:t>and not other related Bacteriodales;</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r w:rsidR="00341176" w:rsidRPr="004E326D">
        <w:rPr>
          <w:rFonts w:asciiTheme="majorHAnsi" w:hAnsiTheme="majorHAnsi" w:cs="Arial"/>
        </w:rPr>
        <w:t>Blattabacterium</w:t>
      </w:r>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693476F5"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r w:rsidRPr="004E326D">
        <w:rPr>
          <w:rFonts w:asciiTheme="majorHAnsi" w:hAnsiTheme="majorHAnsi" w:cs="Arial"/>
          <w:i/>
          <w:iCs/>
        </w:rPr>
        <w:t>Blattabacterium</w:t>
      </w:r>
      <w:r w:rsidRPr="004E326D">
        <w:rPr>
          <w:rFonts w:asciiTheme="majorHAnsi" w:hAnsiTheme="majorHAnsi" w:cs="Arial"/>
        </w:rPr>
        <w:t xml:space="preserve"> genome, which is highly conserved in size, gene content and order across cockroach species.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r w:rsidRPr="004E326D">
        <w:rPr>
          <w:rFonts w:asciiTheme="majorHAnsi" w:hAnsiTheme="majorHAnsi" w:cs="Arial"/>
          <w:i/>
          <w:iCs/>
        </w:rPr>
        <w:t xml:space="preserve">Blattabacterium </w:t>
      </w:r>
      <w:r w:rsidRPr="004E326D">
        <w:rPr>
          <w:rFonts w:asciiTheme="majorHAnsi" w:hAnsiTheme="majorHAnsi" w:cs="Arial"/>
        </w:rPr>
        <w:t>genome</w:t>
      </w:r>
      <w:r w:rsidR="006779C4">
        <w:rPr>
          <w:rFonts w:asciiTheme="majorHAnsi" w:hAnsiTheme="majorHAnsi" w:cs="Arial"/>
        </w:rPr>
        <w:t xml:space="preserve"> </w:t>
      </w:r>
      <w:r w:rsidR="006779C4" w:rsidRPr="004E326D">
        <w:rPr>
          <w:rFonts w:asciiTheme="majorHAnsi" w:hAnsiTheme="majorHAnsi" w:cs="Arial"/>
        </w:rPr>
        <w:t>(Fig. 1</w:t>
      </w:r>
      <w:r w:rsidR="006779C4">
        <w:rPr>
          <w:rFonts w:asciiTheme="majorHAnsi" w:hAnsiTheme="majorHAnsi" w:cs="Arial"/>
        </w:rPr>
        <w:t>C</w:t>
      </w:r>
      <w:r w:rsidR="006779C4" w:rsidRPr="004E326D">
        <w:rPr>
          <w:rFonts w:asciiTheme="majorHAnsi" w:hAnsiTheme="majorHAnsi" w:cs="Arial"/>
        </w:rPr>
        <w:t>)</w:t>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ins w:id="34" w:author="Maxim Warwick Dus Adams" w:date="2025-12-08T11:45:00Z" w16du:dateUtc="2025-12-08T00:45:00Z">
        <w:r w:rsidR="00F068E8">
          <w:rPr>
            <w:rFonts w:asciiTheme="majorHAnsi" w:hAnsiTheme="majorHAnsi" w:cs="Arial"/>
            <w:color w:val="000000" w:themeColor="text1"/>
          </w:rPr>
          <w:t>–</w:t>
        </w:r>
      </w:ins>
      <w:del w:id="35" w:author="Maxim Warwick Dus Adams" w:date="2025-12-08T11:45:00Z" w16du:dateUtc="2025-12-08T00:45:00Z">
        <w:r w:rsidR="00341176" w:rsidRPr="0000458C" w:rsidDel="00F068E8">
          <w:rPr>
            <w:rFonts w:asciiTheme="majorHAnsi" w:hAnsiTheme="majorHAnsi" w:cs="Arial"/>
            <w:color w:val="000000" w:themeColor="text1"/>
          </w:rPr>
          <w:delText>-</w:delText>
        </w:r>
      </w:del>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ins w:id="36" w:author="Maxim Warwick Dus Adams" w:date="2025-12-08T11:45:00Z" w16du:dateUtc="2025-12-08T00:45:00Z">
        <w:r w:rsidR="00F068E8">
          <w:rPr>
            <w:rFonts w:asciiTheme="majorHAnsi" w:hAnsiTheme="majorHAnsi" w:cs="Arial"/>
            <w:color w:val="000000" w:themeColor="text1"/>
          </w:rPr>
          <w:t>–</w:t>
        </w:r>
      </w:ins>
      <w:del w:id="37" w:author="Maxim Warwick Dus Adams" w:date="2025-12-08T11:45:00Z" w16du:dateUtc="2025-12-08T00:45:00Z">
        <w:r w:rsidR="00341176" w:rsidRPr="0000458C" w:rsidDel="00F068E8">
          <w:rPr>
            <w:rFonts w:asciiTheme="majorHAnsi" w:hAnsiTheme="majorHAnsi" w:cs="Arial"/>
            <w:color w:val="000000" w:themeColor="text1"/>
          </w:rPr>
          <w:delText>-</w:delText>
        </w:r>
      </w:del>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6779C4">
        <w:rPr>
          <w:rFonts w:asciiTheme="majorHAnsi" w:hAnsiTheme="majorHAnsi" w:cs="Arial"/>
          <w:color w:val="000000" w:themeColor="text1"/>
        </w:rPr>
        <w:t xml:space="preserve">genome length. An examination of insert position across all species revealed that </w:t>
      </w:r>
      <w:r w:rsidR="001126CA" w:rsidRPr="006779C4">
        <w:rPr>
          <w:rFonts w:asciiTheme="majorHAnsi" w:hAnsiTheme="majorHAnsi" w:cs="Arial"/>
          <w:color w:val="000000" w:themeColor="text1"/>
        </w:rPr>
        <w:t>15.38–25.56</w:t>
      </w:r>
      <w:r w:rsidR="00074A9E" w:rsidRPr="006779C4">
        <w:rPr>
          <w:rFonts w:asciiTheme="majorHAnsi" w:hAnsiTheme="majorHAnsi" w:cs="Arial"/>
          <w:color w:val="000000" w:themeColor="text1"/>
        </w:rPr>
        <w:t xml:space="preserve">% </w:t>
      </w:r>
      <w:r w:rsidR="00341176" w:rsidRPr="006779C4">
        <w:rPr>
          <w:rFonts w:asciiTheme="majorHAnsi" w:hAnsiTheme="majorHAnsi" w:cs="Arial"/>
          <w:color w:val="000000" w:themeColor="text1"/>
        </w:rPr>
        <w:t>were found in intragenic regions</w:t>
      </w:r>
      <w:r w:rsidR="00074A9E" w:rsidRPr="006779C4">
        <w:rPr>
          <w:rFonts w:asciiTheme="majorHAnsi" w:hAnsiTheme="majorHAnsi" w:cs="Arial"/>
          <w:color w:val="000000" w:themeColor="text1"/>
        </w:rPr>
        <w:t>,</w:t>
      </w:r>
      <w:r w:rsidR="00341176" w:rsidRPr="006779C4">
        <w:rPr>
          <w:rFonts w:asciiTheme="majorHAnsi" w:hAnsiTheme="majorHAnsi" w:cs="Arial"/>
          <w:color w:val="000000" w:themeColor="text1"/>
        </w:rPr>
        <w:t xml:space="preserve"> an</w:t>
      </w:r>
      <w:r w:rsidR="00074A9E" w:rsidRPr="006779C4">
        <w:rPr>
          <w:rFonts w:asciiTheme="majorHAnsi" w:hAnsiTheme="majorHAnsi" w:cs="Arial"/>
          <w:color w:val="000000" w:themeColor="text1"/>
        </w:rPr>
        <w:t>d 74.</w:t>
      </w:r>
      <w:r w:rsidR="001126CA" w:rsidRPr="006779C4">
        <w:rPr>
          <w:rFonts w:asciiTheme="majorHAnsi" w:hAnsiTheme="majorHAnsi" w:cs="Arial"/>
          <w:color w:val="000000" w:themeColor="text1"/>
        </w:rPr>
        <w:t>44</w:t>
      </w:r>
      <w:r w:rsidR="00074A9E" w:rsidRPr="006779C4">
        <w:rPr>
          <w:rFonts w:asciiTheme="majorHAnsi" w:hAnsiTheme="majorHAnsi" w:cs="Arial"/>
          <w:color w:val="000000" w:themeColor="text1"/>
        </w:rPr>
        <w:t>–8</w:t>
      </w:r>
      <w:r w:rsidR="001126CA" w:rsidRPr="006779C4">
        <w:rPr>
          <w:rFonts w:asciiTheme="majorHAnsi" w:hAnsiTheme="majorHAnsi" w:cs="Arial"/>
          <w:color w:val="000000" w:themeColor="text1"/>
        </w:rPr>
        <w:t>4.62</w:t>
      </w:r>
      <w:r w:rsidR="00341176" w:rsidRPr="006779C4">
        <w:rPr>
          <w:rFonts w:asciiTheme="majorHAnsi" w:hAnsiTheme="majorHAnsi" w:cs="Arial"/>
          <w:color w:val="000000" w:themeColor="text1"/>
        </w:rPr>
        <w:t xml:space="preserve">% </w:t>
      </w:r>
      <w:r w:rsidR="00341176" w:rsidRPr="004E326D">
        <w:rPr>
          <w:rFonts w:asciiTheme="majorHAnsi" w:hAnsiTheme="majorHAnsi" w:cs="Arial"/>
          <w:color w:val="000000" w:themeColor="text1"/>
        </w:rPr>
        <w:t>were found in intergenic regions</w:t>
      </w:r>
      <w:r w:rsidR="001126CA">
        <w:rPr>
          <w:rFonts w:asciiTheme="majorHAnsi" w:hAnsiTheme="majorHAnsi" w:cs="Arial"/>
          <w:color w:val="000000" w:themeColor="text1"/>
        </w:rPr>
        <w:t xml:space="preserve"> (excluding termites </w:t>
      </w:r>
      <w:r w:rsidR="006779C4">
        <w:rPr>
          <w:rFonts w:asciiTheme="majorHAnsi" w:hAnsiTheme="majorHAnsi" w:cs="Arial"/>
          <w:color w:val="000000" w:themeColor="text1"/>
        </w:rPr>
        <w:t>given</w:t>
      </w:r>
      <w:ins w:id="38" w:author="Maxim Warwick Dus Adams" w:date="2025-12-08T13:44:00Z" w16du:dateUtc="2025-12-08T02:44:00Z">
        <w:r w:rsidR="00F145D5">
          <w:rPr>
            <w:rFonts w:asciiTheme="majorHAnsi" w:hAnsiTheme="majorHAnsi" w:cs="Arial"/>
            <w:color w:val="000000" w:themeColor="text1"/>
          </w:rPr>
          <w:t xml:space="preserve"> that</w:t>
        </w:r>
      </w:ins>
      <w:r w:rsidR="006779C4">
        <w:rPr>
          <w:rFonts w:asciiTheme="majorHAnsi" w:hAnsiTheme="majorHAnsi" w:cs="Arial"/>
          <w:color w:val="000000" w:themeColor="text1"/>
        </w:rPr>
        <w:t xml:space="preserve"> there was only 1 insert; Fig. 1A</w:t>
      </w:r>
      <w:r w:rsidR="001126CA">
        <w:rPr>
          <w:rFonts w:asciiTheme="majorHAnsi" w:hAnsiTheme="majorHAnsi" w:cs="Arial"/>
          <w:color w:val="000000" w:themeColor="text1"/>
        </w:rPr>
        <w:t>)</w:t>
      </w:r>
      <w:r w:rsidR="000210F0">
        <w:rPr>
          <w:rFonts w:asciiTheme="majorHAnsi" w:hAnsiTheme="majorHAnsi" w:cs="Arial"/>
          <w:color w:val="000000" w:themeColor="text1"/>
        </w:rPr>
        <w:t xml:space="preserve">. This differs </w:t>
      </w:r>
      <w:r w:rsidR="006779C4">
        <w:rPr>
          <w:rFonts w:asciiTheme="majorHAnsi" w:hAnsiTheme="majorHAnsi" w:cs="Arial"/>
          <w:color w:val="000000" w:themeColor="text1"/>
        </w:rPr>
        <w:t xml:space="preserve">somewhat </w:t>
      </w:r>
      <w:r w:rsidR="000210F0">
        <w:rPr>
          <w:rFonts w:asciiTheme="majorHAnsi" w:hAnsiTheme="majorHAnsi" w:cs="Arial"/>
          <w:color w:val="000000" w:themeColor="text1"/>
        </w:rPr>
        <w:t>from the proportion of genic regions in our assembled</w:t>
      </w:r>
      <w:r w:rsidR="001126CA">
        <w:rPr>
          <w:rFonts w:asciiTheme="majorHAnsi" w:hAnsiTheme="majorHAnsi" w:cs="Arial"/>
          <w:color w:val="000000" w:themeColor="text1"/>
        </w:rPr>
        <w:t xml:space="preserve"> cockroach</w:t>
      </w:r>
      <w:r w:rsidR="000210F0">
        <w:rPr>
          <w:rFonts w:asciiTheme="majorHAnsi" w:hAnsiTheme="majorHAnsi" w:cs="Arial"/>
          <w:color w:val="000000" w:themeColor="text1"/>
        </w:rPr>
        <w:t xml:space="preserve"> genomes, which was &gt;25% in all but four genomes (range 13.79–</w:t>
      </w:r>
      <w:r w:rsidR="001126CA">
        <w:rPr>
          <w:rFonts w:asciiTheme="majorHAnsi" w:hAnsiTheme="majorHAnsi" w:cs="Arial"/>
          <w:color w:val="000000" w:themeColor="text1"/>
        </w:rPr>
        <w:t>33</w:t>
      </w:r>
      <w:r w:rsidR="000210F0">
        <w:rPr>
          <w:rFonts w:asciiTheme="majorHAnsi" w:hAnsiTheme="majorHAnsi" w:cs="Arial"/>
          <w:color w:val="000000" w:themeColor="text1"/>
        </w:rPr>
        <w:t>.</w:t>
      </w:r>
      <w:r w:rsidR="001126CA">
        <w:rPr>
          <w:rFonts w:asciiTheme="majorHAnsi" w:hAnsiTheme="majorHAnsi" w:cs="Arial"/>
          <w:color w:val="000000" w:themeColor="text1"/>
        </w:rPr>
        <w:t>71</w:t>
      </w:r>
      <w:r w:rsidR="000210F0">
        <w:rPr>
          <w:rFonts w:asciiTheme="majorHAnsi" w:hAnsiTheme="majorHAnsi" w:cs="Arial"/>
          <w:color w:val="000000" w:themeColor="text1"/>
        </w:rPr>
        <w:t>%)</w:t>
      </w:r>
      <w:r w:rsidR="00341176" w:rsidRPr="004E326D">
        <w:rPr>
          <w:rFonts w:asciiTheme="majorHAnsi" w:hAnsiTheme="majorHAnsi" w:cs="Arial"/>
          <w:color w:val="000000" w:themeColor="text1"/>
        </w:rPr>
        <w:t xml:space="preserve">. </w:t>
      </w:r>
      <w:r w:rsidR="009528B7" w:rsidRPr="004E326D">
        <w:rPr>
          <w:rFonts w:asciiTheme="majorHAnsi" w:hAnsiTheme="majorHAnsi" w:cs="Arial"/>
          <w:color w:val="000000" w:themeColor="text1"/>
        </w:rPr>
        <w:t>The average size of inserts</w:t>
      </w:r>
      <w:r w:rsidR="00924A8D">
        <w:rPr>
          <w:rFonts w:asciiTheme="majorHAnsi" w:hAnsiTheme="majorHAnsi" w:cs="Arial"/>
          <w:color w:val="000000" w:themeColor="text1"/>
        </w:rPr>
        <w:t xml:space="preserve"> (+/- standard deviation)</w:t>
      </w:r>
      <w:r w:rsidR="009528B7" w:rsidRPr="004E326D">
        <w:rPr>
          <w:rFonts w:asciiTheme="majorHAnsi" w:hAnsiTheme="majorHAnsi" w:cs="Arial"/>
          <w:color w:val="000000" w:themeColor="text1"/>
        </w:rPr>
        <w:t xml:space="preserve"> i</w:t>
      </w:r>
      <w:ins w:id="39" w:author="Maxim Warwick Dus Adams" w:date="2025-12-08T13:41:00Z" w16du:dateUtc="2025-12-08T02:41:00Z">
        <w:r w:rsidR="00F145D5">
          <w:rPr>
            <w:rFonts w:asciiTheme="majorHAnsi" w:hAnsiTheme="majorHAnsi" w:cs="Arial"/>
            <w:color w:val="000000" w:themeColor="text1"/>
          </w:rPr>
          <w:t>n i</w:t>
        </w:r>
      </w:ins>
      <w:ins w:id="40" w:author="Maxim Warwick Dus Adams" w:date="2025-12-08T11:46:00Z" w16du:dateUtc="2025-12-08T00:46:00Z">
        <w:r w:rsidR="00F068E8">
          <w:rPr>
            <w:rFonts w:asciiTheme="majorHAnsi" w:hAnsiTheme="majorHAnsi" w:cs="Arial"/>
            <w:color w:val="000000" w:themeColor="text1"/>
          </w:rPr>
          <w:t xml:space="preserve">ntra- and intergenic </w:t>
        </w:r>
      </w:ins>
      <w:del w:id="41" w:author="Maxim Warwick Dus Adams" w:date="2025-12-08T11:46:00Z" w16du:dateUtc="2025-12-08T00:46:00Z">
        <w:r w:rsidR="009528B7" w:rsidRPr="004E326D" w:rsidDel="00F068E8">
          <w:rPr>
            <w:rFonts w:asciiTheme="majorHAnsi" w:hAnsiTheme="majorHAnsi" w:cs="Arial"/>
            <w:color w:val="000000" w:themeColor="text1"/>
          </w:rPr>
          <w:delText xml:space="preserve">n each of these </w:delText>
        </w:r>
      </w:del>
      <w:r w:rsidR="009528B7" w:rsidRPr="006779C4">
        <w:rPr>
          <w:rFonts w:asciiTheme="majorHAnsi" w:hAnsiTheme="majorHAnsi" w:cs="Arial"/>
          <w:color w:val="000000" w:themeColor="text1"/>
        </w:rPr>
        <w:t xml:space="preserve">regions was </w:t>
      </w:r>
      <w:r w:rsidR="00924A8D" w:rsidRPr="006779C4">
        <w:rPr>
          <w:rFonts w:asciiTheme="majorHAnsi" w:hAnsiTheme="majorHAnsi" w:cs="Arial"/>
          <w:color w:val="000000" w:themeColor="text1"/>
        </w:rPr>
        <w:t>199.1</w:t>
      </w:r>
      <w:r w:rsidR="001126CA" w:rsidRPr="006779C4">
        <w:rPr>
          <w:rFonts w:asciiTheme="majorHAnsi" w:hAnsiTheme="majorHAnsi" w:cs="Arial"/>
          <w:color w:val="000000" w:themeColor="text1"/>
        </w:rPr>
        <w:t>3</w:t>
      </w:r>
      <w:r w:rsidR="00924A8D" w:rsidRPr="006779C4">
        <w:rPr>
          <w:rFonts w:asciiTheme="majorHAnsi" w:hAnsiTheme="majorHAnsi" w:cs="Arial"/>
          <w:color w:val="000000" w:themeColor="text1"/>
        </w:rPr>
        <w:t xml:space="preserve"> (+/- 138.75) bp</w:t>
      </w:r>
      <w:del w:id="42" w:author="Maxim Warwick Dus Adams" w:date="2025-12-08T13:41:00Z" w16du:dateUtc="2025-12-08T02:41:00Z">
        <w:r w:rsidR="009528B7" w:rsidRPr="006779C4" w:rsidDel="00F145D5">
          <w:rPr>
            <w:rFonts w:asciiTheme="majorHAnsi" w:hAnsiTheme="majorHAnsi" w:cs="Arial"/>
            <w:color w:val="000000" w:themeColor="text1"/>
          </w:rPr>
          <w:delText>,</w:delText>
        </w:r>
      </w:del>
      <w:r w:rsidR="009528B7" w:rsidRPr="006779C4">
        <w:rPr>
          <w:rFonts w:asciiTheme="majorHAnsi" w:hAnsiTheme="majorHAnsi" w:cs="Arial"/>
          <w:color w:val="000000" w:themeColor="text1"/>
        </w:rPr>
        <w:t xml:space="preserve"> and</w:t>
      </w:r>
      <w:r w:rsidR="00924A8D" w:rsidRPr="006779C4">
        <w:rPr>
          <w:rFonts w:asciiTheme="majorHAnsi" w:hAnsiTheme="majorHAnsi" w:cs="Arial"/>
          <w:color w:val="000000" w:themeColor="text1"/>
        </w:rPr>
        <w:t xml:space="preserve"> 191.</w:t>
      </w:r>
      <w:r w:rsidR="001126CA" w:rsidRPr="006779C4">
        <w:rPr>
          <w:rFonts w:asciiTheme="majorHAnsi" w:hAnsiTheme="majorHAnsi" w:cs="Arial"/>
          <w:color w:val="000000" w:themeColor="text1"/>
        </w:rPr>
        <w:t>70</w:t>
      </w:r>
      <w:r w:rsidR="00924A8D" w:rsidRPr="006779C4">
        <w:rPr>
          <w:rFonts w:asciiTheme="majorHAnsi" w:hAnsiTheme="majorHAnsi" w:cs="Arial"/>
          <w:color w:val="000000" w:themeColor="text1"/>
        </w:rPr>
        <w:t xml:space="preserve"> (+/- 126.</w:t>
      </w:r>
      <w:r w:rsidR="001126CA" w:rsidRPr="006779C4">
        <w:rPr>
          <w:rFonts w:asciiTheme="majorHAnsi" w:hAnsiTheme="majorHAnsi" w:cs="Arial"/>
          <w:color w:val="000000" w:themeColor="text1"/>
        </w:rPr>
        <w:t>24</w:t>
      </w:r>
      <w:r w:rsidR="00924A8D" w:rsidRPr="006779C4">
        <w:rPr>
          <w:rFonts w:asciiTheme="majorHAnsi" w:hAnsiTheme="majorHAnsi" w:cs="Arial"/>
          <w:color w:val="000000" w:themeColor="text1"/>
        </w:rPr>
        <w:t>) bp</w:t>
      </w:r>
      <w:r w:rsidR="009528B7" w:rsidRPr="006779C4">
        <w:rPr>
          <w:rFonts w:asciiTheme="majorHAnsi" w:hAnsiTheme="majorHAnsi" w:cs="Arial"/>
          <w:color w:val="000000" w:themeColor="text1"/>
        </w:rPr>
        <w:t>,</w:t>
      </w:r>
      <w:ins w:id="43" w:author="Maxim Warwick Dus Adams" w:date="2025-12-08T11:46:00Z" w16du:dateUtc="2025-12-08T00:46:00Z">
        <w:r w:rsidR="00F068E8">
          <w:rPr>
            <w:rFonts w:asciiTheme="majorHAnsi" w:hAnsiTheme="majorHAnsi" w:cs="Arial"/>
            <w:color w:val="000000" w:themeColor="text1"/>
          </w:rPr>
          <w:t xml:space="preserve"> respectively</w:t>
        </w:r>
      </w:ins>
      <w:ins w:id="44" w:author="Maxim Warwick Dus Adams" w:date="2025-12-08T13:41:00Z" w16du:dateUtc="2025-12-08T02:41:00Z">
        <w:r w:rsidR="00F145D5">
          <w:rPr>
            <w:rFonts w:asciiTheme="majorHAnsi" w:hAnsiTheme="majorHAnsi" w:cs="Arial"/>
            <w:color w:val="000000" w:themeColor="text1"/>
          </w:rPr>
          <w:t>,</w:t>
        </w:r>
      </w:ins>
      <w:r w:rsidR="009528B7" w:rsidRPr="006779C4">
        <w:rPr>
          <w:rFonts w:asciiTheme="majorHAnsi" w:hAnsiTheme="majorHAnsi" w:cs="Arial"/>
          <w:color w:val="000000" w:themeColor="text1"/>
        </w:rPr>
        <w:t xml:space="preserve"> which </w:t>
      </w:r>
      <w:r w:rsidR="00924A8D" w:rsidRPr="006779C4">
        <w:rPr>
          <w:rFonts w:asciiTheme="majorHAnsi" w:hAnsiTheme="majorHAnsi" w:cs="Arial"/>
          <w:color w:val="000000" w:themeColor="text1"/>
        </w:rPr>
        <w:t xml:space="preserve">was </w:t>
      </w:r>
      <w:r w:rsidR="009528B7" w:rsidRPr="006779C4">
        <w:rPr>
          <w:rFonts w:asciiTheme="majorHAnsi" w:hAnsiTheme="majorHAnsi" w:cs="Arial"/>
          <w:color w:val="000000" w:themeColor="text1"/>
        </w:rPr>
        <w:t xml:space="preserve">significantly </w:t>
      </w:r>
      <w:r w:rsidR="00924A8D" w:rsidRPr="006779C4">
        <w:rPr>
          <w:rFonts w:asciiTheme="majorHAnsi" w:hAnsiTheme="majorHAnsi" w:cs="Arial"/>
          <w:color w:val="000000" w:themeColor="text1"/>
        </w:rPr>
        <w:t>highe</w:t>
      </w:r>
      <w:r w:rsidR="00924A8D">
        <w:rPr>
          <w:rFonts w:asciiTheme="majorHAnsi" w:hAnsiTheme="majorHAnsi" w:cs="Arial"/>
          <w:color w:val="000000" w:themeColor="text1"/>
        </w:rPr>
        <w:t>r for the genic inserts (</w:t>
      </w:r>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w:t>
      </w:r>
      <w:r w:rsidR="001126CA">
        <w:rPr>
          <w:rFonts w:asciiTheme="majorHAnsi" w:hAnsiTheme="majorHAnsi" w:cs="Arial"/>
          <w:color w:val="000000" w:themeColor="text1"/>
          <w:vertAlign w:val="subscript"/>
        </w:rPr>
        <w:t>39424</w:t>
      </w:r>
      <w:r w:rsidR="00924A8D">
        <w:rPr>
          <w:rFonts w:asciiTheme="majorHAnsi" w:hAnsiTheme="majorHAnsi" w:cs="Arial"/>
          <w:color w:val="000000" w:themeColor="text1"/>
        </w:rPr>
        <w:t xml:space="preserve"> = </w:t>
      </w:r>
      <w:r w:rsidR="001126CA">
        <w:rPr>
          <w:rFonts w:asciiTheme="majorHAnsi" w:hAnsiTheme="majorHAnsi" w:cs="Arial"/>
          <w:color w:val="000000" w:themeColor="text1"/>
        </w:rPr>
        <w:t>17</w:t>
      </w:r>
      <w:r w:rsidR="00E73F5B">
        <w:rPr>
          <w:rFonts w:asciiTheme="majorHAnsi" w:hAnsiTheme="majorHAnsi" w:cs="Arial"/>
          <w:color w:val="000000" w:themeColor="text1"/>
        </w:rPr>
        <w:t>.</w:t>
      </w:r>
      <w:r w:rsidR="001126CA">
        <w:rPr>
          <w:rFonts w:asciiTheme="majorHAnsi" w:hAnsiTheme="majorHAnsi" w:cs="Arial"/>
          <w:color w:val="000000" w:themeColor="text1"/>
        </w:rPr>
        <w:t>96</w:t>
      </w:r>
      <w:r w:rsidR="00E73F5B">
        <w:rPr>
          <w:rFonts w:asciiTheme="majorHAnsi" w:hAnsiTheme="majorHAnsi" w:cs="Arial"/>
          <w:color w:val="000000" w:themeColor="text1"/>
        </w:rPr>
        <w:t>,</w:t>
      </w:r>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r w:rsidR="006779C4">
        <w:rPr>
          <w:rFonts w:asciiTheme="majorHAnsi" w:hAnsiTheme="majorHAnsi" w:cs="Arial"/>
          <w:color w:val="000000" w:themeColor="text1"/>
        </w:rPr>
        <w:t xml:space="preserve">; </w:t>
      </w:r>
      <w:commentRangeStart w:id="45"/>
      <w:commentRangeStart w:id="46"/>
      <w:r w:rsidR="006779C4">
        <w:rPr>
          <w:rFonts w:asciiTheme="majorHAnsi" w:hAnsiTheme="majorHAnsi" w:cs="Arial"/>
          <w:color w:val="000000" w:themeColor="text1"/>
        </w:rPr>
        <w:t>Fig. 1B</w:t>
      </w:r>
      <w:commentRangeEnd w:id="45"/>
      <w:r w:rsidR="006779C4">
        <w:rPr>
          <w:rStyle w:val="CommentReference"/>
        </w:rPr>
        <w:commentReference w:id="45"/>
      </w:r>
      <w:commentRangeEnd w:id="46"/>
      <w:r w:rsidR="004159B3">
        <w:rPr>
          <w:rStyle w:val="CommentReference"/>
        </w:rPr>
        <w:commentReference w:id="46"/>
      </w:r>
      <w:r w:rsidR="00924A8D">
        <w:rPr>
          <w:rFonts w:asciiTheme="majorHAnsi" w:hAnsiTheme="majorHAnsi" w:cs="Arial"/>
          <w:color w:val="000000" w:themeColor="text1"/>
        </w:rPr>
        <w:t>)</w:t>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w:t>
      </w:r>
      <w:ins w:id="47" w:author="Maxim Warwick Dus Adams" w:date="2025-12-08T11:47:00Z" w16du:dateUtc="2025-12-08T00:47:00Z">
        <w:r w:rsidR="00F068E8">
          <w:rPr>
            <w:rFonts w:asciiTheme="majorHAnsi" w:hAnsiTheme="majorHAnsi" w:cs="Arial"/>
            <w:color w:val="000000" w:themeColor="text1"/>
          </w:rPr>
          <w:t>–</w:t>
        </w:r>
      </w:ins>
      <w:del w:id="48" w:author="Maxim Warwick Dus Adams" w:date="2025-12-08T11:47:00Z" w16du:dateUtc="2025-12-08T00:47:00Z">
        <w:r w:rsidR="00C85D48" w:rsidRPr="00C85D48" w:rsidDel="00F068E8">
          <w:rPr>
            <w:rFonts w:asciiTheme="majorHAnsi" w:hAnsiTheme="majorHAnsi" w:cs="Arial"/>
            <w:color w:val="000000" w:themeColor="text1"/>
          </w:rPr>
          <w:delText>-</w:delText>
        </w:r>
      </w:del>
      <w:r w:rsidR="00C85D48" w:rsidRPr="00C85D48">
        <w:rPr>
          <w:rFonts w:asciiTheme="majorHAnsi" w:hAnsiTheme="majorHAnsi" w:cs="Arial"/>
          <w:color w:val="000000" w:themeColor="text1"/>
        </w:rPr>
        <w:t>29.6%</w:t>
      </w:r>
      <w:r w:rsidR="009B0AF3">
        <w:rPr>
          <w:rFonts w:asciiTheme="majorHAnsi" w:hAnsiTheme="majorHAnsi" w:cs="Arial"/>
          <w:color w:val="000000" w:themeColor="text1"/>
        </w:rPr>
        <w:t xml:space="preserve">) to the </w:t>
      </w:r>
      <w:r w:rsidR="009B0AF3" w:rsidRPr="006779C4">
        <w:rPr>
          <w:rFonts w:asciiTheme="majorHAnsi" w:hAnsiTheme="majorHAnsi" w:cs="Arial"/>
          <w:i/>
          <w:iCs/>
          <w:color w:val="000000" w:themeColor="text1"/>
        </w:rPr>
        <w:t>Blattabacterium</w:t>
      </w:r>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w:t>
      </w:r>
      <w:ins w:id="49" w:author="Maxim Warwick Dus Adams" w:date="2025-12-08T11:47:00Z" w16du:dateUtc="2025-12-08T00:47:00Z">
        <w:r w:rsidR="00F068E8">
          <w:rPr>
            <w:rFonts w:asciiTheme="majorHAnsi" w:hAnsiTheme="majorHAnsi" w:cs="Arial"/>
            <w:color w:val="000000" w:themeColor="text1"/>
          </w:rPr>
          <w:t>–</w:t>
        </w:r>
      </w:ins>
      <w:del w:id="50" w:author="Maxim Warwick Dus Adams" w:date="2025-12-08T11:47:00Z" w16du:dateUtc="2025-12-08T00:47:00Z">
        <w:r w:rsidR="00721DB1" w:rsidRPr="00721DB1" w:rsidDel="00F068E8">
          <w:rPr>
            <w:rFonts w:asciiTheme="majorHAnsi" w:hAnsiTheme="majorHAnsi" w:cs="Arial"/>
            <w:color w:val="000000" w:themeColor="text1"/>
          </w:rPr>
          <w:delText>-</w:delText>
        </w:r>
      </w:del>
      <w:r w:rsidR="00721DB1" w:rsidRPr="00721DB1">
        <w:rPr>
          <w:rFonts w:asciiTheme="majorHAnsi" w:hAnsiTheme="majorHAnsi" w:cs="Arial"/>
          <w:color w:val="000000" w:themeColor="text1"/>
        </w:rPr>
        <w:t>28.2%</w:t>
      </w:r>
      <w:r w:rsidR="009B0AF3">
        <w:rPr>
          <w:rFonts w:asciiTheme="majorHAnsi" w:hAnsiTheme="majorHAnsi" w:cs="Arial"/>
          <w:color w:val="000000" w:themeColor="text1"/>
        </w:rPr>
        <w:t xml:space="preserve">), </w:t>
      </w:r>
      <w:del w:id="51" w:author="Maxim Warwick Dus Adams" w:date="2025-12-08T11:47:00Z" w16du:dateUtc="2025-12-08T00:47:00Z">
        <w:r w:rsidR="00C85D48" w:rsidDel="00F068E8">
          <w:rPr>
            <w:rFonts w:asciiTheme="majorHAnsi" w:hAnsiTheme="majorHAnsi" w:cs="Arial"/>
            <w:color w:val="000000" w:themeColor="text1"/>
          </w:rPr>
          <w:delText xml:space="preserve">and </w:delText>
        </w:r>
      </w:del>
      <w:ins w:id="52" w:author="Maxim Warwick Dus Adams" w:date="2025-12-08T11:47:00Z" w16du:dateUtc="2025-12-08T00:47:00Z">
        <w:r w:rsidR="00F068E8">
          <w:rPr>
            <w:rFonts w:asciiTheme="majorHAnsi" w:hAnsiTheme="majorHAnsi" w:cs="Arial"/>
            <w:color w:val="000000" w:themeColor="text1"/>
          </w:rPr>
          <w:t xml:space="preserve">which is </w:t>
        </w:r>
      </w:ins>
      <w:r w:rsidR="00C85D48">
        <w:rPr>
          <w:rFonts w:asciiTheme="majorHAnsi" w:hAnsiTheme="majorHAnsi" w:cs="Arial"/>
          <w:color w:val="000000" w:themeColor="text1"/>
        </w:rPr>
        <w:t>considerably lower than</w:t>
      </w:r>
      <w:r w:rsidR="009B0AF3">
        <w:rPr>
          <w:rFonts w:asciiTheme="majorHAnsi" w:hAnsiTheme="majorHAnsi" w:cs="Arial"/>
          <w:color w:val="000000" w:themeColor="text1"/>
        </w:rPr>
        <w:t xml:space="preserve"> the GC content of the </w:t>
      </w:r>
      <w:ins w:id="53" w:author="Maxim Warwick Dus Adams" w:date="2025-12-08T11:47:00Z" w16du:dateUtc="2025-12-08T00:47:00Z">
        <w:r w:rsidR="00F068E8">
          <w:rPr>
            <w:rFonts w:asciiTheme="majorHAnsi" w:hAnsiTheme="majorHAnsi" w:cs="Arial"/>
            <w:color w:val="000000" w:themeColor="text1"/>
          </w:rPr>
          <w:t>remainde</w:t>
        </w:r>
      </w:ins>
      <w:ins w:id="54" w:author="Maxim Warwick Dus Adams" w:date="2025-12-08T11:48:00Z" w16du:dateUtc="2025-12-08T00:48:00Z">
        <w:r w:rsidR="00F068E8">
          <w:rPr>
            <w:rFonts w:asciiTheme="majorHAnsi" w:hAnsiTheme="majorHAnsi" w:cs="Arial"/>
            <w:color w:val="000000" w:themeColor="text1"/>
          </w:rPr>
          <w:t xml:space="preserve">r of the </w:t>
        </w:r>
      </w:ins>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w:t>
      </w:r>
      <w:ins w:id="55" w:author="Maxim Warwick Dus Adams" w:date="2025-12-08T11:47:00Z" w16du:dateUtc="2025-12-08T00:47:00Z">
        <w:r w:rsidR="00F068E8">
          <w:rPr>
            <w:rFonts w:asciiTheme="majorHAnsi" w:hAnsiTheme="majorHAnsi" w:cs="Arial"/>
            <w:color w:val="000000" w:themeColor="text1"/>
          </w:rPr>
          <w:t>–</w:t>
        </w:r>
      </w:ins>
      <w:del w:id="56" w:author="Maxim Warwick Dus Adams" w:date="2025-12-08T11:47:00Z" w16du:dateUtc="2025-12-08T00:47:00Z">
        <w:r w:rsidR="007D0537" w:rsidRPr="007D0537" w:rsidDel="00F068E8">
          <w:rPr>
            <w:rFonts w:asciiTheme="majorHAnsi" w:hAnsiTheme="majorHAnsi" w:cs="Arial"/>
            <w:color w:val="000000" w:themeColor="text1"/>
          </w:rPr>
          <w:delText>-</w:delText>
        </w:r>
      </w:del>
      <w:r w:rsidR="007D0537" w:rsidRPr="007D0537">
        <w:rPr>
          <w:rFonts w:asciiTheme="majorHAnsi" w:hAnsiTheme="majorHAnsi" w:cs="Arial"/>
          <w:color w:val="000000" w:themeColor="text1"/>
        </w:rPr>
        <w:t>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16521AF3"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r w:rsidR="0087104B" w:rsidRPr="004E326D">
        <w:rPr>
          <w:rFonts w:asciiTheme="majorHAnsi" w:hAnsiTheme="majorHAnsi" w:cs="Arial"/>
          <w:i/>
          <w:iCs/>
        </w:rPr>
        <w:t>Blattabacterium</w:t>
      </w:r>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2A)</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i/>
          <w:iCs/>
        </w:rPr>
        <w:t>Blattabacterium</w:t>
      </w:r>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57"/>
      <w:commentRangeStart w:id="58"/>
      <w:commentRangeStart w:id="59"/>
      <w:del w:id="60" w:author="Zhuzhi Zhang" w:date="2025-11-18T15:13:00Z">
        <w:r w:rsidR="00C816A9" w:rsidRPr="007B3179" w:rsidDel="0073106E">
          <w:rPr>
            <w:rFonts w:asciiTheme="majorHAnsi" w:hAnsiTheme="majorHAnsi" w:cs="Arial"/>
            <w:color w:val="FF0000"/>
          </w:rPr>
          <w:delText>X</w:delText>
        </w:r>
      </w:del>
      <w:commentRangeEnd w:id="57"/>
      <w:ins w:id="61" w:author="Zhuzhi Zhang" w:date="2025-11-18T15:13:00Z">
        <w:r w:rsidR="0073106E">
          <w:rPr>
            <w:rFonts w:asciiTheme="majorHAnsi" w:hAnsiTheme="majorHAnsi" w:cs="Arial" w:hint="eastAsia"/>
            <w:color w:val="FF0000"/>
            <w:lang w:eastAsia="zh-CN"/>
          </w:rPr>
          <w:t>22</w:t>
        </w:r>
      </w:ins>
      <w:r w:rsidR="002A45E3">
        <w:rPr>
          <w:rStyle w:val="CommentReference"/>
        </w:rPr>
        <w:commentReference w:id="57"/>
      </w:r>
      <w:commentRangeEnd w:id="58"/>
      <w:r w:rsidR="0030202D">
        <w:rPr>
          <w:rStyle w:val="CommentReference"/>
        </w:rPr>
        <w:commentReference w:id="58"/>
      </w:r>
      <w:commentRangeEnd w:id="59"/>
      <w:r w:rsidR="0073106E">
        <w:rPr>
          <w:rStyle w:val="CommentReference"/>
        </w:rPr>
        <w:commentReference w:id="59"/>
      </w:r>
      <w:ins w:id="62" w:author="Zhuzhi Zhang" w:date="2025-11-18T15:14:00Z">
        <w:r w:rsidR="0073106E">
          <w:rPr>
            <w:rFonts w:asciiTheme="majorHAnsi" w:hAnsiTheme="majorHAnsi" w:cs="Arial" w:hint="eastAsia"/>
            <w:lang w:eastAsia="zh-CN"/>
          </w:rPr>
          <w:t xml:space="preserve"> </w:t>
        </w:r>
        <w:commentRangeStart w:id="63"/>
        <w:commentRangeStart w:id="64"/>
        <w:r w:rsidR="0073106E">
          <w:rPr>
            <w:rFonts w:asciiTheme="majorHAnsi" w:hAnsiTheme="majorHAnsi" w:cs="Arial" w:hint="eastAsia"/>
            <w:lang w:eastAsia="zh-CN"/>
          </w:rPr>
          <w:t>(</w:t>
        </w:r>
      </w:ins>
      <w:ins w:id="65" w:author="Maxim Warwick Dus Adams" w:date="2025-12-08T11:48:00Z" w16du:dateUtc="2025-12-08T00:48:00Z">
        <w:r w:rsidR="00F068E8">
          <w:rPr>
            <w:rFonts w:asciiTheme="majorHAnsi" w:hAnsiTheme="majorHAnsi" w:cs="Arial"/>
            <w:lang w:eastAsia="zh-CN"/>
          </w:rPr>
          <w:t xml:space="preserve">of </w:t>
        </w:r>
      </w:ins>
      <w:ins w:id="66" w:author="Zhuzhi Zhang" w:date="2025-11-18T15:14:00Z">
        <w:del w:id="67" w:author="Maxim Warwick Dus Adams" w:date="2025-12-08T11:48:00Z" w16du:dateUtc="2025-12-08T00:48:00Z">
          <w:r w:rsidR="0073106E" w:rsidDel="00F068E8">
            <w:rPr>
              <w:rFonts w:asciiTheme="majorHAnsi" w:hAnsiTheme="majorHAnsi" w:cs="Arial" w:hint="eastAsia"/>
              <w:lang w:eastAsia="zh-CN"/>
            </w:rPr>
            <w:delText xml:space="preserve">in </w:delText>
          </w:r>
        </w:del>
        <w:r w:rsidR="0073106E">
          <w:rPr>
            <w:rFonts w:asciiTheme="majorHAnsi" w:hAnsiTheme="majorHAnsi" w:cs="Arial" w:hint="eastAsia"/>
            <w:lang w:eastAsia="zh-CN"/>
          </w:rPr>
          <w:t>30</w:t>
        </w:r>
      </w:ins>
      <w:ins w:id="68" w:author="Zhuzhi Zhang" w:date="2025-12-09T20:40:00Z" w16du:dateUtc="2025-12-09T09:40:00Z">
        <w:r w:rsidR="00AD4689">
          <w:rPr>
            <w:rFonts w:asciiTheme="majorHAnsi" w:hAnsiTheme="majorHAnsi" w:cs="Arial" w:hint="eastAsia"/>
            <w:lang w:eastAsia="zh-CN"/>
          </w:rPr>
          <w:t xml:space="preserve"> </w:t>
        </w:r>
      </w:ins>
      <w:ins w:id="69" w:author="Zhuzhi Zhang" w:date="2025-12-09T20:41:00Z" w16du:dateUtc="2025-12-09T09:41:00Z">
        <w:r w:rsidR="00AD4689">
          <w:rPr>
            <w:rFonts w:asciiTheme="majorHAnsi" w:hAnsiTheme="majorHAnsi" w:cs="Arial" w:hint="eastAsia"/>
            <w:lang w:eastAsia="zh-CN"/>
          </w:rPr>
          <w:t>randomly selected inserts</w:t>
        </w:r>
      </w:ins>
      <w:ins w:id="70" w:author="Zhuzhi Zhang" w:date="2025-11-18T15:14:00Z">
        <w:r w:rsidR="0073106E">
          <w:rPr>
            <w:rFonts w:asciiTheme="majorHAnsi" w:hAnsiTheme="majorHAnsi" w:cs="Arial" w:hint="eastAsia"/>
            <w:lang w:eastAsia="zh-CN"/>
          </w:rPr>
          <w:t xml:space="preserve">) </w:t>
        </w:r>
      </w:ins>
      <w:commentRangeEnd w:id="63"/>
      <w:r w:rsidR="00F068E8">
        <w:rPr>
          <w:rStyle w:val="CommentReference"/>
        </w:rPr>
        <w:commentReference w:id="63"/>
      </w:r>
      <w:commentRangeEnd w:id="64"/>
      <w:r w:rsidR="00AD4689">
        <w:rPr>
          <w:rStyle w:val="CommentReference"/>
        </w:rPr>
        <w:commentReference w:id="64"/>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D71F8F">
        <w:rPr>
          <w:rFonts w:asciiTheme="majorHAnsi" w:hAnsiTheme="majorHAnsi" w:cs="Arial"/>
        </w:rPr>
        <w:t xml:space="preserve">cockroach genome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w:t>
      </w:r>
      <w:r w:rsidR="008A2B8B"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2B</w:t>
      </w:r>
      <w:r w:rsidR="008A2B8B"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r w:rsidR="00D71F8F">
        <w:rPr>
          <w:rFonts w:asciiTheme="majorHAnsi" w:hAnsiTheme="majorHAnsi" w:cs="Arial"/>
          <w:color w:val="000000" w:themeColor="text1"/>
        </w:rPr>
        <w:t xml:space="preserve"> subsequently</w:t>
      </w:r>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r w:rsidR="00C96EDA">
        <w:rPr>
          <w:rFonts w:asciiTheme="majorHAnsi" w:hAnsiTheme="majorHAnsi" w:cs="Arial"/>
        </w:rPr>
        <w:t xml:space="preserve"> and</w:t>
      </w:r>
      <w:r w:rsidR="00D71F8F">
        <w:rPr>
          <w:rFonts w:asciiTheme="majorHAnsi" w:hAnsiTheme="majorHAnsi" w:cs="Arial"/>
        </w:rPr>
        <w:t xml:space="preserve"> considering only inserts in homologous regions,</w:t>
      </w:r>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panesthiine and geoscapheine species, which </w:t>
      </w:r>
      <w:r w:rsidR="000C56E2">
        <w:rPr>
          <w:rFonts w:asciiTheme="majorHAnsi" w:hAnsiTheme="majorHAnsi" w:cs="Arial"/>
        </w:rPr>
        <w:t>is estimated</w:t>
      </w:r>
      <w:r w:rsidR="000C56E2" w:rsidRPr="004E326D">
        <w:rPr>
          <w:rFonts w:asciiTheme="majorHAnsi" w:hAnsiTheme="majorHAnsi" w:cs="Arial"/>
        </w:rPr>
        <w:t xml:space="preserve"> to have existed </w:t>
      </w:r>
      <w:r w:rsidR="000C56E2">
        <w:rPr>
          <w:rFonts w:asciiTheme="majorHAnsi" w:hAnsiTheme="majorHAnsi" w:cs="Arial"/>
        </w:rPr>
        <w:t xml:space="preserve">at least </w:t>
      </w:r>
      <w:r w:rsidR="000C56E2" w:rsidRPr="0030202D">
        <w:rPr>
          <w:rFonts w:asciiTheme="majorHAnsi" w:hAnsiTheme="majorHAnsi" w:cs="Arial"/>
          <w:color w:val="000000" w:themeColor="text1"/>
        </w:rPr>
        <w:t>~</w:t>
      </w:r>
      <w:commentRangeStart w:id="71"/>
      <w:commentRangeStart w:id="72"/>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w:t>
      </w:r>
      <w:commentRangeEnd w:id="71"/>
      <w:r w:rsidR="000C56E2" w:rsidRPr="000C56E2">
        <w:rPr>
          <w:rStyle w:val="CommentReference"/>
          <w:color w:val="000000" w:themeColor="text1"/>
        </w:rPr>
        <w:commentReference w:id="71"/>
      </w:r>
      <w:commentRangeEnd w:id="72"/>
      <w:r w:rsidR="00C73F2E">
        <w:rPr>
          <w:rStyle w:val="CommentReference"/>
        </w:rPr>
        <w:commentReference w:id="72"/>
      </w:r>
      <w:r w:rsidR="000C56E2" w:rsidRPr="000C56E2">
        <w:rPr>
          <w:rFonts w:asciiTheme="majorHAnsi" w:hAnsiTheme="majorHAnsi" w:cs="Arial"/>
          <w:color w:val="000000" w:themeColor="text1"/>
        </w:rPr>
        <w:t>(</w:t>
      </w:r>
      <w:commentRangeStart w:id="73"/>
      <w:commentRangeStart w:id="74"/>
      <w:commentRangeStart w:id="75"/>
      <w:r w:rsidR="000C56E2" w:rsidRPr="000C56E2">
        <w:rPr>
          <w:rFonts w:asciiTheme="majorHAnsi" w:hAnsiTheme="majorHAnsi" w:cs="Arial"/>
          <w:color w:val="000000" w:themeColor="text1"/>
        </w:rPr>
        <w:t>Beasley-Hall et al., 2021</w:t>
      </w:r>
      <w:commentRangeEnd w:id="73"/>
      <w:r w:rsidR="000C56E2">
        <w:rPr>
          <w:rStyle w:val="CommentReference"/>
        </w:rPr>
        <w:commentReference w:id="73"/>
      </w:r>
      <w:commentRangeEnd w:id="74"/>
      <w:r w:rsidR="00C73F2E">
        <w:rPr>
          <w:rStyle w:val="CommentReference"/>
        </w:rPr>
        <w:commentReference w:id="74"/>
      </w:r>
      <w:commentRangeEnd w:id="75"/>
      <w:r w:rsidR="001F12B8">
        <w:rPr>
          <w:rStyle w:val="CommentReference"/>
        </w:rPr>
        <w:commentReference w:id="75"/>
      </w:r>
      <w:r w:rsidR="000C56E2" w:rsidRPr="000C56E2">
        <w:rPr>
          <w:rFonts w:asciiTheme="majorHAnsi" w:hAnsiTheme="majorHAnsi" w:cs="Arial"/>
          <w:color w:val="000000" w:themeColor="text1"/>
        </w:rPr>
        <w:t xml:space="preserve">). </w:t>
      </w:r>
      <w:r w:rsidR="000C56E2" w:rsidRPr="00463566">
        <w:rPr>
          <w:rFonts w:asciiTheme="majorHAnsi" w:hAnsiTheme="majorHAnsi" w:cs="Arial"/>
        </w:rPr>
        <w:t xml:space="preserve">There was also one potentially ancient </w:t>
      </w:r>
      <w:r w:rsidR="000C56E2" w:rsidRPr="006779C4">
        <w:rPr>
          <w:rFonts w:asciiTheme="majorHAnsi" w:hAnsiTheme="majorHAnsi" w:cs="Arial"/>
          <w:i/>
          <w:iCs/>
        </w:rPr>
        <w:t>Blattabacterium</w:t>
      </w:r>
      <w:r w:rsidR="000C56E2" w:rsidRPr="00463566">
        <w:rPr>
          <w:rFonts w:asciiTheme="majorHAnsi" w:hAnsiTheme="majorHAnsi" w:cs="Arial"/>
        </w:rPr>
        <w:t xml:space="preserve"> insert in the </w:t>
      </w:r>
      <w:r w:rsidR="000C56E2" w:rsidRPr="00463566">
        <w:rPr>
          <w:rFonts w:asciiTheme="majorHAnsi" w:hAnsiTheme="majorHAnsi" w:cs="Arial"/>
          <w:i/>
          <w:iCs/>
        </w:rPr>
        <w:t>Z. nevadensis</w:t>
      </w:r>
      <w:r w:rsidR="000C56E2" w:rsidRPr="00463566">
        <w:rPr>
          <w:rFonts w:asciiTheme="majorHAnsi" w:hAnsiTheme="majorHAnsi" w:cs="Arial"/>
        </w:rPr>
        <w:t xml:space="preserve"> genome</w:t>
      </w:r>
      <w:r w:rsidR="00EE39A1">
        <w:rPr>
          <w:rFonts w:asciiTheme="majorHAnsi" w:hAnsiTheme="majorHAnsi" w:cs="Arial"/>
        </w:rPr>
        <w:t xml:space="preserve"> (Fig. 1A)</w:t>
      </w:r>
      <w:r w:rsidR="000C56E2" w:rsidRPr="00463566">
        <w:rPr>
          <w:rFonts w:asciiTheme="majorHAnsi" w:hAnsiTheme="majorHAnsi" w:cs="Arial"/>
        </w:rPr>
        <w:t xml:space="preserve">; however, we were unable to confidently verify its authenticity with our methods, and </w:t>
      </w:r>
      <w:ins w:id="76" w:author="Nathan Lo" w:date="2025-12-08T09:24:00Z">
        <w:r w:rsidR="004559E2">
          <w:rPr>
            <w:rFonts w:asciiTheme="majorHAnsi" w:hAnsiTheme="majorHAnsi" w:cs="Arial"/>
          </w:rPr>
          <w:t xml:space="preserve">it thus </w:t>
        </w:r>
      </w:ins>
      <w:r w:rsidR="000C56E2">
        <w:rPr>
          <w:rFonts w:asciiTheme="majorHAnsi" w:hAnsiTheme="majorHAnsi" w:cs="Arial"/>
        </w:rPr>
        <w:t>requires further study</w:t>
      </w:r>
      <w:r w:rsidR="000C56E2" w:rsidRPr="00463566">
        <w:rPr>
          <w:rFonts w:asciiTheme="majorHAnsi" w:hAnsiTheme="majorHAnsi" w:cs="Arial"/>
        </w:rPr>
        <w:t>.</w:t>
      </w:r>
      <w:r w:rsidR="000C56E2">
        <w:rPr>
          <w:rFonts w:asciiTheme="majorHAnsi" w:hAnsiTheme="majorHAnsi" w:cs="Arial"/>
        </w:rPr>
        <w:t xml:space="preserve"> </w:t>
      </w:r>
      <w:r w:rsidR="00024852" w:rsidRPr="0030202D">
        <w:rPr>
          <w:rFonts w:asciiTheme="majorHAnsi" w:hAnsiTheme="majorHAnsi" w:cs="Arial"/>
          <w:color w:val="000000" w:themeColor="text1"/>
        </w:rPr>
        <w:t xml:space="preserve">We also </w:t>
      </w:r>
      <w:r w:rsidR="00024852" w:rsidRPr="004E326D">
        <w:rPr>
          <w:rFonts w:asciiTheme="majorHAnsi" w:hAnsiTheme="majorHAnsi" w:cs="Arial"/>
        </w:rPr>
        <w:t xml:space="preserve">examined pairwise nucleotide divergence within inserts and in equivalently sized </w:t>
      </w:r>
      <w:ins w:id="77" w:author="Zhuzhi Zhang" w:date="2025-12-09T20:44:00Z" w16du:dateUtc="2025-12-09T09:44:00Z">
        <w:r w:rsidR="00AD4689" w:rsidRPr="00AD4689">
          <w:rPr>
            <w:rFonts w:asciiTheme="majorHAnsi" w:hAnsiTheme="majorHAnsi" w:cs="Arial"/>
          </w:rPr>
          <w:t xml:space="preserve">homologous </w:t>
        </w:r>
      </w:ins>
      <w:r w:rsidR="00024852" w:rsidRPr="004E326D">
        <w:rPr>
          <w:rFonts w:asciiTheme="majorHAnsi" w:hAnsiTheme="majorHAnsi" w:cs="Arial"/>
        </w:rPr>
        <w:t xml:space="preserve">segments </w:t>
      </w:r>
      <w:ins w:id="78" w:author="Zhuzhi Zhang" w:date="2025-12-09T20:44:00Z" w16du:dateUtc="2025-12-09T09:44:00Z">
        <w:r w:rsidR="00AD4689">
          <w:rPr>
            <w:rFonts w:asciiTheme="majorHAnsi" w:hAnsiTheme="majorHAnsi" w:cs="Arial" w:hint="eastAsia"/>
            <w:lang w:eastAsia="zh-CN"/>
          </w:rPr>
          <w:t xml:space="preserve">(at least </w:t>
        </w:r>
      </w:ins>
      <w:r w:rsidR="00024852" w:rsidRPr="004E326D">
        <w:rPr>
          <w:rFonts w:asciiTheme="majorHAnsi" w:hAnsiTheme="majorHAnsi" w:cs="Arial"/>
        </w:rPr>
        <w:t>5</w:t>
      </w:r>
      <w:ins w:id="79" w:author="Zhuzhi Zhang" w:date="2025-12-09T20:44:00Z" w16du:dateUtc="2025-12-09T09:44:00Z">
        <w:r w:rsidR="00AD4689">
          <w:rPr>
            <w:rFonts w:asciiTheme="majorHAnsi" w:hAnsiTheme="majorHAnsi" w:cs="Arial" w:hint="eastAsia"/>
            <w:lang w:eastAsia="zh-CN"/>
          </w:rPr>
          <w:t>00</w:t>
        </w:r>
      </w:ins>
      <w:del w:id="80" w:author="Zhuzhi Zhang" w:date="2025-12-09T20:42:00Z" w16du:dateUtc="2025-12-09T09:42:00Z">
        <w:r w:rsidR="00024852" w:rsidRPr="004E326D" w:rsidDel="00AD4689">
          <w:rPr>
            <w:rFonts w:asciiTheme="majorHAnsi" w:hAnsiTheme="majorHAnsi" w:cs="Arial"/>
          </w:rPr>
          <w:delText xml:space="preserve"> </w:delText>
        </w:r>
        <w:r w:rsidR="006779C4" w:rsidDel="00AD4689">
          <w:rPr>
            <w:rFonts w:asciiTheme="majorHAnsi" w:hAnsiTheme="majorHAnsi" w:cs="Arial"/>
          </w:rPr>
          <w:delText>k</w:delText>
        </w:r>
      </w:del>
      <w:r w:rsidR="00024852" w:rsidRPr="004E326D">
        <w:rPr>
          <w:rFonts w:asciiTheme="majorHAnsi" w:hAnsiTheme="majorHAnsi" w:cs="Arial"/>
        </w:rPr>
        <w:t>b</w:t>
      </w:r>
      <w:ins w:id="81" w:author="Zhuzhi Zhang" w:date="2025-12-09T20:42:00Z" w16du:dateUtc="2025-12-09T09:42:00Z">
        <w:r w:rsidR="00AD4689">
          <w:rPr>
            <w:rFonts w:asciiTheme="majorHAnsi" w:hAnsiTheme="majorHAnsi" w:cs="Arial" w:hint="eastAsia"/>
            <w:lang w:eastAsia="zh-CN"/>
          </w:rPr>
          <w:t>p</w:t>
        </w:r>
      </w:ins>
      <w:ins w:id="82" w:author="Zhuzhi Zhang" w:date="2025-12-09T20:44:00Z" w16du:dateUtc="2025-12-09T09:44:00Z">
        <w:r w:rsidR="00AD4689">
          <w:rPr>
            <w:rFonts w:asciiTheme="majorHAnsi" w:hAnsiTheme="majorHAnsi" w:cs="Arial" w:hint="eastAsia"/>
            <w:lang w:eastAsia="zh-CN"/>
          </w:rPr>
          <w:t>)</w:t>
        </w:r>
      </w:ins>
      <w:r w:rsidR="00024852" w:rsidRPr="004E326D">
        <w:rPr>
          <w:rFonts w:asciiTheme="majorHAnsi" w:hAnsiTheme="majorHAnsi" w:cs="Arial"/>
        </w:rPr>
        <w:t xml:space="preserve"> upstream and downstream of </w:t>
      </w:r>
      <w:ins w:id="83" w:author="Zhuzhi Zhang [2]" w:date="2025-11-18T21:59:00Z">
        <w:del w:id="84" w:author="Zhuzhi Zhang" w:date="2025-12-09T20:42:00Z" w16du:dateUtc="2025-12-09T09:42:00Z">
          <w:r w:rsidR="001A0488" w:rsidDel="00AD4689">
            <w:rPr>
              <w:rFonts w:asciiTheme="majorHAnsi" w:hAnsiTheme="majorHAnsi" w:cs="Arial" w:hint="eastAsia"/>
              <w:lang w:eastAsia="zh-CN"/>
            </w:rPr>
            <w:delText>30</w:delText>
          </w:r>
        </w:del>
      </w:ins>
      <w:ins w:id="85" w:author="Zhuzhi Zhang" w:date="2025-12-09T20:42:00Z" w16du:dateUtc="2025-12-09T09:42:00Z">
        <w:r w:rsidR="00AD4689">
          <w:rPr>
            <w:rFonts w:asciiTheme="majorHAnsi" w:hAnsiTheme="majorHAnsi" w:cs="Arial" w:hint="eastAsia"/>
            <w:lang w:eastAsia="zh-CN"/>
          </w:rPr>
          <w:t>22</w:t>
        </w:r>
      </w:ins>
      <w:commentRangeStart w:id="86"/>
      <w:commentRangeStart w:id="87"/>
      <w:del w:id="88" w:author="Zhuzhi Zhang [2]" w:date="2025-11-18T21:59:00Z">
        <w:r w:rsidR="00024852" w:rsidRPr="004E326D" w:rsidDel="001A0488">
          <w:rPr>
            <w:rFonts w:asciiTheme="majorHAnsi" w:hAnsiTheme="majorHAnsi" w:cs="Arial"/>
            <w:color w:val="FF0000"/>
          </w:rPr>
          <w:delText>X</w:delText>
        </w:r>
      </w:del>
      <w:commentRangeEnd w:id="86"/>
      <w:r w:rsidR="00463566">
        <w:rPr>
          <w:rStyle w:val="CommentReference"/>
        </w:rPr>
        <w:commentReference w:id="86"/>
      </w:r>
      <w:commentRangeEnd w:id="87"/>
      <w:r w:rsidR="0073106E">
        <w:rPr>
          <w:rStyle w:val="CommentReference"/>
        </w:rPr>
        <w:commentReference w:id="87"/>
      </w:r>
      <w:r w:rsidR="00024852" w:rsidRPr="004E326D">
        <w:rPr>
          <w:rFonts w:asciiTheme="majorHAnsi" w:hAnsiTheme="majorHAnsi" w:cs="Arial"/>
        </w:rPr>
        <w:t xml:space="preserve"> </w:t>
      </w:r>
      <w:ins w:id="89" w:author="Zhuzhi Zhang" w:date="2025-12-09T20:44:00Z" w16du:dateUtc="2025-12-09T09:44:00Z">
        <w:r w:rsidR="000E18AB">
          <w:rPr>
            <w:rFonts w:asciiTheme="majorHAnsi" w:hAnsiTheme="majorHAnsi" w:cs="Arial"/>
          </w:rPr>
          <w:t>putatively ancestral inserts</w:t>
        </w:r>
      </w:ins>
      <w:del w:id="90" w:author="Zhuzhi Zhang" w:date="2025-12-09T20:44:00Z" w16du:dateUtc="2025-12-09T09:44:00Z">
        <w:r w:rsidR="00024852" w:rsidRPr="004E326D" w:rsidDel="000E18AB">
          <w:rPr>
            <w:rFonts w:asciiTheme="majorHAnsi" w:hAnsiTheme="majorHAnsi" w:cs="Arial"/>
          </w:rPr>
          <w:delText>inserts</w:delText>
        </w:r>
      </w:del>
      <w:r w:rsidR="00024852" w:rsidRPr="004E326D">
        <w:rPr>
          <w:rFonts w:asciiTheme="majorHAnsi" w:hAnsiTheme="majorHAnsi" w:cs="Arial"/>
        </w:rPr>
        <w:t xml:space="preserve">.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evidence of insert function</w:t>
      </w:r>
      <w:commentRangeStart w:id="91"/>
      <w:commentRangeStart w:id="92"/>
      <w:commentRangeStart w:id="93"/>
      <w:r w:rsidR="00024852" w:rsidRPr="004E326D">
        <w:rPr>
          <w:rFonts w:asciiTheme="majorHAnsi" w:hAnsiTheme="majorHAnsi" w:cs="Arial"/>
        </w:rPr>
        <w:t>.</w:t>
      </w:r>
      <w:commentRangeEnd w:id="91"/>
      <w:r w:rsidR="000C56E2">
        <w:rPr>
          <w:rStyle w:val="CommentReference"/>
        </w:rPr>
        <w:commentReference w:id="91"/>
      </w:r>
      <w:commentRangeEnd w:id="92"/>
      <w:r w:rsidR="004559E2">
        <w:rPr>
          <w:rStyle w:val="CommentReference"/>
        </w:rPr>
        <w:commentReference w:id="92"/>
      </w:r>
      <w:commentRangeEnd w:id="93"/>
      <w:r w:rsidR="001F12B8">
        <w:rPr>
          <w:rStyle w:val="CommentReference"/>
        </w:rPr>
        <w:commentReference w:id="93"/>
      </w:r>
      <w:r w:rsidR="00024852" w:rsidRPr="004E326D">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66DB3DF9"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used RNA</w:t>
      </w:r>
      <w:r w:rsidR="00D700D0" w:rsidRPr="004E326D">
        <w:rPr>
          <w:rFonts w:asciiTheme="majorHAnsi" w:hAnsiTheme="majorHAnsi" w:cs="Arial"/>
        </w:rPr>
        <w:t>s</w:t>
      </w:r>
      <w:r w:rsidR="00287D8B" w:rsidRPr="004E326D">
        <w:rPr>
          <w:rFonts w:asciiTheme="majorHAnsi" w:hAnsiTheme="majorHAnsi" w:cs="Arial"/>
        </w:rPr>
        <w:t xml:space="preserve">eq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r w:rsidR="0070034B" w:rsidRPr="004E326D">
        <w:rPr>
          <w:rFonts w:asciiTheme="majorHAnsi" w:hAnsiTheme="majorHAnsi" w:cs="Arial"/>
          <w:i/>
          <w:iCs/>
        </w:rPr>
        <w:t>Panesthia t. tegminifera</w:t>
      </w:r>
      <w:r w:rsidR="0070034B" w:rsidRPr="004E326D">
        <w:rPr>
          <w:rFonts w:asciiTheme="majorHAnsi" w:hAnsiTheme="majorHAnsi" w:cs="Arial"/>
        </w:rPr>
        <w:t xml:space="preserve"> (Z011), </w:t>
      </w:r>
      <w:r w:rsidR="0070034B" w:rsidRPr="004E326D">
        <w:rPr>
          <w:rFonts w:asciiTheme="majorHAnsi" w:hAnsiTheme="majorHAnsi" w:cs="Arial"/>
          <w:i/>
          <w:iCs/>
        </w:rPr>
        <w:t>Macropanesthia lithgowae</w:t>
      </w:r>
      <w:r w:rsidR="0070034B" w:rsidRPr="004E326D">
        <w:rPr>
          <w:rFonts w:asciiTheme="majorHAnsi" w:hAnsiTheme="majorHAnsi" w:cs="Arial"/>
        </w:rPr>
        <w:t xml:space="preserve"> (Z009), and </w:t>
      </w:r>
      <w:r w:rsidR="0070034B" w:rsidRPr="004E326D">
        <w:rPr>
          <w:rFonts w:asciiTheme="majorHAnsi" w:hAnsiTheme="majorHAnsi" w:cs="Arial"/>
          <w:i/>
          <w:iCs/>
        </w:rPr>
        <w:t>Panesthia sloanei</w:t>
      </w:r>
      <w:r w:rsidR="0070034B" w:rsidRPr="004E326D">
        <w:rPr>
          <w:rFonts w:asciiTheme="majorHAnsi" w:hAnsiTheme="majorHAnsi" w:cs="Arial"/>
        </w:rPr>
        <w:t xml:space="preserve"> (Z001).</w:t>
      </w:r>
      <w:r w:rsidR="00D700D0" w:rsidRPr="004E326D">
        <w:rPr>
          <w:rFonts w:asciiTheme="majorHAnsi" w:hAnsiTheme="majorHAnsi" w:cs="Arial"/>
        </w:rPr>
        <w:t xml:space="preserve"> 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BLASTn</w:t>
      </w:r>
      <w:r w:rsidR="00935B95">
        <w:rPr>
          <w:rFonts w:asciiTheme="majorHAnsi" w:hAnsiTheme="majorHAnsi" w:cs="Arial"/>
        </w:rPr>
        <w:t>, we found that 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w:t>
      </w:r>
      <w:r w:rsidR="00935B95" w:rsidRPr="004E326D">
        <w:rPr>
          <w:rFonts w:asciiTheme="majorHAnsi" w:hAnsiTheme="majorHAnsi" w:cs="Arial"/>
        </w:rPr>
        <w:lastRenderedPageBreak/>
        <w:t>evidence of transcription</w:t>
      </w:r>
      <w:commentRangeStart w:id="94"/>
      <w:commentRangeStart w:id="95"/>
      <w:commentRangeEnd w:id="94"/>
      <w:r w:rsidR="00935B95">
        <w:rPr>
          <w:rStyle w:val="CommentReference"/>
        </w:rPr>
        <w:commentReference w:id="94"/>
      </w:r>
      <w:commentRangeEnd w:id="95"/>
      <w:r w:rsidR="00F068E8">
        <w:rPr>
          <w:rStyle w:val="CommentReference"/>
        </w:rPr>
        <w:commentReference w:id="95"/>
      </w:r>
      <w:r w:rsidR="00935B95">
        <w:rPr>
          <w:rFonts w:asciiTheme="majorHAnsi" w:hAnsiTheme="majorHAnsi" w:cs="Arial"/>
        </w:rPr>
        <w:t>.</w:t>
      </w:r>
      <w:ins w:id="96" w:author="Maxim Warwick Dus Adams" w:date="2025-12-08T11:54:00Z" w16du:dateUtc="2025-12-08T00:54:00Z">
        <w:r w:rsidR="00F068E8">
          <w:rPr>
            <w:rFonts w:asciiTheme="majorHAnsi" w:hAnsiTheme="majorHAnsi" w:cs="Arial"/>
          </w:rPr>
          <w:t xml:space="preserve"> We note that this likely represent a minimum estimate of the number of transcribed inserts, as we did not survey RNA from all life stages and tissues.</w:t>
        </w:r>
      </w:ins>
      <w:r w:rsidR="00935B95">
        <w:rPr>
          <w:rFonts w:asciiTheme="majorHAnsi" w:hAnsiTheme="majorHAnsi" w:cs="Arial"/>
        </w:rPr>
        <w:t xml:space="preserve"> Of the remaining inserts</w:t>
      </w:r>
      <w:r w:rsidR="00C07919">
        <w:rPr>
          <w:rFonts w:asciiTheme="majorHAnsi" w:hAnsiTheme="majorHAnsi" w:cs="Arial"/>
        </w:rPr>
        <w:t>,</w:t>
      </w:r>
      <w:r w:rsidR="00935B95">
        <w:rPr>
          <w:rFonts w:asciiTheme="majorHAnsi" w:hAnsiTheme="majorHAnsi" w:cs="Arial"/>
        </w:rPr>
        <w:t xml:space="preserve"> </w:t>
      </w:r>
      <w:r w:rsidR="00C07919">
        <w:rPr>
          <w:rFonts w:asciiTheme="majorHAnsi" w:hAnsiTheme="majorHAnsi" w:cs="Arial"/>
        </w:rPr>
        <w:t>which</w:t>
      </w:r>
      <w:r w:rsidR="00935B95">
        <w:rPr>
          <w:rFonts w:asciiTheme="majorHAnsi" w:hAnsiTheme="majorHAnsi" w:cs="Arial"/>
        </w:rPr>
        <w:t xml:space="preserve"> were observed in assembled RNA contigs, 26.59–32.97% overlapp</w:t>
      </w:r>
      <w:r w:rsidR="00C07919">
        <w:rPr>
          <w:rFonts w:asciiTheme="majorHAnsi" w:hAnsiTheme="majorHAnsi" w:cs="Arial"/>
        </w:rPr>
        <w:t>ed</w:t>
      </w:r>
      <w:r w:rsidR="00935B95">
        <w:rPr>
          <w:rFonts w:asciiTheme="majorHAnsi" w:hAnsiTheme="majorHAnsi" w:cs="Arial"/>
        </w:rPr>
        <w:t xml:space="preserve"> with annotated genic regions of the cockroach genome (1.66–2.28% of total inserts</w:t>
      </w:r>
      <w:ins w:id="97" w:author="Maxim Warwick Dus Adams" w:date="2025-12-08T11:52:00Z" w16du:dateUtc="2025-12-08T00:52:00Z">
        <w:r w:rsidR="00F068E8">
          <w:rPr>
            <w:rFonts w:asciiTheme="majorHAnsi" w:hAnsiTheme="majorHAnsi" w:cs="Arial"/>
          </w:rPr>
          <w:t>), while the remainder</w:t>
        </w:r>
      </w:ins>
      <w:ins w:id="98" w:author="Maxim Warwick Dus Adams" w:date="2025-12-08T11:53:00Z" w16du:dateUtc="2025-12-08T00:53:00Z">
        <w:r w:rsidR="00F068E8">
          <w:rPr>
            <w:rFonts w:asciiTheme="majorHAnsi" w:hAnsiTheme="majorHAnsi" w:cs="Arial"/>
          </w:rPr>
          <w:t xml:space="preserve"> overlapped with intergenic regions</w:t>
        </w:r>
      </w:ins>
      <w:del w:id="99" w:author="Maxim Warwick Dus Adams" w:date="2025-12-08T11:52:00Z" w16du:dateUtc="2025-12-08T00:52:00Z">
        <w:r w:rsidR="00935B95" w:rsidDel="00F068E8">
          <w:rPr>
            <w:rFonts w:asciiTheme="majorHAnsi" w:hAnsiTheme="majorHAnsi" w:cs="Arial"/>
          </w:rPr>
          <w:delText>;</w:delText>
        </w:r>
      </w:del>
      <w:r w:rsidR="00935B95">
        <w:rPr>
          <w:rFonts w:asciiTheme="majorHAnsi" w:hAnsiTheme="majorHAnsi" w:cs="Arial"/>
        </w:rPr>
        <w:t xml:space="preserve"> </w:t>
      </w:r>
      <w:ins w:id="100" w:author="Maxim Warwick Dus Adams" w:date="2025-12-08T11:53:00Z" w16du:dateUtc="2025-12-08T00:53:00Z">
        <w:r w:rsidR="00F068E8">
          <w:rPr>
            <w:rFonts w:asciiTheme="majorHAnsi" w:hAnsiTheme="majorHAnsi" w:cs="Arial"/>
          </w:rPr>
          <w:t>(</w:t>
        </w:r>
      </w:ins>
      <w:r w:rsidR="00935B95">
        <w:rPr>
          <w:rFonts w:asciiTheme="majorHAnsi" w:hAnsiTheme="majorHAnsi" w:cs="Arial"/>
        </w:rPr>
        <w:t>3.38–6.30% of total inserts</w:t>
      </w:r>
      <w:ins w:id="101" w:author="Maxim Warwick Dus Adams" w:date="2025-12-08T11:53:00Z" w16du:dateUtc="2025-12-08T00:53:00Z">
        <w:r w:rsidR="00F068E8">
          <w:rPr>
            <w:rFonts w:asciiTheme="majorHAnsi" w:hAnsiTheme="majorHAnsi" w:cs="Arial"/>
          </w:rPr>
          <w:t>).</w:t>
        </w:r>
      </w:ins>
      <w:r w:rsidR="00935B95">
        <w:rPr>
          <w:rFonts w:asciiTheme="majorHAnsi" w:hAnsiTheme="majorHAnsi" w:cs="Arial"/>
        </w:rPr>
        <w:t xml:space="preserve"> </w:t>
      </w:r>
      <w:del w:id="102" w:author="Maxim Warwick Dus Adams" w:date="2025-12-08T11:53:00Z" w16du:dateUtc="2025-12-08T00:53:00Z">
        <w:r w:rsidR="00935B95" w:rsidDel="00F068E8">
          <w:rPr>
            <w:rFonts w:asciiTheme="majorHAnsi" w:hAnsiTheme="majorHAnsi" w:cs="Arial"/>
          </w:rPr>
          <w:delText>were transcribed and mapped to intergenic regions)</w:delText>
        </w:r>
        <w:r w:rsidR="00D700D0" w:rsidRPr="004E326D" w:rsidDel="00F068E8">
          <w:rPr>
            <w:rFonts w:asciiTheme="majorHAnsi" w:hAnsiTheme="majorHAnsi" w:cs="Arial"/>
          </w:rPr>
          <w:delText xml:space="preserve">. </w:delText>
        </w:r>
      </w:del>
      <w:commentRangeStart w:id="103"/>
      <w:r w:rsidR="00D700D0" w:rsidRPr="004E326D">
        <w:rPr>
          <w:rFonts w:asciiTheme="majorHAnsi" w:hAnsiTheme="majorHAnsi" w:cs="Arial"/>
        </w:rPr>
        <w:t xml:space="preserve">A small </w:t>
      </w:r>
      <w:r w:rsidR="00D700D0" w:rsidRPr="00D4458E">
        <w:rPr>
          <w:rFonts w:asciiTheme="majorHAnsi" w:hAnsiTheme="majorHAnsi" w:cs="Arial"/>
          <w:color w:val="000000" w:themeColor="text1"/>
        </w:rPr>
        <w:t xml:space="preserve">fraction </w:t>
      </w:r>
      <w:r w:rsidR="00025F9C" w:rsidRPr="00D4458E">
        <w:rPr>
          <w:rFonts w:asciiTheme="majorHAnsi" w:hAnsiTheme="majorHAnsi" w:cs="Arial"/>
          <w:color w:val="000000" w:themeColor="text1"/>
        </w:rPr>
        <w:t>(0.40–0.65</w:t>
      </w:r>
      <w:r w:rsidR="00D700D0" w:rsidRPr="00D4458E">
        <w:rPr>
          <w:rFonts w:asciiTheme="majorHAnsi" w:hAnsiTheme="majorHAnsi" w:cs="Arial"/>
          <w:color w:val="000000" w:themeColor="text1"/>
        </w:rPr>
        <w:t xml:space="preserve">%) of </w:t>
      </w:r>
      <w:r w:rsidR="00D700D0" w:rsidRPr="004E326D">
        <w:rPr>
          <w:rFonts w:asciiTheme="majorHAnsi" w:hAnsiTheme="majorHAnsi" w:cs="Arial"/>
        </w:rPr>
        <w:t xml:space="preserve">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w:t>
      </w:r>
      <w:del w:id="104" w:author="Maxim Warwick Dus Adams" w:date="2025-12-08T11:55:00Z" w16du:dateUtc="2025-12-08T00:55:00Z">
        <w:r w:rsidR="00D700D0" w:rsidRPr="004E326D" w:rsidDel="00C23E69">
          <w:rPr>
            <w:rFonts w:asciiTheme="majorHAnsi" w:hAnsiTheme="majorHAnsi" w:cs="Arial"/>
          </w:rPr>
          <w:delText>m</w:delText>
        </w:r>
      </w:del>
      <w:r w:rsidR="00D700D0" w:rsidRPr="004E326D">
        <w:rPr>
          <w:rFonts w:asciiTheme="majorHAnsi" w:hAnsiTheme="majorHAnsi" w:cs="Arial"/>
        </w:rPr>
        <w:t xml:space="preserve">RNA sequences. </w:t>
      </w:r>
      <w:commentRangeEnd w:id="103"/>
      <w:r w:rsidR="009129B0">
        <w:rPr>
          <w:rStyle w:val="CommentReference"/>
        </w:rPr>
        <w:commentReference w:id="103"/>
      </w:r>
    </w:p>
    <w:p w14:paraId="6BE390DC" w14:textId="06E29E67" w:rsidR="009F20DE" w:rsidRPr="004E326D" w:rsidRDefault="009F20DE" w:rsidP="008A2B8B">
      <w:pPr>
        <w:jc w:val="both"/>
        <w:rPr>
          <w:rFonts w:asciiTheme="majorHAnsi" w:hAnsiTheme="majorHAnsi" w:cs="Arial"/>
        </w:rPr>
      </w:pPr>
    </w:p>
    <w:p w14:paraId="79E7AC79" w14:textId="3837D2B4"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r w:rsidR="003120A9">
        <w:rPr>
          <w:rFonts w:asciiTheme="majorHAnsi" w:hAnsiTheme="majorHAnsi" w:cs="Arial"/>
        </w:rPr>
        <w:t>comprising</w:t>
      </w:r>
      <w:r w:rsidR="003120A9" w:rsidRPr="004E326D">
        <w:rPr>
          <w:rFonts w:asciiTheme="majorHAnsi" w:hAnsiTheme="majorHAnsi" w:cs="Arial"/>
        </w:rPr>
        <w:t xml:space="preserve"> </w:t>
      </w:r>
      <w:r w:rsidR="008F0D09" w:rsidRPr="004E326D">
        <w:rPr>
          <w:rFonts w:asciiTheme="majorHAnsi" w:hAnsiTheme="majorHAnsi" w:cs="Arial"/>
          <w:i/>
        </w:rPr>
        <w:t>Blattabacterium-</w:t>
      </w:r>
      <w:r w:rsidR="008F0D09" w:rsidRPr="004E326D">
        <w:rPr>
          <w:rFonts w:asciiTheme="majorHAnsi" w:hAnsiTheme="majorHAnsi" w:cs="Arial"/>
        </w:rPr>
        <w:t xml:space="preserve">like </w:t>
      </w:r>
      <w:r w:rsidR="008F0D09" w:rsidRPr="00B16A88">
        <w:rPr>
          <w:rFonts w:asciiTheme="majorHAnsi" w:hAnsiTheme="majorHAnsi" w:cs="Arial"/>
        </w:rPr>
        <w:t xml:space="preserve">sequences </w:t>
      </w:r>
      <w:r w:rsidR="00721F4A" w:rsidRPr="00B16A88">
        <w:rPr>
          <w:rFonts w:asciiTheme="majorHAnsi" w:hAnsiTheme="majorHAnsi" w:cs="Arial"/>
        </w:rPr>
        <w:t>of length</w:t>
      </w:r>
      <w:r w:rsidR="00721F4A" w:rsidRPr="004E326D">
        <w:rPr>
          <w:rFonts w:asciiTheme="majorHAnsi" w:hAnsiTheme="majorHAnsi" w:cs="Arial"/>
        </w:rPr>
        <w:t xml:space="preserve"> </w:t>
      </w:r>
      <w:ins w:id="105" w:author="Zhuzhi Zhang [2]" w:date="2025-11-18T21:59:00Z">
        <w:r w:rsidR="001A0488">
          <w:rPr>
            <w:rFonts w:asciiTheme="majorHAnsi" w:hAnsiTheme="majorHAnsi" w:cs="Arial" w:hint="eastAsia"/>
            <w:color w:val="FF0000"/>
            <w:lang w:eastAsia="zh-CN"/>
          </w:rPr>
          <w:t>30</w:t>
        </w:r>
        <w:commentRangeStart w:id="106"/>
        <w:commentRangeStart w:id="107"/>
        <w:commentRangeStart w:id="108"/>
        <w:del w:id="109" w:author="Maxim Warwick Dus Adams" w:date="2025-12-08T11:58:00Z" w16du:dateUtc="2025-12-08T00:58:00Z">
          <w:r w:rsidR="001A0488" w:rsidDel="00BB0194">
            <w:rPr>
              <w:rFonts w:asciiTheme="majorHAnsi" w:hAnsiTheme="majorHAnsi" w:cs="Arial" w:hint="eastAsia"/>
              <w:color w:val="FF0000"/>
              <w:lang w:eastAsia="zh-CN"/>
            </w:rPr>
            <w:delText xml:space="preserve"> </w:delText>
          </w:r>
        </w:del>
      </w:ins>
      <w:commentRangeStart w:id="110"/>
      <w:commentRangeStart w:id="111"/>
      <w:commentRangeStart w:id="112"/>
      <w:del w:id="113" w:author="Maxim Warwick Dus Adams" w:date="2025-12-08T11:58:00Z" w16du:dateUtc="2025-12-08T00:58:00Z">
        <w:r w:rsidR="008F0D09" w:rsidRPr="004E326D" w:rsidDel="00BB0194">
          <w:rPr>
            <w:rFonts w:asciiTheme="majorHAnsi" w:hAnsiTheme="majorHAnsi" w:cs="Arial"/>
            <w:color w:val="FF0000"/>
          </w:rPr>
          <w:delText>X-Y</w:delText>
        </w:r>
      </w:del>
      <w:commentRangeEnd w:id="110"/>
      <w:commentRangeEnd w:id="111"/>
      <w:commentRangeEnd w:id="112"/>
      <w:ins w:id="114" w:author="Maxim Warwick Dus Adams" w:date="2025-12-08T13:40:00Z" w16du:dateUtc="2025-12-08T02:40:00Z">
        <w:r w:rsidR="003A3D5A">
          <w:rPr>
            <w:rFonts w:asciiTheme="majorHAnsi" w:hAnsiTheme="majorHAnsi" w:cs="Arial"/>
            <w:color w:val="FF0000"/>
          </w:rPr>
          <w:t>–</w:t>
        </w:r>
      </w:ins>
      <w:commentRangeEnd w:id="106"/>
      <w:r w:rsidR="0087265F">
        <w:rPr>
          <w:rStyle w:val="CommentReference"/>
        </w:rPr>
        <w:commentReference w:id="106"/>
      </w:r>
      <w:commentRangeEnd w:id="107"/>
      <w:r w:rsidR="0087265F">
        <w:rPr>
          <w:rStyle w:val="CommentReference"/>
        </w:rPr>
        <w:commentReference w:id="107"/>
      </w:r>
      <w:commentRangeEnd w:id="108"/>
      <w:r w:rsidR="0087265F">
        <w:rPr>
          <w:rStyle w:val="CommentReference"/>
        </w:rPr>
        <w:commentReference w:id="108"/>
      </w:r>
      <w:ins w:id="115" w:author="Zhuzhi Zhang [2]" w:date="2025-11-18T21:59:00Z">
        <w:del w:id="116" w:author="Maxim Warwick Dus Adams" w:date="2025-12-08T13:40:00Z" w16du:dateUtc="2025-12-08T02:40:00Z">
          <w:r w:rsidR="001A0488" w:rsidDel="003A3D5A">
            <w:rPr>
              <w:rFonts w:asciiTheme="majorHAnsi" w:hAnsiTheme="majorHAnsi" w:cs="Arial" w:hint="eastAsia"/>
              <w:color w:val="FF0000"/>
              <w:lang w:eastAsia="zh-CN"/>
            </w:rPr>
            <w:delText xml:space="preserve"> </w:delText>
          </w:r>
        </w:del>
      </w:ins>
      <w:ins w:id="117" w:author="Zhuzhi Zhang [2]" w:date="2025-11-18T22:00:00Z">
        <w:r w:rsidR="001A0488">
          <w:rPr>
            <w:rFonts w:asciiTheme="majorHAnsi" w:hAnsiTheme="majorHAnsi" w:cs="Arial" w:hint="eastAsia"/>
            <w:color w:val="FF0000"/>
            <w:lang w:eastAsia="zh-CN"/>
          </w:rPr>
          <w:t>2940</w:t>
        </w:r>
      </w:ins>
      <w:r w:rsidR="0000458C">
        <w:rPr>
          <w:rStyle w:val="CommentReference"/>
        </w:rPr>
        <w:commentReference w:id="110"/>
      </w:r>
      <w:r w:rsidR="00C73F2E">
        <w:rPr>
          <w:rStyle w:val="CommentReference"/>
        </w:rPr>
        <w:commentReference w:id="111"/>
      </w:r>
      <w:r w:rsidR="004159B3">
        <w:rPr>
          <w:rStyle w:val="CommentReference"/>
        </w:rPr>
        <w:commentReference w:id="112"/>
      </w:r>
      <w:r w:rsidR="008F0D09" w:rsidRPr="004E326D">
        <w:rPr>
          <w:rFonts w:asciiTheme="majorHAnsi" w:hAnsiTheme="majorHAnsi" w:cs="Arial"/>
          <w:color w:val="FF0000"/>
        </w:rPr>
        <w:t xml:space="preserve"> </w:t>
      </w:r>
      <w:r w:rsidR="008F0D09" w:rsidRPr="004E326D">
        <w:rPr>
          <w:rFonts w:asciiTheme="majorHAnsi" w:hAnsiTheme="majorHAnsi" w:cs="Arial"/>
        </w:rPr>
        <w:t xml:space="preserve">bp from distant areas within the </w:t>
      </w:r>
      <w:r w:rsidR="008F0D09" w:rsidRPr="004E326D">
        <w:rPr>
          <w:rFonts w:asciiTheme="majorHAnsi" w:hAnsiTheme="majorHAnsi" w:cs="Arial"/>
          <w:i/>
        </w:rPr>
        <w:t xml:space="preserve">Blattabacterium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w:t>
      </w:r>
      <w:r w:rsidR="008F0D09" w:rsidRPr="000321E3">
        <w:rPr>
          <w:rFonts w:asciiTheme="majorHAnsi" w:hAnsiTheme="majorHAnsi" w:cs="Arial"/>
          <w:color w:val="000000" w:themeColor="text1"/>
        </w:rPr>
        <w:t xml:space="preserve">Fig. </w:t>
      </w:r>
      <w:r w:rsidR="00EE39A1" w:rsidRPr="000321E3">
        <w:rPr>
          <w:rFonts w:asciiTheme="majorHAnsi" w:hAnsiTheme="majorHAnsi" w:cs="Arial"/>
          <w:color w:val="000000" w:themeColor="text1"/>
        </w:rPr>
        <w:t>S</w:t>
      </w:r>
      <w:r w:rsidR="000321E3" w:rsidRPr="000321E3">
        <w:rPr>
          <w:rFonts w:asciiTheme="majorHAnsi" w:hAnsiTheme="majorHAnsi" w:cs="Arial"/>
          <w:color w:val="000000" w:themeColor="text1"/>
        </w:rPr>
        <w:t>3</w:t>
      </w:r>
      <w:r w:rsidR="008F0D09" w:rsidRPr="000321E3">
        <w:rPr>
          <w:rFonts w:asciiTheme="majorHAnsi" w:hAnsiTheme="majorHAnsi" w:cs="Arial"/>
          <w:color w:val="000000" w:themeColor="text1"/>
        </w:rPr>
        <w:t>).</w:t>
      </w:r>
      <w:r w:rsidR="00EB711D" w:rsidRPr="000321E3">
        <w:rPr>
          <w:rFonts w:asciiTheme="majorHAnsi" w:hAnsiTheme="majorHAnsi" w:cs="Arial"/>
          <w:color w:val="000000" w:themeColor="text1"/>
        </w:rPr>
        <w:t xml:space="preserve"> </w:t>
      </w:r>
      <w:r w:rsidR="008F0D09" w:rsidRPr="004E326D">
        <w:rPr>
          <w:rFonts w:asciiTheme="majorHAnsi" w:hAnsiTheme="majorHAnsi" w:cs="Arial"/>
        </w:rPr>
        <w:t xml:space="preserve">Such chimeric DNA </w:t>
      </w:r>
      <w:r w:rsidR="003120A9">
        <w:rPr>
          <w:rFonts w:asciiTheme="majorHAnsi" w:hAnsiTheme="majorHAnsi" w:cs="Arial"/>
        </w:rPr>
        <w:t>inserts</w:t>
      </w:r>
      <w:r w:rsidR="003120A9" w:rsidRPr="004E326D">
        <w:rPr>
          <w:rFonts w:asciiTheme="majorHAnsi" w:hAnsiTheme="majorHAnsi" w:cs="Arial"/>
        </w:rPr>
        <w:t xml:space="preserve"> </w:t>
      </w:r>
      <w:r w:rsidR="008F0D09" w:rsidRPr="004E326D">
        <w:rPr>
          <w:rFonts w:asciiTheme="majorHAnsi" w:hAnsiTheme="majorHAnsi" w:cs="Arial"/>
        </w:rPr>
        <w:t>were present in all cockroach genomes</w:t>
      </w:r>
      <w:r w:rsidR="00EB711D" w:rsidRPr="004E326D">
        <w:rPr>
          <w:rFonts w:asciiTheme="majorHAnsi" w:hAnsiTheme="majorHAnsi" w:cs="Arial"/>
        </w:rPr>
        <w:t>, sequenced by separate research groups using different sequencing technologies</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commentRangeStart w:id="118"/>
      <w:del w:id="119" w:author="Zhuzhi Zhang [2]" w:date="2025-11-18T22:01:00Z">
        <w:r w:rsidR="00AA4F7B" w:rsidRPr="00463566" w:rsidDel="001A0488">
          <w:rPr>
            <w:rFonts w:asciiTheme="majorHAnsi" w:hAnsiTheme="majorHAnsi" w:cs="Arial"/>
            <w:color w:val="000000" w:themeColor="text1"/>
          </w:rPr>
          <w:delText>eight</w:delText>
        </w:r>
        <w:commentRangeEnd w:id="118"/>
        <w:r w:rsidR="00463566" w:rsidDel="001A0488">
          <w:rPr>
            <w:rStyle w:val="CommentReference"/>
          </w:rPr>
          <w:commentReference w:id="118"/>
        </w:r>
        <w:r w:rsidR="00EB711D" w:rsidRPr="004E326D" w:rsidDel="001A0488">
          <w:rPr>
            <w:rFonts w:asciiTheme="majorHAnsi" w:hAnsiTheme="majorHAnsi" w:cs="Arial"/>
          </w:rPr>
          <w:delText xml:space="preserve"> </w:delText>
        </w:r>
      </w:del>
      <w:ins w:id="120" w:author="Zhuzhi Zhang [2]" w:date="2025-11-18T22:01:00Z">
        <w:r w:rsidR="001A0488">
          <w:rPr>
            <w:rFonts w:asciiTheme="majorHAnsi" w:hAnsiTheme="majorHAnsi" w:cs="Arial" w:hint="eastAsia"/>
            <w:color w:val="000000" w:themeColor="text1"/>
            <w:lang w:eastAsia="zh-CN"/>
          </w:rPr>
          <w:t>nine</w:t>
        </w:r>
        <w:r w:rsidR="001A0488" w:rsidRPr="004E326D">
          <w:rPr>
            <w:rFonts w:asciiTheme="majorHAnsi" w:hAnsiTheme="majorHAnsi" w:cs="Arial"/>
          </w:rPr>
          <w:t xml:space="preserve"> </w:t>
        </w:r>
      </w:ins>
      <w:r w:rsidR="00EB711D" w:rsidRPr="004E326D">
        <w:rPr>
          <w:rFonts w:asciiTheme="majorHAnsi" w:hAnsiTheme="majorHAnsi" w:cs="Arial"/>
          <w:i/>
        </w:rPr>
        <w:t>Blattabacterium</w:t>
      </w:r>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121"/>
      <w:r w:rsidR="00F0551F" w:rsidRPr="004E326D">
        <w:rPr>
          <w:rFonts w:asciiTheme="majorHAnsi" w:hAnsiTheme="majorHAnsi" w:cs="Arial"/>
        </w:rPr>
        <w:t xml:space="preserve">We mapped </w:t>
      </w:r>
      <w:r w:rsidR="00AA4F7B">
        <w:rPr>
          <w:rFonts w:asciiTheme="majorHAnsi" w:hAnsiTheme="majorHAnsi" w:cs="Arial"/>
          <w:color w:val="FF0000"/>
        </w:rPr>
        <w:t>four</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M. lithgowae</w:t>
      </w:r>
      <w:r w:rsidR="007B45FA">
        <w:rPr>
          <w:rFonts w:asciiTheme="majorHAnsi" w:hAnsiTheme="majorHAnsi" w:cs="Arial"/>
        </w:rPr>
        <w:t xml:space="preserve"> and </w:t>
      </w:r>
      <w:r w:rsidR="007B45FA">
        <w:rPr>
          <w:rFonts w:asciiTheme="majorHAnsi" w:hAnsiTheme="majorHAnsi" w:cs="Arial"/>
          <w:i/>
          <w:iCs/>
        </w:rPr>
        <w:t>P. tryoni tegminifera</w:t>
      </w:r>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xml:space="preserve">, however two had partial matches with </w:t>
      </w:r>
      <w:del w:id="122" w:author="Maxim Warwick Dus Adams" w:date="2025-12-08T11:58:00Z" w16du:dateUtc="2025-12-08T00:58:00Z">
        <w:r w:rsidR="007B45FA" w:rsidDel="00BB0194">
          <w:rPr>
            <w:rFonts w:asciiTheme="majorHAnsi" w:hAnsiTheme="majorHAnsi" w:cs="Arial"/>
          </w:rPr>
          <w:delText>m</w:delText>
        </w:r>
      </w:del>
      <w:r w:rsidR="007B45FA">
        <w:rPr>
          <w:rFonts w:asciiTheme="majorHAnsi" w:hAnsiTheme="majorHAnsi" w:cs="Arial"/>
        </w:rPr>
        <w:t>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121"/>
      <w:r w:rsidR="0020348C">
        <w:rPr>
          <w:rStyle w:val="CommentReference"/>
        </w:rPr>
        <w:commentReference w:id="121"/>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4E2E3BE1"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r w:rsidRPr="000321E3">
        <w:rPr>
          <w:rFonts w:asciiTheme="majorHAnsi" w:hAnsiTheme="majorHAnsi" w:cs="Arial"/>
          <w:i/>
          <w:color w:val="000000" w:themeColor="text1"/>
        </w:rPr>
        <w:t xml:space="preserve">Bemisia tabaci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analyzed both </w:t>
      </w:r>
      <w:commentRangeStart w:id="123"/>
      <w:r w:rsidR="00C032A5" w:rsidRPr="004E326D">
        <w:rPr>
          <w:rFonts w:asciiTheme="majorHAnsi" w:hAnsiTheme="majorHAnsi" w:cs="Arial"/>
        </w:rPr>
        <w:t xml:space="preserve">genic and non-genic regions </w:t>
      </w:r>
      <w:commentRangeEnd w:id="123"/>
      <w:r w:rsidR="00BB0194">
        <w:rPr>
          <w:rStyle w:val="CommentReference"/>
        </w:rPr>
        <w:commentReference w:id="123"/>
      </w:r>
      <w:r w:rsidR="00C032A5" w:rsidRPr="004E326D">
        <w:rPr>
          <w:rFonts w:asciiTheme="majorHAnsi" w:hAnsiTheme="majorHAnsi" w:cs="Arial"/>
        </w:rPr>
        <w:t>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Panesthiinae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r w:rsidR="00132489" w:rsidRPr="000321E3">
        <w:rPr>
          <w:rFonts w:asciiTheme="majorHAnsi" w:hAnsiTheme="majorHAnsi" w:cs="Arial"/>
          <w:i/>
          <w:color w:val="000000" w:themeColor="text1"/>
        </w:rPr>
        <w:t>Periplaneta americana</w:t>
      </w:r>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w:t>
      </w:r>
      <w:ins w:id="124" w:author="Maxim Warwick Dus Adams" w:date="2025-12-08T11:59:00Z" w16du:dateUtc="2025-12-08T00:59:00Z">
        <w:r w:rsidR="00B877EC">
          <w:rPr>
            <w:rFonts w:asciiTheme="majorHAnsi" w:hAnsiTheme="majorHAnsi" w:cs="Arial"/>
            <w:color w:val="000000" w:themeColor="text1"/>
          </w:rPr>
          <w:t>–</w:t>
        </w:r>
      </w:ins>
      <w:del w:id="125" w:author="Maxim Warwick Dus Adams" w:date="2025-12-08T11:59:00Z" w16du:dateUtc="2025-12-08T00:59:00Z">
        <w:r w:rsidR="000321E3" w:rsidRPr="000321E3" w:rsidDel="00B877EC">
          <w:rPr>
            <w:rFonts w:asciiTheme="majorHAnsi" w:hAnsiTheme="majorHAnsi" w:cs="Arial"/>
            <w:color w:val="000000" w:themeColor="text1"/>
          </w:rPr>
          <w:delText>-</w:delText>
        </w:r>
      </w:del>
      <w:r w:rsidR="000321E3" w:rsidRPr="000321E3">
        <w:rPr>
          <w:rFonts w:asciiTheme="majorHAnsi" w:hAnsiTheme="majorHAnsi" w:cs="Arial"/>
          <w:color w:val="000000" w:themeColor="text1"/>
        </w:rPr>
        <w:t>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w:t>
      </w:r>
      <w:ins w:id="126" w:author="Maxim Warwick Dus Adams" w:date="2025-12-08T11:59:00Z" w16du:dateUtc="2025-12-08T00:59:00Z">
        <w:r w:rsidR="00B877EC">
          <w:rPr>
            <w:rFonts w:asciiTheme="majorHAnsi" w:hAnsiTheme="majorHAnsi" w:cs="Arial"/>
            <w:color w:val="000000" w:themeColor="text1"/>
          </w:rPr>
          <w:t>–</w:t>
        </w:r>
      </w:ins>
      <w:del w:id="127" w:author="Maxim Warwick Dus Adams" w:date="2025-12-08T11:59:00Z" w16du:dateUtc="2025-12-08T00:59:00Z">
        <w:r w:rsidR="000321E3" w:rsidRPr="000321E3" w:rsidDel="00B877EC">
          <w:rPr>
            <w:rFonts w:asciiTheme="majorHAnsi" w:hAnsiTheme="majorHAnsi" w:cs="Arial"/>
            <w:color w:val="000000" w:themeColor="text1"/>
          </w:rPr>
          <w:delText>-</w:delText>
        </w:r>
      </w:del>
      <w:r w:rsidR="000321E3" w:rsidRPr="000321E3">
        <w:rPr>
          <w:rFonts w:asciiTheme="majorHAnsi" w:hAnsiTheme="majorHAnsi" w:cs="Arial"/>
          <w:color w:val="000000" w:themeColor="text1"/>
        </w:rPr>
        <w:t>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 read v</w:t>
      </w:r>
      <w:r w:rsidR="009A1E5D">
        <w:rPr>
          <w:rFonts w:asciiTheme="majorHAnsi" w:hAnsiTheme="majorHAnsi" w:cs="Arial"/>
        </w:rPr>
        <w:t>er</w:t>
      </w:r>
      <w:r w:rsidR="00132489" w:rsidRPr="004E326D">
        <w:rPr>
          <w:rFonts w:asciiTheme="majorHAnsi" w:hAnsiTheme="majorHAnsi" w:cs="Arial"/>
        </w:rPr>
        <w:t>s</w:t>
      </w:r>
      <w:r w:rsidR="009A1E5D">
        <w:rPr>
          <w:rFonts w:asciiTheme="majorHAnsi" w:hAnsiTheme="majorHAnsi" w:cs="Arial"/>
        </w:rPr>
        <w:t>us</w:t>
      </w:r>
      <w:r w:rsidR="00132489" w:rsidRPr="004E326D">
        <w:rPr>
          <w:rFonts w:asciiTheme="majorHAnsi" w:hAnsiTheme="majorHAnsi" w:cs="Arial"/>
        </w:rPr>
        <w:t xml:space="preserve"> long read sequencing technology in each case. </w:t>
      </w:r>
    </w:p>
    <w:p w14:paraId="676F66B6" w14:textId="7F9C683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r w:rsidR="00BB1B48" w:rsidRPr="004E326D">
        <w:rPr>
          <w:rFonts w:asciiTheme="majorHAnsi" w:hAnsiTheme="majorHAnsi" w:cs="Arial"/>
          <w:i/>
        </w:rPr>
        <w:t>Blattabacterium</w:t>
      </w:r>
      <w:r w:rsidR="00BB1B48" w:rsidRPr="004E326D">
        <w:rPr>
          <w:rFonts w:asciiTheme="majorHAnsi" w:hAnsiTheme="majorHAnsi" w:cs="Arial"/>
        </w:rPr>
        <w:t xml:space="preserve">, an obligate and maternally transmitted endosymbiont whose genome is likely to come in close </w:t>
      </w:r>
      <w:r w:rsidR="00BB1B48" w:rsidRPr="004E326D">
        <w:rPr>
          <w:rFonts w:asciiTheme="majorHAnsi" w:hAnsiTheme="majorHAnsi" w:cs="Arial"/>
        </w:rPr>
        <w:lastRenderedPageBreak/>
        <w:t xml:space="preserve">contact with host nuclear DNA during egg formation and zygote development. </w:t>
      </w:r>
      <w:r w:rsidR="00DB1164" w:rsidRPr="004E326D">
        <w:rPr>
          <w:rFonts w:asciiTheme="majorHAnsi" w:hAnsiTheme="majorHAnsi" w:cs="Arial"/>
        </w:rPr>
        <w:t xml:space="preserve">Previous studies of HGT from long-term obligate endosymbiotic bacteria to the genomes of their insect hosts have generally recorded very few or no such transfers </w:t>
      </w:r>
      <w:r w:rsidR="00DB1164" w:rsidRPr="004E326D">
        <w:rPr>
          <w:rFonts w:asciiTheme="majorHAnsi" w:hAnsiTheme="majorHAnsi"/>
        </w:rPr>
        <w:t xml:space="preserve">(Nikoh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r w:rsidR="00DB1164" w:rsidRPr="004E326D">
        <w:rPr>
          <w:rFonts w:asciiTheme="majorHAnsi" w:hAnsiTheme="majorHAnsi"/>
          <w:i/>
        </w:rPr>
        <w:t xml:space="preserve">Blattabacterium </w:t>
      </w:r>
      <w:r w:rsidR="00DB1164" w:rsidRPr="004E326D">
        <w:rPr>
          <w:rFonts w:asciiTheme="majorHAnsi" w:hAnsiTheme="majorHAnsi"/>
        </w:rPr>
        <w:t>in either of the two cockroaches examined (</w:t>
      </w:r>
      <w:r w:rsidR="00DB1164" w:rsidRPr="004E326D">
        <w:rPr>
          <w:rFonts w:asciiTheme="majorHAnsi" w:hAnsiTheme="majorHAnsi"/>
          <w:i/>
        </w:rPr>
        <w:t xml:space="preserve">Cryptocercus meridianus </w:t>
      </w:r>
      <w:r w:rsidR="00DB1164" w:rsidRPr="004E326D">
        <w:rPr>
          <w:rFonts w:asciiTheme="majorHAnsi" w:hAnsiTheme="majorHAnsi"/>
        </w:rPr>
        <w:t xml:space="preserve">and </w:t>
      </w:r>
      <w:r w:rsidR="00DB1164" w:rsidRPr="004E326D">
        <w:rPr>
          <w:rFonts w:asciiTheme="majorHAnsi" w:hAnsiTheme="majorHAnsi"/>
          <w:i/>
        </w:rPr>
        <w:t>Blatta orientalis</w:t>
      </w:r>
      <w:r w:rsidR="00DB1164" w:rsidRPr="004E326D">
        <w:rPr>
          <w:rFonts w:asciiTheme="majorHAnsi" w:hAnsiTheme="majorHAnsi"/>
        </w:rPr>
        <w:t xml:space="preserve">), or the termite </w:t>
      </w:r>
      <w:r w:rsidR="00DB1164" w:rsidRPr="004E326D">
        <w:rPr>
          <w:rFonts w:asciiTheme="majorHAnsi" w:hAnsiTheme="majorHAnsi"/>
          <w:i/>
        </w:rPr>
        <w:t>Mastotermes darwiniensis</w:t>
      </w:r>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7520B9CF" w14:textId="01380BF3" w:rsidR="00E61C61" w:rsidRPr="00132489" w:rsidRDefault="00C65133" w:rsidP="00E61C61">
      <w:pPr>
        <w:pStyle w:val="NormalWeb"/>
        <w:rPr>
          <w:rFonts w:asciiTheme="majorHAnsi" w:hAnsiTheme="majorHAnsi" w:cs="Arial"/>
        </w:rPr>
      </w:pPr>
      <w:r>
        <w:rPr>
          <w:rFonts w:asciiTheme="majorHAnsi" w:hAnsiTheme="majorHAnsi" w:cs="Arial"/>
        </w:rPr>
        <w:t>Panesthiine taxa were found to possess substantially higher</w:t>
      </w:r>
      <w:r w:rsidR="009A1E5D">
        <w:rPr>
          <w:rFonts w:asciiTheme="majorHAnsi" w:hAnsiTheme="majorHAnsi" w:cs="Arial"/>
        </w:rPr>
        <w:t xml:space="preserve"> numbers of</w:t>
      </w:r>
      <w:r>
        <w:rPr>
          <w:rFonts w:asciiTheme="majorHAnsi" w:hAnsiTheme="majorHAnsi" w:cs="Arial"/>
        </w:rPr>
        <w:t xml:space="preserve"> </w:t>
      </w:r>
      <w:r>
        <w:rPr>
          <w:rFonts w:asciiTheme="majorHAnsi" w:hAnsiTheme="majorHAnsi" w:cs="Arial"/>
          <w:i/>
        </w:rPr>
        <w:t>Blattabacterium-</w:t>
      </w:r>
      <w:r>
        <w:rPr>
          <w:rFonts w:asciiTheme="majorHAnsi" w:hAnsiTheme="majorHAnsi" w:cs="Arial"/>
        </w:rPr>
        <w:t>derived insert</w:t>
      </w:r>
      <w:r w:rsidR="009A1E5D">
        <w:rPr>
          <w:rFonts w:asciiTheme="majorHAnsi" w:hAnsiTheme="majorHAnsi" w:cs="Arial"/>
        </w:rPr>
        <w:t xml:space="preserve">s </w:t>
      </w:r>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r w:rsidR="00D4458E">
        <w:rPr>
          <w:rFonts w:asciiTheme="majorHAnsi" w:hAnsiTheme="majorHAnsi" w:cs="Arial"/>
        </w:rPr>
        <w:t>This group is</w:t>
      </w:r>
      <w:r>
        <w:rPr>
          <w:rFonts w:asciiTheme="majorHAnsi" w:hAnsiTheme="majorHAnsi" w:cs="Arial"/>
        </w:rPr>
        <w:t xml:space="preserve"> known to have </w:t>
      </w:r>
      <w:r w:rsidR="009A1E5D">
        <w:rPr>
          <w:rFonts w:asciiTheme="majorHAnsi" w:hAnsiTheme="majorHAnsi" w:cs="Arial"/>
        </w:rPr>
        <w:t>long</w:t>
      </w:r>
      <w:r w:rsidR="009A1E5D" w:rsidRPr="004D3182">
        <w:rPr>
          <w:rFonts w:asciiTheme="majorHAnsi" w:hAnsiTheme="majorHAnsi" w:cs="Arial"/>
        </w:rPr>
        <w:t xml:space="preserve"> </w:t>
      </w:r>
      <w:r w:rsidRPr="004D3182">
        <w:rPr>
          <w:rFonts w:asciiTheme="majorHAnsi" w:hAnsiTheme="majorHAnsi" w:cs="Arial"/>
        </w:rPr>
        <w:t>generation time</w:t>
      </w:r>
      <w:r>
        <w:rPr>
          <w:rFonts w:asciiTheme="majorHAnsi" w:hAnsiTheme="majorHAnsi" w:cs="Arial"/>
        </w:rPr>
        <w:t xml:space="preserve">s </w:t>
      </w:r>
      <w:r w:rsidR="009A1E5D">
        <w:rPr>
          <w:rFonts w:asciiTheme="majorHAnsi" w:hAnsiTheme="majorHAnsi" w:cs="Arial"/>
        </w:rPr>
        <w:t xml:space="preserve">relative to most </w:t>
      </w:r>
      <w:r w:rsidR="009A1E5D" w:rsidRPr="00D4458E">
        <w:rPr>
          <w:rFonts w:asciiTheme="majorHAnsi" w:hAnsiTheme="majorHAnsi" w:cs="Arial"/>
          <w:color w:val="000000" w:themeColor="text1"/>
        </w:rPr>
        <w:t xml:space="preserve">Blattodea </w:t>
      </w:r>
      <w:r w:rsidR="00E61C61" w:rsidRPr="00D4458E">
        <w:rPr>
          <w:rFonts w:asciiTheme="majorHAnsi" w:hAnsiTheme="majorHAnsi" w:cs="Arial"/>
          <w:color w:val="000000" w:themeColor="text1"/>
        </w:rPr>
        <w:t>(</w:t>
      </w:r>
      <w:r w:rsidR="00D4458E" w:rsidRPr="00D4458E">
        <w:rPr>
          <w:rFonts w:asciiTheme="majorHAnsi" w:hAnsiTheme="majorHAnsi" w:cs="Arial"/>
          <w:color w:val="000000" w:themeColor="text1"/>
        </w:rPr>
        <w:t>Bell et al. 2007</w:t>
      </w:r>
      <w:r w:rsidR="00E61C61" w:rsidRPr="00D4458E">
        <w:rPr>
          <w:rFonts w:asciiTheme="majorHAnsi" w:hAnsiTheme="majorHAnsi" w:cs="Arial"/>
          <w:color w:val="000000" w:themeColor="text1"/>
        </w:rPr>
        <w:t>)</w:t>
      </w:r>
      <w:r w:rsidR="00463566" w:rsidRPr="00D4458E">
        <w:rPr>
          <w:rFonts w:asciiTheme="majorHAnsi" w:hAnsiTheme="majorHAnsi" w:cs="Arial"/>
          <w:color w:val="000000" w:themeColor="text1"/>
        </w:rPr>
        <w:t xml:space="preserve">, </w:t>
      </w:r>
      <w:r w:rsidRPr="00D4458E">
        <w:rPr>
          <w:rFonts w:asciiTheme="majorHAnsi" w:hAnsiTheme="majorHAnsi" w:cs="Arial"/>
          <w:color w:val="000000" w:themeColor="text1"/>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per unit time, if transfer occurs only during oogenesis</w:t>
      </w:r>
      <w:r w:rsidRPr="004D3182">
        <w:rPr>
          <w:rFonts w:asciiTheme="majorHAnsi" w:hAnsiTheme="majorHAnsi" w:cs="Arial"/>
        </w:rPr>
        <w:t xml:space="preserve">. </w:t>
      </w:r>
      <w:r w:rsidR="009A1E5D">
        <w:rPr>
          <w:rFonts w:asciiTheme="majorHAnsi" w:hAnsiTheme="majorHAnsi" w:cs="Arial"/>
        </w:rPr>
        <w:t>However, it is unknown</w:t>
      </w:r>
      <w:r w:rsidR="00623CA3">
        <w:rPr>
          <w:rFonts w:asciiTheme="majorHAnsi" w:hAnsiTheme="majorHAnsi" w:cs="Arial"/>
        </w:rPr>
        <w:t xml:space="preserve"> whether and</w:t>
      </w:r>
      <w:r w:rsidR="009A1E5D">
        <w:rPr>
          <w:rFonts w:asciiTheme="majorHAnsi" w:hAnsiTheme="majorHAnsi" w:cs="Arial"/>
        </w:rPr>
        <w:t xml:space="preserve"> how other components of </w:t>
      </w:r>
      <w:r w:rsidR="009A1E5D">
        <w:rPr>
          <w:rFonts w:asciiTheme="majorHAnsi" w:hAnsiTheme="majorHAnsi" w:cs="Arial"/>
          <w:i/>
          <w:iCs/>
        </w:rPr>
        <w:t xml:space="preserve">Blattabacterium </w:t>
      </w:r>
      <w:r w:rsidR="009A1E5D">
        <w:rPr>
          <w:rFonts w:asciiTheme="majorHAnsi" w:hAnsiTheme="majorHAnsi" w:cs="Arial"/>
        </w:rPr>
        <w:t xml:space="preserve">life history, including </w:t>
      </w:r>
      <w:r w:rsidR="00623CA3">
        <w:rPr>
          <w:rFonts w:asciiTheme="majorHAnsi" w:hAnsiTheme="majorHAnsi" w:cs="Arial"/>
        </w:rPr>
        <w:t>population load</w:t>
      </w:r>
      <w:r w:rsidRPr="004D3182">
        <w:rPr>
          <w:rFonts w:asciiTheme="majorHAnsi" w:hAnsiTheme="majorHAnsi" w:cs="Arial"/>
        </w:rPr>
        <w:t xml:space="preserve"> across cockroach species</w:t>
      </w:r>
      <w:r w:rsidR="00D4458E">
        <w:rPr>
          <w:rFonts w:asciiTheme="majorHAnsi" w:hAnsiTheme="majorHAnsi" w:cs="Arial"/>
        </w:rPr>
        <w:t>,</w:t>
      </w:r>
      <w:r w:rsidRPr="004D3182">
        <w:rPr>
          <w:rFonts w:asciiTheme="majorHAnsi" w:hAnsiTheme="majorHAnsi" w:cs="Arial"/>
        </w:rPr>
        <w:t xml:space="preserve"> and </w:t>
      </w:r>
      <w:r w:rsidR="00623CA3">
        <w:rPr>
          <w:rFonts w:asciiTheme="majorHAnsi" w:hAnsiTheme="majorHAnsi" w:cs="Arial"/>
        </w:rPr>
        <w:t>rates of cell division, influence</w:t>
      </w:r>
      <w:r w:rsidR="008C5A06">
        <w:rPr>
          <w:rFonts w:asciiTheme="majorHAnsi" w:hAnsiTheme="majorHAnsi" w:cs="Arial"/>
        </w:rPr>
        <w:t xml:space="preserve">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w:t>
      </w:r>
      <w:r w:rsidR="00D4458E">
        <w:rPr>
          <w:rFonts w:asciiTheme="majorHAnsi" w:hAnsiTheme="majorHAnsi" w:cs="Arial"/>
        </w:rPr>
        <w:t xml:space="preserve"> </w:t>
      </w:r>
      <w:r w:rsidR="00A65487">
        <w:rPr>
          <w:rFonts w:asciiTheme="majorHAnsi" w:hAnsiTheme="majorHAnsi" w:cs="Arial"/>
        </w:rPr>
        <w:t xml:space="preserve">Microscopic analyses of </w:t>
      </w:r>
      <w:r w:rsidR="00A65487">
        <w:rPr>
          <w:rFonts w:asciiTheme="majorHAnsi" w:hAnsiTheme="majorHAnsi" w:cs="Arial"/>
          <w:i/>
          <w:iCs/>
        </w:rPr>
        <w:t xml:space="preserve">Blattabacterium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r w:rsidR="00623CA3">
        <w:rPr>
          <w:rFonts w:asciiTheme="majorHAnsi" w:hAnsiTheme="majorHAnsi" w:cs="Arial"/>
        </w:rPr>
        <w:t>Alternatively, w</w:t>
      </w:r>
      <w:r>
        <w:rPr>
          <w:rFonts w:asciiTheme="majorHAnsi" w:hAnsiTheme="majorHAnsi" w:cs="Arial"/>
        </w:rPr>
        <w:t xml:space="preserve">e previously </w:t>
      </w:r>
      <w:r w:rsidRPr="004D3182">
        <w:rPr>
          <w:rFonts w:asciiTheme="majorHAnsi" w:hAnsiTheme="majorHAnsi" w:cs="Arial"/>
        </w:rPr>
        <w:t>found that Panesthiinae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r w:rsidR="00A65487">
        <w:rPr>
          <w:rFonts w:asciiTheme="majorHAnsi" w:hAnsiTheme="majorHAnsi" w:cs="Arial"/>
        </w:rPr>
        <w:t>Panesthiinae</w:t>
      </w:r>
      <w:r w:rsidR="00A65487" w:rsidRPr="004D3182">
        <w:rPr>
          <w:rFonts w:asciiTheme="majorHAnsi" w:hAnsiTheme="majorHAnsi" w:cs="Arial"/>
        </w:rPr>
        <w:t xml:space="preserve"> </w:t>
      </w:r>
      <w:r w:rsidRPr="004D3182">
        <w:rPr>
          <w:rFonts w:asciiTheme="majorHAnsi" w:hAnsiTheme="majorHAnsi" w:cs="Arial"/>
        </w:rPr>
        <w:t>genomes</w:t>
      </w:r>
      <w:r w:rsidR="00623CA3">
        <w:rPr>
          <w:rFonts w:asciiTheme="majorHAnsi" w:hAnsiTheme="majorHAnsi" w:cs="Arial"/>
        </w:rPr>
        <w:t>, under the assumption that most inserts have neutral or slightly deleterious impacts on fitness.</w:t>
      </w:r>
      <w:r w:rsidR="00E61C61">
        <w:rPr>
          <w:rFonts w:asciiTheme="majorHAnsi" w:hAnsiTheme="majorHAnsi" w:cs="Arial"/>
        </w:rPr>
        <w:t xml:space="preserve"> </w:t>
      </w:r>
      <w:r w:rsidR="00623CA3">
        <w:rPr>
          <w:rFonts w:asciiTheme="majorHAnsi" w:hAnsiTheme="majorHAnsi" w:cs="Arial"/>
        </w:rPr>
        <w:t xml:space="preserve">The function of </w:t>
      </w:r>
      <w:r w:rsidR="00623CA3" w:rsidRPr="004E326D">
        <w:rPr>
          <w:rFonts w:asciiTheme="majorHAnsi" w:hAnsiTheme="majorHAnsi" w:cs="Arial"/>
          <w:i/>
        </w:rPr>
        <w:t>Blattabacterium</w:t>
      </w:r>
      <w:r w:rsidR="00623CA3">
        <w:rPr>
          <w:rFonts w:asciiTheme="majorHAnsi" w:hAnsiTheme="majorHAnsi" w:cs="Arial"/>
        </w:rPr>
        <w:t xml:space="preserve">-derived DNA inserts in cockroach genomes remains unclear, however the persistence of ancestral </w:t>
      </w:r>
      <w:r w:rsidR="00E61C61">
        <w:rPr>
          <w:rFonts w:asciiTheme="majorHAnsi" w:hAnsiTheme="majorHAnsi" w:cs="Arial"/>
        </w:rPr>
        <w:t>inserts in the Panesthiinae</w:t>
      </w:r>
      <w:r w:rsidR="00623CA3">
        <w:rPr>
          <w:rFonts w:asciiTheme="majorHAnsi" w:hAnsiTheme="majorHAnsi" w:cs="Arial"/>
        </w:rPr>
        <w:t>,</w:t>
      </w:r>
      <w:r w:rsidR="00E61C61">
        <w:rPr>
          <w:rFonts w:asciiTheme="majorHAnsi" w:hAnsiTheme="majorHAnsi" w:cs="Arial"/>
        </w:rPr>
        <w:t xml:space="preserve"> inferred to have</w:t>
      </w:r>
      <w:r w:rsidR="00623CA3">
        <w:rPr>
          <w:rFonts w:asciiTheme="majorHAnsi" w:hAnsiTheme="majorHAnsi" w:cs="Arial"/>
        </w:rPr>
        <w:t xml:space="preserve"> been</w:t>
      </w:r>
      <w:r w:rsidR="00E61C61">
        <w:rPr>
          <w:rFonts w:asciiTheme="majorHAnsi" w:hAnsiTheme="majorHAnsi" w:cs="Arial"/>
        </w:rPr>
        <w:t xml:space="preserve"> transferred </w:t>
      </w:r>
      <w:r w:rsidR="00623CA3">
        <w:rPr>
          <w:rFonts w:asciiTheme="majorHAnsi" w:hAnsiTheme="majorHAnsi" w:cs="Arial"/>
        </w:rPr>
        <w:t xml:space="preserve"> </w:t>
      </w:r>
      <w:r w:rsidR="00D4458E">
        <w:rPr>
          <w:rFonts w:asciiTheme="majorHAnsi" w:hAnsiTheme="majorHAnsi" w:cs="Arial"/>
        </w:rPr>
        <w:t>&gt;</w:t>
      </w:r>
      <w:del w:id="128" w:author="Zhuzhi Zhang [2]" w:date="2025-11-18T22:01:00Z">
        <w:r w:rsidR="00E61C61" w:rsidDel="001A0488">
          <w:rPr>
            <w:rFonts w:asciiTheme="majorHAnsi" w:hAnsiTheme="majorHAnsi" w:cs="Arial"/>
          </w:rPr>
          <w:delText>28.7</w:delText>
        </w:r>
      </w:del>
      <w:ins w:id="129" w:author="Zhuzhi Zhang [2]" w:date="2025-11-18T22:01:00Z">
        <w:del w:id="130" w:author="Maxim Warwick Dus Adams" w:date="2025-12-08T13:42:00Z" w16du:dateUtc="2025-12-08T02:42:00Z">
          <w:r w:rsidR="001A0488" w:rsidDel="00F145D5">
            <w:rPr>
              <w:rFonts w:asciiTheme="majorHAnsi" w:hAnsiTheme="majorHAnsi" w:cs="Arial" w:hint="eastAsia"/>
              <w:lang w:eastAsia="zh-CN"/>
            </w:rPr>
            <w:delText xml:space="preserve"> </w:delText>
          </w:r>
        </w:del>
        <w:r w:rsidR="001A0488">
          <w:rPr>
            <w:rFonts w:asciiTheme="majorHAnsi" w:hAnsiTheme="majorHAnsi" w:cs="Arial" w:hint="eastAsia"/>
            <w:lang w:eastAsia="zh-CN"/>
          </w:rPr>
          <w:t>37.3</w:t>
        </w:r>
      </w:ins>
      <w:r w:rsidR="00E61C61">
        <w:rPr>
          <w:rFonts w:asciiTheme="majorHAnsi" w:hAnsiTheme="majorHAnsi" w:cs="Arial"/>
        </w:rPr>
        <w:t xml:space="preserve"> Mya, may be suggestive of a functional role</w:t>
      </w:r>
      <w:r w:rsidR="00E61C61" w:rsidRPr="00D4458E">
        <w:rPr>
          <w:rFonts w:asciiTheme="majorHAnsi" w:hAnsiTheme="majorHAnsi" w:cs="Arial"/>
          <w:color w:val="000000" w:themeColor="text1"/>
        </w:rPr>
        <w:t xml:space="preserve">. </w:t>
      </w:r>
      <w:commentRangeStart w:id="131"/>
      <w:commentRangeStart w:id="132"/>
      <w:r w:rsidR="00E61C61" w:rsidRPr="00D4458E">
        <w:rPr>
          <w:rFonts w:asciiTheme="majorHAnsi" w:hAnsiTheme="majorHAnsi" w:cs="Arial"/>
          <w:color w:val="000000" w:themeColor="text1"/>
        </w:rPr>
        <w:t xml:space="preserve">Further, we detected a number of inserts which appear to have taken on a role as exons within putative protein coding genes.  </w:t>
      </w:r>
      <w:commentRangeEnd w:id="131"/>
      <w:r w:rsidR="00D4458E">
        <w:rPr>
          <w:rStyle w:val="CommentReference"/>
          <w:rFonts w:asciiTheme="minorHAnsi" w:eastAsiaTheme="minorHAnsi" w:hAnsiTheme="minorHAnsi" w:cstheme="minorBidi"/>
          <w:kern w:val="2"/>
          <w14:ligatures w14:val="standardContextual"/>
        </w:rPr>
        <w:commentReference w:id="131"/>
      </w:r>
      <w:commentRangeEnd w:id="132"/>
      <w:r w:rsidR="00C73F2E">
        <w:rPr>
          <w:rStyle w:val="CommentReference"/>
          <w:rFonts w:asciiTheme="minorHAnsi" w:eastAsiaTheme="minorEastAsia" w:hAnsiTheme="minorHAnsi" w:cstheme="minorBidi"/>
          <w:kern w:val="2"/>
          <w14:ligatures w14:val="standardContextual"/>
        </w:rPr>
        <w:commentReference w:id="132"/>
      </w:r>
    </w:p>
    <w:p w14:paraId="31272ABB" w14:textId="322E9688"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r w:rsidR="00623CA3">
        <w:rPr>
          <w:rFonts w:asciiTheme="majorHAnsi" w:hAnsiTheme="majorHAnsi" w:cs="Arial"/>
        </w:rPr>
        <w:t>resembles</w:t>
      </w:r>
      <w:r w:rsidRPr="004E326D">
        <w:rPr>
          <w:rFonts w:asciiTheme="majorHAnsi" w:hAnsiTheme="majorHAnsi" w:cs="Arial"/>
        </w:rPr>
        <w:t xml:space="preserve"> the well-established phenomenon of mitochondrial DNA transpositions into the nuclear genome (i.e. numts; </w:t>
      </w:r>
      <w:r w:rsidRPr="004E326D">
        <w:rPr>
          <w:rFonts w:asciiTheme="majorHAnsi" w:hAnsiTheme="majorHAnsi"/>
        </w:rPr>
        <w:t>Pamilo et al., 2007; Uvizl et al., 2024; Keeling, 2024</w:t>
      </w:r>
      <w:r w:rsidRPr="004E326D">
        <w:rPr>
          <w:rFonts w:asciiTheme="majorHAnsi" w:hAnsiTheme="majorHAnsi" w:cs="Arial"/>
        </w:rPr>
        <w:t>). We repeated our analyses using 150</w:t>
      </w:r>
      <w:ins w:id="133" w:author="Maxim Warwick Dus Adams" w:date="2025-12-08T12:01:00Z" w16du:dateUtc="2025-12-08T01:01:00Z">
        <w:r w:rsidR="00B877EC">
          <w:rPr>
            <w:rFonts w:asciiTheme="majorHAnsi" w:hAnsiTheme="majorHAnsi" w:cs="Arial"/>
          </w:rPr>
          <w:t>-</w:t>
        </w:r>
      </w:ins>
      <w:del w:id="134" w:author="Maxim Warwick Dus Adams" w:date="2025-12-08T12:01:00Z" w16du:dateUtc="2025-12-08T01:01:00Z">
        <w:r w:rsidR="00D4458E" w:rsidDel="00B877EC">
          <w:rPr>
            <w:rFonts w:asciiTheme="majorHAnsi" w:hAnsiTheme="majorHAnsi" w:cs="Arial"/>
          </w:rPr>
          <w:delText xml:space="preserve"> </w:delText>
        </w:r>
      </w:del>
      <w:r w:rsidRPr="004E326D">
        <w:rPr>
          <w:rFonts w:asciiTheme="majorHAnsi" w:hAnsiTheme="majorHAnsi" w:cs="Arial"/>
        </w:rPr>
        <w:t>bp fragments of cockroach and termite mitochondrial genomes, and detected numt inserts in each genome, ranging in number from 22</w:t>
      </w:r>
      <w:ins w:id="135" w:author="Maxim Warwick Dus Adams" w:date="2025-12-08T12:01:00Z" w16du:dateUtc="2025-12-08T01:01:00Z">
        <w:r w:rsidR="00B877EC">
          <w:rPr>
            <w:rFonts w:asciiTheme="majorHAnsi" w:hAnsiTheme="majorHAnsi" w:cs="Arial"/>
          </w:rPr>
          <w:t>–</w:t>
        </w:r>
      </w:ins>
      <w:del w:id="136" w:author="Maxim Warwick Dus Adams" w:date="2025-12-08T12:01:00Z" w16du:dateUtc="2025-12-08T01:01:00Z">
        <w:r w:rsidRPr="004E326D" w:rsidDel="00B877EC">
          <w:rPr>
            <w:rFonts w:asciiTheme="majorHAnsi" w:hAnsiTheme="majorHAnsi" w:cs="Arial"/>
          </w:rPr>
          <w:delText>-</w:delText>
        </w:r>
      </w:del>
      <w:r w:rsidRPr="004E326D">
        <w:rPr>
          <w:rFonts w:asciiTheme="majorHAnsi" w:hAnsiTheme="majorHAnsi" w:cs="Arial"/>
        </w:rPr>
        <w:t>1095 (termites 22</w:t>
      </w:r>
      <w:ins w:id="137" w:author="Maxim Warwick Dus Adams" w:date="2025-12-08T12:02:00Z" w16du:dateUtc="2025-12-08T01:02:00Z">
        <w:r w:rsidR="00B877EC">
          <w:rPr>
            <w:rFonts w:asciiTheme="majorHAnsi" w:hAnsiTheme="majorHAnsi" w:cs="Arial"/>
          </w:rPr>
          <w:t>–</w:t>
        </w:r>
      </w:ins>
      <w:del w:id="138" w:author="Maxim Warwick Dus Adams" w:date="2025-12-08T12:02:00Z" w16du:dateUtc="2025-12-08T01:02:00Z">
        <w:r w:rsidRPr="004E326D" w:rsidDel="00B877EC">
          <w:rPr>
            <w:rFonts w:asciiTheme="majorHAnsi" w:hAnsiTheme="majorHAnsi" w:cs="Arial"/>
          </w:rPr>
          <w:delText>-</w:delText>
        </w:r>
      </w:del>
      <w:r w:rsidRPr="004E326D">
        <w:rPr>
          <w:rFonts w:asciiTheme="majorHAnsi" w:hAnsiTheme="majorHAnsi" w:cs="Arial"/>
        </w:rPr>
        <w:t>150; cockroaches 695</w:t>
      </w:r>
      <w:ins w:id="139" w:author="Maxim Warwick Dus Adams" w:date="2025-12-08T12:02:00Z" w16du:dateUtc="2025-12-08T01:02:00Z">
        <w:r w:rsidR="00B877EC">
          <w:rPr>
            <w:rFonts w:asciiTheme="majorHAnsi" w:hAnsiTheme="majorHAnsi" w:cs="Arial"/>
          </w:rPr>
          <w:t>–</w:t>
        </w:r>
      </w:ins>
      <w:del w:id="140" w:author="Maxim Warwick Dus Adams" w:date="2025-12-08T12:02:00Z" w16du:dateUtc="2025-12-08T01:02:00Z">
        <w:r w:rsidRPr="004E326D" w:rsidDel="00B877EC">
          <w:rPr>
            <w:rFonts w:asciiTheme="majorHAnsi" w:hAnsiTheme="majorHAnsi" w:cs="Arial"/>
          </w:rPr>
          <w:delText>-</w:delText>
        </w:r>
      </w:del>
      <w:r w:rsidRPr="004E326D">
        <w:rPr>
          <w:rFonts w:asciiTheme="majorHAnsi" w:hAnsiTheme="majorHAnsi" w:cs="Arial"/>
        </w:rPr>
        <w:t xml:space="preserve">1095; </w:t>
      </w:r>
      <w:commentRangeStart w:id="141"/>
      <w:commentRangeStart w:id="142"/>
      <w:r w:rsidRPr="004E326D">
        <w:rPr>
          <w:rFonts w:asciiTheme="majorHAnsi" w:hAnsiTheme="majorHAnsi" w:cs="Arial"/>
        </w:rPr>
        <w:t xml:space="preserve">Supplementary Table </w:t>
      </w:r>
      <w:r w:rsidRPr="004E326D">
        <w:rPr>
          <w:rFonts w:asciiTheme="majorHAnsi" w:hAnsiTheme="majorHAnsi" w:cs="Arial"/>
          <w:color w:val="FF0000"/>
        </w:rPr>
        <w:t>X</w:t>
      </w:r>
      <w:commentRangeEnd w:id="141"/>
      <w:r w:rsidR="00463566">
        <w:rPr>
          <w:rStyle w:val="CommentReference"/>
          <w:rFonts w:asciiTheme="minorHAnsi" w:eastAsiaTheme="minorHAnsi" w:hAnsiTheme="minorHAnsi" w:cstheme="minorBidi"/>
          <w:kern w:val="2"/>
          <w14:ligatures w14:val="standardContextual"/>
        </w:rPr>
        <w:commentReference w:id="141"/>
      </w:r>
      <w:commentRangeEnd w:id="142"/>
      <w:r w:rsidR="009E7F89">
        <w:rPr>
          <w:rStyle w:val="CommentReference"/>
          <w:rFonts w:asciiTheme="minorHAnsi" w:eastAsiaTheme="minorEastAsia" w:hAnsiTheme="minorHAnsi" w:cstheme="minorBidi"/>
          <w:kern w:val="2"/>
          <w14:ligatures w14:val="standardContextual"/>
        </w:rPr>
        <w:commentReference w:id="142"/>
      </w:r>
      <w:r w:rsidRPr="004E326D">
        <w:rPr>
          <w:rFonts w:asciiTheme="majorHAnsi" w:hAnsiTheme="majorHAnsi" w:cs="Arial"/>
        </w:rPr>
        <w:t xml:space="preserve">). The number of </w:t>
      </w:r>
      <w:r w:rsidRPr="004E326D">
        <w:rPr>
          <w:rFonts w:asciiTheme="majorHAnsi" w:hAnsiTheme="majorHAnsi" w:cs="Arial"/>
          <w:i/>
        </w:rPr>
        <w:t>Blattabacterium</w:t>
      </w:r>
      <w:r w:rsidRPr="004E326D">
        <w:rPr>
          <w:rFonts w:asciiTheme="majorHAnsi" w:hAnsiTheme="majorHAnsi" w:cs="Arial"/>
        </w:rPr>
        <w:t xml:space="preserve">-derived inserts was found to be significantly correlated with the number of mitochondrial-derived inserts (Spearman’s correlation, </w:t>
      </w:r>
      <w:r w:rsidRPr="00B877EC">
        <w:rPr>
          <w:rFonts w:asciiTheme="majorHAnsi" w:hAnsiTheme="majorHAnsi" w:cs="Arial"/>
          <w:i/>
          <w:iCs/>
          <w:rPrChange w:id="143" w:author="Maxim Warwick Dus Adams" w:date="2025-12-08T12:02:00Z" w16du:dateUtc="2025-12-08T01:02:00Z">
            <w:rPr>
              <w:rFonts w:asciiTheme="majorHAnsi" w:hAnsiTheme="majorHAnsi" w:cs="Arial"/>
            </w:rPr>
          </w:rPrChange>
        </w:rPr>
        <w:t>p</w:t>
      </w:r>
      <w:r w:rsidRPr="004E326D">
        <w:rPr>
          <w:rFonts w:asciiTheme="majorHAnsi" w:hAnsiTheme="majorHAnsi" w:cs="Arial"/>
        </w:rPr>
        <w:t xml:space="preserve">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00D07D7F">
        <w:rPr>
          <w:rFonts w:asciiTheme="majorHAnsi" w:hAnsiTheme="majorHAnsi" w:cs="Arial"/>
        </w:rPr>
        <w:t xml:space="preserve">The occurrence of numts is understood to be regulated through primarily </w:t>
      </w:r>
      <w:r w:rsidR="00D4458E">
        <w:rPr>
          <w:rFonts w:asciiTheme="majorHAnsi" w:hAnsiTheme="majorHAnsi" w:cs="Arial"/>
        </w:rPr>
        <w:t>neutral</w:t>
      </w:r>
      <w:r w:rsidR="00D07D7F">
        <w:rPr>
          <w:rFonts w:asciiTheme="majorHAnsi" w:hAnsiTheme="majorHAnsi" w:cs="Arial"/>
        </w:rPr>
        <w:t xml:space="preserve"> processes,</w:t>
      </w:r>
      <w:r w:rsidR="00D07D7F" w:rsidRPr="004E326D">
        <w:rPr>
          <w:rFonts w:asciiTheme="majorHAnsi" w:hAnsiTheme="majorHAnsi" w:cs="Arial"/>
        </w:rPr>
        <w:t xml:space="preserve"> </w:t>
      </w:r>
      <w:r w:rsidR="00D07D7F">
        <w:rPr>
          <w:rFonts w:asciiTheme="majorHAnsi" w:hAnsiTheme="majorHAnsi" w:cs="Arial"/>
        </w:rPr>
        <w:t>which</w:t>
      </w:r>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38E03484"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r w:rsidRPr="004E326D">
        <w:rPr>
          <w:rFonts w:asciiTheme="majorHAnsi" w:hAnsiTheme="majorHAnsi" w:cs="Arial"/>
          <w:i/>
        </w:rPr>
        <w:t>Blattabacterium</w:t>
      </w:r>
      <w:r>
        <w:rPr>
          <w:rFonts w:asciiTheme="majorHAnsi" w:hAnsiTheme="majorHAnsi" w:cs="Arial"/>
        </w:rPr>
        <w:t xml:space="preserve"> genome </w:t>
      </w:r>
      <w:r w:rsidR="007D646F">
        <w:rPr>
          <w:rFonts w:asciiTheme="majorHAnsi" w:hAnsiTheme="majorHAnsi" w:cs="Arial"/>
        </w:rPr>
        <w:t xml:space="preserve">(e.g. see Fig. S3)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numts in </w:t>
      </w:r>
      <w:r w:rsidR="000F4191" w:rsidRPr="004E326D">
        <w:rPr>
          <w:rFonts w:asciiTheme="majorHAnsi" w:hAnsiTheme="majorHAnsi" w:cs="Arial"/>
          <w:i/>
        </w:rPr>
        <w:t>Aradiopsis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These chimeras are likely produced by non-</w:t>
      </w:r>
      <w:r w:rsidR="00231C8E">
        <w:rPr>
          <w:rFonts w:asciiTheme="majorHAnsi" w:hAnsiTheme="majorHAnsi" w:cs="Arial"/>
        </w:rPr>
        <w:lastRenderedPageBreak/>
        <w:t xml:space="preserve">homologous end joining repair that incorporate segments of </w:t>
      </w:r>
      <w:r w:rsidR="00231C8E" w:rsidRPr="004E326D">
        <w:rPr>
          <w:rFonts w:asciiTheme="majorHAnsi" w:hAnsiTheme="majorHAnsi" w:cs="Arial"/>
          <w:i/>
        </w:rPr>
        <w:t>Blattabacterium</w:t>
      </w:r>
      <w:r w:rsidR="00231C8E">
        <w:rPr>
          <w:rFonts w:asciiTheme="majorHAnsi" w:hAnsiTheme="majorHAnsi" w:cs="Arial"/>
        </w:rPr>
        <w:t xml:space="preserve"> DNA that 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r w:rsidR="0087279F">
        <w:rPr>
          <w:rFonts w:asciiTheme="majorHAnsi" w:hAnsiTheme="majorHAnsi" w:cs="Arial"/>
        </w:rPr>
        <w:t xml:space="preserve">retrotransposition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(Méheurst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06A4AC27"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77777777" w:rsidR="007D646F" w:rsidRPr="004E326D" w:rsidRDefault="007D646F" w:rsidP="007D646F">
      <w:pPr>
        <w:jc w:val="both"/>
        <w:rPr>
          <w:rFonts w:asciiTheme="majorHAnsi" w:hAnsiTheme="majorHAnsi"/>
        </w:rPr>
      </w:pPr>
      <w:r w:rsidRPr="004E326D">
        <w:rPr>
          <w:rFonts w:asciiTheme="majorHAnsi" w:hAnsiTheme="majorHAnsi"/>
        </w:rPr>
        <w:t xml:space="preserve">We thank James Walker, and 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Biocommons Leadership Share (ABLeS) for providing access to Australia’s National Computational Infrastructure. This study was supported by grants from the Australian Research Council (FT160100463; DP220103265), and The University of Sydney (Partner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94081E">
          <w:pgSz w:w="11906" w:h="16838"/>
          <w:pgMar w:top="1440" w:right="1440" w:bottom="1440" w:left="1440" w:header="708" w:footer="708" w:gutter="0"/>
          <w:cols w:space="708"/>
          <w:docGrid w:linePitch="360"/>
        </w:sectPr>
      </w:pPr>
    </w:p>
    <w:p w14:paraId="35813FF0" w14:textId="690DB4DF" w:rsidR="009B390B" w:rsidRPr="008F296B" w:rsidRDefault="009B390B" w:rsidP="006850BD">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63B07FC2" w14:textId="239E547F" w:rsidR="002766BE" w:rsidRPr="002766BE" w:rsidRDefault="002766BE" w:rsidP="002766BE">
      <w:pPr>
        <w:jc w:val="both"/>
        <w:rPr>
          <w:rFonts w:asciiTheme="majorHAnsi" w:hAnsiTheme="majorHAnsi"/>
          <w:bCs/>
        </w:rPr>
      </w:pPr>
    </w:p>
    <w:p w14:paraId="1097F9E5" w14:textId="1A794A76" w:rsidR="007A16D9" w:rsidRDefault="008A44ED" w:rsidP="008F296B">
      <w:pPr>
        <w:jc w:val="center"/>
        <w:rPr>
          <w:rFonts w:asciiTheme="majorHAnsi" w:hAnsiTheme="majorHAnsi"/>
          <w:b/>
          <w:bCs/>
        </w:rPr>
      </w:pPr>
      <w:r w:rsidRPr="008A44ED">
        <w:rPr>
          <w:rFonts w:asciiTheme="majorHAnsi" w:hAnsiTheme="majorHAnsi"/>
          <w:b/>
          <w:bCs/>
          <w:noProof/>
        </w:rPr>
        <w:drawing>
          <wp:inline distT="0" distB="0" distL="0" distR="0" wp14:anchorId="3A2A4192" wp14:editId="201678E5">
            <wp:extent cx="8863330" cy="420878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863330" cy="4208780"/>
                    </a:xfrm>
                    <a:prstGeom prst="rect">
                      <a:avLst/>
                    </a:prstGeom>
                  </pic:spPr>
                </pic:pic>
              </a:graphicData>
            </a:graphic>
          </wp:inline>
        </w:drawing>
      </w:r>
    </w:p>
    <w:p w14:paraId="398F853A" w14:textId="437835AC" w:rsidR="00E27114" w:rsidRPr="00922097" w:rsidRDefault="002766BE" w:rsidP="00966507">
      <w:pPr>
        <w:jc w:val="both"/>
        <w:rPr>
          <w:rFonts w:asciiTheme="majorHAnsi" w:hAnsiTheme="majorHAnsi"/>
          <w:color w:val="000000" w:themeColor="text1"/>
        </w:rPr>
      </w:pPr>
      <w:commentRangeStart w:id="144"/>
      <w:r w:rsidRPr="005A33A3">
        <w:rPr>
          <w:rFonts w:asciiTheme="majorHAnsi" w:hAnsiTheme="majorHAnsi"/>
          <w:b/>
          <w:bCs/>
        </w:rPr>
        <w:t>Figure 1</w:t>
      </w:r>
      <w:commentRangeEnd w:id="144"/>
      <w:r w:rsidR="00537987">
        <w:rPr>
          <w:rStyle w:val="CommentReference"/>
        </w:rPr>
        <w:commentReference w:id="144"/>
      </w:r>
      <w:r w:rsidRPr="005A33A3">
        <w:rPr>
          <w:rFonts w:asciiTheme="majorHAnsi" w:hAnsiTheme="majorHAnsi"/>
          <w:b/>
          <w:bCs/>
        </w:rPr>
        <w:t>.</w:t>
      </w:r>
      <w:r w:rsidRPr="005A33A3">
        <w:rPr>
          <w:rFonts w:asciiTheme="majorHAnsi" w:hAnsiTheme="majorHAnsi"/>
        </w:rPr>
        <w:t xml:space="preserve"> Cladogram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commentRangeStart w:id="145"/>
      <w:commentRangeStart w:id="146"/>
      <w:r w:rsidR="00966507" w:rsidRPr="00922097">
        <w:rPr>
          <w:rFonts w:asciiTheme="majorHAnsi" w:hAnsiTheme="majorHAnsi"/>
          <w:color w:val="000000" w:themeColor="text1"/>
        </w:rPr>
        <w:t>A</w:t>
      </w:r>
      <w:commentRangeEnd w:id="145"/>
      <w:r w:rsidR="00966507" w:rsidRPr="00922097">
        <w:rPr>
          <w:rStyle w:val="CommentReference"/>
          <w:color w:val="000000" w:themeColor="text1"/>
        </w:rPr>
        <w:commentReference w:id="145"/>
      </w:r>
      <w:commentRangeEnd w:id="146"/>
      <w:r w:rsidR="009E7F89">
        <w:rPr>
          <w:rStyle w:val="CommentReference"/>
        </w:rPr>
        <w:commentReference w:id="146"/>
      </w:r>
      <w:r w:rsidR="00966507" w:rsidRPr="00922097">
        <w:rPr>
          <w:rFonts w:asciiTheme="majorHAnsi" w:hAnsiTheme="majorHAnsi"/>
          <w:color w:val="000000" w:themeColor="text1"/>
        </w:rPr>
        <w:t>). A range of insert numbers are listed for species in which multiple genomes were analysed. The tree is not to scale; node ages (Mya) are based on previous studies (Evangelista et al., 2019; Beasley-Hall et al., 2021; Adams et al., 2024). The length distribution of inserts</w:t>
      </w:r>
      <w:r w:rsidR="00615928" w:rsidRPr="00922097">
        <w:rPr>
          <w:rFonts w:asciiTheme="majorHAnsi" w:hAnsiTheme="majorHAnsi"/>
          <w:color w:val="000000" w:themeColor="text1"/>
        </w:rPr>
        <w:t>, further divided by genic and intergenic</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inserts </w:t>
      </w:r>
      <w:r w:rsidR="00966507" w:rsidRPr="00922097">
        <w:rPr>
          <w:rFonts w:asciiTheme="majorHAnsi" w:hAnsiTheme="majorHAnsi"/>
          <w:color w:val="000000" w:themeColor="text1"/>
        </w:rPr>
        <w:t>(</w:t>
      </w:r>
      <w:commentRangeStart w:id="147"/>
      <w:commentRangeStart w:id="148"/>
      <w:r w:rsidR="00966507" w:rsidRPr="00922097">
        <w:rPr>
          <w:rFonts w:asciiTheme="majorHAnsi" w:hAnsiTheme="majorHAnsi"/>
          <w:color w:val="000000" w:themeColor="text1"/>
        </w:rPr>
        <w:t>B</w:t>
      </w:r>
      <w:commentRangeEnd w:id="147"/>
      <w:r w:rsidR="00966507" w:rsidRPr="00922097">
        <w:rPr>
          <w:rStyle w:val="CommentReference"/>
          <w:color w:val="000000" w:themeColor="text1"/>
        </w:rPr>
        <w:commentReference w:id="147"/>
      </w:r>
      <w:commentRangeEnd w:id="148"/>
      <w:r w:rsidR="009E7F89">
        <w:rPr>
          <w:rStyle w:val="CommentReference"/>
        </w:rPr>
        <w:commentReference w:id="148"/>
      </w:r>
      <w:r w:rsidR="00966507" w:rsidRPr="00922097">
        <w:rPr>
          <w:rFonts w:asciiTheme="majorHAnsi" w:hAnsiTheme="majorHAnsi"/>
          <w:color w:val="000000" w:themeColor="text1"/>
        </w:rPr>
        <w:t>). Only lengths &gt;50 bp are depicted, as this was the minimum length threshold, and the plot removed insert &gt;1000 bp for clarity (</w:t>
      </w:r>
      <w:r w:rsidR="007425EF" w:rsidRPr="00922097">
        <w:rPr>
          <w:rFonts w:asciiTheme="majorHAnsi" w:hAnsiTheme="majorHAnsi"/>
          <w:color w:val="000000" w:themeColor="text1"/>
        </w:rPr>
        <w:t>51</w:t>
      </w:r>
      <w:r w:rsidRPr="00922097">
        <w:rPr>
          <w:rFonts w:asciiTheme="majorHAnsi" w:hAnsiTheme="majorHAnsi"/>
          <w:color w:val="000000" w:themeColor="text1"/>
        </w:rPr>
        <w:t xml:space="preserve"> of the </w:t>
      </w:r>
      <w:r w:rsidR="007425EF" w:rsidRPr="00922097">
        <w:rPr>
          <w:rFonts w:asciiTheme="majorHAnsi" w:hAnsiTheme="majorHAnsi"/>
          <w:color w:val="000000" w:themeColor="text1"/>
        </w:rPr>
        <w:t>39,411</w:t>
      </w:r>
      <w:r w:rsidRPr="00922097">
        <w:rPr>
          <w:rFonts w:asciiTheme="majorHAnsi" w:hAnsiTheme="majorHAnsi"/>
          <w:color w:val="000000" w:themeColor="text1"/>
        </w:rPr>
        <w:t xml:space="preserve"> markers have been excluded).</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The origin of inserts </w:t>
      </w:r>
      <w:r w:rsidR="00615928" w:rsidRPr="00922097">
        <w:rPr>
          <w:rFonts w:asciiTheme="majorHAnsi" w:hAnsiTheme="majorHAnsi"/>
          <w:color w:val="000000" w:themeColor="text1"/>
        </w:rPr>
        <w:lastRenderedPageBreak/>
        <w:t xml:space="preserve">along the </w:t>
      </w:r>
      <w:r w:rsidR="00615928" w:rsidRPr="00922097">
        <w:rPr>
          <w:rFonts w:asciiTheme="majorHAnsi" w:hAnsiTheme="majorHAnsi"/>
          <w:i/>
          <w:iCs/>
          <w:color w:val="000000" w:themeColor="text1"/>
        </w:rPr>
        <w:t>Blattabacterium</w:t>
      </w:r>
      <w:r w:rsidR="00615928" w:rsidRPr="00922097">
        <w:rPr>
          <w:rFonts w:asciiTheme="majorHAnsi" w:hAnsiTheme="majorHAnsi"/>
          <w:color w:val="000000" w:themeColor="text1"/>
        </w:rPr>
        <w:t xml:space="preserve"> genome based on the start position of the insert (</w:t>
      </w:r>
      <w:r w:rsidR="00966507" w:rsidRPr="00922097">
        <w:rPr>
          <w:rFonts w:asciiTheme="majorHAnsi" w:hAnsiTheme="majorHAnsi"/>
          <w:color w:val="000000" w:themeColor="text1"/>
        </w:rPr>
        <w:t>C</w:t>
      </w:r>
      <w:r w:rsidR="00615928" w:rsidRPr="00922097">
        <w:rPr>
          <w:rFonts w:asciiTheme="majorHAnsi" w:hAnsiTheme="majorHAnsi"/>
          <w:color w:val="000000" w:themeColor="text1"/>
        </w:rPr>
        <w:t xml:space="preserve">). </w:t>
      </w:r>
      <w:r w:rsidR="00922097" w:rsidRPr="00922097">
        <w:rPr>
          <w:rFonts w:asciiTheme="majorHAnsi" w:hAnsiTheme="majorHAnsi"/>
          <w:color w:val="000000" w:themeColor="text1"/>
        </w:rPr>
        <w:t>Only cockroach species with their host</w:t>
      </w:r>
      <w:r w:rsidR="00922097" w:rsidRPr="00922097">
        <w:rPr>
          <w:color w:val="000000" w:themeColor="text1"/>
        </w:rPr>
        <w:t xml:space="preserve"> </w:t>
      </w:r>
      <w:r w:rsidR="00922097" w:rsidRPr="00922097">
        <w:rPr>
          <w:rFonts w:asciiTheme="majorHAnsi" w:hAnsiTheme="majorHAnsi"/>
          <w:color w:val="000000" w:themeColor="text1"/>
        </w:rPr>
        <w:t xml:space="preserve">host-specific </w:t>
      </w:r>
      <w:r w:rsidR="00922097" w:rsidRPr="00922097">
        <w:rPr>
          <w:rFonts w:asciiTheme="majorHAnsi" w:hAnsiTheme="majorHAnsi"/>
          <w:i/>
          <w:iCs/>
          <w:color w:val="000000" w:themeColor="text1"/>
        </w:rPr>
        <w:t>Blattabacterium</w:t>
      </w:r>
      <w:r w:rsidR="00922097" w:rsidRPr="00922097">
        <w:rPr>
          <w:rFonts w:asciiTheme="majorHAnsi" w:hAnsiTheme="majorHAnsi"/>
          <w:color w:val="000000" w:themeColor="text1"/>
        </w:rPr>
        <w:t xml:space="preserve"> strain published were included in the analysis (see Table S1). For species whose genomes have been sequenced multiple times by different research groups, only the genome version with the most inserts was analysed (for both ‘B’ and ‘C’).</w:t>
      </w:r>
    </w:p>
    <w:p w14:paraId="2C448229" w14:textId="0C1C4203" w:rsidR="001A1549" w:rsidRDefault="001A1549" w:rsidP="002766BE">
      <w:pPr>
        <w:jc w:val="both"/>
        <w:rPr>
          <w:rFonts w:asciiTheme="majorHAnsi" w:hAnsiTheme="majorHAnsi"/>
        </w:rPr>
      </w:pPr>
    </w:p>
    <w:p w14:paraId="331D3792" w14:textId="0F95D60D" w:rsidR="007A16D9" w:rsidRDefault="005A33A3" w:rsidP="008F296B">
      <w:pPr>
        <w:jc w:val="center"/>
        <w:rPr>
          <w:rFonts w:asciiTheme="majorHAnsi" w:hAnsiTheme="majorHAnsi"/>
        </w:rPr>
      </w:pPr>
      <w:r w:rsidRPr="005A33A3">
        <w:rPr>
          <w:rFonts w:asciiTheme="majorHAnsi" w:hAnsiTheme="majorHAnsi"/>
          <w:noProof/>
        </w:rPr>
        <w:drawing>
          <wp:inline distT="0" distB="0" distL="0" distR="0" wp14:anchorId="02417151" wp14:editId="4159F722">
            <wp:extent cx="8660153" cy="3097161"/>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676755" cy="3103099"/>
                    </a:xfrm>
                    <a:prstGeom prst="rect">
                      <a:avLst/>
                    </a:prstGeom>
                  </pic:spPr>
                </pic:pic>
              </a:graphicData>
            </a:graphic>
          </wp:inline>
        </w:drawing>
      </w:r>
    </w:p>
    <w:p w14:paraId="61775293" w14:textId="3F0B6973" w:rsidR="003A3998" w:rsidRDefault="001A1549" w:rsidP="008F296B">
      <w:pPr>
        <w:jc w:val="both"/>
        <w:rPr>
          <w:rFonts w:asciiTheme="majorHAnsi" w:hAnsiTheme="majorHAnsi"/>
        </w:rPr>
      </w:pPr>
      <w:r w:rsidRPr="003A3998">
        <w:rPr>
          <w:rFonts w:asciiTheme="majorHAnsi" w:hAnsiTheme="majorHAnsi"/>
          <w:b/>
          <w:bCs/>
        </w:rPr>
        <w:t xml:space="preserve">Figure </w:t>
      </w:r>
      <w:commentRangeStart w:id="149"/>
      <w:commentRangeStart w:id="150"/>
      <w:r w:rsidRPr="003A3998">
        <w:rPr>
          <w:rFonts w:asciiTheme="majorHAnsi" w:hAnsiTheme="majorHAnsi"/>
          <w:b/>
          <w:bCs/>
        </w:rPr>
        <w:t>2</w:t>
      </w:r>
      <w:commentRangeEnd w:id="149"/>
      <w:r w:rsidR="00AA6291" w:rsidRPr="003A3998">
        <w:rPr>
          <w:rStyle w:val="CommentReference"/>
        </w:rPr>
        <w:commentReference w:id="149"/>
      </w:r>
      <w:commentRangeEnd w:id="150"/>
      <w:r w:rsidR="00537987">
        <w:rPr>
          <w:rStyle w:val="CommentReference"/>
        </w:rPr>
        <w:commentReference w:id="150"/>
      </w:r>
      <w:r w:rsidRPr="003A3998">
        <w:rPr>
          <w:rFonts w:asciiTheme="majorHAnsi" w:hAnsiTheme="majorHAnsi"/>
          <w:b/>
          <w:bCs/>
        </w:rPr>
        <w:t xml:space="preserve">. </w:t>
      </w:r>
      <w:r w:rsidR="003A3998" w:rsidRPr="003A3998">
        <w:rPr>
          <w:rFonts w:asciiTheme="majorHAnsi" w:hAnsiTheme="majorHAnsi"/>
        </w:rPr>
        <w:t xml:space="preserve">Example of identifying potentially ancestral inserts by comparing the </w:t>
      </w:r>
      <w:r w:rsidR="003A3998">
        <w:rPr>
          <w:rFonts w:asciiTheme="majorHAnsi" w:hAnsiTheme="majorHAnsi"/>
        </w:rPr>
        <w:t xml:space="preserve">top </w:t>
      </w:r>
      <w:r w:rsidR="003A3998" w:rsidRPr="003A3998">
        <w:rPr>
          <w:rFonts w:asciiTheme="majorHAnsi" w:hAnsiTheme="majorHAnsi"/>
        </w:rPr>
        <w:t xml:space="preserve">BLAST hit (percent sequence identity) of an insert against a </w:t>
      </w:r>
      <w:r w:rsidR="003A3998" w:rsidRPr="003A3998">
        <w:rPr>
          <w:rFonts w:asciiTheme="majorHAnsi" w:hAnsiTheme="majorHAnsi"/>
          <w:i/>
          <w:iCs/>
        </w:rPr>
        <w:t>Blattabacterium</w:t>
      </w:r>
      <w:r w:rsidR="003A3998" w:rsidRPr="003A3998">
        <w:rPr>
          <w:rFonts w:asciiTheme="majorHAnsi" w:hAnsiTheme="majorHAnsi"/>
        </w:rPr>
        <w:t xml:space="preserve"> database with </w:t>
      </w:r>
      <w:r w:rsidR="003A3998">
        <w:rPr>
          <w:rFonts w:asciiTheme="majorHAnsi" w:hAnsiTheme="majorHAnsi"/>
        </w:rPr>
        <w:t>the top hit</w:t>
      </w:r>
      <w:r w:rsidR="003A3998" w:rsidRPr="003A3998">
        <w:rPr>
          <w:rFonts w:asciiTheme="majorHAnsi" w:hAnsiTheme="majorHAnsi"/>
        </w:rPr>
        <w:t xml:space="preserve"> against a database of all other inserts (i.e. [BLAST % identity to </w:t>
      </w:r>
      <w:r w:rsidR="003A3998" w:rsidRPr="003A3998">
        <w:rPr>
          <w:rFonts w:asciiTheme="majorHAnsi" w:hAnsiTheme="majorHAnsi"/>
          <w:i/>
          <w:iCs/>
        </w:rPr>
        <w:t>Blattabacterium</w:t>
      </w:r>
      <w:r w:rsidR="003A3998">
        <w:rPr>
          <w:rFonts w:asciiTheme="majorHAnsi" w:hAnsiTheme="majorHAnsi"/>
        </w:rPr>
        <w:t xml:space="preserve"> database</w:t>
      </w:r>
      <w:r w:rsidR="003A3998" w:rsidRPr="003A3998">
        <w:rPr>
          <w:rFonts w:asciiTheme="majorHAnsi" w:hAnsiTheme="majorHAnsi"/>
        </w:rPr>
        <w:t>] minus [BLAST % identity to the insert database]) (</w:t>
      </w:r>
      <w:commentRangeStart w:id="151"/>
      <w:commentRangeStart w:id="152"/>
      <w:r w:rsidR="003A3998" w:rsidRPr="003A3998">
        <w:rPr>
          <w:rFonts w:asciiTheme="majorHAnsi" w:hAnsiTheme="majorHAnsi"/>
        </w:rPr>
        <w:t>A</w:t>
      </w:r>
      <w:commentRangeEnd w:id="151"/>
      <w:r w:rsidR="003A3998">
        <w:rPr>
          <w:rStyle w:val="CommentReference"/>
        </w:rPr>
        <w:commentReference w:id="151"/>
      </w:r>
      <w:commentRangeEnd w:id="152"/>
      <w:r w:rsidR="00537987">
        <w:rPr>
          <w:rStyle w:val="CommentReference"/>
        </w:rPr>
        <w:commentReference w:id="152"/>
      </w:r>
      <w:r w:rsidR="003A3998" w:rsidRPr="003A3998">
        <w:rPr>
          <w:rFonts w:asciiTheme="majorHAnsi" w:hAnsiTheme="majorHAnsi"/>
        </w:rPr>
        <w:t xml:space="preserve">). This example shows inserts from </w:t>
      </w:r>
      <w:r w:rsidR="003A3998" w:rsidRPr="003A3998">
        <w:rPr>
          <w:rFonts w:asciiTheme="majorHAnsi" w:hAnsiTheme="majorHAnsi"/>
          <w:i/>
          <w:iCs/>
        </w:rPr>
        <w:t>Panesthia tryoni tryoni</w:t>
      </w:r>
      <w:r w:rsidR="003A3998" w:rsidRPr="003A3998">
        <w:rPr>
          <w:rFonts w:asciiTheme="majorHAnsi" w:hAnsiTheme="majorHAnsi"/>
        </w:rPr>
        <w:t xml:space="preserve"> (Eungella). (</w:t>
      </w:r>
      <w:commentRangeStart w:id="153"/>
      <w:commentRangeStart w:id="154"/>
      <w:commentRangeStart w:id="155"/>
      <w:r w:rsidR="003A3998" w:rsidRPr="003A3998">
        <w:rPr>
          <w:rFonts w:asciiTheme="majorHAnsi" w:hAnsiTheme="majorHAnsi"/>
        </w:rPr>
        <w:t>B</w:t>
      </w:r>
      <w:commentRangeEnd w:id="153"/>
      <w:r w:rsidR="003A3998">
        <w:rPr>
          <w:rStyle w:val="CommentReference"/>
        </w:rPr>
        <w:commentReference w:id="153"/>
      </w:r>
      <w:commentRangeEnd w:id="154"/>
      <w:r w:rsidR="00D65F54">
        <w:rPr>
          <w:rStyle w:val="CommentReference"/>
        </w:rPr>
        <w:commentReference w:id="154"/>
      </w:r>
      <w:commentRangeEnd w:id="155"/>
      <w:r w:rsidR="001043EB">
        <w:rPr>
          <w:rStyle w:val="CommentReference"/>
        </w:rPr>
        <w:commentReference w:id="155"/>
      </w:r>
      <w:r w:rsidR="003A3998" w:rsidRPr="003A3998">
        <w:rPr>
          <w:rFonts w:asciiTheme="majorHAnsi" w:hAnsiTheme="majorHAnsi"/>
        </w:rPr>
        <w:t xml:space="preserve">) Example of how </w:t>
      </w:r>
      <w:r w:rsidR="003A3998">
        <w:rPr>
          <w:rFonts w:asciiTheme="majorHAnsi" w:hAnsiTheme="majorHAnsi"/>
        </w:rPr>
        <w:t xml:space="preserve">single putative ancestral insert </w:t>
      </w:r>
      <w:r w:rsidR="003A3998" w:rsidRPr="003A3998">
        <w:rPr>
          <w:rFonts w:asciiTheme="majorHAnsi" w:hAnsiTheme="majorHAnsi"/>
        </w:rPr>
        <w:t xml:space="preserve">identified in (A) 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commentRangeStart w:id="156"/>
      <w:ins w:id="157" w:author="Nathan Lo" w:date="2025-12-08T10:21:00Z">
        <w:r w:rsidR="00537987">
          <w:rPr>
            <w:rFonts w:asciiTheme="majorHAnsi" w:hAnsiTheme="majorHAnsi"/>
          </w:rPr>
          <w:t>s</w:t>
        </w:r>
      </w:ins>
      <w:r w:rsidR="003A3998" w:rsidRPr="003A3998">
        <w:rPr>
          <w:rFonts w:asciiTheme="majorHAnsi" w:hAnsiTheme="majorHAnsi"/>
        </w:rPr>
        <w:t>pecies lacking the insertion are shown with dashed lines</w:t>
      </w:r>
      <w:commentRangeEnd w:id="156"/>
      <w:r w:rsidR="00537987">
        <w:rPr>
          <w:rStyle w:val="CommentReference"/>
        </w:rPr>
        <w:commentReference w:id="156"/>
      </w:r>
      <w:r w:rsidR="003A3998">
        <w:rPr>
          <w:rFonts w:asciiTheme="majorHAnsi" w:hAnsiTheme="majorHAnsi"/>
        </w:rPr>
        <w:t xml:space="preserve">). </w:t>
      </w:r>
      <w:r w:rsidR="003A3998" w:rsidRPr="003A3998">
        <w:rPr>
          <w:rFonts w:asciiTheme="majorHAnsi" w:hAnsiTheme="majorHAnsi"/>
        </w:rPr>
        <w:t xml:space="preserve">The red arrow </w:t>
      </w:r>
      <w:r w:rsidR="00922097" w:rsidRPr="003A3998">
        <w:rPr>
          <w:rFonts w:asciiTheme="majorHAnsi" w:hAnsiTheme="majorHAnsi"/>
        </w:rPr>
        <w:t>indicates</w:t>
      </w:r>
      <w:r w:rsidR="003A3998" w:rsidRPr="003A3998">
        <w:rPr>
          <w:rFonts w:asciiTheme="majorHAnsi" w:hAnsiTheme="majorHAnsi"/>
        </w:rPr>
        <w:t xml:space="preserve"> the inferred timing of this example HGT insertion.</w:t>
      </w:r>
    </w:p>
    <w:p w14:paraId="72750344" w14:textId="77777777" w:rsidR="003A3998" w:rsidRDefault="003A3998" w:rsidP="003A3998">
      <w:pPr>
        <w:rPr>
          <w:rFonts w:asciiTheme="majorHAnsi" w:hAnsiTheme="majorHAnsi"/>
        </w:rPr>
      </w:pPr>
    </w:p>
    <w:p w14:paraId="1C9CC36A" w14:textId="77777777" w:rsidR="00AA6291" w:rsidRPr="00AA6291" w:rsidRDefault="00AA6291" w:rsidP="00AA6291">
      <w:pPr>
        <w:rPr>
          <w:rFonts w:asciiTheme="majorHAnsi" w:hAnsiTheme="majorHAnsi"/>
          <w:b/>
          <w:bCs/>
        </w:rPr>
      </w:pPr>
    </w:p>
    <w:p w14:paraId="58876E0E" w14:textId="77777777" w:rsidR="00AA6291" w:rsidRDefault="00AA6291" w:rsidP="002766BE">
      <w:pPr>
        <w:jc w:val="both"/>
        <w:rPr>
          <w:rFonts w:asciiTheme="majorHAnsi" w:hAnsiTheme="majorHAnsi"/>
          <w:b/>
          <w:bCs/>
          <w:highlight w:val="yellow"/>
        </w:rPr>
      </w:pPr>
    </w:p>
    <w:p w14:paraId="3FC21A19" w14:textId="440DEBF9" w:rsidR="00022199" w:rsidRDefault="00022199" w:rsidP="006850BD">
      <w:pPr>
        <w:jc w:val="both"/>
        <w:rPr>
          <w:rFonts w:asciiTheme="majorHAnsi" w:hAnsiTheme="majorHAnsi"/>
        </w:rPr>
      </w:pPr>
    </w:p>
    <w:p w14:paraId="6C263DA1" w14:textId="77777777" w:rsidR="0094081E" w:rsidRDefault="0094081E" w:rsidP="006850BD">
      <w:pPr>
        <w:jc w:val="both"/>
        <w:rPr>
          <w:ins w:id="158" w:author="Maxim Warwick Dus Adams" w:date="2025-12-08T14:41:00Z" w16du:dateUtc="2025-12-08T03:41:00Z"/>
          <w:rFonts w:asciiTheme="majorHAnsi" w:hAnsiTheme="majorHAnsi"/>
        </w:rPr>
      </w:pPr>
    </w:p>
    <w:p w14:paraId="718A71A9" w14:textId="77777777" w:rsidR="00F64465" w:rsidRDefault="00F64465" w:rsidP="006850BD">
      <w:pPr>
        <w:jc w:val="both"/>
        <w:rPr>
          <w:rFonts w:asciiTheme="majorHAnsi" w:hAnsiTheme="majorHAnsi"/>
        </w:rPr>
        <w:sectPr w:rsidR="00F64465" w:rsidSect="0094081E">
          <w:pgSz w:w="16838" w:h="11906" w:orient="landscape"/>
          <w:pgMar w:top="1440" w:right="1440" w:bottom="1440" w:left="1440" w:header="708" w:footer="708" w:gutter="0"/>
          <w:cols w:space="708"/>
          <w:docGrid w:linePitch="360"/>
        </w:sectPr>
      </w:pPr>
    </w:p>
    <w:p w14:paraId="6522888B" w14:textId="08BA6391" w:rsidR="0094081E" w:rsidRDefault="0094081E"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Baccetti, B., &amp; Laudani, U. (1988). </w:t>
      </w:r>
      <w:r w:rsidRPr="00432113">
        <w:rPr>
          <w:rFonts w:asciiTheme="majorHAnsi" w:hAnsiTheme="majorHAnsi"/>
        </w:rPr>
        <w:t>Symbionts in the oocytes of Blattella germanica (L.)(Dictyoptera: Blattellidae):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2"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Bhattacharya,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Liu, Z., Liu,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3"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Nalepa, C., &amp; Beninati, T. (2003). </w:t>
      </w:r>
      <w:r w:rsidRPr="004E326D">
        <w:rPr>
          <w:rFonts w:asciiTheme="majorHAnsi" w:hAnsiTheme="majorHAnsi"/>
        </w:rPr>
        <w:t>Evidence for cocladogenesis between diverse dictyopteran lineages and their intracellular endosymbionts. Molecular Biology and Evolution, 20(6), 907-913.</w:t>
      </w:r>
      <w:r w:rsidRPr="004E326D">
        <w:rPr>
          <w:rFonts w:asciiTheme="majorHAnsi" w:hAnsiTheme="majorHAnsi"/>
        </w:rPr>
        <w:br/>
      </w:r>
      <w:hyperlink r:id="rId14"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Sabree, Z. L., Kambhampati, S., &amp; Moran, N. A. (2009). </w:t>
      </w:r>
      <w:r w:rsidRPr="004E326D">
        <w:rPr>
          <w:rFonts w:asciiTheme="majorHAnsi" w:hAnsiTheme="majorHAnsi"/>
        </w:rPr>
        <w:t>Nitrogen recycling and nutritional provisioning by Blattabacterium, the cockroach endosymbiont. Proceedings of the National Academy of Sciences, 106(46), 19521-19526.</w:t>
      </w:r>
      <w:r w:rsidRPr="004E326D">
        <w:rPr>
          <w:rFonts w:asciiTheme="majorHAnsi" w:hAnsiTheme="majorHAnsi"/>
        </w:rPr>
        <w:br/>
      </w:r>
      <w:hyperlink r:id="rId15"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Pamilo,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6"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r w:rsidRPr="004E326D">
        <w:rPr>
          <w:rFonts w:asciiTheme="majorHAnsi" w:hAnsiTheme="majorHAnsi"/>
        </w:rPr>
        <w:t>Uvizl, M., Puechmaille, S. J., Power, S., Pippel, M., Carthy, S., Haerty, W., ... &amp; Huang, Z. (2024). Comparative genome microsynteny illuminates the fast evolution of nuclear mitochondrial segments (NUMTs) in mammals. Molecular biology and evolution, 41(1), msad278.</w:t>
      </w:r>
      <w:r w:rsidRPr="004E326D">
        <w:rPr>
          <w:rFonts w:asciiTheme="majorHAnsi" w:hAnsiTheme="majorHAnsi"/>
        </w:rPr>
        <w:br/>
      </w:r>
      <w:hyperlink r:id="rId17"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Bourguignon, T., Tang, Q., Ho, S. Y., Juna, F., Wang, Z., Arab, D. A., ... &amp; Lo, N. (2018). Transoceanic dispersal and plate tectonics shaped global cockroach distributions: evidence from mitochondrial phylogenomics.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Béthoux, O., Donath, A., Fujita, M., Kohli, M. K., ... &amp; Simon, S. (2019). An integrative phylogenomic approach illuminates the evolutionary history of </w:t>
      </w:r>
      <w:r w:rsidRPr="004E326D">
        <w:rPr>
          <w:rFonts w:asciiTheme="majorHAnsi" w:hAnsiTheme="majorHAnsi"/>
        </w:rPr>
        <w:lastRenderedPageBreak/>
        <w:t>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Simion, P., Narayan, J., Houtain, A., Derzelle, A., Baudry, L., Nicolas, E., ... &amp; Van Doninck, K. (2021). Chromosome-level genome assembly reveals homologous chromosomes and recombination in asexual rotifer Adineta vaga.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Liu, C., Hellemans, S., Kinjo, Y., Mikhailova, A. A., Aumont, C., Weng, Y. M., ... &amp; Bourguignon, T. (2025). Horizontal gene transfers are widespread across termite genomes but do not confer metabolic innovations. bioRxiv,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Noda, T., Mizutani, M., Harumoto, T., Katsuno, T., Koga, R., &amp; Fukatsu,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Fields, P. D., Waneka, G., Naish,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Rogers, R. L., &amp; Hartl,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Long, M., &amp; Langley, C. H. (1993). Natural selection and the origin of jingwei, a chimeric processed functional gene in Drosophila. Science, 260(5104), 91-95.</w:t>
      </w:r>
    </w:p>
    <w:p w14:paraId="1F794C7F" w14:textId="61D08B54" w:rsidR="007D646F"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Hartl, D. L. (2009). </w:t>
      </w:r>
      <w:r w:rsidRPr="007D646F">
        <w:rPr>
          <w:rFonts w:asciiTheme="majorHAnsi" w:hAnsiTheme="majorHAnsi"/>
        </w:rPr>
        <w:t>Formation and longevity of chimeric and duplicate genes in Drosophila melanogaster. Genetics, 181(1), 313-322.</w:t>
      </w:r>
    </w:p>
    <w:p w14:paraId="187E083C" w14:textId="6B501988" w:rsidR="00D4458E" w:rsidRPr="004E326D" w:rsidRDefault="00D4458E" w:rsidP="007D646F">
      <w:pPr>
        <w:pStyle w:val="ListParagraph"/>
        <w:numPr>
          <w:ilvl w:val="0"/>
          <w:numId w:val="4"/>
        </w:numPr>
        <w:jc w:val="both"/>
        <w:rPr>
          <w:rFonts w:asciiTheme="majorHAnsi" w:hAnsiTheme="majorHAnsi"/>
        </w:rPr>
      </w:pPr>
      <w:r w:rsidRPr="00D4458E">
        <w:rPr>
          <w:rFonts w:asciiTheme="majorHAnsi" w:hAnsiTheme="majorHAnsi"/>
        </w:rPr>
        <w:t>Bell, W. J., Roth, L. M., &amp; Nalepa, C. A. (2007). Cockroaches: ecology, behavior, and natural history. JHU Press.</w:t>
      </w:r>
    </w:p>
    <w:p w14:paraId="0A6F7404" w14:textId="490CC11B" w:rsidR="007F53C0" w:rsidRDefault="007F53C0" w:rsidP="006850BD">
      <w:pPr>
        <w:jc w:val="both"/>
        <w:rPr>
          <w:rFonts w:asciiTheme="majorHAnsi" w:hAnsiTheme="majorHAnsi"/>
        </w:rPr>
      </w:pPr>
    </w:p>
    <w:p w14:paraId="0958F996" w14:textId="77777777" w:rsidR="007D646F" w:rsidRPr="004E326D" w:rsidRDefault="007D646F" w:rsidP="006850BD">
      <w:pPr>
        <w:jc w:val="both"/>
        <w:rPr>
          <w:rFonts w:asciiTheme="majorHAnsi" w:hAnsiTheme="majorHAnsi"/>
        </w:rPr>
      </w:pPr>
    </w:p>
    <w:sectPr w:rsidR="007D646F" w:rsidRPr="004E326D" w:rsidSect="0094081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5-11-13T06:29:00Z" w:initials="MOU">
    <w:p w14:paraId="4B918A42" w14:textId="77777777" w:rsidR="004E1C52" w:rsidRDefault="004E1C52">
      <w:pPr>
        <w:pStyle w:val="CommentText"/>
      </w:pPr>
      <w:r>
        <w:rPr>
          <w:rStyle w:val="CommentReference"/>
        </w:rPr>
        <w:annotationRef/>
      </w:r>
      <w:r>
        <w:t>Alternative options:</w:t>
      </w:r>
    </w:p>
    <w:p w14:paraId="3CB292D6" w14:textId="6FDDADB4" w:rsidR="004E1C52" w:rsidRDefault="004E1C52">
      <w:pPr>
        <w:pStyle w:val="CommentText"/>
        <w:ind w:leftChars="75" w:left="180"/>
      </w:pPr>
      <w:r w:rsidRPr="004E1C52">
        <w:t>"Thousands of endosymbiont DNA transfer events within cockroach genomes"</w:t>
      </w:r>
    </w:p>
    <w:p w14:paraId="785A25C8" w14:textId="265DD777" w:rsidR="004E1C52" w:rsidRPr="004E1C52" w:rsidRDefault="004E1C52" w:rsidP="004E1C52">
      <w:pPr>
        <w:pStyle w:val="CommentText"/>
        <w:ind w:leftChars="75" w:left="180"/>
        <w:rPr>
          <w:rFonts w:asciiTheme="majorHAnsi" w:hAnsiTheme="majorHAnsi"/>
          <w:sz w:val="36"/>
          <w:szCs w:val="36"/>
        </w:rPr>
      </w:pPr>
      <w:r>
        <w:t xml:space="preserve">“Pervasive </w:t>
      </w:r>
      <w:r w:rsidRPr="004E1C52">
        <w:rPr>
          <w:rFonts w:asciiTheme="majorHAnsi" w:hAnsiTheme="majorHAnsi"/>
          <w:sz w:val="36"/>
          <w:szCs w:val="36"/>
        </w:rPr>
        <w:t>endosymbiont</w:t>
      </w:r>
      <w:r>
        <w:rPr>
          <w:rFonts w:asciiTheme="majorHAnsi" w:hAnsiTheme="majorHAnsi"/>
          <w:sz w:val="36"/>
          <w:szCs w:val="36"/>
        </w:rPr>
        <w:t xml:space="preserve"> horizontal gene transfer events in cockroach genomes”</w:t>
      </w:r>
    </w:p>
  </w:comment>
  <w:comment w:id="1" w:author="Microsoft Office User" w:date="2025-10-27T21:15:00Z" w:initials="MOU">
    <w:p w14:paraId="0804FAE7" w14:textId="4867C21B" w:rsidR="00F043AA" w:rsidRDefault="00F043AA">
      <w:pPr>
        <w:pStyle w:val="CommentText"/>
      </w:pPr>
      <w:r>
        <w:rPr>
          <w:rStyle w:val="CommentReference"/>
        </w:rPr>
        <w:annotationRef/>
      </w:r>
      <w:r w:rsidR="00655124">
        <w:t>Currently 24</w:t>
      </w:r>
      <w:r w:rsidR="00922097">
        <w:t>4</w:t>
      </w:r>
      <w:r w:rsidR="00655124">
        <w:t xml:space="preserve"> words</w:t>
      </w:r>
    </w:p>
  </w:comment>
  <w:comment w:id="2" w:author="Microsoft Office User" w:date="2025-10-27T21:06:00Z" w:initials="MOU">
    <w:p w14:paraId="004DD2FA" w14:textId="2A094A4A" w:rsidR="00F043AA" w:rsidRDefault="00F043AA">
      <w:pPr>
        <w:pStyle w:val="CommentText"/>
      </w:pPr>
      <w:r>
        <w:rPr>
          <w:rStyle w:val="CommentReference"/>
        </w:rPr>
        <w:annotationRef/>
      </w:r>
      <w:r w:rsidR="002766BE">
        <w:t>This is b</w:t>
      </w:r>
      <w:r>
        <w:t xml:space="preserve">ased on the node age of all </w:t>
      </w:r>
      <w:r w:rsidRPr="00F043AA">
        <w:t>panesthiine and geoscapheine</w:t>
      </w:r>
      <w:r>
        <w:t xml:space="preserve">. Though there may be some homologous B. germanica, P. americana or even some termite inserts that would increase this dramatically. </w:t>
      </w:r>
      <w:r w:rsidR="002766BE">
        <w:t>I don’t believe they passed a manual audit (i.e. checking their synteny), but I believe this is getting double checked (by Zhuzhi?)</w:t>
      </w:r>
    </w:p>
  </w:comment>
  <w:comment w:id="3" w:author="Zhuzhi Zhang" w:date="2025-11-18T14:59:00Z" w:initials="ZZ">
    <w:p w14:paraId="0EFDCB58" w14:textId="77777777" w:rsidR="007665E1" w:rsidRDefault="007665E1" w:rsidP="007665E1">
      <w:pPr>
        <w:pStyle w:val="CommentText"/>
      </w:pPr>
      <w:r>
        <w:rPr>
          <w:rStyle w:val="CommentReference"/>
        </w:rPr>
        <w:annotationRef/>
      </w:r>
      <w:r>
        <w:rPr>
          <w:lang w:val="en-US"/>
        </w:rPr>
        <w:t>Some inserts were found also in P. lata and P. cribrata, so should be 37.3 million years</w:t>
      </w:r>
    </w:p>
  </w:comment>
  <w:comment w:id="4" w:author="Nathan Lo" w:date="2025-12-08T09:30:00Z" w:initials="NL">
    <w:p w14:paraId="1EA74298" w14:textId="77777777" w:rsidR="004559E2" w:rsidRDefault="004559E2" w:rsidP="00780E8A">
      <w:r>
        <w:rPr>
          <w:rStyle w:val="CommentReference"/>
        </w:rPr>
        <w:annotationRef/>
      </w:r>
      <w:r>
        <w:rPr>
          <w:color w:val="000000"/>
          <w:sz w:val="20"/>
          <w:szCs w:val="20"/>
        </w:rPr>
        <w:t>We checked the candidate B germ and P americana ‘old’ inserts, but they were not shown to be ancestral.</w:t>
      </w:r>
    </w:p>
  </w:comment>
  <w:comment w:id="5" w:author="Zhuzhi Zhang" w:date="2025-12-09T20:36:00Z" w:initials="ZZ">
    <w:p w14:paraId="7216FBEB" w14:textId="77777777" w:rsidR="00AD4689" w:rsidRDefault="00AD4689" w:rsidP="00AD4689">
      <w:pPr>
        <w:pStyle w:val="CommentText"/>
      </w:pPr>
      <w:r>
        <w:rPr>
          <w:rStyle w:val="CommentReference"/>
        </w:rPr>
        <w:annotationRef/>
      </w:r>
      <w:r>
        <w:rPr>
          <w:lang w:val="en-US"/>
        </w:rPr>
        <w:t>There won’t be any new tree published, so just use Perry’s date</w:t>
      </w:r>
    </w:p>
  </w:comment>
  <w:comment w:id="12" w:author="Microsoft Office User" w:date="2025-11-13T22:58:00Z" w:initials="MOU">
    <w:p w14:paraId="770EBE9C" w14:textId="217F8CBC" w:rsidR="00D418E2" w:rsidRDefault="00D418E2" w:rsidP="00D418E2">
      <w:pPr>
        <w:pStyle w:val="CommentText"/>
      </w:pPr>
      <w:r>
        <w:rPr>
          <w:rStyle w:val="CommentReference"/>
        </w:rPr>
        <w:annotationRef/>
      </w:r>
      <w:r>
        <w:t xml:space="preserve">Do you think this sentence sufficiently defines ‘unique’? Note, some of the HGT appear to be very similar, and identical in some cases, but have considerably different flanking regions - hence are likely in a ‘unique’ region of the genome, and not in a common transposon. Not sure whether we need to add to this bit to clarify this. </w:t>
      </w:r>
    </w:p>
  </w:comment>
  <w:comment w:id="13" w:author="Nathan Lo" w:date="2025-12-08T09:32:00Z" w:initials="NL">
    <w:p w14:paraId="425F20AA" w14:textId="77777777" w:rsidR="004559E2" w:rsidRDefault="004559E2" w:rsidP="007A4B61">
      <w:r>
        <w:rPr>
          <w:rStyle w:val="CommentReference"/>
        </w:rPr>
        <w:annotationRef/>
      </w:r>
      <w:r>
        <w:rPr>
          <w:color w:val="000000"/>
          <w:sz w:val="20"/>
          <w:szCs w:val="20"/>
        </w:rPr>
        <w:t>Thanks for clarifying that. Since we say “unique insert events”, and also “we excluded inserts likely arising from duplication”, I think it is fairly clear what we mean, although you make a good point that it is hard to be precise with the wording.</w:t>
      </w:r>
    </w:p>
  </w:comment>
  <w:comment w:id="22" w:author="Maxim Warwick Dus Adams" w:date="2025-12-08T11:44:00Z" w:initials="MWDA">
    <w:p w14:paraId="3059DB3F" w14:textId="77777777" w:rsidR="00F068E8" w:rsidRDefault="00F068E8" w:rsidP="00F068E8">
      <w:r>
        <w:rPr>
          <w:rStyle w:val="CommentReference"/>
        </w:rPr>
        <w:annotationRef/>
      </w:r>
      <w:r>
        <w:rPr>
          <w:sz w:val="20"/>
          <w:szCs w:val="20"/>
        </w:rPr>
        <w:t>Is the acronym BUSCO ubiquitous enough, or do we have to define it the first time we use it?</w:t>
      </w:r>
    </w:p>
  </w:comment>
  <w:comment w:id="23" w:author="Microsoft Office User" w:date="2025-10-17T10:44:00Z" w:initials="MOU">
    <w:p w14:paraId="006DF2A8" w14:textId="60602E3F" w:rsidR="00CF144A" w:rsidRDefault="00CF144A">
      <w:pPr>
        <w:pStyle w:val="CommentText"/>
      </w:pPr>
      <w:r>
        <w:rPr>
          <w:rStyle w:val="CommentReference"/>
        </w:rPr>
        <w:annotationRef/>
      </w:r>
      <w:r>
        <w:t>Zhuzhi to update</w:t>
      </w:r>
      <w:r w:rsidR="008F296B">
        <w:t>.</w:t>
      </w:r>
    </w:p>
    <w:p w14:paraId="408757E6" w14:textId="4A324BBC" w:rsidR="008F296B" w:rsidRDefault="008F296B">
      <w:pPr>
        <w:pStyle w:val="CommentText"/>
        <w:rPr>
          <w:lang w:eastAsia="zh-CN"/>
        </w:rPr>
      </w:pPr>
      <w:r>
        <w:t xml:space="preserve">It would also be nice to display the example of this in the supp data. If you have an alignment, where the insert sits within the long reads, can you please screenshot it. </w:t>
      </w:r>
    </w:p>
  </w:comment>
  <w:comment w:id="24" w:author="Zhuzhi Zhang" w:date="2025-11-18T15:03:00Z" w:initials="ZZ">
    <w:p w14:paraId="6DA4F4CF" w14:textId="77777777" w:rsidR="00BF6E20" w:rsidRDefault="00BF6E20" w:rsidP="00BF6E20">
      <w:pPr>
        <w:pStyle w:val="CommentText"/>
      </w:pPr>
      <w:r>
        <w:rPr>
          <w:rStyle w:val="CommentReference"/>
        </w:rPr>
        <w:annotationRef/>
      </w:r>
      <w:r>
        <w:rPr>
          <w:lang w:val="en-US"/>
        </w:rPr>
        <w:t>I think it’s safe to say “all” here, based on the raw reads aligning test (step 2.6)</w:t>
      </w:r>
    </w:p>
  </w:comment>
  <w:comment w:id="25" w:author="Zhuzhi Zhang" w:date="2025-11-18T15:09:00Z" w:initials="ZZ">
    <w:p w14:paraId="2545130D" w14:textId="77777777" w:rsidR="00BF6E20" w:rsidRDefault="00BF6E20" w:rsidP="00BF6E20">
      <w:pPr>
        <w:pStyle w:val="CommentText"/>
      </w:pPr>
      <w:r>
        <w:rPr>
          <w:rStyle w:val="CommentReference"/>
        </w:rPr>
        <w:annotationRef/>
      </w:r>
      <w:r>
        <w:rPr>
          <w:lang w:val="en-US"/>
        </w:rPr>
        <w:t xml:space="preserve">I have some </w:t>
      </w:r>
      <w:r>
        <w:t>alignments, but it looks ugly… Maybe put them in the supp-material? How many should we show? 3? 5?</w:t>
      </w:r>
    </w:p>
  </w:comment>
  <w:comment w:id="26" w:author="Nathan Lo" w:date="2025-12-08T09:56:00Z" w:initials="NL">
    <w:p w14:paraId="04A53E97" w14:textId="77777777" w:rsidR="00C73F2E" w:rsidRDefault="00C73F2E" w:rsidP="00664E39">
      <w:r>
        <w:rPr>
          <w:rStyle w:val="CommentReference"/>
        </w:rPr>
        <w:annotationRef/>
      </w:r>
      <w:r>
        <w:rPr>
          <w:color w:val="000000"/>
          <w:sz w:val="20"/>
          <w:szCs w:val="20"/>
        </w:rPr>
        <w:t xml:space="preserve">Hi Zhuzhi - let’s show 5 of them. I think full sequence alignments from seqotron instead of “genious” alignments is better. There will be plenty of gaps and deletions/insertions, but that’s ok as long it is clear that the regions are homologous. </w:t>
      </w:r>
    </w:p>
  </w:comment>
  <w:comment w:id="27" w:author="Zhuzhi Zhang" w:date="2025-12-09T20:37:00Z" w:initials="ZZ">
    <w:p w14:paraId="5380DF6B" w14:textId="77777777" w:rsidR="00AD4689" w:rsidRDefault="00AD4689" w:rsidP="00AD4689">
      <w:pPr>
        <w:pStyle w:val="CommentText"/>
      </w:pPr>
      <w:r>
        <w:rPr>
          <w:rStyle w:val="CommentReference"/>
        </w:rPr>
        <w:annotationRef/>
      </w:r>
      <w:r>
        <w:rPr>
          <w:lang w:val="en-US"/>
        </w:rPr>
        <w:t xml:space="preserve">Will get this figure soon. </w:t>
      </w:r>
    </w:p>
  </w:comment>
  <w:comment w:id="31" w:author="Microsoft Office User" w:date="2025-10-17T10:44:00Z" w:initials="MOU">
    <w:p w14:paraId="3A502656" w14:textId="048B83F1" w:rsidR="00C432F7" w:rsidRDefault="00C432F7">
      <w:pPr>
        <w:pStyle w:val="CommentText"/>
      </w:pPr>
      <w:r>
        <w:rPr>
          <w:rStyle w:val="CommentReference"/>
        </w:rPr>
        <w:annotationRef/>
      </w:r>
      <w:r>
        <w:t>Do we have these data somewhere? Do we have mosdepth results from the original bam files?</w:t>
      </w:r>
    </w:p>
  </w:comment>
  <w:comment w:id="32" w:author="Nathan Lo" w:date="2025-12-08T09:57:00Z" w:initials="NL">
    <w:p w14:paraId="5AFB7B61" w14:textId="77777777" w:rsidR="00C73F2E" w:rsidRDefault="00C73F2E" w:rsidP="003F108B">
      <w:r>
        <w:rPr>
          <w:rStyle w:val="CommentReference"/>
        </w:rPr>
        <w:annotationRef/>
      </w:r>
      <w:r>
        <w:rPr>
          <w:color w:val="000000"/>
          <w:sz w:val="20"/>
          <w:szCs w:val="20"/>
        </w:rPr>
        <w:t>Need to ask Zhuzhi</w:t>
      </w:r>
    </w:p>
  </w:comment>
  <w:comment w:id="33" w:author="Zhuzhi Zhang [2]" w:date="2025-12-10T11:15:00Z" w:initials="ZZ">
    <w:p w14:paraId="3201A224" w14:textId="77777777" w:rsidR="00010C85" w:rsidRDefault="00010C85" w:rsidP="00010C85">
      <w:r>
        <w:rPr>
          <w:rStyle w:val="CommentReference"/>
        </w:rPr>
        <w:annotationRef/>
      </w:r>
      <w:r>
        <w:rPr>
          <w:sz w:val="20"/>
          <w:szCs w:val="20"/>
        </w:rPr>
        <w:t>Do we have these data?</w:t>
      </w:r>
    </w:p>
  </w:comment>
  <w:comment w:id="45" w:author="Microsoft Office User" w:date="2025-11-13T21:59:00Z" w:initials="MOU">
    <w:p w14:paraId="666DFC8A" w14:textId="278B1BF3" w:rsidR="006779C4" w:rsidRDefault="006779C4">
      <w:pPr>
        <w:pStyle w:val="CommentText"/>
      </w:pPr>
      <w:r>
        <w:rPr>
          <w:rStyle w:val="CommentReference"/>
        </w:rPr>
        <w:annotationRef/>
      </w:r>
      <w:r>
        <w:t>Though this is not that clear from the figure…</w:t>
      </w:r>
    </w:p>
  </w:comment>
  <w:comment w:id="46" w:author="Nathan Lo" w:date="2025-12-08T10:58:00Z" w:initials="NL">
    <w:p w14:paraId="04DE73A4" w14:textId="77777777" w:rsidR="004159B3" w:rsidRDefault="004159B3" w:rsidP="00571AB1">
      <w:r>
        <w:rPr>
          <w:rStyle w:val="CommentReference"/>
        </w:rPr>
        <w:annotationRef/>
      </w:r>
      <w:r>
        <w:rPr>
          <w:color w:val="000000"/>
          <w:sz w:val="20"/>
          <w:szCs w:val="20"/>
        </w:rPr>
        <w:t>Probably no need to worry at this stage?</w:t>
      </w:r>
    </w:p>
  </w:comment>
  <w:comment w:id="57" w:author="Nathan Lo" w:date="2025-09-11T13:35:00Z" w:initials="NL">
    <w:p w14:paraId="1BCE38EC" w14:textId="6C214936" w:rsidR="007B3179" w:rsidRDefault="007B3179" w:rsidP="007B3179">
      <w:r>
        <w:rPr>
          <w:rStyle w:val="CommentReference"/>
        </w:rPr>
        <w:annotationRef/>
      </w:r>
      <w:r>
        <w:rPr>
          <w:color w:val="000000"/>
          <w:sz w:val="20"/>
          <w:szCs w:val="20"/>
        </w:rPr>
        <w:t>Zhuzhi to add</w:t>
      </w:r>
    </w:p>
  </w:comment>
  <w:comment w:id="58" w:author="Microsoft Office User" w:date="2025-10-27T21:34:00Z" w:initials="MOU">
    <w:p w14:paraId="4F45E97D" w14:textId="3E6BE6AD" w:rsidR="0030202D" w:rsidRDefault="0030202D">
      <w:pPr>
        <w:pStyle w:val="CommentText"/>
      </w:pPr>
      <w:r>
        <w:rPr>
          <w:rStyle w:val="CommentReference"/>
        </w:rPr>
        <w:annotationRef/>
      </w:r>
      <w:r>
        <w:t>If we don’t have a number we can be more general here.</w:t>
      </w:r>
    </w:p>
  </w:comment>
  <w:comment w:id="59" w:author="Zhuzhi Zhang" w:date="2025-11-18T15:15:00Z" w:initials="ZZ">
    <w:p w14:paraId="2E1E0C5B" w14:textId="77777777" w:rsidR="0073106E" w:rsidRDefault="0073106E" w:rsidP="0073106E">
      <w:pPr>
        <w:pStyle w:val="CommentText"/>
      </w:pPr>
      <w:r>
        <w:rPr>
          <w:rStyle w:val="CommentReference"/>
        </w:rPr>
        <w:annotationRef/>
      </w:r>
      <w:r>
        <w:rPr>
          <w:lang w:val="en-US"/>
        </w:rPr>
        <w:t xml:space="preserve">22 in 30 checked inserts from P. tryoni tegminifera, those 12 in D. punctata were not included (0 of those 12 have </w:t>
      </w:r>
      <w:r>
        <w:t>homology with inserts in other species</w:t>
      </w:r>
      <w:r>
        <w:rPr>
          <w:lang w:val="en-US"/>
        </w:rPr>
        <w:t>)</w:t>
      </w:r>
    </w:p>
  </w:comment>
  <w:comment w:id="63" w:author="Maxim Warwick Dus Adams" w:date="2025-12-08T11:51:00Z" w:initials="MWDA">
    <w:p w14:paraId="2F983FB4" w14:textId="77777777" w:rsidR="00F068E8" w:rsidRDefault="00F068E8" w:rsidP="00F068E8">
      <w:r>
        <w:rPr>
          <w:rStyle w:val="CommentReference"/>
        </w:rPr>
        <w:annotationRef/>
      </w:r>
      <w:r>
        <w:rPr>
          <w:sz w:val="20"/>
          <w:szCs w:val="20"/>
        </w:rPr>
        <w:t>What does the 30 mean here? Were there only 30 potentially ancestral inserts in general, and we only inspected 22? And if so, why only 22/30. I suggest changing this to just "homology of 22 putatively ancestral..." I also suspect a reviewer could ask "why only 22?"</w:t>
      </w:r>
    </w:p>
  </w:comment>
  <w:comment w:id="64" w:author="Zhuzhi Zhang" w:date="2025-12-09T20:41:00Z" w:initials="ZZ">
    <w:p w14:paraId="6E77329E" w14:textId="77777777" w:rsidR="00AD4689" w:rsidRDefault="00AD4689" w:rsidP="00AD4689">
      <w:pPr>
        <w:pStyle w:val="CommentText"/>
      </w:pPr>
      <w:r>
        <w:rPr>
          <w:rStyle w:val="CommentReference"/>
        </w:rPr>
        <w:annotationRef/>
      </w:r>
      <w:r>
        <w:rPr>
          <w:lang w:val="en-US"/>
        </w:rPr>
        <w:t xml:space="preserve">30 is a operable number, as there still involve some manual steps. </w:t>
      </w:r>
    </w:p>
  </w:comment>
  <w:comment w:id="71" w:author="Microsoft Office User" w:date="2025-10-27T22:10:00Z" w:initials="MOU">
    <w:p w14:paraId="434B9385" w14:textId="3BD3345F" w:rsidR="000C56E2" w:rsidRDefault="000C56E2" w:rsidP="000C56E2">
      <w:pPr>
        <w:pStyle w:val="CommentText"/>
      </w:pPr>
      <w:r>
        <w:rPr>
          <w:rStyle w:val="CommentReference"/>
        </w:rPr>
        <w:annotationRef/>
      </w:r>
      <w:r>
        <w:t>Though I’m not sure if we’ve completely excluded the ancestral P. a</w:t>
      </w:r>
      <w:r w:rsidRPr="0023190F">
        <w:t>mericana/B. germanica</w:t>
      </w:r>
      <w:r>
        <w:t xml:space="preserve"> inserts…</w:t>
      </w:r>
    </w:p>
  </w:comment>
  <w:comment w:id="72" w:author="Nathan Lo" w:date="2025-12-08T09:59:00Z" w:initials="NL">
    <w:p w14:paraId="68811ECF" w14:textId="77777777" w:rsidR="004159B3" w:rsidRDefault="00C73F2E" w:rsidP="00075847">
      <w:r>
        <w:rPr>
          <w:rStyle w:val="CommentReference"/>
        </w:rPr>
        <w:annotationRef/>
      </w:r>
      <w:r w:rsidR="004159B3">
        <w:rPr>
          <w:sz w:val="20"/>
          <w:szCs w:val="20"/>
        </w:rPr>
        <w:t xml:space="preserve">They are excluded. I checked them carefully and they don’t stack up. </w:t>
      </w:r>
    </w:p>
  </w:comment>
  <w:comment w:id="73" w:author="Microsoft Office User" w:date="2025-10-29T19:35:00Z" w:initials="MOU">
    <w:p w14:paraId="4567280A" w14:textId="3EBFF597" w:rsidR="000C56E2" w:rsidRDefault="000C56E2" w:rsidP="000C56E2">
      <w:pPr>
        <w:pStyle w:val="CommentText"/>
      </w:pPr>
      <w:r>
        <w:rPr>
          <w:rStyle w:val="CommentReference"/>
        </w:rPr>
        <w:annotationRef/>
      </w:r>
      <w:r>
        <w:t>I believe this is the correct reference for this age.</w:t>
      </w:r>
    </w:p>
  </w:comment>
  <w:comment w:id="74" w:author="Nathan Lo" w:date="2025-12-08T09:58:00Z" w:initials="NL">
    <w:p w14:paraId="1AED22FC" w14:textId="77777777" w:rsidR="00C73F2E" w:rsidRDefault="00C73F2E" w:rsidP="00503CDB">
      <w:r>
        <w:rPr>
          <w:rStyle w:val="CommentReference"/>
        </w:rPr>
        <w:annotationRef/>
      </w:r>
      <w:r>
        <w:rPr>
          <w:color w:val="000000"/>
          <w:sz w:val="20"/>
          <w:szCs w:val="20"/>
        </w:rPr>
        <w:t>Correct</w:t>
      </w:r>
    </w:p>
  </w:comment>
  <w:comment w:id="75" w:author="Maxim Warwick Dus Adams" w:date="2025-12-08T14:27:00Z" w:initials="MWDA">
    <w:p w14:paraId="476316F5" w14:textId="77777777" w:rsidR="001F12B8" w:rsidRDefault="001F12B8" w:rsidP="001F12B8">
      <w:r>
        <w:rPr>
          <w:rStyle w:val="CommentReference"/>
        </w:rPr>
        <w:annotationRef/>
      </w:r>
      <w:r>
        <w:rPr>
          <w:sz w:val="20"/>
          <w:szCs w:val="20"/>
        </w:rPr>
        <w:t>Has this estimate been revised by Zhuzhi's more recent analyses?</w:t>
      </w:r>
    </w:p>
  </w:comment>
  <w:comment w:id="86" w:author="Microsoft Office User" w:date="2025-10-27T21:38:00Z" w:initials="MOU">
    <w:p w14:paraId="2822734C" w14:textId="5897E2C7" w:rsidR="00463566" w:rsidRDefault="00463566" w:rsidP="00463566">
      <w:pPr>
        <w:pStyle w:val="CommentText"/>
      </w:pPr>
      <w:r>
        <w:rPr>
          <w:rStyle w:val="CommentReference"/>
        </w:rPr>
        <w:annotationRef/>
      </w:r>
      <w:r>
        <w:t>Zhuzhi to add. If we don’t have a number we can be more general here.</w:t>
      </w:r>
    </w:p>
  </w:comment>
  <w:comment w:id="87" w:author="Zhuzhi Zhang" w:date="2025-11-18T15:21:00Z" w:initials="ZZ">
    <w:p w14:paraId="00A9C253" w14:textId="77777777" w:rsidR="0073106E" w:rsidRDefault="0073106E" w:rsidP="0073106E">
      <w:pPr>
        <w:pStyle w:val="CommentText"/>
      </w:pPr>
      <w:r>
        <w:rPr>
          <w:rStyle w:val="CommentReference"/>
        </w:rPr>
        <w:annotationRef/>
      </w:r>
      <w:r>
        <w:rPr>
          <w:lang w:val="en-US"/>
        </w:rPr>
        <w:t xml:space="preserve">Did we do this? For 5 kb </w:t>
      </w:r>
      <w:r>
        <w:t xml:space="preserve">up and downstream, I only remember those 30. </w:t>
      </w:r>
    </w:p>
  </w:comment>
  <w:comment w:id="91" w:author="Microsoft Office User" w:date="2025-10-29T19:36:00Z" w:initials="MOU">
    <w:p w14:paraId="3A2331D5" w14:textId="0F237462" w:rsidR="000C56E2" w:rsidRDefault="000C56E2">
      <w:pPr>
        <w:pStyle w:val="CommentText"/>
      </w:pPr>
      <w:r>
        <w:rPr>
          <w:rStyle w:val="CommentReference"/>
        </w:rPr>
        <w:annotationRef/>
      </w:r>
      <w:r>
        <w:t>Who has the results for this sentence?</w:t>
      </w:r>
    </w:p>
  </w:comment>
  <w:comment w:id="92" w:author="Nathan Lo" w:date="2025-12-08T09:28:00Z" w:initials="NL">
    <w:p w14:paraId="70AC325D" w14:textId="77777777" w:rsidR="00C73F2E" w:rsidRDefault="004559E2" w:rsidP="007B5D3F">
      <w:r>
        <w:rPr>
          <w:rStyle w:val="CommentReference"/>
        </w:rPr>
        <w:annotationRef/>
      </w:r>
      <w:r w:rsidR="00C73F2E">
        <w:rPr>
          <w:sz w:val="20"/>
          <w:szCs w:val="20"/>
        </w:rPr>
        <w:t xml:space="preserve">The analyses haven’t been done yet. We probably need to take this sentence out for now, and then put it back after review. I’ve asked Zhuzhi to start working on them. </w:t>
      </w:r>
    </w:p>
  </w:comment>
  <w:comment w:id="93" w:author="Maxim Warwick Dus Adams" w:date="2025-12-08T14:31:00Z" w:initials="MWDA">
    <w:p w14:paraId="0D29B2F5" w14:textId="77777777" w:rsidR="001F12B8" w:rsidRDefault="001F12B8" w:rsidP="001F12B8">
      <w:r>
        <w:rPr>
          <w:rStyle w:val="CommentReference"/>
        </w:rPr>
        <w:annotationRef/>
      </w:r>
      <w:r>
        <w:rPr>
          <w:sz w:val="20"/>
          <w:szCs w:val="20"/>
        </w:rPr>
        <w:t>My 2 cents: this could be interesting to include. After Nate's talk at AES, Matt Krosch actually asked me about exactly this question, so I think readers/reviewers would find it rewarding</w:t>
      </w:r>
    </w:p>
  </w:comment>
  <w:comment w:id="94" w:author="Nathan Lo" w:date="2025-09-08T13:27:00Z" w:initials="NL">
    <w:p w14:paraId="7049F666" w14:textId="5EE58686" w:rsidR="00935B95" w:rsidRDefault="00935B95" w:rsidP="00935B95">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95" w:author="Maxim Warwick Dus Adams" w:date="2025-12-08T11:54:00Z" w:initials="MWDA">
    <w:p w14:paraId="52DDEA33" w14:textId="77777777" w:rsidR="00F068E8" w:rsidRDefault="00F068E8" w:rsidP="00F068E8">
      <w:r>
        <w:rPr>
          <w:rStyle w:val="CommentReference"/>
        </w:rPr>
        <w:annotationRef/>
      </w:r>
      <w:r>
        <w:rPr>
          <w:sz w:val="20"/>
          <w:szCs w:val="20"/>
        </w:rPr>
        <w:t>I agree and have added this to the text</w:t>
      </w:r>
    </w:p>
  </w:comment>
  <w:comment w:id="103" w:author="Nathan Lo" w:date="2025-09-08T13:25:00Z" w:initials="NL">
    <w:p w14:paraId="22E72957" w14:textId="79417643"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106" w:author="Zhuzhi Zhang [2]" w:date="2025-12-10T10:35:00Z" w:initials="ZZ">
    <w:p w14:paraId="6B6DA52E" w14:textId="77777777" w:rsidR="0087265F" w:rsidRDefault="0087265F" w:rsidP="0087265F">
      <w:r>
        <w:rPr>
          <w:rStyle w:val="CommentReference"/>
        </w:rPr>
        <w:annotationRef/>
      </w:r>
      <w:r>
        <w:rPr>
          <w:sz w:val="20"/>
          <w:szCs w:val="20"/>
        </w:rPr>
        <w:t>Kyle: Please add (whoever has these data), or please send the bed files of these inserts.</w:t>
      </w:r>
    </w:p>
  </w:comment>
  <w:comment w:id="107" w:author="Zhuzhi Zhang [2]" w:date="2025-12-10T10:35:00Z" w:initials="ZZ">
    <w:p w14:paraId="12075A01" w14:textId="77777777" w:rsidR="0087265F" w:rsidRDefault="0087265F" w:rsidP="0087265F">
      <w:r>
        <w:rPr>
          <w:rStyle w:val="CommentReference"/>
        </w:rPr>
        <w:annotationRef/>
      </w:r>
      <w:r>
        <w:rPr>
          <w:sz w:val="20"/>
          <w:szCs w:val="20"/>
        </w:rPr>
        <w:t>Nate: I’ve attached the BLAST files that show 5 chimeras. We don’t have bed files but Zhuzhi might be able to help here?</w:t>
      </w:r>
    </w:p>
  </w:comment>
  <w:comment w:id="108" w:author="Zhuzhi Zhang [2]" w:date="2025-12-10T10:35:00Z" w:initials="ZZ">
    <w:p w14:paraId="0B22E399" w14:textId="77777777" w:rsidR="0087265F" w:rsidRDefault="0087265F" w:rsidP="0087265F">
      <w:r>
        <w:rPr>
          <w:rStyle w:val="CommentReference"/>
        </w:rPr>
        <w:annotationRef/>
      </w:r>
      <w:r>
        <w:rPr>
          <w:sz w:val="20"/>
          <w:szCs w:val="20"/>
        </w:rPr>
        <w:t xml:space="preserve">I also don't have the bed file, this number is from the BLAST results. </w:t>
      </w:r>
    </w:p>
  </w:comment>
  <w:comment w:id="110" w:author="Kyle Ewart" w:date="2025-10-28T16:15:00Z" w:initials="KE">
    <w:p w14:paraId="1DB74010" w14:textId="5EF47285" w:rsidR="0000458C" w:rsidRDefault="0000458C">
      <w:pPr>
        <w:pStyle w:val="CommentText"/>
      </w:pPr>
      <w:r>
        <w:rPr>
          <w:rStyle w:val="CommentReference"/>
        </w:rPr>
        <w:annotationRef/>
      </w:r>
      <w:r>
        <w:t>Please add (whoever has these data), or please send the bed files of these inserts.</w:t>
      </w:r>
    </w:p>
  </w:comment>
  <w:comment w:id="111" w:author="Nathan Lo" w:date="2025-12-08T09:59:00Z" w:initials="NL">
    <w:p w14:paraId="4D23B67A" w14:textId="77777777" w:rsidR="004159B3" w:rsidRDefault="00C73F2E">
      <w:r>
        <w:rPr>
          <w:rStyle w:val="CommentReference"/>
        </w:rPr>
        <w:annotationRef/>
      </w:r>
    </w:p>
  </w:comment>
  <w:comment w:id="112" w:author="Nathan Lo" w:date="2025-12-08T11:00:00Z" w:initials="NL">
    <w:p w14:paraId="78EBA22B" w14:textId="77777777" w:rsidR="004159B3" w:rsidRDefault="004159B3" w:rsidP="00BD6175">
      <w:r>
        <w:rPr>
          <w:rStyle w:val="CommentReference"/>
        </w:rPr>
        <w:annotationRef/>
      </w:r>
      <w:r>
        <w:rPr>
          <w:color w:val="000000"/>
          <w:sz w:val="20"/>
          <w:szCs w:val="20"/>
        </w:rPr>
        <w:t>I’ve attached the BLAST files that show 5 chimeras. We don’t have bed files but Zhuzhi might be able to help here?</w:t>
      </w:r>
    </w:p>
  </w:comment>
  <w:comment w:id="118" w:author="Microsoft Office User" w:date="2025-10-27T21:44:00Z" w:initials="MOU">
    <w:p w14:paraId="518F3B79" w14:textId="689573F4" w:rsidR="00463566" w:rsidRDefault="00463566">
      <w:pPr>
        <w:pStyle w:val="CommentText"/>
      </w:pPr>
      <w:r>
        <w:rPr>
          <w:rStyle w:val="CommentReference"/>
        </w:rPr>
        <w:annotationRef/>
      </w:r>
      <w:r>
        <w:t>Is this right?</w:t>
      </w:r>
    </w:p>
  </w:comment>
  <w:comment w:id="121" w:author="Maxim Warwick Dus Adams [2]"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123" w:author="Maxim Warwick Dus Adams" w:date="2025-12-08T11:59:00Z" w:initials="MWDA">
    <w:p w14:paraId="5999176F" w14:textId="77777777" w:rsidR="00BB0194" w:rsidRDefault="00BB0194" w:rsidP="00BB0194">
      <w:r>
        <w:rPr>
          <w:rStyle w:val="CommentReference"/>
        </w:rPr>
        <w:annotationRef/>
      </w:r>
      <w:r>
        <w:rPr>
          <w:sz w:val="20"/>
          <w:szCs w:val="20"/>
        </w:rPr>
        <w:t>Note that this is a change in phrasing from intra- and intergenic as used in the results</w:t>
      </w:r>
    </w:p>
  </w:comment>
  <w:comment w:id="131" w:author="Microsoft Office User" w:date="2025-11-13T22:08:00Z" w:initials="MOU">
    <w:p w14:paraId="65B731CC" w14:textId="21CFDAA5" w:rsidR="00D4458E" w:rsidRDefault="00D4458E">
      <w:pPr>
        <w:pStyle w:val="CommentText"/>
      </w:pPr>
      <w:r>
        <w:rPr>
          <w:rStyle w:val="CommentReference"/>
        </w:rPr>
        <w:annotationRef/>
      </w:r>
      <w:r>
        <w:t>I think these are still TBC</w:t>
      </w:r>
    </w:p>
  </w:comment>
  <w:comment w:id="132" w:author="Nathan Lo" w:date="2025-12-08T10:01:00Z" w:initials="NL">
    <w:p w14:paraId="1C1B0BA6" w14:textId="77777777" w:rsidR="00C73F2E" w:rsidRDefault="00C73F2E" w:rsidP="001A4D22">
      <w:r>
        <w:rPr>
          <w:rStyle w:val="CommentReference"/>
        </w:rPr>
        <w:annotationRef/>
      </w:r>
      <w:r>
        <w:rPr>
          <w:color w:val="000000"/>
          <w:sz w:val="20"/>
          <w:szCs w:val="20"/>
        </w:rPr>
        <w:t>Yes, I think we probably need to remove this sentence until we get this result. Maya has been looking at them over the last few weeks and I’ll be catching up with her tomorrow (Tues Dec 9th)</w:t>
      </w:r>
    </w:p>
  </w:comment>
  <w:comment w:id="141" w:author="Microsoft Office User" w:date="2025-10-27T21:46:00Z" w:initials="MOU">
    <w:p w14:paraId="741C2DB5" w14:textId="11380A75" w:rsidR="00463566" w:rsidRDefault="00463566">
      <w:pPr>
        <w:pStyle w:val="CommentText"/>
      </w:pPr>
      <w:r>
        <w:rPr>
          <w:rStyle w:val="CommentReference"/>
        </w:rPr>
        <w:annotationRef/>
      </w:r>
      <w:r>
        <w:t>Can you please add this table whoever has these data</w:t>
      </w:r>
    </w:p>
  </w:comment>
  <w:comment w:id="142" w:author="Nathan Lo" w:date="2025-12-08T10:14:00Z" w:initials="NL">
    <w:p w14:paraId="029EE641" w14:textId="77777777" w:rsidR="009E7F89" w:rsidRDefault="009E7F89" w:rsidP="0088035E">
      <w:r>
        <w:rPr>
          <w:rStyle w:val="CommentReference"/>
        </w:rPr>
        <w:annotationRef/>
      </w:r>
      <w:r>
        <w:rPr>
          <w:color w:val="000000"/>
          <w:sz w:val="20"/>
          <w:szCs w:val="20"/>
        </w:rPr>
        <w:t>Yep - I’m attached a numts vs HGTs excel sheet in my email to you.</w:t>
      </w:r>
    </w:p>
  </w:comment>
  <w:comment w:id="144" w:author="Nathan Lo" w:date="2025-12-08T10:18:00Z" w:initials="NL">
    <w:p w14:paraId="71356443" w14:textId="77777777" w:rsidR="00537987" w:rsidRDefault="00537987" w:rsidP="0022585D">
      <w:r>
        <w:rPr>
          <w:rStyle w:val="CommentReference"/>
        </w:rPr>
        <w:annotationRef/>
      </w:r>
      <w:r>
        <w:rPr>
          <w:color w:val="000000"/>
          <w:sz w:val="20"/>
          <w:szCs w:val="20"/>
        </w:rPr>
        <w:t>Figure looks really good - nice work. It would be good to keep all fonts the same (Fig 1C has different font?).</w:t>
      </w:r>
    </w:p>
  </w:comment>
  <w:comment w:id="145" w:author="Microsoft Office User" w:date="2025-10-29T17:18:00Z" w:initials="MOU">
    <w:p w14:paraId="20AFE674" w14:textId="0522EF8A" w:rsidR="00966507" w:rsidRDefault="00966507" w:rsidP="00966507">
      <w:pPr>
        <w:pStyle w:val="CommentText"/>
      </w:pPr>
      <w:r>
        <w:rPr>
          <w:rStyle w:val="CommentReference"/>
        </w:rPr>
        <w:annotationRef/>
      </w:r>
      <w:r w:rsidRPr="00966507">
        <w:t>Could add numbers of genic vs intergenic to (A)</w:t>
      </w:r>
    </w:p>
  </w:comment>
  <w:comment w:id="146" w:author="Nathan Lo" w:date="2025-12-08T10:16:00Z" w:initials="NL">
    <w:p w14:paraId="0B7D9B9A" w14:textId="77777777" w:rsidR="009E7F89" w:rsidRDefault="009E7F89" w:rsidP="000A4BE7">
      <w:r>
        <w:rPr>
          <w:rStyle w:val="CommentReference"/>
        </w:rPr>
        <w:annotationRef/>
      </w:r>
      <w:r>
        <w:rPr>
          <w:color w:val="000000"/>
          <w:sz w:val="20"/>
          <w:szCs w:val="20"/>
        </w:rPr>
        <w:t>Probably ok as is for now</w:t>
      </w:r>
    </w:p>
  </w:comment>
  <w:comment w:id="147" w:author="Microsoft Office User" w:date="2025-10-29T17:20:00Z" w:initials="MOU">
    <w:p w14:paraId="59BC6DC3" w14:textId="7F7899C4" w:rsidR="00966507" w:rsidRDefault="00966507">
      <w:pPr>
        <w:pStyle w:val="CommentText"/>
      </w:pPr>
      <w:r>
        <w:rPr>
          <w:rStyle w:val="CommentReference"/>
        </w:rPr>
        <w:annotationRef/>
      </w:r>
      <w:r w:rsidRPr="00966507">
        <w:t>I’m not sure why there are 2 peaks… I could fiddle around with the resolution of this graph and flatten out the 2 peaks (not to be dodgy, but just a more coarse summary of this distribution).</w:t>
      </w:r>
    </w:p>
  </w:comment>
  <w:comment w:id="148" w:author="Nathan Lo" w:date="2025-12-08T10:16:00Z" w:initials="NL">
    <w:p w14:paraId="10ACBA98" w14:textId="77777777" w:rsidR="009E7F89" w:rsidRDefault="009E7F89" w:rsidP="00D17053">
      <w:r>
        <w:rPr>
          <w:rStyle w:val="CommentReference"/>
        </w:rPr>
        <w:annotationRef/>
      </w:r>
      <w:r>
        <w:rPr>
          <w:color w:val="000000"/>
          <w:sz w:val="20"/>
          <w:szCs w:val="20"/>
        </w:rPr>
        <w:t>Probably ok as is for now</w:t>
      </w:r>
    </w:p>
  </w:comment>
  <w:comment w:id="149" w:author="Microsoft Office User" w:date="2025-10-29T19:03:00Z" w:initials="MOU">
    <w:p w14:paraId="714DAC56" w14:textId="3C1C3E45" w:rsidR="00AA6291" w:rsidRDefault="00AA6291">
      <w:pPr>
        <w:pStyle w:val="CommentText"/>
      </w:pPr>
      <w:r>
        <w:rPr>
          <w:rStyle w:val="CommentReference"/>
        </w:rPr>
        <w:annotationRef/>
      </w:r>
      <w:r>
        <w:t>Could possibly swap this figure for the chimera story (i.e. see Figure S3).</w:t>
      </w:r>
    </w:p>
  </w:comment>
  <w:comment w:id="150" w:author="Nathan Lo" w:date="2025-12-08T10:20:00Z" w:initials="NL">
    <w:p w14:paraId="204AA3F7" w14:textId="77777777" w:rsidR="00537987" w:rsidRDefault="00537987" w:rsidP="000A7269">
      <w:r>
        <w:rPr>
          <w:rStyle w:val="CommentReference"/>
        </w:rPr>
        <w:annotationRef/>
      </w:r>
      <w:r>
        <w:rPr>
          <w:color w:val="000000"/>
          <w:sz w:val="20"/>
          <w:szCs w:val="20"/>
        </w:rPr>
        <w:t xml:space="preserve">We could perhaps replace “A” with “B” and then add a chimera as the new “B”? </w:t>
      </w:r>
    </w:p>
  </w:comment>
  <w:comment w:id="151" w:author="Microsoft Office User" w:date="2025-10-29T19:23:00Z" w:initials="MOU">
    <w:p w14:paraId="4A98762F" w14:textId="6D6AC907" w:rsidR="003A3998" w:rsidRDefault="003A3998" w:rsidP="003A3998">
      <w:pPr>
        <w:pStyle w:val="CommentText"/>
      </w:pPr>
      <w:r>
        <w:rPr>
          <w:rStyle w:val="CommentReference"/>
        </w:rPr>
        <w:annotationRef/>
      </w:r>
      <w:r w:rsidRPr="003A3998">
        <w:t>We might not need A. If you don’t think we need it, please suggest an alternative. Note, I believe the gaps/jumps between the 3 categories are when the BLAST score becomes ‘NA’. We could possibly state this in the caption.</w:t>
      </w:r>
    </w:p>
  </w:comment>
  <w:comment w:id="152" w:author="Nathan Lo" w:date="2025-12-08T10:23:00Z" w:initials="NL">
    <w:p w14:paraId="0355660E" w14:textId="77777777" w:rsidR="00537987" w:rsidRDefault="00537987" w:rsidP="00700E5A">
      <w:r>
        <w:rPr>
          <w:rStyle w:val="CommentReference"/>
        </w:rPr>
        <w:annotationRef/>
      </w:r>
      <w:r>
        <w:rPr>
          <w:color w:val="000000"/>
          <w:sz w:val="20"/>
          <w:szCs w:val="20"/>
        </w:rPr>
        <w:t xml:space="preserve">I think “A” is pretty hard to understand conceptually, and is probably best as supplementary, but I’m happy for you to keep it in there if you prefer. As mentioned in my above comment, maybe the “ancestral insert” figure could be A, and then a chimera figure could be B. I will send you a mock up of the figure I used in my talk at some recent conferences, to show how the chimera figure could be made. </w:t>
      </w:r>
    </w:p>
  </w:comment>
  <w:comment w:id="153" w:author="Microsoft Office User" w:date="2025-10-29T19:24:00Z" w:initials="MOU">
    <w:p w14:paraId="28DF3456" w14:textId="13923AF2" w:rsidR="003A3998" w:rsidRDefault="003A3998" w:rsidP="003A3998">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p w14:paraId="7D4A691D" w14:textId="0E256A9A" w:rsidR="003A3998" w:rsidRDefault="003A3998">
      <w:pPr>
        <w:pStyle w:val="CommentText"/>
      </w:pPr>
      <w:r>
        <w:br/>
        <w:t>We could also add your second example to this same figure.</w:t>
      </w:r>
    </w:p>
  </w:comment>
  <w:comment w:id="154" w:author="Zhuzhi Zhang" w:date="2025-11-18T15:30:00Z" w:initials="ZZ">
    <w:p w14:paraId="7ADA0FD8" w14:textId="77777777" w:rsidR="00D65F54" w:rsidRDefault="00D65F54" w:rsidP="00D65F54">
      <w:pPr>
        <w:pStyle w:val="CommentText"/>
      </w:pPr>
      <w:r>
        <w:rPr>
          <w:rStyle w:val="CommentReference"/>
        </w:rPr>
        <w:annotationRef/>
      </w:r>
      <w:r>
        <w:rPr>
          <w:lang w:val="en-US"/>
        </w:rPr>
        <w:t>No, I don’t think this will be used another paper, only my thesis and here. But the P. tryoni tegminifera shouldn’t be gray.</w:t>
      </w:r>
    </w:p>
  </w:comment>
  <w:comment w:id="155" w:author="Nathan Lo" w:date="2025-12-08T10:31:00Z" w:initials="NL">
    <w:p w14:paraId="471A7402" w14:textId="77777777" w:rsidR="001043EB" w:rsidRDefault="001043EB" w:rsidP="006767B7">
      <w:r>
        <w:rPr>
          <w:rStyle w:val="CommentReference"/>
        </w:rPr>
        <w:annotationRef/>
      </w:r>
      <w:r>
        <w:rPr>
          <w:sz w:val="20"/>
          <w:szCs w:val="20"/>
        </w:rPr>
        <w:t>Confirming what Zhuzhi said - P tryoni tegminifera should have normal black lines here, not dashed grey! If it were dashed, there wouldn’t be a blue arrow for synteny to be compared with Par gigantea</w:t>
      </w:r>
    </w:p>
  </w:comment>
  <w:comment w:id="156" w:author="Nathan Lo" w:date="2025-12-08T10:24:00Z" w:initials="NL">
    <w:p w14:paraId="6C9E2654" w14:textId="5AA5C9A1" w:rsidR="009213D3" w:rsidRDefault="00537987" w:rsidP="001557D3">
      <w:r>
        <w:rPr>
          <w:rStyle w:val="CommentReference"/>
        </w:rPr>
        <w:annotationRef/>
      </w:r>
      <w:r w:rsidR="009213D3">
        <w:rPr>
          <w:sz w:val="20"/>
          <w:szCs w:val="20"/>
        </w:rPr>
        <w:t>I’m pretty sure P tryoni tegminifera should have normal black lines here, not dashed! If it were dashed, there wouldn’t be a blue arrow for synteny to be compared with Par gigantea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5A25C8" w15:done="0"/>
  <w15:commentEx w15:paraId="0804FAE7" w15:done="0"/>
  <w15:commentEx w15:paraId="004DD2FA" w15:done="0"/>
  <w15:commentEx w15:paraId="0EFDCB58" w15:paraIdParent="004DD2FA" w15:done="0"/>
  <w15:commentEx w15:paraId="1EA74298" w15:paraIdParent="004DD2FA" w15:done="0"/>
  <w15:commentEx w15:paraId="7216FBEB" w15:paraIdParent="004DD2FA" w15:done="0"/>
  <w15:commentEx w15:paraId="770EBE9C" w15:done="0"/>
  <w15:commentEx w15:paraId="425F20AA" w15:paraIdParent="770EBE9C" w15:done="0"/>
  <w15:commentEx w15:paraId="3059DB3F" w15:done="0"/>
  <w15:commentEx w15:paraId="408757E6" w15:done="0"/>
  <w15:commentEx w15:paraId="6DA4F4CF" w15:paraIdParent="408757E6" w15:done="0"/>
  <w15:commentEx w15:paraId="2545130D" w15:paraIdParent="408757E6" w15:done="0"/>
  <w15:commentEx w15:paraId="04A53E97" w15:paraIdParent="408757E6" w15:done="0"/>
  <w15:commentEx w15:paraId="5380DF6B" w15:paraIdParent="408757E6" w15:done="0"/>
  <w15:commentEx w15:paraId="3A502656" w15:done="0"/>
  <w15:commentEx w15:paraId="5AFB7B61" w15:paraIdParent="3A502656" w15:done="0"/>
  <w15:commentEx w15:paraId="3201A224" w15:paraIdParent="3A502656" w15:done="0"/>
  <w15:commentEx w15:paraId="666DFC8A" w15:done="0"/>
  <w15:commentEx w15:paraId="04DE73A4" w15:paraIdParent="666DFC8A" w15:done="0"/>
  <w15:commentEx w15:paraId="1BCE38EC" w15:done="0"/>
  <w15:commentEx w15:paraId="4F45E97D" w15:paraIdParent="1BCE38EC" w15:done="0"/>
  <w15:commentEx w15:paraId="2E1E0C5B" w15:paraIdParent="1BCE38EC" w15:done="0"/>
  <w15:commentEx w15:paraId="2F983FB4" w15:done="0"/>
  <w15:commentEx w15:paraId="6E77329E" w15:paraIdParent="2F983FB4" w15:done="0"/>
  <w15:commentEx w15:paraId="434B9385" w15:done="0"/>
  <w15:commentEx w15:paraId="68811ECF" w15:paraIdParent="434B9385" w15:done="0"/>
  <w15:commentEx w15:paraId="4567280A" w15:done="0"/>
  <w15:commentEx w15:paraId="1AED22FC" w15:paraIdParent="4567280A" w15:done="0"/>
  <w15:commentEx w15:paraId="476316F5" w15:paraIdParent="4567280A" w15:done="0"/>
  <w15:commentEx w15:paraId="2822734C" w15:done="0"/>
  <w15:commentEx w15:paraId="00A9C253" w15:paraIdParent="2822734C" w15:done="0"/>
  <w15:commentEx w15:paraId="3A2331D5" w15:done="0"/>
  <w15:commentEx w15:paraId="70AC325D" w15:paraIdParent="3A2331D5" w15:done="0"/>
  <w15:commentEx w15:paraId="0D29B2F5" w15:paraIdParent="3A2331D5" w15:done="0"/>
  <w15:commentEx w15:paraId="7049F666" w15:done="0"/>
  <w15:commentEx w15:paraId="52DDEA33" w15:paraIdParent="7049F666" w15:done="0"/>
  <w15:commentEx w15:paraId="7C119C61" w15:done="0"/>
  <w15:commentEx w15:paraId="6B6DA52E" w15:done="0"/>
  <w15:commentEx w15:paraId="12075A01" w15:paraIdParent="6B6DA52E" w15:done="0"/>
  <w15:commentEx w15:paraId="0B22E399" w15:paraIdParent="6B6DA52E" w15:done="0"/>
  <w15:commentEx w15:paraId="1DB74010" w15:done="0"/>
  <w15:commentEx w15:paraId="4D23B67A" w15:paraIdParent="1DB74010" w15:done="0"/>
  <w15:commentEx w15:paraId="78EBA22B" w15:paraIdParent="1DB74010" w15:done="0"/>
  <w15:commentEx w15:paraId="518F3B79" w15:done="0"/>
  <w15:commentEx w15:paraId="6C6C7483" w15:done="0"/>
  <w15:commentEx w15:paraId="5999176F" w15:done="0"/>
  <w15:commentEx w15:paraId="65B731CC" w15:done="0"/>
  <w15:commentEx w15:paraId="1C1B0BA6" w15:paraIdParent="65B731CC" w15:done="0"/>
  <w15:commentEx w15:paraId="741C2DB5" w15:done="0"/>
  <w15:commentEx w15:paraId="029EE641" w15:paraIdParent="741C2DB5" w15:done="0"/>
  <w15:commentEx w15:paraId="71356443" w15:done="0"/>
  <w15:commentEx w15:paraId="20AFE674" w15:done="0"/>
  <w15:commentEx w15:paraId="0B7D9B9A" w15:paraIdParent="20AFE674" w15:done="0"/>
  <w15:commentEx w15:paraId="59BC6DC3" w15:done="0"/>
  <w15:commentEx w15:paraId="10ACBA98" w15:paraIdParent="59BC6DC3" w15:done="0"/>
  <w15:commentEx w15:paraId="714DAC56" w15:done="0"/>
  <w15:commentEx w15:paraId="204AA3F7" w15:paraIdParent="714DAC56" w15:done="0"/>
  <w15:commentEx w15:paraId="4A98762F" w15:done="0"/>
  <w15:commentEx w15:paraId="0355660E" w15:paraIdParent="4A98762F" w15:done="0"/>
  <w15:commentEx w15:paraId="7D4A691D" w15:done="0"/>
  <w15:commentEx w15:paraId="7ADA0FD8" w15:paraIdParent="7D4A691D" w15:done="0"/>
  <w15:commentEx w15:paraId="471A7402" w15:paraIdParent="7D4A691D" w15:done="0"/>
  <w15:commentEx w15:paraId="6C9E26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40D633" w16cex:dateUtc="2025-11-18T03:59:00Z"/>
  <w16cex:commentExtensible w16cex:durableId="2CE1192E" w16cex:dateUtc="2025-12-07T22:30:00Z"/>
  <w16cex:commentExtensible w16cex:durableId="37823627" w16cex:dateUtc="2025-12-09T09:36:00Z"/>
  <w16cex:commentExtensible w16cex:durableId="2CE119C4" w16cex:dateUtc="2025-12-07T22:32:00Z"/>
  <w16cex:commentExtensible w16cex:durableId="5A279989" w16cex:dateUtc="2025-12-08T00:44:00Z"/>
  <w16cex:commentExtensible w16cex:durableId="7E0BB4C2" w16cex:dateUtc="2025-11-18T04:03:00Z"/>
  <w16cex:commentExtensible w16cex:durableId="0C557C75" w16cex:dateUtc="2025-11-18T04:09:00Z"/>
  <w16cex:commentExtensible w16cex:durableId="2CE11F62" w16cex:dateUtc="2025-12-07T22:56:00Z"/>
  <w16cex:commentExtensible w16cex:durableId="660E1300" w16cex:dateUtc="2025-12-09T09:37:00Z"/>
  <w16cex:commentExtensible w16cex:durableId="2CE11F80" w16cex:dateUtc="2025-12-07T22:57:00Z"/>
  <w16cex:commentExtensible w16cex:durableId="4EFA4969" w16cex:dateUtc="2025-12-10T00:15:00Z"/>
  <w16cex:commentExtensible w16cex:durableId="2CE12DDE" w16cex:dateUtc="2025-12-07T23:58:00Z"/>
  <w16cex:commentExtensible w16cex:durableId="2C6D4E9E" w16cex:dateUtc="2025-09-11T03:35:00Z"/>
  <w16cex:commentExtensible w16cex:durableId="0FECF603" w16cex:dateUtc="2025-11-18T04:15:00Z"/>
  <w16cex:commentExtensible w16cex:durableId="39B43F9F" w16cex:dateUtc="2025-12-08T00:51:00Z"/>
  <w16cex:commentExtensible w16cex:durableId="0BC17B79" w16cex:dateUtc="2025-12-09T09:41:00Z"/>
  <w16cex:commentExtensible w16cex:durableId="2CE11FE4" w16cex:dateUtc="2025-12-07T22:59:00Z"/>
  <w16cex:commentExtensible w16cex:durableId="2CE11FDA" w16cex:dateUtc="2025-12-07T22:58:00Z"/>
  <w16cex:commentExtensible w16cex:durableId="20A4015E" w16cex:dateUtc="2025-12-08T03:27:00Z"/>
  <w16cex:commentExtensible w16cex:durableId="5BF404B4" w16cex:dateUtc="2025-11-18T04:21:00Z"/>
  <w16cex:commentExtensible w16cex:durableId="2CE118D3" w16cex:dateUtc="2025-12-07T22:28:00Z"/>
  <w16cex:commentExtensible w16cex:durableId="291B949E" w16cex:dateUtc="2025-12-08T03:31:00Z"/>
  <w16cex:commentExtensible w16cex:durableId="58F4F5DE" w16cex:dateUtc="2025-09-08T03:27:00Z"/>
  <w16cex:commentExtensible w16cex:durableId="69EFE3A4" w16cex:dateUtc="2025-12-08T00:54:00Z"/>
  <w16cex:commentExtensible w16cex:durableId="2C6957D7" w16cex:dateUtc="2025-09-08T03:25:00Z"/>
  <w16cex:commentExtensible w16cex:durableId="73F87971" w16cex:dateUtc="2025-12-09T23:35:00Z"/>
  <w16cex:commentExtensible w16cex:durableId="15CFF8FC" w16cex:dateUtc="2025-12-09T23:35:00Z"/>
  <w16cex:commentExtensible w16cex:durableId="375F4F4A" w16cex:dateUtc="2025-12-09T23:35:00Z"/>
  <w16cex:commentExtensible w16cex:durableId="7A10A6FD" w16cex:dateUtc="2025-10-28T16:15:00Z"/>
  <w16cex:commentExtensible w16cex:durableId="2CE1201B" w16cex:dateUtc="2025-12-07T22:59:00Z"/>
  <w16cex:commentExtensible w16cex:durableId="2CE12E43" w16cex:dateUtc="2025-12-08T00:00:00Z"/>
  <w16cex:commentExtensible w16cex:durableId="66CC427A" w16cex:dateUtc="2025-09-05T03:43:00Z"/>
  <w16cex:commentExtensible w16cex:durableId="6FCA49AB" w16cex:dateUtc="2025-12-08T00:59:00Z"/>
  <w16cex:commentExtensible w16cex:durableId="2CE12070" w16cex:dateUtc="2025-12-07T23:01:00Z"/>
  <w16cex:commentExtensible w16cex:durableId="2CE12376" w16cex:dateUtc="2025-12-07T23:14:00Z"/>
  <w16cex:commentExtensible w16cex:durableId="2CE12466" w16cex:dateUtc="2025-12-07T23:18:00Z"/>
  <w16cex:commentExtensible w16cex:durableId="2CE123F9" w16cex:dateUtc="2025-12-07T23:16:00Z"/>
  <w16cex:commentExtensible w16cex:durableId="2CE12400" w16cex:dateUtc="2025-12-07T23:16:00Z"/>
  <w16cex:commentExtensible w16cex:durableId="2CE124F1" w16cex:dateUtc="2025-12-07T23:20:00Z"/>
  <w16cex:commentExtensible w16cex:durableId="2CE1259C" w16cex:dateUtc="2025-12-07T23:23:00Z"/>
  <w16cex:commentExtensible w16cex:durableId="747FFAA9" w16cex:dateUtc="2025-11-18T04:30:00Z"/>
  <w16cex:commentExtensible w16cex:durableId="2CE12783" w16cex:dateUtc="2025-12-07T23:31:00Z"/>
  <w16cex:commentExtensible w16cex:durableId="2CE125E2" w16cex:dateUtc="2025-12-07T2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5A25C8" w16cid:durableId="2CBFF93D"/>
  <w16cid:commentId w16cid:paraId="0804FAE7" w16cid:durableId="2CAA5F57"/>
  <w16cid:commentId w16cid:paraId="004DD2FA" w16cid:durableId="2CAA5D50"/>
  <w16cid:commentId w16cid:paraId="0EFDCB58" w16cid:durableId="4540D633"/>
  <w16cid:commentId w16cid:paraId="1EA74298" w16cid:durableId="2CE1192E"/>
  <w16cid:commentId w16cid:paraId="7216FBEB" w16cid:durableId="37823627"/>
  <w16cid:commentId w16cid:paraId="770EBE9C" w16cid:durableId="2CC0E105"/>
  <w16cid:commentId w16cid:paraId="425F20AA" w16cid:durableId="2CE119C4"/>
  <w16cid:commentId w16cid:paraId="3059DB3F" w16cid:durableId="5A279989"/>
  <w16cid:commentId w16cid:paraId="408757E6" w16cid:durableId="2C9C9C7A"/>
  <w16cid:commentId w16cid:paraId="6DA4F4CF" w16cid:durableId="7E0BB4C2"/>
  <w16cid:commentId w16cid:paraId="2545130D" w16cid:durableId="0C557C75"/>
  <w16cid:commentId w16cid:paraId="04A53E97" w16cid:durableId="2CE11F62"/>
  <w16cid:commentId w16cid:paraId="5380DF6B" w16cid:durableId="660E1300"/>
  <w16cid:commentId w16cid:paraId="3A502656" w16cid:durableId="2C9C9CA4"/>
  <w16cid:commentId w16cid:paraId="5AFB7B61" w16cid:durableId="2CE11F80"/>
  <w16cid:commentId w16cid:paraId="3201A224" w16cid:durableId="4EFA4969"/>
  <w16cid:commentId w16cid:paraId="666DFC8A" w16cid:durableId="2CC0D355"/>
  <w16cid:commentId w16cid:paraId="04DE73A4" w16cid:durableId="2CE12DDE"/>
  <w16cid:commentId w16cid:paraId="1BCE38EC" w16cid:durableId="2C6D4E9E"/>
  <w16cid:commentId w16cid:paraId="4F45E97D" w16cid:durableId="2CAA63F2"/>
  <w16cid:commentId w16cid:paraId="2E1E0C5B" w16cid:durableId="0FECF603"/>
  <w16cid:commentId w16cid:paraId="2F983FB4" w16cid:durableId="39B43F9F"/>
  <w16cid:commentId w16cid:paraId="6E77329E" w16cid:durableId="0BC17B79"/>
  <w16cid:commentId w16cid:paraId="434B9385" w16cid:durableId="2CAA6C5B"/>
  <w16cid:commentId w16cid:paraId="68811ECF" w16cid:durableId="2CE11FE4"/>
  <w16cid:commentId w16cid:paraId="4567280A" w16cid:durableId="2CACEAF9"/>
  <w16cid:commentId w16cid:paraId="1AED22FC" w16cid:durableId="2CE11FDA"/>
  <w16cid:commentId w16cid:paraId="476316F5" w16cid:durableId="20A4015E"/>
  <w16cid:commentId w16cid:paraId="2822734C" w16cid:durableId="2CAA64D0"/>
  <w16cid:commentId w16cid:paraId="00A9C253" w16cid:durableId="5BF404B4"/>
  <w16cid:commentId w16cid:paraId="3A2331D5" w16cid:durableId="2CACEB48"/>
  <w16cid:commentId w16cid:paraId="70AC325D" w16cid:durableId="2CE118D3"/>
  <w16cid:commentId w16cid:paraId="0D29B2F5" w16cid:durableId="291B949E"/>
  <w16cid:commentId w16cid:paraId="7049F666" w16cid:durableId="58F4F5DE"/>
  <w16cid:commentId w16cid:paraId="52DDEA33" w16cid:durableId="69EFE3A4"/>
  <w16cid:commentId w16cid:paraId="7C119C61" w16cid:durableId="2C6957D7"/>
  <w16cid:commentId w16cid:paraId="6B6DA52E" w16cid:durableId="73F87971"/>
  <w16cid:commentId w16cid:paraId="12075A01" w16cid:durableId="15CFF8FC"/>
  <w16cid:commentId w16cid:paraId="0B22E399" w16cid:durableId="375F4F4A"/>
  <w16cid:commentId w16cid:paraId="1DB74010" w16cid:durableId="7A10A6FD"/>
  <w16cid:commentId w16cid:paraId="4D23B67A" w16cid:durableId="2CE1201B"/>
  <w16cid:commentId w16cid:paraId="78EBA22B" w16cid:durableId="2CE12E43"/>
  <w16cid:commentId w16cid:paraId="518F3B79" w16cid:durableId="2CAA6638"/>
  <w16cid:commentId w16cid:paraId="6C6C7483" w16cid:durableId="66CC427A"/>
  <w16cid:commentId w16cid:paraId="5999176F" w16cid:durableId="6FCA49AB"/>
  <w16cid:commentId w16cid:paraId="65B731CC" w16cid:durableId="2CC0D547"/>
  <w16cid:commentId w16cid:paraId="1C1B0BA6" w16cid:durableId="2CE12070"/>
  <w16cid:commentId w16cid:paraId="741C2DB5" w16cid:durableId="2CAA66BF"/>
  <w16cid:commentId w16cid:paraId="029EE641" w16cid:durableId="2CE12376"/>
  <w16cid:commentId w16cid:paraId="71356443" w16cid:durableId="2CE12466"/>
  <w16cid:commentId w16cid:paraId="20AFE674" w16cid:durableId="2CACCADA"/>
  <w16cid:commentId w16cid:paraId="0B7D9B9A" w16cid:durableId="2CE123F9"/>
  <w16cid:commentId w16cid:paraId="59BC6DC3" w16cid:durableId="2CACCB5B"/>
  <w16cid:commentId w16cid:paraId="10ACBA98" w16cid:durableId="2CE12400"/>
  <w16cid:commentId w16cid:paraId="714DAC56" w16cid:durableId="2CACE372"/>
  <w16cid:commentId w16cid:paraId="204AA3F7" w16cid:durableId="2CE124F1"/>
  <w16cid:commentId w16cid:paraId="4A98762F" w16cid:durableId="2CACE84C"/>
  <w16cid:commentId w16cid:paraId="0355660E" w16cid:durableId="2CE1259C"/>
  <w16cid:commentId w16cid:paraId="7D4A691D" w16cid:durableId="2CACE854"/>
  <w16cid:commentId w16cid:paraId="7ADA0FD8" w16cid:durableId="747FFAA9"/>
  <w16cid:commentId w16cid:paraId="471A7402" w16cid:durableId="2CE12783"/>
  <w16cid:commentId w16cid:paraId="6C9E2654" w16cid:durableId="2CE125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866787">
    <w:abstractNumId w:val="17"/>
  </w:num>
  <w:num w:numId="2" w16cid:durableId="851531926">
    <w:abstractNumId w:val="4"/>
  </w:num>
  <w:num w:numId="3" w16cid:durableId="856817911">
    <w:abstractNumId w:val="3"/>
  </w:num>
  <w:num w:numId="4" w16cid:durableId="1777750824">
    <w:abstractNumId w:val="18"/>
  </w:num>
  <w:num w:numId="5" w16cid:durableId="1547568842">
    <w:abstractNumId w:val="15"/>
  </w:num>
  <w:num w:numId="6" w16cid:durableId="1829126888">
    <w:abstractNumId w:val="11"/>
  </w:num>
  <w:num w:numId="7" w16cid:durableId="1309552762">
    <w:abstractNumId w:val="8"/>
  </w:num>
  <w:num w:numId="8" w16cid:durableId="547864">
    <w:abstractNumId w:val="7"/>
  </w:num>
  <w:num w:numId="9" w16cid:durableId="2123498532">
    <w:abstractNumId w:val="9"/>
  </w:num>
  <w:num w:numId="10" w16cid:durableId="940796983">
    <w:abstractNumId w:val="16"/>
  </w:num>
  <w:num w:numId="11" w16cid:durableId="649988969">
    <w:abstractNumId w:val="10"/>
  </w:num>
  <w:num w:numId="12" w16cid:durableId="161360989">
    <w:abstractNumId w:val="5"/>
  </w:num>
  <w:num w:numId="13" w16cid:durableId="559705702">
    <w:abstractNumId w:val="12"/>
  </w:num>
  <w:num w:numId="14" w16cid:durableId="326981415">
    <w:abstractNumId w:val="14"/>
  </w:num>
  <w:num w:numId="15" w16cid:durableId="464543255">
    <w:abstractNumId w:val="2"/>
  </w:num>
  <w:num w:numId="16" w16cid:durableId="1011645878">
    <w:abstractNumId w:val="13"/>
  </w:num>
  <w:num w:numId="17" w16cid:durableId="1395808835">
    <w:abstractNumId w:val="0"/>
  </w:num>
  <w:num w:numId="18" w16cid:durableId="2069448734">
    <w:abstractNumId w:val="6"/>
  </w:num>
  <w:num w:numId="19" w16cid:durableId="19745602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Zhuzhi Zhang">
    <w15:presenceInfo w15:providerId="Windows Live" w15:userId="854aee8d044e4a5b"/>
  </w15:person>
  <w15:person w15:author="Nathan Lo">
    <w15:presenceInfo w15:providerId="AD" w15:userId="S::nathan.lo@sydney.edu.au::fa283856-3d32-4c02-b0bb-860e4dd4c232"/>
  </w15:person>
  <w15:person w15:author="Maxim Warwick Dus Adams">
    <w15:presenceInfo w15:providerId="AD" w15:userId="S::maxim.adams@sydney.edu.au::41f727da-c80a-459c-982f-7cf32e2ad728"/>
  </w15:person>
  <w15:person w15:author="Zhuzhi Zhang [2]">
    <w15:presenceInfo w15:providerId="AD" w15:userId="S::zzha8134@uni.sydney.edu.au::76e54c05-ca10-4cba-9b5b-b789625785c1"/>
  </w15:person>
  <w15:person w15:author="Kyle Ewart">
    <w15:presenceInfo w15:providerId="None" w15:userId="Kyle Ewart"/>
  </w15:person>
  <w15:person w15:author="Maxim Warwick Dus Adams [2]">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10C85"/>
    <w:rsid w:val="000210F0"/>
    <w:rsid w:val="00022199"/>
    <w:rsid w:val="0002478F"/>
    <w:rsid w:val="00024852"/>
    <w:rsid w:val="00025F9C"/>
    <w:rsid w:val="000321E3"/>
    <w:rsid w:val="00033FD1"/>
    <w:rsid w:val="000363C6"/>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8AB"/>
    <w:rsid w:val="000E1A1E"/>
    <w:rsid w:val="000F4191"/>
    <w:rsid w:val="000F4F89"/>
    <w:rsid w:val="001043EB"/>
    <w:rsid w:val="00110237"/>
    <w:rsid w:val="001126CA"/>
    <w:rsid w:val="001163F1"/>
    <w:rsid w:val="00125AF9"/>
    <w:rsid w:val="00126E07"/>
    <w:rsid w:val="001322D6"/>
    <w:rsid w:val="00132330"/>
    <w:rsid w:val="00132489"/>
    <w:rsid w:val="0014523A"/>
    <w:rsid w:val="00147604"/>
    <w:rsid w:val="00150440"/>
    <w:rsid w:val="00155F3A"/>
    <w:rsid w:val="0016568E"/>
    <w:rsid w:val="00197857"/>
    <w:rsid w:val="001A0488"/>
    <w:rsid w:val="001A1549"/>
    <w:rsid w:val="001A5891"/>
    <w:rsid w:val="001B2046"/>
    <w:rsid w:val="001B5CDE"/>
    <w:rsid w:val="001C0138"/>
    <w:rsid w:val="001C74E6"/>
    <w:rsid w:val="001D6847"/>
    <w:rsid w:val="001E3994"/>
    <w:rsid w:val="001E3AAC"/>
    <w:rsid w:val="001F12B8"/>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0B64"/>
    <w:rsid w:val="002826F4"/>
    <w:rsid w:val="00287D8B"/>
    <w:rsid w:val="002916ED"/>
    <w:rsid w:val="00291883"/>
    <w:rsid w:val="00294710"/>
    <w:rsid w:val="0029768A"/>
    <w:rsid w:val="002A04CE"/>
    <w:rsid w:val="002A3BD7"/>
    <w:rsid w:val="002A3E15"/>
    <w:rsid w:val="002A45E3"/>
    <w:rsid w:val="002A59D1"/>
    <w:rsid w:val="002B4184"/>
    <w:rsid w:val="002B719D"/>
    <w:rsid w:val="002D3254"/>
    <w:rsid w:val="002D4938"/>
    <w:rsid w:val="0030202D"/>
    <w:rsid w:val="003120A9"/>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A2642"/>
    <w:rsid w:val="003A3998"/>
    <w:rsid w:val="003A3D5A"/>
    <w:rsid w:val="003A566D"/>
    <w:rsid w:val="003C41F2"/>
    <w:rsid w:val="003D643E"/>
    <w:rsid w:val="003F52B3"/>
    <w:rsid w:val="00403C37"/>
    <w:rsid w:val="00410724"/>
    <w:rsid w:val="00412663"/>
    <w:rsid w:val="004159B3"/>
    <w:rsid w:val="00432113"/>
    <w:rsid w:val="00437A0D"/>
    <w:rsid w:val="004422B8"/>
    <w:rsid w:val="0044504D"/>
    <w:rsid w:val="00447E10"/>
    <w:rsid w:val="00454C4F"/>
    <w:rsid w:val="004553A5"/>
    <w:rsid w:val="004559E2"/>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D52AA"/>
    <w:rsid w:val="004D576A"/>
    <w:rsid w:val="004E1C52"/>
    <w:rsid w:val="004E2C1C"/>
    <w:rsid w:val="004E326D"/>
    <w:rsid w:val="004F35BD"/>
    <w:rsid w:val="00505A81"/>
    <w:rsid w:val="00505EFD"/>
    <w:rsid w:val="00513EAF"/>
    <w:rsid w:val="00524530"/>
    <w:rsid w:val="00537987"/>
    <w:rsid w:val="00537F39"/>
    <w:rsid w:val="00540580"/>
    <w:rsid w:val="00541D29"/>
    <w:rsid w:val="0054272F"/>
    <w:rsid w:val="00542B56"/>
    <w:rsid w:val="0054566C"/>
    <w:rsid w:val="00545C80"/>
    <w:rsid w:val="005678C9"/>
    <w:rsid w:val="005714CD"/>
    <w:rsid w:val="00573E28"/>
    <w:rsid w:val="0057555A"/>
    <w:rsid w:val="005818D0"/>
    <w:rsid w:val="00590A1E"/>
    <w:rsid w:val="005A25A5"/>
    <w:rsid w:val="005A33A3"/>
    <w:rsid w:val="005A6D28"/>
    <w:rsid w:val="005B4FD4"/>
    <w:rsid w:val="005C2E39"/>
    <w:rsid w:val="005C6154"/>
    <w:rsid w:val="005D1EEA"/>
    <w:rsid w:val="005E0AED"/>
    <w:rsid w:val="005E4293"/>
    <w:rsid w:val="005F0D2F"/>
    <w:rsid w:val="00601070"/>
    <w:rsid w:val="0060260E"/>
    <w:rsid w:val="00615928"/>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5ECD"/>
    <w:rsid w:val="006779C4"/>
    <w:rsid w:val="00680AE1"/>
    <w:rsid w:val="006850BD"/>
    <w:rsid w:val="006874F0"/>
    <w:rsid w:val="006937E7"/>
    <w:rsid w:val="006A02FC"/>
    <w:rsid w:val="006A1A69"/>
    <w:rsid w:val="006C08BB"/>
    <w:rsid w:val="006C3195"/>
    <w:rsid w:val="006E60FF"/>
    <w:rsid w:val="0070034B"/>
    <w:rsid w:val="00703D25"/>
    <w:rsid w:val="0072171A"/>
    <w:rsid w:val="00721DB1"/>
    <w:rsid w:val="00721F4A"/>
    <w:rsid w:val="00727955"/>
    <w:rsid w:val="0073106E"/>
    <w:rsid w:val="007425EF"/>
    <w:rsid w:val="00754023"/>
    <w:rsid w:val="00762103"/>
    <w:rsid w:val="00765BCF"/>
    <w:rsid w:val="007665E1"/>
    <w:rsid w:val="00777A17"/>
    <w:rsid w:val="00792185"/>
    <w:rsid w:val="007A16D9"/>
    <w:rsid w:val="007A1D99"/>
    <w:rsid w:val="007A616D"/>
    <w:rsid w:val="007B0587"/>
    <w:rsid w:val="007B19F2"/>
    <w:rsid w:val="007B3179"/>
    <w:rsid w:val="007B45FA"/>
    <w:rsid w:val="007B7CBF"/>
    <w:rsid w:val="007C3DA2"/>
    <w:rsid w:val="007D0537"/>
    <w:rsid w:val="007D29B0"/>
    <w:rsid w:val="007D55A4"/>
    <w:rsid w:val="007D5BEA"/>
    <w:rsid w:val="007D646F"/>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65F"/>
    <w:rsid w:val="0087279F"/>
    <w:rsid w:val="00874B13"/>
    <w:rsid w:val="008854AD"/>
    <w:rsid w:val="008878B3"/>
    <w:rsid w:val="008951EA"/>
    <w:rsid w:val="008A2B8B"/>
    <w:rsid w:val="008A44ED"/>
    <w:rsid w:val="008A47F6"/>
    <w:rsid w:val="008B0004"/>
    <w:rsid w:val="008B4A19"/>
    <w:rsid w:val="008C19D9"/>
    <w:rsid w:val="008C5A06"/>
    <w:rsid w:val="008C5DE7"/>
    <w:rsid w:val="008F0D09"/>
    <w:rsid w:val="008F0EBC"/>
    <w:rsid w:val="008F13BD"/>
    <w:rsid w:val="008F296B"/>
    <w:rsid w:val="008F4167"/>
    <w:rsid w:val="00903D41"/>
    <w:rsid w:val="009129B0"/>
    <w:rsid w:val="00920005"/>
    <w:rsid w:val="009213D3"/>
    <w:rsid w:val="009215EE"/>
    <w:rsid w:val="00921CB8"/>
    <w:rsid w:val="00922097"/>
    <w:rsid w:val="00924A8D"/>
    <w:rsid w:val="009271FA"/>
    <w:rsid w:val="00930BA9"/>
    <w:rsid w:val="00935B95"/>
    <w:rsid w:val="0094081E"/>
    <w:rsid w:val="009528B7"/>
    <w:rsid w:val="00966507"/>
    <w:rsid w:val="009713F4"/>
    <w:rsid w:val="0097648D"/>
    <w:rsid w:val="00980AAB"/>
    <w:rsid w:val="00984C13"/>
    <w:rsid w:val="009864DF"/>
    <w:rsid w:val="009979AB"/>
    <w:rsid w:val="009A1E5D"/>
    <w:rsid w:val="009A2E58"/>
    <w:rsid w:val="009B0AF3"/>
    <w:rsid w:val="009B390B"/>
    <w:rsid w:val="009B6B2C"/>
    <w:rsid w:val="009C3ECE"/>
    <w:rsid w:val="009E26A5"/>
    <w:rsid w:val="009E58E4"/>
    <w:rsid w:val="009E709E"/>
    <w:rsid w:val="009E7F89"/>
    <w:rsid w:val="009F20DE"/>
    <w:rsid w:val="009F3B92"/>
    <w:rsid w:val="009F6EC7"/>
    <w:rsid w:val="00A06142"/>
    <w:rsid w:val="00A34862"/>
    <w:rsid w:val="00A40CE0"/>
    <w:rsid w:val="00A410FF"/>
    <w:rsid w:val="00A42A6D"/>
    <w:rsid w:val="00A60CE5"/>
    <w:rsid w:val="00A63FB7"/>
    <w:rsid w:val="00A65487"/>
    <w:rsid w:val="00A75F16"/>
    <w:rsid w:val="00A80E08"/>
    <w:rsid w:val="00A82856"/>
    <w:rsid w:val="00A82925"/>
    <w:rsid w:val="00A849DB"/>
    <w:rsid w:val="00A90F94"/>
    <w:rsid w:val="00AA1B7C"/>
    <w:rsid w:val="00AA4F7B"/>
    <w:rsid w:val="00AA6291"/>
    <w:rsid w:val="00AB4745"/>
    <w:rsid w:val="00AC1546"/>
    <w:rsid w:val="00AD4689"/>
    <w:rsid w:val="00AE0FBB"/>
    <w:rsid w:val="00AF759E"/>
    <w:rsid w:val="00B05463"/>
    <w:rsid w:val="00B1381A"/>
    <w:rsid w:val="00B14DA1"/>
    <w:rsid w:val="00B16A88"/>
    <w:rsid w:val="00B2504A"/>
    <w:rsid w:val="00B31834"/>
    <w:rsid w:val="00B33714"/>
    <w:rsid w:val="00B352AD"/>
    <w:rsid w:val="00B35B68"/>
    <w:rsid w:val="00B4527D"/>
    <w:rsid w:val="00B532A8"/>
    <w:rsid w:val="00B62F4F"/>
    <w:rsid w:val="00B710AF"/>
    <w:rsid w:val="00B7669E"/>
    <w:rsid w:val="00B8466C"/>
    <w:rsid w:val="00B849F0"/>
    <w:rsid w:val="00B854E9"/>
    <w:rsid w:val="00B859B3"/>
    <w:rsid w:val="00B859E7"/>
    <w:rsid w:val="00B877EC"/>
    <w:rsid w:val="00B977FC"/>
    <w:rsid w:val="00BB0194"/>
    <w:rsid w:val="00BB0F71"/>
    <w:rsid w:val="00BB17CA"/>
    <w:rsid w:val="00BB1B48"/>
    <w:rsid w:val="00BB3104"/>
    <w:rsid w:val="00BB3CE5"/>
    <w:rsid w:val="00BB660B"/>
    <w:rsid w:val="00BB771C"/>
    <w:rsid w:val="00BC3E42"/>
    <w:rsid w:val="00BD6A92"/>
    <w:rsid w:val="00BE6571"/>
    <w:rsid w:val="00BF31F2"/>
    <w:rsid w:val="00BF6E20"/>
    <w:rsid w:val="00C00B54"/>
    <w:rsid w:val="00C032A5"/>
    <w:rsid w:val="00C05E97"/>
    <w:rsid w:val="00C06A05"/>
    <w:rsid w:val="00C072C7"/>
    <w:rsid w:val="00C07919"/>
    <w:rsid w:val="00C10E8E"/>
    <w:rsid w:val="00C1656F"/>
    <w:rsid w:val="00C23E69"/>
    <w:rsid w:val="00C2573A"/>
    <w:rsid w:val="00C432F7"/>
    <w:rsid w:val="00C50518"/>
    <w:rsid w:val="00C53CD5"/>
    <w:rsid w:val="00C57B03"/>
    <w:rsid w:val="00C64B4C"/>
    <w:rsid w:val="00C65133"/>
    <w:rsid w:val="00C665F3"/>
    <w:rsid w:val="00C66DC5"/>
    <w:rsid w:val="00C73F2E"/>
    <w:rsid w:val="00C75D27"/>
    <w:rsid w:val="00C77963"/>
    <w:rsid w:val="00C8057F"/>
    <w:rsid w:val="00C816A9"/>
    <w:rsid w:val="00C82CF1"/>
    <w:rsid w:val="00C85D48"/>
    <w:rsid w:val="00C91865"/>
    <w:rsid w:val="00C96EDA"/>
    <w:rsid w:val="00CB64F1"/>
    <w:rsid w:val="00CC2F1B"/>
    <w:rsid w:val="00CC3A30"/>
    <w:rsid w:val="00CD1941"/>
    <w:rsid w:val="00CD1AB1"/>
    <w:rsid w:val="00CD3DC5"/>
    <w:rsid w:val="00CF144A"/>
    <w:rsid w:val="00CF1EF2"/>
    <w:rsid w:val="00D07D7F"/>
    <w:rsid w:val="00D11654"/>
    <w:rsid w:val="00D11D73"/>
    <w:rsid w:val="00D14790"/>
    <w:rsid w:val="00D33430"/>
    <w:rsid w:val="00D418E2"/>
    <w:rsid w:val="00D4458E"/>
    <w:rsid w:val="00D65F54"/>
    <w:rsid w:val="00D700D0"/>
    <w:rsid w:val="00D71F8F"/>
    <w:rsid w:val="00D766F4"/>
    <w:rsid w:val="00D8716C"/>
    <w:rsid w:val="00D91A88"/>
    <w:rsid w:val="00D933D5"/>
    <w:rsid w:val="00D95570"/>
    <w:rsid w:val="00D9574B"/>
    <w:rsid w:val="00DA1DDE"/>
    <w:rsid w:val="00DA71B2"/>
    <w:rsid w:val="00DB1164"/>
    <w:rsid w:val="00DB2F4E"/>
    <w:rsid w:val="00DB430E"/>
    <w:rsid w:val="00DB4C21"/>
    <w:rsid w:val="00DB6653"/>
    <w:rsid w:val="00DC04A6"/>
    <w:rsid w:val="00DC6FAD"/>
    <w:rsid w:val="00DE7348"/>
    <w:rsid w:val="00E10241"/>
    <w:rsid w:val="00E1102B"/>
    <w:rsid w:val="00E14A6B"/>
    <w:rsid w:val="00E27114"/>
    <w:rsid w:val="00E279C9"/>
    <w:rsid w:val="00E31390"/>
    <w:rsid w:val="00E34C59"/>
    <w:rsid w:val="00E41EE2"/>
    <w:rsid w:val="00E46A51"/>
    <w:rsid w:val="00E47AE0"/>
    <w:rsid w:val="00E60C23"/>
    <w:rsid w:val="00E61052"/>
    <w:rsid w:val="00E61C61"/>
    <w:rsid w:val="00E73DFC"/>
    <w:rsid w:val="00E73F5B"/>
    <w:rsid w:val="00E7671C"/>
    <w:rsid w:val="00E81C7D"/>
    <w:rsid w:val="00E82746"/>
    <w:rsid w:val="00E84874"/>
    <w:rsid w:val="00E948B2"/>
    <w:rsid w:val="00EA24C0"/>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068E8"/>
    <w:rsid w:val="00F145D5"/>
    <w:rsid w:val="00F152DA"/>
    <w:rsid w:val="00F33815"/>
    <w:rsid w:val="00F46B25"/>
    <w:rsid w:val="00F574F8"/>
    <w:rsid w:val="00F64465"/>
    <w:rsid w:val="00F65192"/>
    <w:rsid w:val="00F72EA6"/>
    <w:rsid w:val="00F771D4"/>
    <w:rsid w:val="00F77C96"/>
    <w:rsid w:val="00F81BC4"/>
    <w:rsid w:val="00F93012"/>
    <w:rsid w:val="00F975F6"/>
    <w:rsid w:val="00F97DA4"/>
    <w:rsid w:val="00FA05D2"/>
    <w:rsid w:val="00FA2B65"/>
    <w:rsid w:val="00FA7A51"/>
    <w:rsid w:val="00FB1D68"/>
    <w:rsid w:val="00FB228E"/>
    <w:rsid w:val="00FB74EE"/>
    <w:rsid w:val="00FB7D9B"/>
    <w:rsid w:val="00FC1499"/>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cell.com/cell/fulltext/S0092-8674(22)00719-X?uuid=uuid%3A8a7db853-0c92-46b6-9b95-a976f270ab78" TargetMode="External"/><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nature.com/articles/s41576-023-00688-5" TargetMode="External"/><Relationship Id="rId17" Type="http://schemas.openxmlformats.org/officeDocument/2006/relationships/hyperlink" Target="https://academic.oup.com/mbe/article/41/1/msad278/7485626?login=true" TargetMode="External"/><Relationship Id="rId2" Type="http://schemas.openxmlformats.org/officeDocument/2006/relationships/numbering" Target="numbering.xml"/><Relationship Id="rId16" Type="http://schemas.openxmlformats.org/officeDocument/2006/relationships/hyperlink" Target="https://academic.oup.com/mbe/article/24/6/1340/987283?login=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pnas.org/doi/abs/10.1073/pnas.0907504106" TargetMode="Externa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mbe/article/20/6/907/982692?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D5791-DCDA-AC44-95A4-9632A4A97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11</Pages>
  <Words>3912</Words>
  <Characters>22301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Zhuzhi Zhang</cp:lastModifiedBy>
  <cp:revision>8</cp:revision>
  <cp:lastPrinted>2025-09-01T21:59:00Z</cp:lastPrinted>
  <dcterms:created xsi:type="dcterms:W3CDTF">2025-12-08T00:55:00Z</dcterms:created>
  <dcterms:modified xsi:type="dcterms:W3CDTF">2025-12-10T00:15:00Z</dcterms:modified>
</cp:coreProperties>
</file>