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9CF6" w14:textId="45D79412" w:rsidR="00CF2859" w:rsidRPr="009043D6" w:rsidRDefault="007255A0" w:rsidP="007255A0">
      <w:pPr>
        <w:rPr>
          <w:rFonts w:ascii="Aptos" w:hAnsi="Aptos" w:cstheme="minorHAnsi"/>
          <w:b/>
          <w:sz w:val="40"/>
        </w:rPr>
      </w:pPr>
      <w:r>
        <w:rPr>
          <w:rFonts w:ascii="Aptos" w:hAnsi="Aptos" w:cstheme="minorHAnsi"/>
          <w:b/>
          <w:sz w:val="40"/>
        </w:rPr>
        <w:t>STAR Methods</w:t>
      </w:r>
    </w:p>
    <w:p w14:paraId="0302A8DA" w14:textId="5A36BCE2" w:rsidR="005450BE" w:rsidRDefault="005450BE" w:rsidP="003E4D9D">
      <w:pPr>
        <w:jc w:val="both"/>
        <w:rPr>
          <w:rFonts w:ascii="Aptos" w:hAnsi="Aptos" w:cstheme="minorHAnsi"/>
        </w:rPr>
      </w:pPr>
    </w:p>
    <w:p w14:paraId="40024DBE" w14:textId="152BD156" w:rsidR="007255A0" w:rsidRPr="005A5014" w:rsidRDefault="007255A0" w:rsidP="007255A0">
      <w:pPr>
        <w:rPr>
          <w:rFonts w:ascii="Aptos" w:hAnsi="Aptos" w:cstheme="minorHAnsi"/>
          <w:b/>
          <w:i/>
          <w:sz w:val="28"/>
          <w:szCs w:val="28"/>
        </w:rPr>
      </w:pPr>
      <w:r w:rsidRPr="005A5014">
        <w:rPr>
          <w:rFonts w:ascii="Aptos" w:hAnsi="Aptos" w:cstheme="minorHAnsi"/>
          <w:b/>
          <w:i/>
          <w:sz w:val="28"/>
          <w:szCs w:val="28"/>
        </w:rPr>
        <w:t>Instructions:</w:t>
      </w:r>
    </w:p>
    <w:p w14:paraId="368CE591" w14:textId="77777777" w:rsidR="00EC286E" w:rsidRPr="0099320B" w:rsidRDefault="00EC286E" w:rsidP="00EC286E">
      <w:p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We need to include the following 4 sections</w:t>
      </w:r>
      <w:commentRangeStart w:id="0"/>
      <w:r w:rsidRPr="0099320B">
        <w:rPr>
          <w:rFonts w:ascii="Aptos" w:hAnsi="Aptos" w:cstheme="minorHAnsi"/>
          <w:bCs/>
          <w:iCs/>
        </w:rPr>
        <w:t>:</w:t>
      </w:r>
      <w:commentRangeEnd w:id="0"/>
      <w:r w:rsidR="003B1AF9">
        <w:rPr>
          <w:rStyle w:val="CommentReference"/>
        </w:rPr>
        <w:commentReference w:id="0"/>
      </w:r>
    </w:p>
    <w:p w14:paraId="564FABD0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Experimental model and study participant details</w:t>
      </w:r>
    </w:p>
    <w:p w14:paraId="497F36FC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Method details</w:t>
      </w:r>
    </w:p>
    <w:p w14:paraId="306D3505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Quantification and statistical analysis</w:t>
      </w:r>
    </w:p>
    <w:p w14:paraId="6897C1A1" w14:textId="77777777" w:rsidR="00EC286E" w:rsidRPr="0099320B" w:rsidRDefault="00EC286E" w:rsidP="00EC286E">
      <w:pPr>
        <w:pStyle w:val="ListParagraph"/>
        <w:numPr>
          <w:ilvl w:val="0"/>
          <w:numId w:val="11"/>
        </w:numPr>
        <w:rPr>
          <w:rFonts w:ascii="Aptos" w:hAnsi="Aptos" w:cstheme="minorHAnsi"/>
          <w:bCs/>
          <w:iCs/>
        </w:rPr>
      </w:pPr>
      <w:r w:rsidRPr="0099320B">
        <w:rPr>
          <w:rFonts w:ascii="Aptos" w:hAnsi="Aptos" w:cstheme="minorHAnsi"/>
          <w:bCs/>
          <w:iCs/>
        </w:rPr>
        <w:t>Additional resources</w:t>
      </w:r>
    </w:p>
    <w:p w14:paraId="1C398144" w14:textId="77777777" w:rsidR="00EC286E" w:rsidRPr="003B1AF9" w:rsidRDefault="00EC286E" w:rsidP="003B1AF9">
      <w:pPr>
        <w:rPr>
          <w:rFonts w:ascii="Aptos" w:hAnsi="Aptos" w:cstheme="minorHAnsi"/>
          <w:bCs/>
          <w:iCs/>
        </w:rPr>
      </w:pPr>
    </w:p>
    <w:p w14:paraId="2C3F17AC" w14:textId="6F57F495" w:rsidR="007255A0" w:rsidRDefault="007255A0" w:rsidP="003E4D9D">
      <w:pPr>
        <w:jc w:val="both"/>
        <w:rPr>
          <w:rFonts w:ascii="Aptos" w:hAnsi="Aptos" w:cstheme="minorHAnsi"/>
          <w:b/>
          <w:i/>
        </w:rPr>
      </w:pPr>
    </w:p>
    <w:p w14:paraId="1C4EDD96" w14:textId="58CD8A56" w:rsidR="00E513E6" w:rsidRPr="00E513E6" w:rsidRDefault="00E513E6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E513E6">
        <w:rPr>
          <w:rFonts w:ascii="Aptos" w:hAnsi="Aptos" w:cstheme="minorHAnsi"/>
          <w:b/>
          <w:iCs/>
          <w:sz w:val="28"/>
          <w:szCs w:val="28"/>
        </w:rPr>
        <w:t>EXPERIMENTAL MODEL AND STUDY PARTICIPANT DETAILS</w:t>
      </w:r>
    </w:p>
    <w:p w14:paraId="343694BE" w14:textId="48192F9E" w:rsidR="00E513E6" w:rsidRDefault="00E513E6" w:rsidP="003E4D9D">
      <w:pPr>
        <w:jc w:val="both"/>
        <w:rPr>
          <w:rFonts w:ascii="Aptos" w:hAnsi="Aptos" w:cstheme="minorHAnsi"/>
          <w:b/>
          <w:i/>
        </w:rPr>
      </w:pPr>
    </w:p>
    <w:p w14:paraId="3A78AB24" w14:textId="00AC597F" w:rsidR="00985B92" w:rsidRPr="00C90231" w:rsidRDefault="0099320B" w:rsidP="00C90231">
      <w:pPr>
        <w:jc w:val="both"/>
        <w:rPr>
          <w:rFonts w:ascii="Aptos" w:hAnsi="Aptos" w:cstheme="minorHAnsi"/>
          <w:bCs/>
          <w:iCs/>
          <w:highlight w:val="yellow"/>
        </w:rPr>
      </w:pPr>
      <w:r w:rsidRPr="00157B5A">
        <w:rPr>
          <w:rFonts w:ascii="Aptos" w:hAnsi="Aptos" w:cstheme="minorHAnsi"/>
          <w:bCs/>
          <w:iCs/>
        </w:rPr>
        <w:t xml:space="preserve">This study </w:t>
      </w:r>
      <w:r w:rsidR="003B571D" w:rsidRPr="00157B5A">
        <w:rPr>
          <w:rFonts w:ascii="Aptos" w:hAnsi="Aptos" w:cstheme="minorHAnsi"/>
          <w:bCs/>
          <w:iCs/>
        </w:rPr>
        <w:t xml:space="preserve">involves sequencing and assembling genomes from 8 </w:t>
      </w:r>
      <w:proofErr w:type="spellStart"/>
      <w:r w:rsidR="003B571D" w:rsidRPr="00157B5A">
        <w:rPr>
          <w:rFonts w:ascii="Aptos" w:hAnsi="Aptos" w:cstheme="minorHAnsi"/>
          <w:bCs/>
          <w:iCs/>
        </w:rPr>
        <w:t>Blaberidae</w:t>
      </w:r>
      <w:proofErr w:type="spellEnd"/>
      <w:r w:rsidR="003B571D" w:rsidRPr="00157B5A">
        <w:rPr>
          <w:rFonts w:ascii="Aptos" w:hAnsi="Aptos" w:cstheme="minorHAnsi"/>
          <w:bCs/>
          <w:iCs/>
        </w:rPr>
        <w:t xml:space="preserve"> species, analysed with 15 previously generated Blattodea and </w:t>
      </w:r>
      <w:r w:rsidR="003B571D" w:rsidRPr="00157B5A">
        <w:rPr>
          <w:rFonts w:ascii="Aptos" w:hAnsi="Aptos" w:cstheme="minorHAnsi"/>
          <w:color w:val="000000" w:themeColor="text1"/>
        </w:rPr>
        <w:t xml:space="preserve">77 </w:t>
      </w:r>
      <w:r w:rsidR="003B571D" w:rsidRPr="00157B5A">
        <w:rPr>
          <w:rFonts w:ascii="Aptos" w:hAnsi="Aptos" w:cstheme="minorHAnsi"/>
          <w:i/>
          <w:color w:val="000000" w:themeColor="text1"/>
        </w:rPr>
        <w:t>Blattabacterium</w:t>
      </w:r>
      <w:r w:rsidR="003B571D" w:rsidRPr="00157B5A">
        <w:rPr>
          <w:rFonts w:ascii="Aptos" w:hAnsi="Aptos" w:cstheme="minorHAnsi"/>
          <w:color w:val="000000" w:themeColor="text1"/>
        </w:rPr>
        <w:t xml:space="preserve"> genomes </w:t>
      </w:r>
      <w:r w:rsidR="003B571D" w:rsidRPr="00157B5A">
        <w:rPr>
          <w:rFonts w:ascii="Aptos" w:hAnsi="Aptos" w:cstheme="minorHAnsi"/>
          <w:bCs/>
          <w:iCs/>
        </w:rPr>
        <w:t>(Table S1).</w:t>
      </w:r>
      <w:r w:rsidR="00C90231" w:rsidRPr="00157B5A">
        <w:rPr>
          <w:rFonts w:ascii="Aptos" w:hAnsi="Aptos" w:cstheme="minorHAnsi"/>
          <w:bCs/>
          <w:iCs/>
        </w:rPr>
        <w:t xml:space="preserve"> </w:t>
      </w:r>
      <w:r w:rsidR="003B571D" w:rsidRPr="00157B5A">
        <w:rPr>
          <w:rFonts w:ascii="Aptos" w:hAnsi="Aptos" w:cstheme="minorHAnsi"/>
          <w:bCs/>
          <w:iCs/>
        </w:rPr>
        <w:t>S</w:t>
      </w:r>
      <w:r w:rsidR="00C90231" w:rsidRPr="00157B5A">
        <w:rPr>
          <w:rFonts w:ascii="Aptos" w:hAnsi="Aptos" w:cstheme="minorHAnsi"/>
          <w:bCs/>
          <w:iCs/>
        </w:rPr>
        <w:t>pecimens</w:t>
      </w:r>
      <w:r w:rsidR="003B571D" w:rsidRPr="00157B5A">
        <w:rPr>
          <w:rFonts w:ascii="Aptos" w:hAnsi="Aptos" w:cstheme="minorHAnsi"/>
          <w:bCs/>
          <w:iCs/>
        </w:rPr>
        <w:t xml:space="preserve"> of </w:t>
      </w:r>
      <w:proofErr w:type="spellStart"/>
      <w:r w:rsidR="00995F6C" w:rsidRPr="00157B5A">
        <w:rPr>
          <w:rFonts w:ascii="Aptos" w:hAnsi="Aptos" w:cstheme="minorHAnsi"/>
          <w:bCs/>
          <w:i/>
        </w:rPr>
        <w:t>Macropanesthia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lithgowae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995F6C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Neogeoscapheus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dahmsi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lata</w:t>
      </w:r>
      <w:proofErr w:type="spellEnd"/>
      <w:r w:rsidR="00C90231" w:rsidRPr="00157B5A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sloanei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tegminifera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3B571D">
        <w:rPr>
          <w:rFonts w:ascii="Aptos" w:hAnsi="Aptos" w:cstheme="minorHAnsi"/>
          <w:bCs/>
          <w:iCs/>
        </w:rPr>
        <w:t xml:space="preserve"> (Eungella)</w:t>
      </w:r>
      <w:r w:rsidR="00C90231">
        <w:rPr>
          <w:rFonts w:ascii="Aptos" w:hAnsi="Aptos" w:cstheme="minorHAnsi"/>
          <w:bCs/>
          <w:iCs/>
        </w:rPr>
        <w:t>,</w:t>
      </w:r>
      <w:r w:rsidR="00995F6C">
        <w:rPr>
          <w:rFonts w:ascii="Aptos" w:hAnsi="Aptos" w:cstheme="minorHAnsi"/>
          <w:bCs/>
          <w:iCs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>
        <w:rPr>
          <w:rFonts w:ascii="Aptos" w:hAnsi="Aptos" w:cstheme="minorHAnsi"/>
          <w:bCs/>
          <w:iCs/>
        </w:rPr>
        <w:t xml:space="preserve"> (</w:t>
      </w:r>
      <w:proofErr w:type="spellStart"/>
      <w:r w:rsidR="00995F6C" w:rsidRPr="00C90231">
        <w:rPr>
          <w:rFonts w:ascii="Aptos" w:hAnsi="Aptos" w:cstheme="minorHAnsi"/>
          <w:bCs/>
          <w:iCs/>
        </w:rPr>
        <w:t>Kroombit</w:t>
      </w:r>
      <w:proofErr w:type="spellEnd"/>
      <w:r w:rsidR="00995F6C" w:rsidRPr="00C90231">
        <w:rPr>
          <w:rFonts w:ascii="Aptos" w:hAnsi="Aptos" w:cstheme="minorHAnsi"/>
          <w:bCs/>
          <w:iCs/>
        </w:rPr>
        <w:t xml:space="preserve"> Tops</w:t>
      </w:r>
      <w:r w:rsidR="00995F6C">
        <w:rPr>
          <w:rFonts w:ascii="Aptos" w:hAnsi="Aptos" w:cstheme="minorHAnsi"/>
          <w:bCs/>
          <w:iCs/>
        </w:rPr>
        <w:t xml:space="preserve">) and </w:t>
      </w:r>
      <w:proofErr w:type="spellStart"/>
      <w:r w:rsidR="00995F6C" w:rsidRPr="00C90231">
        <w:rPr>
          <w:rFonts w:ascii="Aptos" w:hAnsi="Aptos" w:cstheme="minorHAnsi"/>
          <w:bCs/>
          <w:i/>
        </w:rPr>
        <w:t>P</w:t>
      </w:r>
      <w:r w:rsidR="00995F6C">
        <w:rPr>
          <w:rFonts w:ascii="Aptos" w:hAnsi="Aptos" w:cstheme="minorHAnsi"/>
          <w:bCs/>
          <w:i/>
        </w:rPr>
        <w:t>arap</w:t>
      </w:r>
      <w:r w:rsidR="00995F6C" w:rsidRPr="00C90231">
        <w:rPr>
          <w:rFonts w:ascii="Aptos" w:hAnsi="Aptos" w:cstheme="minorHAnsi"/>
          <w:bCs/>
          <w:i/>
        </w:rPr>
        <w:t>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gigantea</w:t>
      </w:r>
      <w:r w:rsidR="00C90231">
        <w:rPr>
          <w:rFonts w:ascii="Aptos" w:hAnsi="Aptos" w:cstheme="minorHAnsi"/>
          <w:bCs/>
          <w:iCs/>
        </w:rPr>
        <w:t xml:space="preserve"> were collected throughout Australia. Leg muscle and </w:t>
      </w:r>
      <w:r w:rsidR="00C90231" w:rsidRPr="00C90231">
        <w:rPr>
          <w:rFonts w:ascii="Aptos" w:hAnsi="Aptos" w:cstheme="minorHAnsi"/>
          <w:bCs/>
          <w:iCs/>
        </w:rPr>
        <w:t>fat body tissue</w:t>
      </w:r>
      <w:r w:rsidR="00C90231">
        <w:rPr>
          <w:rFonts w:ascii="Aptos" w:hAnsi="Aptos" w:cstheme="minorHAnsi"/>
          <w:bCs/>
          <w:iCs/>
        </w:rPr>
        <w:t xml:space="preserve"> were used for DNA extractions (see ‘Method Details). </w:t>
      </w:r>
    </w:p>
    <w:p w14:paraId="25A38606" w14:textId="6B413926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403A60F0" w14:textId="77777777" w:rsidR="00C90231" w:rsidRDefault="00C90231" w:rsidP="003E4D9D">
      <w:pPr>
        <w:jc w:val="both"/>
        <w:rPr>
          <w:rFonts w:ascii="Aptos" w:hAnsi="Aptos" w:cstheme="minorHAnsi"/>
          <w:b/>
          <w:i/>
        </w:rPr>
      </w:pPr>
    </w:p>
    <w:p w14:paraId="615B7FB1" w14:textId="0F25E5E3" w:rsidR="00985B92" w:rsidRPr="00985B92" w:rsidRDefault="00985B92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985B92">
        <w:rPr>
          <w:rFonts w:ascii="Aptos" w:hAnsi="Aptos" w:cstheme="minorHAnsi"/>
          <w:b/>
          <w:iCs/>
          <w:sz w:val="28"/>
          <w:szCs w:val="28"/>
        </w:rPr>
        <w:t>METHOD DETAILS</w:t>
      </w:r>
    </w:p>
    <w:p w14:paraId="10C67BE8" w14:textId="77777777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22D2489C" w14:textId="0E3E8D7C" w:rsidR="00CF2859" w:rsidRPr="009043D6" w:rsidRDefault="005450BE" w:rsidP="003E4D9D">
      <w:pPr>
        <w:jc w:val="both"/>
        <w:rPr>
          <w:rFonts w:ascii="Aptos" w:hAnsi="Aptos" w:cstheme="minorHAnsi"/>
          <w:b/>
          <w:i/>
        </w:rPr>
      </w:pPr>
      <w:r w:rsidRPr="009043D6">
        <w:rPr>
          <w:rFonts w:ascii="Aptos" w:hAnsi="Aptos" w:cstheme="minorHAnsi"/>
          <w:b/>
          <w:i/>
        </w:rPr>
        <w:t>DNA extraction</w:t>
      </w:r>
      <w:r w:rsidR="00723DC1" w:rsidRPr="009043D6">
        <w:rPr>
          <w:rFonts w:ascii="Aptos" w:hAnsi="Aptos" w:cstheme="minorHAnsi"/>
          <w:b/>
          <w:i/>
        </w:rPr>
        <w:t>, library</w:t>
      </w:r>
      <w:r w:rsidRPr="009043D6">
        <w:rPr>
          <w:rFonts w:ascii="Aptos" w:hAnsi="Aptos" w:cstheme="minorHAnsi"/>
          <w:b/>
          <w:i/>
        </w:rPr>
        <w:t xml:space="preserve"> </w:t>
      </w:r>
      <w:r w:rsidR="00723DC1" w:rsidRPr="009043D6">
        <w:rPr>
          <w:rFonts w:ascii="Aptos" w:hAnsi="Aptos" w:cstheme="minorHAnsi"/>
          <w:b/>
          <w:i/>
        </w:rPr>
        <w:t xml:space="preserve">and </w:t>
      </w:r>
      <w:r w:rsidRPr="009043D6">
        <w:rPr>
          <w:rFonts w:ascii="Aptos" w:hAnsi="Aptos" w:cstheme="minorHAnsi"/>
          <w:b/>
          <w:i/>
        </w:rPr>
        <w:t>s</w:t>
      </w:r>
      <w:r w:rsidR="00CF2859" w:rsidRPr="009043D6">
        <w:rPr>
          <w:rFonts w:ascii="Aptos" w:hAnsi="Aptos" w:cstheme="minorHAnsi"/>
          <w:b/>
          <w:i/>
        </w:rPr>
        <w:t>equencing details</w:t>
      </w:r>
    </w:p>
    <w:p w14:paraId="6CABBE97" w14:textId="0DFC1969" w:rsidR="008F36F1" w:rsidRPr="004445FF" w:rsidRDefault="00E8085F" w:rsidP="008F36F1">
      <w:pPr>
        <w:spacing w:after="120"/>
        <w:jc w:val="both"/>
        <w:rPr>
          <w:rFonts w:ascii="Aptos" w:hAnsi="Aptos"/>
        </w:rPr>
      </w:pPr>
      <w:r w:rsidRPr="009043D6">
        <w:rPr>
          <w:rFonts w:ascii="Aptos" w:hAnsi="Aptos"/>
        </w:rPr>
        <w:t>Genomic DNA was prepared from</w:t>
      </w:r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  <w:color w:val="000000"/>
        </w:rPr>
        <w:t>the leg muscle tissue of</w:t>
      </w:r>
      <w:r w:rsidR="007C2C9A" w:rsidRPr="00CB14F0">
        <w:rPr>
          <w:rFonts w:ascii="Aptos" w:hAnsi="Aptos"/>
          <w:color w:val="000000"/>
        </w:rPr>
        <w:t xml:space="preserve"> </w:t>
      </w:r>
      <w:r w:rsidRPr="00CB14F0">
        <w:rPr>
          <w:rFonts w:ascii="Aptos" w:hAnsi="Aptos"/>
          <w:i/>
          <w:iCs/>
        </w:rPr>
        <w:t xml:space="preserve">M. </w:t>
      </w:r>
      <w:proofErr w:type="spellStart"/>
      <w:r w:rsidRPr="00CB14F0">
        <w:rPr>
          <w:rFonts w:ascii="Aptos" w:hAnsi="Aptos"/>
          <w:i/>
          <w:iCs/>
        </w:rPr>
        <w:t>lithgowae</w:t>
      </w:r>
      <w:proofErr w:type="spellEnd"/>
      <w:ins w:id="1" w:author="Maxim Warwick Dus Adams" w:date="2025-12-11T16:08:00Z" w16du:dateUtc="2025-12-11T05:08:00Z">
        <w:r w:rsidR="00EF0D31">
          <w:rPr>
            <w:rFonts w:ascii="Aptos" w:hAnsi="Aptos"/>
          </w:rPr>
          <w:t>,</w:t>
        </w:r>
      </w:ins>
      <w:r w:rsidRPr="00CB14F0">
        <w:rPr>
          <w:rFonts w:ascii="Aptos" w:hAnsi="Aptos"/>
          <w:i/>
          <w:iCs/>
        </w:rPr>
        <w:t xml:space="preserve"> P.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</w:rPr>
        <w:t>(</w:t>
      </w:r>
      <w:proofErr w:type="spellStart"/>
      <w:r w:rsidRPr="00CB14F0">
        <w:rPr>
          <w:rFonts w:ascii="Aptos" w:hAnsi="Aptos"/>
        </w:rPr>
        <w:t>Kroombit</w:t>
      </w:r>
      <w:proofErr w:type="spellEnd"/>
      <w:r w:rsidRPr="00CB14F0">
        <w:rPr>
          <w:rFonts w:ascii="Aptos" w:hAnsi="Aptos"/>
        </w:rPr>
        <w:t>),</w:t>
      </w:r>
      <w:r w:rsidRPr="00CB14F0">
        <w:rPr>
          <w:rFonts w:ascii="Aptos" w:hAnsi="Aptos"/>
          <w:i/>
          <w:iCs/>
        </w:rPr>
        <w:t xml:space="preserve"> P. sloanei</w:t>
      </w:r>
      <w:r w:rsidRPr="00CB14F0">
        <w:rPr>
          <w:rFonts w:ascii="Aptos" w:hAnsi="Aptos"/>
        </w:rPr>
        <w:t>,</w:t>
      </w:r>
      <w:r w:rsidRPr="005A5014">
        <w:rPr>
          <w:rFonts w:ascii="Aptos" w:hAnsi="Aptos"/>
        </w:rPr>
        <w:t xml:space="preserve"> </w:t>
      </w:r>
      <w:r w:rsidR="005A5014" w:rsidRPr="005A5014">
        <w:rPr>
          <w:rFonts w:ascii="Aptos" w:hAnsi="Aptos"/>
        </w:rPr>
        <w:t>and</w:t>
      </w:r>
      <w:r w:rsidR="005A5014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  <w:i/>
          <w:iCs/>
        </w:rPr>
        <w:t xml:space="preserve">P. </w:t>
      </w:r>
      <w:proofErr w:type="spellStart"/>
      <w:r w:rsidRPr="00CB14F0">
        <w:rPr>
          <w:rFonts w:ascii="Aptos" w:hAnsi="Aptos"/>
          <w:i/>
          <w:iCs/>
        </w:rPr>
        <w:t>lata</w:t>
      </w:r>
      <w:proofErr w:type="spellEnd"/>
      <w:r w:rsidRPr="00CB14F0">
        <w:rPr>
          <w:rFonts w:ascii="Aptos" w:hAnsi="Aptos"/>
        </w:rPr>
        <w:t xml:space="preserve">, while the DNA of </w:t>
      </w:r>
      <w:r w:rsidRPr="00CB14F0">
        <w:rPr>
          <w:rFonts w:ascii="Aptos" w:hAnsi="Aptos"/>
          <w:i/>
          <w:iCs/>
          <w:color w:val="000000"/>
        </w:rPr>
        <w:t>Par. gigantea</w:t>
      </w:r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tegminifera</w:t>
      </w:r>
      <w:proofErr w:type="spellEnd"/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color w:val="000000"/>
        </w:rPr>
        <w:t xml:space="preserve"> (Eungella) and </w:t>
      </w:r>
      <w:r w:rsidRPr="00CB14F0">
        <w:rPr>
          <w:rFonts w:ascii="Aptos" w:hAnsi="Aptos"/>
          <w:i/>
          <w:iCs/>
          <w:color w:val="000000"/>
        </w:rPr>
        <w:t xml:space="preserve">N. </w:t>
      </w:r>
      <w:proofErr w:type="spellStart"/>
      <w:r w:rsidRPr="00CB14F0">
        <w:rPr>
          <w:rFonts w:ascii="Aptos" w:hAnsi="Aptos"/>
          <w:i/>
          <w:iCs/>
          <w:color w:val="000000"/>
        </w:rPr>
        <w:t>dahmsi</w:t>
      </w:r>
      <w:proofErr w:type="spellEnd"/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</w:rPr>
        <w:t>was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extracted </w:t>
      </w:r>
      <w:r w:rsidR="007C2C9A">
        <w:rPr>
          <w:rFonts w:ascii="Aptos" w:hAnsi="Aptos"/>
        </w:rPr>
        <w:t>from both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leg muscle </w:t>
      </w:r>
      <w:r>
        <w:rPr>
          <w:rFonts w:ascii="Aptos" w:hAnsi="Aptos"/>
        </w:rPr>
        <w:t>and</w:t>
      </w:r>
      <w:r w:rsidRPr="00CB14F0">
        <w:rPr>
          <w:rFonts w:ascii="Aptos" w:hAnsi="Aptos"/>
        </w:rPr>
        <w:t xml:space="preserve"> fat body tissue.</w:t>
      </w:r>
      <w:r>
        <w:rPr>
          <w:rFonts w:ascii="Aptos" w:hAnsi="Aptos"/>
        </w:rPr>
        <w:t xml:space="preserve"> </w:t>
      </w:r>
      <w:r w:rsidR="007C2C9A">
        <w:rPr>
          <w:rFonts w:ascii="Aptos" w:hAnsi="Aptos"/>
        </w:rPr>
        <w:t>Live c</w:t>
      </w:r>
      <w:r w:rsidRPr="00CB14F0">
        <w:rPr>
          <w:rFonts w:ascii="Aptos" w:hAnsi="Aptos"/>
        </w:rPr>
        <w:t>ockroaches were chilled at –30 °C for 4–5 min to induce torpor, and the femoral muscle (~3 mm) was dissected from one or two hind legs, depending on body size</w:t>
      </w:r>
      <w:r w:rsidR="00473942">
        <w:rPr>
          <w:rFonts w:ascii="Aptos" w:hAnsi="Aptos"/>
        </w:rPr>
        <w:t xml:space="preserve">. Following this, insects were frozen at -80 </w:t>
      </w:r>
      <w:r w:rsidR="00473942" w:rsidRPr="00CB14F0">
        <w:rPr>
          <w:rFonts w:ascii="Aptos" w:hAnsi="Aptos"/>
        </w:rPr>
        <w:t>°</w:t>
      </w:r>
      <w:r w:rsidR="00473942">
        <w:rPr>
          <w:rFonts w:ascii="Aptos" w:hAnsi="Aptos"/>
        </w:rPr>
        <w:t>C</w:t>
      </w:r>
      <w:r w:rsidRPr="00CB14F0">
        <w:rPr>
          <w:rFonts w:ascii="Aptos" w:hAnsi="Aptos"/>
        </w:rPr>
        <w:t xml:space="preserve">. Tissue was incubated overnight at 56 °C in 600 µl SDS buffer with 20 µl Proteinase K, followed by RNase A treatment (5 µl, 37 °C, 1 h). </w:t>
      </w:r>
      <w:r>
        <w:rPr>
          <w:rFonts w:ascii="Aptos" w:hAnsi="Aptos"/>
        </w:rPr>
        <w:t xml:space="preserve">DNA extractions were performed </w:t>
      </w:r>
      <w:r w:rsidR="00A93ECB" w:rsidRPr="00CB14F0">
        <w:rPr>
          <w:rFonts w:ascii="Aptos" w:hAnsi="Aptos"/>
        </w:rPr>
        <w:t xml:space="preserve">using the phenol chloroform method, or </w:t>
      </w:r>
      <w:r w:rsidR="000A22B8" w:rsidRPr="009043D6">
        <w:rPr>
          <w:rFonts w:ascii="Aptos" w:hAnsi="Aptos"/>
        </w:rPr>
        <w:t>using the NEB Monarch HMW DNA Extraction Kit (NEB #T3060)</w:t>
      </w:r>
      <w:r w:rsidR="00A93ECB" w:rsidRPr="00CB14F0">
        <w:rPr>
          <w:rFonts w:ascii="Aptos" w:hAnsi="Aptos"/>
        </w:rPr>
        <w:t>.</w:t>
      </w:r>
      <w:r w:rsidR="00CB14F0" w:rsidRPr="00CB14F0">
        <w:rPr>
          <w:rFonts w:ascii="Aptos" w:hAnsi="Aptos"/>
        </w:rPr>
        <w:t xml:space="preserve"> </w:t>
      </w:r>
      <w:r>
        <w:rPr>
          <w:rFonts w:ascii="Aptos" w:hAnsi="Aptos"/>
        </w:rPr>
        <w:t xml:space="preserve">The </w:t>
      </w:r>
      <w:r w:rsidRPr="00CB14F0">
        <w:rPr>
          <w:rFonts w:ascii="Aptos" w:hAnsi="Aptos"/>
        </w:rPr>
        <w:t>phenol</w:t>
      </w:r>
      <w:r w:rsidR="006461C1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chloroform method </w:t>
      </w:r>
      <w:r>
        <w:rPr>
          <w:rFonts w:ascii="Aptos" w:hAnsi="Aptos"/>
        </w:rPr>
        <w:t xml:space="preserve">involved </w:t>
      </w:r>
      <w:r w:rsidR="00CB14F0" w:rsidRPr="00CB14F0">
        <w:rPr>
          <w:rFonts w:ascii="Aptos" w:hAnsi="Aptos"/>
        </w:rPr>
        <w:t>purif</w:t>
      </w:r>
      <w:r>
        <w:rPr>
          <w:rFonts w:ascii="Aptos" w:hAnsi="Aptos"/>
        </w:rPr>
        <w:t>ying DNA</w:t>
      </w:r>
      <w:r w:rsidR="00CB14F0" w:rsidRPr="00CB14F0">
        <w:rPr>
          <w:rFonts w:ascii="Aptos" w:hAnsi="Aptos"/>
        </w:rPr>
        <w:t xml:space="preserve"> by phenol</w:t>
      </w:r>
      <w:r w:rsidR="006461C1">
        <w:rPr>
          <w:rFonts w:ascii="Aptos" w:hAnsi="Aptos"/>
        </w:rPr>
        <w:t xml:space="preserve"> </w:t>
      </w:r>
      <w:r w:rsidR="00CB14F0" w:rsidRPr="00CB14F0">
        <w:rPr>
          <w:rFonts w:ascii="Aptos" w:hAnsi="Aptos"/>
        </w:rPr>
        <w:t xml:space="preserve">chloroform extraction and isopropanol precipitation with sodium acetate (3 M, pH 5.5), </w:t>
      </w:r>
      <w:r w:rsidR="006461C1">
        <w:rPr>
          <w:rFonts w:ascii="Aptos" w:hAnsi="Aptos"/>
        </w:rPr>
        <w:t>washing</w:t>
      </w:r>
      <w:r w:rsidR="006461C1" w:rsidRPr="00CB14F0">
        <w:rPr>
          <w:rFonts w:ascii="Aptos" w:hAnsi="Aptos"/>
        </w:rPr>
        <w:t xml:space="preserve"> </w:t>
      </w:r>
      <w:r w:rsidR="00CB14F0" w:rsidRPr="00CB14F0">
        <w:rPr>
          <w:rFonts w:ascii="Aptos" w:hAnsi="Aptos"/>
        </w:rPr>
        <w:t>twice with 70% ethanol, air-dr</w:t>
      </w:r>
      <w:r w:rsidR="006461C1">
        <w:rPr>
          <w:rFonts w:ascii="Aptos" w:hAnsi="Aptos"/>
        </w:rPr>
        <w:t>ying</w:t>
      </w:r>
      <w:r w:rsidR="00CB14F0" w:rsidRPr="00CB14F0">
        <w:rPr>
          <w:rFonts w:ascii="Aptos" w:hAnsi="Aptos"/>
        </w:rPr>
        <w:t>, and dissolv</w:t>
      </w:r>
      <w:r w:rsidR="006461C1">
        <w:rPr>
          <w:rFonts w:ascii="Aptos" w:hAnsi="Aptos"/>
        </w:rPr>
        <w:t xml:space="preserve">ing </w:t>
      </w:r>
      <w:r w:rsidR="00CB14F0" w:rsidRPr="00CB14F0">
        <w:rPr>
          <w:rFonts w:ascii="Aptos" w:hAnsi="Aptos"/>
        </w:rPr>
        <w:t>in 40 µl 10 mM Tris (pH 8.0).</w:t>
      </w:r>
      <w:r w:rsidR="008F36F1" w:rsidRPr="008F36F1">
        <w:rPr>
          <w:rFonts w:ascii="Aptos" w:hAnsi="Aptos"/>
        </w:rPr>
        <w:t xml:space="preserve"> </w:t>
      </w:r>
      <w:r w:rsidR="008F36F1">
        <w:rPr>
          <w:rFonts w:ascii="Aptos" w:hAnsi="Aptos"/>
        </w:rPr>
        <w:t xml:space="preserve">The </w:t>
      </w:r>
      <w:r w:rsidR="008F36F1" w:rsidRPr="00C64381">
        <w:rPr>
          <w:rFonts w:ascii="Aptos" w:hAnsi="Aptos"/>
        </w:rPr>
        <w:t>NEB Monarch HMW DNA Extraction Kit</w:t>
      </w:r>
      <w:r w:rsidR="008F36F1">
        <w:rPr>
          <w:rFonts w:ascii="Aptos" w:hAnsi="Aptos"/>
        </w:rPr>
        <w:t xml:space="preserve"> was used </w:t>
      </w:r>
      <w:r w:rsidR="008F36F1" w:rsidRPr="00C64381">
        <w:rPr>
          <w:rFonts w:ascii="Aptos" w:hAnsi="Aptos"/>
        </w:rPr>
        <w:t>according to the manufacturer’s instructions, with the exception that Proteinase K digestion was undertaken for 4 hours at 600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rpm, rather than the recommended 45 minutes, </w:t>
      </w:r>
      <w:r w:rsidR="008F36F1">
        <w:rPr>
          <w:rFonts w:ascii="Aptos" w:hAnsi="Aptos"/>
        </w:rPr>
        <w:t>to ensure</w:t>
      </w:r>
      <w:r w:rsidR="008F36F1" w:rsidRPr="00C64381">
        <w:rPr>
          <w:rFonts w:ascii="Aptos" w:hAnsi="Aptos"/>
        </w:rPr>
        <w:t xml:space="preserve"> thorough digestion of the tissue. As minimal gDNA appeared to stick to the glass beads, the supernatant was centrifuged for 10 minutes at 16,000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g at room temperature, the pellet </w:t>
      </w:r>
      <w:r w:rsidR="008F36F1">
        <w:rPr>
          <w:rFonts w:ascii="Aptos" w:hAnsi="Aptos"/>
        </w:rPr>
        <w:t xml:space="preserve">was </w:t>
      </w:r>
      <w:r w:rsidR="008F36F1" w:rsidRPr="00C64381">
        <w:rPr>
          <w:rFonts w:ascii="Aptos" w:hAnsi="Aptos"/>
        </w:rPr>
        <w:t>washed twice in 500</w:t>
      </w:r>
      <w:r w:rsidR="008F36F1">
        <w:rPr>
          <w:rFonts w:ascii="Aptos" w:hAnsi="Aptos"/>
        </w:rPr>
        <w:t xml:space="preserve"> </w:t>
      </w:r>
      <w:proofErr w:type="spellStart"/>
      <w:r w:rsidR="008F36F1" w:rsidRPr="00C64381">
        <w:rPr>
          <w:rFonts w:ascii="Aptos" w:hAnsi="Aptos"/>
        </w:rPr>
        <w:t>u</w:t>
      </w:r>
      <w:r w:rsidR="008F36F1">
        <w:rPr>
          <w:rFonts w:ascii="Aptos" w:hAnsi="Aptos"/>
        </w:rPr>
        <w:t>L</w:t>
      </w:r>
      <w:proofErr w:type="spellEnd"/>
      <w:r w:rsidR="008F36F1" w:rsidRPr="00C64381">
        <w:rPr>
          <w:rFonts w:ascii="Aptos" w:hAnsi="Aptos"/>
        </w:rPr>
        <w:t xml:space="preserve"> kit Wash Buffer, dried briefly </w:t>
      </w:r>
      <w:r w:rsidR="008F36F1">
        <w:rPr>
          <w:rFonts w:ascii="Aptos" w:hAnsi="Aptos"/>
        </w:rPr>
        <w:t>then</w:t>
      </w:r>
      <w:r w:rsidR="008F36F1" w:rsidRPr="00C64381">
        <w:rPr>
          <w:rFonts w:ascii="Aptos" w:hAnsi="Aptos"/>
        </w:rPr>
        <w:t xml:space="preserve"> resuspended in 20</w:t>
      </w:r>
      <w:r w:rsidR="008F36F1">
        <w:rPr>
          <w:rFonts w:ascii="Aptos" w:hAnsi="Aptos"/>
        </w:rPr>
        <w:t xml:space="preserve"> </w:t>
      </w:r>
      <w:proofErr w:type="spellStart"/>
      <w:r w:rsidR="008F36F1">
        <w:rPr>
          <w:rFonts w:ascii="Aptos" w:hAnsi="Aptos"/>
        </w:rPr>
        <w:t>uL</w:t>
      </w:r>
      <w:proofErr w:type="spellEnd"/>
      <w:r w:rsidR="008F36F1" w:rsidRPr="00C64381">
        <w:rPr>
          <w:rFonts w:ascii="Aptos" w:hAnsi="Aptos"/>
        </w:rPr>
        <w:t xml:space="preserve"> Elution Buffer II.</w:t>
      </w:r>
      <w:r w:rsidR="008F36F1" w:rsidRP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The quality and integrity of the gDNA was assessed by a </w:t>
      </w:r>
      <w:r w:rsidR="008F36F1" w:rsidRPr="00C64381">
        <w:rPr>
          <w:rFonts w:ascii="Aptos" w:hAnsi="Aptos" w:cs="Times New Roman"/>
        </w:rPr>
        <w:t xml:space="preserve">4200 </w:t>
      </w:r>
      <w:proofErr w:type="spellStart"/>
      <w:r w:rsidR="008F36F1" w:rsidRPr="00C64381">
        <w:rPr>
          <w:rFonts w:ascii="Aptos" w:hAnsi="Aptos" w:cs="Times New Roman"/>
        </w:rPr>
        <w:t>TapeStation</w:t>
      </w:r>
      <w:proofErr w:type="spellEnd"/>
      <w:r w:rsidR="008F36F1" w:rsidRPr="00C64381">
        <w:rPr>
          <w:rFonts w:ascii="Aptos" w:hAnsi="Aptos" w:cs="Times New Roman"/>
        </w:rPr>
        <w:t xml:space="preserve"> System (Agilent Technologies) using Genomic DNA </w:t>
      </w:r>
      <w:proofErr w:type="spellStart"/>
      <w:r w:rsidR="008F36F1" w:rsidRPr="00C64381">
        <w:rPr>
          <w:rFonts w:ascii="Aptos" w:hAnsi="Aptos" w:cs="Times New Roman"/>
        </w:rPr>
        <w:t>ScreenTape</w:t>
      </w:r>
      <w:proofErr w:type="spellEnd"/>
      <w:r w:rsidR="008F36F1" w:rsidRPr="00C64381">
        <w:rPr>
          <w:rFonts w:ascii="Aptos" w:hAnsi="Aptos" w:cs="Times New Roman"/>
        </w:rPr>
        <w:t xml:space="preserve"> (Cat No. 5067-5365) and reagents (Cat No. 5067-5366). The absorbance ratios were assessed by Nanodrop Spectrophotometer (</w:t>
      </w:r>
      <w:proofErr w:type="spellStart"/>
      <w:r w:rsidR="008F36F1" w:rsidRPr="00C64381">
        <w:rPr>
          <w:rFonts w:ascii="Aptos" w:hAnsi="Aptos" w:cs="Times New Roman"/>
        </w:rPr>
        <w:t>DeNovix</w:t>
      </w:r>
      <w:proofErr w:type="spellEnd"/>
      <w:r w:rsidR="008F36F1" w:rsidRPr="00C64381">
        <w:rPr>
          <w:rFonts w:ascii="Aptos" w:hAnsi="Aptos" w:cs="Times New Roman"/>
        </w:rPr>
        <w:t xml:space="preserve"> DS-11). </w:t>
      </w:r>
      <w:r w:rsidR="007C2C9A">
        <w:rPr>
          <w:rFonts w:ascii="Aptos" w:hAnsi="Aptos" w:cs="Times New Roman"/>
        </w:rPr>
        <w:t>Concentration</w:t>
      </w:r>
      <w:r w:rsidR="007C2C9A" w:rsidRPr="00C64381">
        <w:rPr>
          <w:rFonts w:ascii="Aptos" w:hAnsi="Aptos" w:cs="Times New Roman"/>
        </w:rPr>
        <w:t xml:space="preserve"> </w:t>
      </w:r>
      <w:r w:rsidR="008F36F1" w:rsidRPr="00C64381">
        <w:rPr>
          <w:rFonts w:ascii="Aptos" w:hAnsi="Aptos" w:cs="Times New Roman"/>
        </w:rPr>
        <w:t xml:space="preserve">was </w:t>
      </w:r>
      <w:r w:rsidR="008F36F1" w:rsidRPr="00C64381">
        <w:rPr>
          <w:rFonts w:ascii="Aptos" w:hAnsi="Aptos" w:cs="Times New Roman"/>
        </w:rPr>
        <w:lastRenderedPageBreak/>
        <w:t>determined using a Qubit 2.0 Fluorometer (Invitrogen by Life Technologies) using a dsDNA BR assay kit (Cat No. Q32850).</w:t>
      </w:r>
    </w:p>
    <w:p w14:paraId="5CD474AF" w14:textId="77777777" w:rsidR="00E7214D" w:rsidRPr="00C64381" w:rsidRDefault="00E7214D" w:rsidP="003E4D9D">
      <w:pPr>
        <w:jc w:val="both"/>
        <w:rPr>
          <w:rFonts w:ascii="Aptos" w:hAnsi="Aptos" w:cs="Times New Roman"/>
        </w:rPr>
      </w:pPr>
    </w:p>
    <w:p w14:paraId="3B6C8E04" w14:textId="3829D1E4" w:rsidR="000A22B8" w:rsidRDefault="000A22B8" w:rsidP="003E4D9D">
      <w:pPr>
        <w:jc w:val="both"/>
        <w:rPr>
          <w:rFonts w:ascii="Aptos" w:hAnsi="Aptos" w:cs="Times New Roman"/>
        </w:rPr>
      </w:pPr>
      <w:r w:rsidRPr="00C64381">
        <w:rPr>
          <w:rFonts w:ascii="Aptos" w:hAnsi="Aptos"/>
        </w:rPr>
        <w:t>Long-read sequencing was performed using gDNA from</w:t>
      </w:r>
      <w:r w:rsidR="007C2C9A"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M.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6461C1">
        <w:rPr>
          <w:rFonts w:ascii="Aptos" w:hAnsi="Aptos"/>
          <w:i/>
          <w:iCs/>
        </w:rPr>
        <w:t>lithgowae</w:t>
      </w:r>
      <w:proofErr w:type="spellEnd"/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N.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dahmsi</w:t>
      </w:r>
      <w:proofErr w:type="spellEnd"/>
      <w:r w:rsidRPr="00C64381">
        <w:rPr>
          <w:rFonts w:ascii="Aptos" w:hAnsi="Aptos"/>
          <w:i/>
          <w:iCs/>
        </w:rPr>
        <w:t>,</w:t>
      </w:r>
      <w:r w:rsidR="007C2C9A" w:rsidRPr="007C2C9A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7C2C9A" w:rsidRPr="00C64381">
        <w:rPr>
          <w:rFonts w:ascii="Aptos" w:hAnsi="Aptos"/>
          <w:i/>
          <w:iCs/>
        </w:rPr>
        <w:t>lata</w:t>
      </w:r>
      <w:proofErr w:type="spellEnd"/>
      <w:r w:rsidR="007C2C9A">
        <w:rPr>
          <w:rFonts w:ascii="Aptos" w:hAnsi="Aptos"/>
          <w:i/>
          <w:iCs/>
        </w:rPr>
        <w:t>, P. sloanei,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,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tegminifera</w:t>
      </w:r>
      <w:proofErr w:type="spellEnd"/>
      <w:r w:rsidR="007C2C9A">
        <w:rPr>
          <w:rFonts w:ascii="Aptos" w:hAnsi="Aptos"/>
          <w:i/>
          <w:iCs/>
        </w:rPr>
        <w:t xml:space="preserve"> and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Par.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>gigantea</w:t>
      </w:r>
      <w:proofErr w:type="gramStart"/>
      <w:r w:rsidRPr="00C64381">
        <w:rPr>
          <w:rFonts w:ascii="Aptos" w:hAnsi="Aptos"/>
          <w:i/>
          <w:iCs/>
        </w:rPr>
        <w:t xml:space="preserve">  </w:t>
      </w:r>
      <w:r w:rsidR="00675564">
        <w:rPr>
          <w:rFonts w:ascii="Aptos" w:hAnsi="Aptos"/>
          <w:i/>
          <w:iCs/>
        </w:rPr>
        <w:t xml:space="preserve"> </w:t>
      </w:r>
      <w:r w:rsidR="00675564">
        <w:rPr>
          <w:rFonts w:ascii="Aptos" w:hAnsi="Aptos"/>
        </w:rPr>
        <w:t>(</w:t>
      </w:r>
      <w:proofErr w:type="gramEnd"/>
      <w:r w:rsidR="00675564">
        <w:rPr>
          <w:rFonts w:ascii="Aptos" w:hAnsi="Aptos"/>
        </w:rPr>
        <w:t>Table S1)</w:t>
      </w:r>
      <w:r w:rsidRPr="00C64381">
        <w:rPr>
          <w:rFonts w:ascii="Aptos" w:hAnsi="Aptos"/>
          <w:i/>
          <w:iCs/>
        </w:rPr>
        <w:t>.</w:t>
      </w:r>
      <w:r w:rsidRPr="00C64381">
        <w:rPr>
          <w:rFonts w:ascii="Aptos" w:hAnsi="Aptos"/>
        </w:rPr>
        <w:t xml:space="preserve">  Libraries were prepared from gDNA using the Ligation Sequencing Kit V14 (SQK-LSK114) protocol according to the manufacturer’s instructions with the following modifications and options. The DNA Repair and End-Prep reaction continued for 15-20 minutes. The Adapter ligation reaction proceeded for 20 minutes and the kit LFB wash buffer was used to enrich for longer fragments. Final library elution occurred at 37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to improve the recovery of long fragments. The integrity and concentration of final libraries were assessed using a </w:t>
      </w:r>
      <w:r w:rsidRPr="00C64381">
        <w:rPr>
          <w:rFonts w:ascii="Aptos" w:hAnsi="Aptos" w:cs="Times New Roman"/>
        </w:rPr>
        <w:t xml:space="preserve">4200 </w:t>
      </w:r>
      <w:proofErr w:type="spellStart"/>
      <w:r w:rsidRPr="00C64381">
        <w:rPr>
          <w:rFonts w:ascii="Aptos" w:hAnsi="Aptos" w:cs="Times New Roman"/>
        </w:rPr>
        <w:t>TapeStation</w:t>
      </w:r>
      <w:proofErr w:type="spellEnd"/>
      <w:r w:rsidRPr="00C64381">
        <w:rPr>
          <w:rFonts w:ascii="Aptos" w:hAnsi="Aptos" w:cs="Times New Roman"/>
        </w:rPr>
        <w:t xml:space="preserve"> System (Agilent Technologies) and Qubit 2.0 Fluorometer (Invitrogen by Life Technologies) as previously described.</w:t>
      </w:r>
    </w:p>
    <w:p w14:paraId="5E1A6C20" w14:textId="77777777" w:rsidR="006D2DC1" w:rsidRPr="00C64381" w:rsidRDefault="006D2DC1" w:rsidP="003E4D9D">
      <w:pPr>
        <w:jc w:val="both"/>
        <w:rPr>
          <w:rFonts w:ascii="Aptos" w:hAnsi="Aptos"/>
        </w:rPr>
      </w:pPr>
    </w:p>
    <w:p w14:paraId="783847D5" w14:textId="4A222ADB" w:rsidR="00CF2859" w:rsidRDefault="000A22B8" w:rsidP="003E4D9D">
      <w:pPr>
        <w:jc w:val="both"/>
        <w:rPr>
          <w:rFonts w:ascii="Aptos" w:hAnsi="Aptos" w:cstheme="minorHAnsi"/>
          <w:color w:val="FF0000"/>
        </w:rPr>
      </w:pPr>
      <w:r w:rsidRPr="00C64381">
        <w:rPr>
          <w:rFonts w:ascii="Aptos" w:hAnsi="Aptos"/>
        </w:rPr>
        <w:t xml:space="preserve">Libraries were sequenced on a </w:t>
      </w:r>
      <w:proofErr w:type="spellStart"/>
      <w:r w:rsidRPr="00C64381">
        <w:rPr>
          <w:rFonts w:ascii="Aptos" w:hAnsi="Aptos"/>
        </w:rPr>
        <w:t>PromethION</w:t>
      </w:r>
      <w:proofErr w:type="spellEnd"/>
      <w:r w:rsidRPr="00C64381">
        <w:rPr>
          <w:rFonts w:ascii="Aptos" w:hAnsi="Aptos"/>
        </w:rPr>
        <w:t xml:space="preserve"> 24 sequencer (Oxford Nanopore Technologies) using R10.4.1 flow cells (FLO-PRO114M)</w:t>
      </w:r>
      <w:r w:rsidR="00E7214D">
        <w:rPr>
          <w:rFonts w:ascii="Aptos" w:hAnsi="Aptos"/>
        </w:rPr>
        <w:t xml:space="preserve">, following </w:t>
      </w:r>
      <w:r w:rsidRPr="00C64381">
        <w:rPr>
          <w:rFonts w:ascii="Aptos" w:hAnsi="Aptos"/>
        </w:rPr>
        <w:t>the manufacturer’s instructions. Libraries were stored at 4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for less than a week if not sequenced immediately.  </w:t>
      </w:r>
      <w:r w:rsidR="00C64381" w:rsidRPr="00C64381">
        <w:rPr>
          <w:rFonts w:ascii="Aptos" w:hAnsi="Aptos"/>
        </w:rPr>
        <w:t xml:space="preserve">The </w:t>
      </w:r>
      <w:r w:rsidR="00C64381">
        <w:rPr>
          <w:rFonts w:ascii="Aptos" w:hAnsi="Aptos"/>
        </w:rPr>
        <w:t xml:space="preserve">sequencing </w:t>
      </w:r>
      <w:r w:rsidR="00C64381" w:rsidRPr="00C64381">
        <w:rPr>
          <w:rFonts w:ascii="Aptos" w:hAnsi="Aptos"/>
        </w:rPr>
        <w:t>output was additionally increased by washing the flow cells (EXP-WSH004) after approximately 24 and 48 hours, and reloading the libraries for sequencing for a total of 72 hours.</w:t>
      </w:r>
      <w:r w:rsidRPr="00C64381">
        <w:rPr>
          <w:rFonts w:ascii="Aptos" w:hAnsi="Aptos"/>
        </w:rPr>
        <w:t xml:space="preserve"> Sequencing was performed in super-accurate base-calling </w:t>
      </w:r>
      <w:r w:rsidR="00A128E0" w:rsidRPr="00A128E0">
        <w:rPr>
          <w:rFonts w:ascii="Aptos" w:hAnsi="Aptos"/>
        </w:rPr>
        <w:t>v4.3.0</w:t>
      </w:r>
      <w:r w:rsidR="00A128E0">
        <w:rPr>
          <w:rFonts w:ascii="Aptos" w:hAnsi="Aptos"/>
        </w:rPr>
        <w:t xml:space="preserve"> </w:t>
      </w:r>
      <w:r w:rsidRPr="00C64381">
        <w:rPr>
          <w:rFonts w:ascii="Aptos" w:hAnsi="Aptos"/>
        </w:rPr>
        <w:t>mode</w:t>
      </w:r>
      <w:r w:rsidR="00A128E0" w:rsidRPr="00A128E0">
        <w:rPr>
          <w:rFonts w:ascii="Aptos" w:hAnsi="Aptos"/>
        </w:rPr>
        <w:t xml:space="preserve"> </w:t>
      </w:r>
      <w:r w:rsidR="00A128E0">
        <w:rPr>
          <w:rFonts w:ascii="Aptos" w:hAnsi="Aptos"/>
        </w:rPr>
        <w:t>(</w:t>
      </w:r>
      <w:r w:rsidR="00A128E0" w:rsidRPr="00A128E0">
        <w:rPr>
          <w:rFonts w:ascii="Aptos" w:hAnsi="Aptos"/>
        </w:rPr>
        <w:t>400</w:t>
      </w:r>
      <w:r w:rsidR="00A128E0">
        <w:rPr>
          <w:rFonts w:ascii="Aptos" w:hAnsi="Aptos"/>
        </w:rPr>
        <w:t xml:space="preserve"> </w:t>
      </w:r>
      <w:r w:rsidR="00A128E0" w:rsidRPr="00A128E0">
        <w:rPr>
          <w:rFonts w:ascii="Aptos" w:hAnsi="Aptos"/>
        </w:rPr>
        <w:t>bps</w:t>
      </w:r>
      <w:r w:rsidR="00A128E0">
        <w:rPr>
          <w:rFonts w:ascii="Aptos" w:hAnsi="Aptos"/>
        </w:rPr>
        <w:t>)</w:t>
      </w:r>
      <w:r w:rsidR="00676E87">
        <w:rPr>
          <w:rFonts w:ascii="Aptos" w:hAnsi="Aptos"/>
        </w:rPr>
        <w:t>.</w:t>
      </w:r>
    </w:p>
    <w:p w14:paraId="271757D6" w14:textId="77777777" w:rsidR="00571BFD" w:rsidRPr="00C64381" w:rsidRDefault="00571BFD" w:rsidP="003E4D9D">
      <w:pPr>
        <w:jc w:val="both"/>
        <w:rPr>
          <w:rFonts w:ascii="Aptos" w:hAnsi="Aptos" w:cstheme="minorHAnsi"/>
        </w:rPr>
      </w:pPr>
    </w:p>
    <w:p w14:paraId="70B9F39A" w14:textId="77777777" w:rsidR="001E1D48" w:rsidRPr="00C64381" w:rsidRDefault="001E1D48" w:rsidP="003E4D9D">
      <w:pPr>
        <w:jc w:val="both"/>
        <w:rPr>
          <w:rFonts w:ascii="Aptos" w:hAnsi="Aptos" w:cstheme="minorHAnsi"/>
          <w:b/>
          <w:i/>
        </w:rPr>
      </w:pPr>
    </w:p>
    <w:p w14:paraId="2228BB4E" w14:textId="5B3DB158" w:rsidR="00CF2859" w:rsidRPr="00C64381" w:rsidRDefault="00723DC1" w:rsidP="003E4D9D">
      <w:pPr>
        <w:jc w:val="both"/>
        <w:rPr>
          <w:rFonts w:ascii="Aptos" w:hAnsi="Aptos" w:cstheme="minorHAnsi"/>
          <w:b/>
          <w:i/>
        </w:rPr>
      </w:pPr>
      <w:r w:rsidRPr="00C64381">
        <w:rPr>
          <w:rFonts w:ascii="Aptos" w:hAnsi="Aptos" w:cstheme="minorHAnsi"/>
          <w:b/>
          <w:i/>
        </w:rPr>
        <w:t>Genome a</w:t>
      </w:r>
      <w:r w:rsidR="00CF2859" w:rsidRPr="00C64381">
        <w:rPr>
          <w:rFonts w:ascii="Aptos" w:hAnsi="Aptos" w:cstheme="minorHAnsi"/>
          <w:b/>
          <w:i/>
        </w:rPr>
        <w:t xml:space="preserve">ssembly </w:t>
      </w:r>
      <w:r w:rsidR="00E570A3" w:rsidRPr="00C64381">
        <w:rPr>
          <w:rFonts w:ascii="Aptos" w:hAnsi="Aptos" w:cstheme="minorHAnsi"/>
          <w:b/>
          <w:i/>
        </w:rPr>
        <w:t>and annotation</w:t>
      </w:r>
    </w:p>
    <w:p w14:paraId="6282FF02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3BB4E3A" w14:textId="12EB28A5" w:rsidR="00723DC1" w:rsidRPr="00C64381" w:rsidRDefault="00723DC1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For the ONT sequencing that incorporated duplex base calling (Table S1), redundant simplex reads (i.e. simplex reads which have duplex offsprings) were removed using </w:t>
      </w:r>
      <w:proofErr w:type="spellStart"/>
      <w:r w:rsidRPr="00C64381">
        <w:rPr>
          <w:rFonts w:ascii="Aptos" w:hAnsi="Aptos" w:cstheme="minorHAnsi"/>
          <w:color w:val="000000" w:themeColor="text1"/>
        </w:rPr>
        <w:t>samtools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v1.2 (</w:t>
      </w:r>
      <w:proofErr w:type="spellStart"/>
      <w:r w:rsidRPr="00C64381">
        <w:rPr>
          <w:rFonts w:ascii="Aptos" w:hAnsi="Aptos" w:cstheme="minorHAnsi"/>
          <w:color w:val="000000" w:themeColor="text1"/>
        </w:rPr>
        <w:t>Danecek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et al., 2021).</w:t>
      </w:r>
      <w:r w:rsidR="004A488E" w:rsidRPr="00C64381">
        <w:rPr>
          <w:rFonts w:ascii="Aptos" w:hAnsi="Aptos" w:cstheme="minorHAnsi"/>
          <w:color w:val="000000" w:themeColor="text1"/>
        </w:rPr>
        <w:t xml:space="preserve"> Adapters were trimmed for all ONT sequence data (with and without duplex calling) and converted into </w:t>
      </w:r>
      <w:proofErr w:type="spellStart"/>
      <w:r w:rsidR="004A488E" w:rsidRPr="00C64381">
        <w:rPr>
          <w:rFonts w:ascii="Aptos" w:hAnsi="Aptos" w:cstheme="minorHAnsi"/>
          <w:color w:val="000000" w:themeColor="text1"/>
        </w:rPr>
        <w:t>fastq</w:t>
      </w:r>
      <w:proofErr w:type="spellEnd"/>
      <w:r w:rsidR="004A488E" w:rsidRPr="00C64381">
        <w:rPr>
          <w:rFonts w:ascii="Aptos" w:hAnsi="Aptos" w:cstheme="minorHAnsi"/>
          <w:color w:val="000000" w:themeColor="text1"/>
        </w:rPr>
        <w:t xml:space="preserve"> files using dorado v0.6 (</w:t>
      </w:r>
      <w:hyperlink r:id="rId10" w:history="1">
        <w:r w:rsidR="004A488E" w:rsidRPr="00C64381">
          <w:rPr>
            <w:rStyle w:val="Hyperlink"/>
            <w:rFonts w:ascii="Aptos" w:hAnsi="Aptos" w:cstheme="minorHAnsi"/>
          </w:rPr>
          <w:t>https://github.com/nanoporetech/dorado</w:t>
        </w:r>
      </w:hyperlink>
      <w:r w:rsidR="004A488E" w:rsidRPr="00C64381">
        <w:rPr>
          <w:rFonts w:ascii="Aptos" w:hAnsi="Aptos" w:cstheme="minorHAnsi"/>
          <w:color w:val="000000" w:themeColor="text1"/>
        </w:rPr>
        <w:t>).</w:t>
      </w:r>
    </w:p>
    <w:p w14:paraId="6669876D" w14:textId="78A6B6F3" w:rsidR="004A488E" w:rsidRPr="00C64381" w:rsidRDefault="004A488E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0B1E3C" w14:textId="1B4956EB" w:rsidR="00723DC1" w:rsidRDefault="004A488E" w:rsidP="003E4D9D">
      <w:pPr>
        <w:jc w:val="both"/>
        <w:rPr>
          <w:rFonts w:ascii="Aptos" w:hAnsi="Aptos" w:cstheme="minorHAnsi"/>
          <w:color w:val="000000" w:themeColor="text1"/>
        </w:rPr>
      </w:pPr>
      <w:del w:id="2" w:author="Maxim Warwick Dus Adams" w:date="2025-12-11T16:09:00Z" w16du:dateUtc="2025-12-11T05:09:00Z">
        <w:r w:rsidRPr="00C64381" w:rsidDel="00EF0D31">
          <w:rPr>
            <w:rFonts w:ascii="Aptos" w:hAnsi="Aptos" w:cstheme="minorHAnsi"/>
            <w:color w:val="000000" w:themeColor="text1"/>
          </w:rPr>
          <w:delText xml:space="preserve">A </w:delText>
        </w:r>
        <w:r w:rsidRPr="00C64381" w:rsidDel="00EF0D31">
          <w:rPr>
            <w:rFonts w:ascii="Aptos" w:hAnsi="Aptos" w:cstheme="minorHAnsi"/>
            <w:i/>
            <w:color w:val="000000" w:themeColor="text1"/>
          </w:rPr>
          <w:delText>de</w:delText>
        </w:r>
      </w:del>
      <w:ins w:id="3" w:author="Maxim Warwick Dus Adams" w:date="2025-12-11T16:09:00Z" w16du:dateUtc="2025-12-11T05:09:00Z">
        <w:r w:rsidR="00EF0D31">
          <w:rPr>
            <w:rFonts w:ascii="Aptos" w:hAnsi="Aptos" w:cstheme="minorHAnsi"/>
            <w:i/>
            <w:color w:val="000000" w:themeColor="text1"/>
          </w:rPr>
          <w:t xml:space="preserve">De </w:t>
        </w:r>
      </w:ins>
      <w:del w:id="4" w:author="Maxim Warwick Dus Adams" w:date="2025-12-11T16:09:00Z" w16du:dateUtc="2025-12-11T05:09:00Z">
        <w:r w:rsidRPr="00C64381" w:rsidDel="00EF0D31">
          <w:rPr>
            <w:rFonts w:ascii="Aptos" w:hAnsi="Aptos" w:cstheme="minorHAnsi"/>
            <w:i/>
            <w:color w:val="000000" w:themeColor="text1"/>
          </w:rPr>
          <w:delText xml:space="preserve"> </w:delText>
        </w:r>
      </w:del>
      <w:r w:rsidRPr="00C64381">
        <w:rPr>
          <w:rFonts w:ascii="Aptos" w:hAnsi="Aptos" w:cstheme="minorHAnsi"/>
          <w:i/>
          <w:color w:val="000000" w:themeColor="text1"/>
        </w:rPr>
        <w:t>novo</w:t>
      </w:r>
      <w:r w:rsidRPr="00C64381">
        <w:rPr>
          <w:rFonts w:ascii="Aptos" w:hAnsi="Aptos" w:cstheme="minorHAnsi"/>
          <w:color w:val="000000" w:themeColor="text1"/>
        </w:rPr>
        <w:t xml:space="preserve"> assembly was carried out using the trimmed ONT data using Flye v</w:t>
      </w:r>
      <w:r w:rsidRPr="00C64381">
        <w:rPr>
          <w:rFonts w:ascii="Aptos" w:hAnsi="Aptos"/>
        </w:rPr>
        <w:t xml:space="preserve"> </w:t>
      </w:r>
      <w:r w:rsidRPr="00C64381">
        <w:rPr>
          <w:rFonts w:ascii="Aptos" w:hAnsi="Aptos" w:cstheme="minorHAnsi"/>
          <w:color w:val="000000" w:themeColor="text1"/>
        </w:rPr>
        <w:t>2.9.3 (Kolmogorov et al., 2019).</w:t>
      </w:r>
      <w:r w:rsidR="004649E7" w:rsidRPr="00C64381">
        <w:rPr>
          <w:rFonts w:ascii="Aptos" w:hAnsi="Aptos" w:cstheme="minorHAnsi"/>
          <w:color w:val="000000" w:themeColor="text1"/>
        </w:rPr>
        <w:t xml:space="preserve"> </w:t>
      </w:r>
      <w:r w:rsidR="003769A2" w:rsidRPr="00C64381">
        <w:rPr>
          <w:rFonts w:ascii="Aptos" w:hAnsi="Aptos" w:cstheme="minorHAnsi"/>
          <w:color w:val="000000" w:themeColor="text1"/>
        </w:rPr>
        <w:t xml:space="preserve">After some initial optimisation </w:t>
      </w:r>
      <w:r w:rsidR="00675564" w:rsidRPr="00675564">
        <w:rPr>
          <w:rFonts w:ascii="Aptos" w:hAnsi="Aptos" w:cstheme="minorHAnsi"/>
          <w:color w:val="000000" w:themeColor="text1"/>
        </w:rPr>
        <w:t>experiments</w:t>
      </w:r>
      <w:r w:rsidR="003769A2" w:rsidRPr="00C64381">
        <w:rPr>
          <w:rFonts w:ascii="Aptos" w:hAnsi="Aptos" w:cstheme="minorHAnsi"/>
          <w:color w:val="000000" w:themeColor="text1"/>
        </w:rPr>
        <w:t>, the ONT sequencing data with duplex calling was assembled using the ‘ONT corrected’ mode (--nano-</w:t>
      </w:r>
      <w:proofErr w:type="spellStart"/>
      <w:r w:rsidR="003769A2" w:rsidRPr="00C64381">
        <w:rPr>
          <w:rFonts w:ascii="Aptos" w:hAnsi="Aptos" w:cstheme="minorHAnsi"/>
          <w:color w:val="000000" w:themeColor="text1"/>
        </w:rPr>
        <w:t>corr</w:t>
      </w:r>
      <w:proofErr w:type="spellEnd"/>
      <w:r w:rsidR="003769A2" w:rsidRPr="00C64381">
        <w:rPr>
          <w:rFonts w:ascii="Aptos" w:hAnsi="Aptos" w:cstheme="minorHAnsi"/>
          <w:color w:val="000000" w:themeColor="text1"/>
        </w:rPr>
        <w:t xml:space="preserve">) and a minimum overlap of 10,000 (--min-overlap 10000), while the other </w:t>
      </w:r>
      <w:r w:rsidR="00CE01CD" w:rsidRPr="00C64381">
        <w:rPr>
          <w:rFonts w:ascii="Aptos" w:hAnsi="Aptos" w:cstheme="minorHAnsi"/>
          <w:color w:val="000000" w:themeColor="text1"/>
        </w:rPr>
        <w:t xml:space="preserve">ONT sequencing data was assembled using </w:t>
      </w:r>
      <w:r w:rsidR="003769A2" w:rsidRPr="00C64381">
        <w:rPr>
          <w:rFonts w:ascii="Aptos" w:hAnsi="Aptos" w:cstheme="minorHAnsi"/>
          <w:color w:val="000000" w:themeColor="text1"/>
        </w:rPr>
        <w:t xml:space="preserve">the ‘ONT raw’ mode (--nano-raw) and </w:t>
      </w:r>
      <w:r w:rsidR="004649E7" w:rsidRPr="00C64381">
        <w:rPr>
          <w:rFonts w:ascii="Aptos" w:hAnsi="Aptos" w:cstheme="minorHAnsi"/>
          <w:color w:val="000000" w:themeColor="text1"/>
        </w:rPr>
        <w:t>default settings</w:t>
      </w:r>
      <w:r w:rsidR="00CE01CD" w:rsidRPr="00C64381">
        <w:rPr>
          <w:rFonts w:ascii="Aptos" w:hAnsi="Aptos" w:cstheme="minorHAnsi"/>
          <w:color w:val="000000" w:themeColor="text1"/>
        </w:rPr>
        <w:t>. An addition</w:t>
      </w:r>
      <w:r w:rsidR="00493C01">
        <w:rPr>
          <w:rFonts w:ascii="Aptos" w:hAnsi="Aptos" w:cstheme="minorHAnsi"/>
          <w:color w:val="000000" w:themeColor="text1"/>
        </w:rPr>
        <w:t>al</w:t>
      </w:r>
      <w:r w:rsidR="00CE01CD" w:rsidRPr="00C64381">
        <w:rPr>
          <w:rFonts w:ascii="Aptos" w:hAnsi="Aptos" w:cstheme="minorHAnsi"/>
          <w:color w:val="000000" w:themeColor="text1"/>
        </w:rPr>
        <w:t xml:space="preserve"> two iterations of polishing were carried out after the assemblies. The </w:t>
      </w:r>
      <w:proofErr w:type="spellStart"/>
      <w:r w:rsidR="00CE01CD" w:rsidRPr="00C64381">
        <w:rPr>
          <w:rFonts w:ascii="Aptos" w:hAnsi="Aptos" w:cstheme="minorHAnsi"/>
          <w:color w:val="000000" w:themeColor="text1"/>
        </w:rPr>
        <w:t>purge_dups</w:t>
      </w:r>
      <w:proofErr w:type="spellEnd"/>
      <w:r w:rsidR="00CE01CD" w:rsidRPr="00C64381">
        <w:rPr>
          <w:rFonts w:ascii="Aptos" w:hAnsi="Aptos" w:cstheme="minorHAnsi"/>
          <w:color w:val="000000" w:themeColor="text1"/>
        </w:rPr>
        <w:t xml:space="preserve"> v1.2.5 (Guan et al., 2020) pipeline was used to remove putative haplotypic duplications and heterozygous overlaps from the genome</w:t>
      </w:r>
      <w:r w:rsidR="00675564">
        <w:rPr>
          <w:rFonts w:ascii="Aptos" w:hAnsi="Aptos" w:cstheme="minorHAnsi"/>
          <w:color w:val="000000" w:themeColor="text1"/>
        </w:rPr>
        <w:t>s</w:t>
      </w:r>
      <w:r w:rsidR="00CE01CD" w:rsidRPr="00C64381">
        <w:rPr>
          <w:rFonts w:ascii="Aptos" w:hAnsi="Aptos" w:cstheme="minorHAnsi"/>
          <w:color w:val="000000" w:themeColor="text1"/>
        </w:rPr>
        <w:t xml:space="preserve">. Raw ONT reads were mapped to the draft assembly using </w:t>
      </w:r>
      <w:r w:rsidR="003E260C" w:rsidRPr="00C64381">
        <w:rPr>
          <w:rFonts w:ascii="Aptos" w:hAnsi="Aptos" w:cstheme="minorHAnsi"/>
          <w:color w:val="000000" w:themeColor="text1"/>
        </w:rPr>
        <w:t>m</w:t>
      </w:r>
      <w:r w:rsidR="00CE01CD" w:rsidRPr="00C64381">
        <w:rPr>
          <w:rFonts w:ascii="Aptos" w:hAnsi="Aptos" w:cstheme="minorHAnsi"/>
          <w:color w:val="000000" w:themeColor="text1"/>
        </w:rPr>
        <w:t>inimap2 v2.18 (Li, 2018)</w:t>
      </w:r>
      <w:r w:rsidR="003E260C" w:rsidRPr="00C64381">
        <w:rPr>
          <w:rFonts w:ascii="Aptos" w:hAnsi="Aptos" w:cstheme="minorHAnsi"/>
          <w:color w:val="000000" w:themeColor="text1"/>
        </w:rPr>
        <w:t xml:space="preserve"> for this </w:t>
      </w:r>
      <w:r w:rsidR="00675564">
        <w:rPr>
          <w:rFonts w:ascii="Aptos" w:hAnsi="Aptos" w:cstheme="minorHAnsi"/>
          <w:color w:val="000000" w:themeColor="text1"/>
        </w:rPr>
        <w:t xml:space="preserve">purging </w:t>
      </w:r>
      <w:r w:rsidR="003E260C" w:rsidRPr="00C64381">
        <w:rPr>
          <w:rFonts w:ascii="Aptos" w:hAnsi="Aptos" w:cstheme="minorHAnsi"/>
          <w:color w:val="000000" w:themeColor="text1"/>
        </w:rPr>
        <w:t>step</w:t>
      </w:r>
      <w:r w:rsidR="00CE01CD" w:rsidRPr="00C64381">
        <w:rPr>
          <w:rFonts w:ascii="Aptos" w:hAnsi="Aptos" w:cstheme="minorHAnsi"/>
          <w:color w:val="000000" w:themeColor="text1"/>
        </w:rPr>
        <w:t>.</w:t>
      </w:r>
      <w:r w:rsidR="00245A96">
        <w:rPr>
          <w:rFonts w:ascii="Aptos" w:hAnsi="Aptos" w:cstheme="minorHAnsi"/>
          <w:color w:val="000000" w:themeColor="text1"/>
        </w:rPr>
        <w:t xml:space="preserve"> Q</w:t>
      </w:r>
      <w:r w:rsidR="00EC7C17">
        <w:rPr>
          <w:rFonts w:ascii="Aptos" w:hAnsi="Aptos" w:cstheme="minorHAnsi"/>
          <w:color w:val="000000" w:themeColor="text1"/>
        </w:rPr>
        <w:t>UAST</w:t>
      </w:r>
      <w:r w:rsidR="00245A96">
        <w:rPr>
          <w:rFonts w:ascii="Aptos" w:hAnsi="Aptos" w:cstheme="minorHAnsi"/>
          <w:color w:val="000000" w:themeColor="text1"/>
        </w:rPr>
        <w:t xml:space="preserve"> v</w:t>
      </w:r>
      <w:ins w:id="5" w:author="Maxim Warwick Dus Adams" w:date="2025-12-11T16:09:00Z" w16du:dateUtc="2025-12-11T05:09:00Z">
        <w:r w:rsidR="00EF0D31">
          <w:rPr>
            <w:rFonts w:ascii="Aptos" w:hAnsi="Aptos" w:cstheme="minorHAnsi"/>
            <w:color w:val="000000" w:themeColor="text1"/>
          </w:rPr>
          <w:t>5.3.0</w:t>
        </w:r>
      </w:ins>
      <w:commentRangeStart w:id="6"/>
      <w:del w:id="7" w:author="Maxim Warwick Dus Adams" w:date="2025-12-11T16:09:00Z" w16du:dateUtc="2025-12-11T05:09:00Z">
        <w:r w:rsidR="00245A96" w:rsidDel="00EF0D31">
          <w:rPr>
            <w:rFonts w:ascii="Aptos" w:hAnsi="Aptos" w:cstheme="minorHAnsi"/>
            <w:color w:val="000000" w:themeColor="text1"/>
          </w:rPr>
          <w:delText>#</w:delText>
        </w:r>
        <w:commentRangeEnd w:id="6"/>
        <w:r w:rsidR="00676E87" w:rsidDel="00EF0D31">
          <w:rPr>
            <w:rStyle w:val="CommentReference"/>
          </w:rPr>
          <w:commentReference w:id="6"/>
        </w:r>
      </w:del>
      <w:r w:rsidR="00245A96">
        <w:rPr>
          <w:rFonts w:ascii="Aptos" w:hAnsi="Aptos" w:cstheme="minorHAnsi"/>
          <w:color w:val="000000" w:themeColor="text1"/>
        </w:rPr>
        <w:t xml:space="preserve"> </w:t>
      </w:r>
      <w:r w:rsidR="00EC7C17">
        <w:rPr>
          <w:rFonts w:ascii="Aptos" w:hAnsi="Aptos" w:cstheme="minorHAnsi"/>
          <w:color w:val="000000" w:themeColor="text1"/>
        </w:rPr>
        <w:t>(</w:t>
      </w:r>
      <w:r w:rsidR="00EC7C17" w:rsidRPr="00EC7C17">
        <w:rPr>
          <w:rFonts w:ascii="Aptos" w:hAnsi="Aptos" w:cstheme="minorHAnsi"/>
          <w:color w:val="000000" w:themeColor="text1"/>
        </w:rPr>
        <w:t>Gurevich</w:t>
      </w:r>
      <w:r w:rsidR="00EC7C17">
        <w:rPr>
          <w:rFonts w:ascii="Aptos" w:hAnsi="Aptos" w:cstheme="minorHAnsi"/>
          <w:color w:val="000000" w:themeColor="text1"/>
        </w:rPr>
        <w:t xml:space="preserve"> et al., 2013) </w:t>
      </w:r>
      <w:r w:rsidR="00245A96">
        <w:rPr>
          <w:rFonts w:ascii="Aptos" w:hAnsi="Aptos" w:cstheme="minorHAnsi"/>
          <w:color w:val="000000" w:themeColor="text1"/>
        </w:rPr>
        <w:t xml:space="preserve">was used to assess </w:t>
      </w:r>
      <w:r w:rsidR="00EC7C17">
        <w:rPr>
          <w:rFonts w:ascii="Aptos" w:hAnsi="Aptos" w:cstheme="minorHAnsi"/>
          <w:color w:val="000000" w:themeColor="text1"/>
        </w:rPr>
        <w:t xml:space="preserve">the assembly </w:t>
      </w:r>
      <w:r w:rsidR="00245A96">
        <w:rPr>
          <w:rFonts w:ascii="Aptos" w:hAnsi="Aptos" w:cstheme="minorHAnsi"/>
          <w:color w:val="000000" w:themeColor="text1"/>
        </w:rPr>
        <w:t xml:space="preserve">continuity, and </w:t>
      </w:r>
      <w:r w:rsidR="00EC7C17" w:rsidRPr="00EC7C17">
        <w:rPr>
          <w:rFonts w:ascii="Aptos" w:hAnsi="Aptos" w:cstheme="minorHAnsi"/>
          <w:color w:val="000000" w:themeColor="text1"/>
        </w:rPr>
        <w:t>BUSCO</w:t>
      </w:r>
      <w:r w:rsidR="00EC7C17">
        <w:rPr>
          <w:rFonts w:ascii="Aptos" w:hAnsi="Aptos" w:cstheme="minorHAnsi"/>
          <w:color w:val="000000" w:themeColor="text1"/>
        </w:rPr>
        <w:t xml:space="preserve"> v</w:t>
      </w:r>
      <w:ins w:id="8" w:author="Maxim Warwick Dus Adams" w:date="2025-12-11T16:09:00Z" w16du:dateUtc="2025-12-11T05:09:00Z">
        <w:r w:rsidR="00EF0D31">
          <w:rPr>
            <w:rFonts w:ascii="Aptos" w:hAnsi="Aptos" w:cstheme="minorHAnsi"/>
            <w:color w:val="000000" w:themeColor="text1"/>
          </w:rPr>
          <w:t xml:space="preserve">5.8.1 </w:t>
        </w:r>
      </w:ins>
      <w:commentRangeStart w:id="9"/>
      <w:del w:id="10" w:author="Maxim Warwick Dus Adams" w:date="2025-12-11T16:09:00Z" w16du:dateUtc="2025-12-11T05:09:00Z">
        <w:r w:rsidR="00EC7C17" w:rsidDel="00EF0D31">
          <w:rPr>
            <w:rFonts w:ascii="Aptos" w:hAnsi="Aptos" w:cstheme="minorHAnsi"/>
            <w:color w:val="000000" w:themeColor="text1"/>
          </w:rPr>
          <w:delText>#</w:delText>
        </w:r>
        <w:commentRangeEnd w:id="9"/>
        <w:r w:rsidR="00676E87" w:rsidDel="00EF0D31">
          <w:rPr>
            <w:rStyle w:val="CommentReference"/>
          </w:rPr>
          <w:commentReference w:id="9"/>
        </w:r>
        <w:r w:rsidR="00EC7C17" w:rsidDel="00EF0D31">
          <w:rPr>
            <w:rFonts w:ascii="Aptos" w:hAnsi="Aptos" w:cstheme="minorHAnsi"/>
            <w:color w:val="000000" w:themeColor="text1"/>
          </w:rPr>
          <w:delText xml:space="preserve"> </w:delText>
        </w:r>
      </w:del>
      <w:r w:rsidR="00EC7C17">
        <w:rPr>
          <w:rFonts w:ascii="Aptos" w:hAnsi="Aptos" w:cstheme="minorHAnsi"/>
          <w:color w:val="000000" w:themeColor="text1"/>
        </w:rPr>
        <w:t xml:space="preserve">was used to assess assembly completeness </w:t>
      </w:r>
      <w:r w:rsidR="00EC7C17" w:rsidRPr="00EC7C17">
        <w:rPr>
          <w:rFonts w:ascii="Aptos" w:hAnsi="Aptos" w:cstheme="minorHAnsi"/>
          <w:color w:val="000000" w:themeColor="text1"/>
        </w:rPr>
        <w:t xml:space="preserve">(utilizing the </w:t>
      </w:r>
      <w:proofErr w:type="spellStart"/>
      <w:r w:rsidR="00EC7C17" w:rsidRPr="00EC7C17">
        <w:rPr>
          <w:rFonts w:ascii="Aptos" w:hAnsi="Aptos" w:cstheme="minorHAnsi"/>
          <w:color w:val="000000" w:themeColor="text1"/>
        </w:rPr>
        <w:t>Insecta</w:t>
      </w:r>
      <w:proofErr w:type="spellEnd"/>
      <w:r w:rsidR="00EC7C17" w:rsidRPr="00EC7C17">
        <w:rPr>
          <w:rFonts w:ascii="Aptos" w:hAnsi="Aptos" w:cstheme="minorHAnsi"/>
          <w:color w:val="000000" w:themeColor="text1"/>
        </w:rPr>
        <w:t xml:space="preserve"> lineage data set</w:t>
      </w:r>
      <w:r w:rsidR="00EC7C17">
        <w:rPr>
          <w:rFonts w:ascii="Aptos" w:hAnsi="Aptos" w:cstheme="minorHAnsi"/>
          <w:color w:val="000000" w:themeColor="text1"/>
        </w:rPr>
        <w:t xml:space="preserve">; </w:t>
      </w:r>
      <w:r w:rsidR="00EC7C17" w:rsidRPr="00EC7C17">
        <w:rPr>
          <w:rFonts w:ascii="Aptos" w:hAnsi="Aptos" w:cstheme="minorHAnsi"/>
          <w:color w:val="000000" w:themeColor="text1"/>
        </w:rPr>
        <w:t>Simão</w:t>
      </w:r>
      <w:r w:rsidR="00EC7C17">
        <w:rPr>
          <w:rFonts w:ascii="Aptos" w:hAnsi="Aptos" w:cstheme="minorHAnsi"/>
          <w:color w:val="000000" w:themeColor="text1"/>
        </w:rPr>
        <w:t xml:space="preserve"> et al., 2015; </w:t>
      </w:r>
      <w:r w:rsidR="00EC7C17" w:rsidRPr="00EC7C17">
        <w:rPr>
          <w:rFonts w:ascii="Aptos" w:hAnsi="Aptos" w:cstheme="minorHAnsi"/>
          <w:color w:val="000000" w:themeColor="text1"/>
        </w:rPr>
        <w:t>Waterhouse</w:t>
      </w:r>
      <w:r w:rsidR="00EC7C17">
        <w:rPr>
          <w:rFonts w:ascii="Aptos" w:hAnsi="Aptos" w:cstheme="minorHAnsi"/>
          <w:color w:val="000000" w:themeColor="text1"/>
        </w:rPr>
        <w:t xml:space="preserve"> et al., 2019).</w:t>
      </w:r>
    </w:p>
    <w:p w14:paraId="27890795" w14:textId="4EF4ADE1" w:rsidR="00EC7C17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BBF66E9" w14:textId="3765F45E" w:rsidR="00EC7C17" w:rsidRPr="00C64381" w:rsidRDefault="00EC7C17" w:rsidP="003E4D9D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The genome assemblies were annotated using FGENESH++ v7.2.2 (Salamov &amp; Solovyev, 2000; Solovyev et al., 2006), performed on the Nimbus cloud service provided by the Pawsey Supercomputing Centre. Prior to annotation, we generated a repeat library with </w:t>
      </w:r>
      <w:proofErr w:type="spellStart"/>
      <w:r w:rsidRPr="00EC7C17">
        <w:rPr>
          <w:rFonts w:ascii="Aptos" w:hAnsi="Aptos" w:cstheme="minorHAnsi"/>
          <w:color w:val="000000" w:themeColor="text1"/>
        </w:rPr>
        <w:lastRenderedPageBreak/>
        <w:t>RepeatModeler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v2.0.1 (Flynn et al., 2020) and masked repetitive elements in the assemblies using </w:t>
      </w:r>
      <w:proofErr w:type="spellStart"/>
      <w:r w:rsidRPr="00EC7C17">
        <w:rPr>
          <w:rFonts w:ascii="Aptos" w:hAnsi="Aptos" w:cstheme="minorHAnsi"/>
          <w:color w:val="000000" w:themeColor="text1"/>
        </w:rPr>
        <w:t>RepeatMasker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v4.0.6 (Smit et al., 2015), applying the ‘-</w:t>
      </w:r>
      <w:proofErr w:type="spellStart"/>
      <w:r w:rsidRPr="00EC7C17">
        <w:rPr>
          <w:rFonts w:ascii="Aptos" w:hAnsi="Aptos" w:cstheme="minorHAnsi"/>
          <w:color w:val="000000" w:themeColor="text1"/>
        </w:rPr>
        <w:t>nolow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’ option to exclude low-complexity or simple repeats from masking. </w:t>
      </w:r>
      <w:r>
        <w:rPr>
          <w:rFonts w:ascii="Aptos" w:hAnsi="Aptos" w:cstheme="minorHAnsi"/>
          <w:color w:val="000000" w:themeColor="text1"/>
        </w:rPr>
        <w:t xml:space="preserve">The </w:t>
      </w:r>
      <w:r w:rsidRPr="00EC7C17">
        <w:rPr>
          <w:rFonts w:ascii="Aptos" w:hAnsi="Aptos" w:cstheme="minorHAnsi"/>
          <w:color w:val="000000" w:themeColor="text1"/>
        </w:rPr>
        <w:t xml:space="preserve">masked and unmasked assemblies were </w:t>
      </w:r>
      <w:r>
        <w:rPr>
          <w:rFonts w:ascii="Aptos" w:hAnsi="Aptos" w:cstheme="minorHAnsi"/>
          <w:color w:val="000000" w:themeColor="text1"/>
        </w:rPr>
        <w:t>used</w:t>
      </w:r>
      <w:r w:rsidRPr="00EC7C17">
        <w:rPr>
          <w:rFonts w:ascii="Aptos" w:hAnsi="Aptos" w:cstheme="minorHAnsi"/>
          <w:color w:val="000000" w:themeColor="text1"/>
        </w:rPr>
        <w:t xml:space="preserve"> as input </w:t>
      </w:r>
      <w:r w:rsidR="00493C01">
        <w:rPr>
          <w:rFonts w:ascii="Aptos" w:hAnsi="Aptos" w:cstheme="minorHAnsi"/>
          <w:color w:val="000000" w:themeColor="text1"/>
        </w:rPr>
        <w:t>for</w:t>
      </w:r>
      <w:r w:rsidR="00493C01" w:rsidRPr="00EC7C17">
        <w:rPr>
          <w:rFonts w:ascii="Aptos" w:hAnsi="Aptos" w:cstheme="minorHAnsi"/>
          <w:color w:val="000000" w:themeColor="text1"/>
        </w:rPr>
        <w:t xml:space="preserve"> </w:t>
      </w:r>
      <w:r w:rsidRPr="00EC7C17">
        <w:rPr>
          <w:rFonts w:ascii="Aptos" w:hAnsi="Aptos" w:cstheme="minorHAnsi"/>
          <w:color w:val="000000" w:themeColor="text1"/>
        </w:rPr>
        <w:t>FGENESH++. Following Ewart et al. (2024), FGENESH++ was run with the non-mammalian general pipeline settings, employing optimized gene-finding parameters trained on the pea aphid (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Acyrthosiphon</w:t>
      </w:r>
      <w:proofErr w:type="spellEnd"/>
      <w:r w:rsidRPr="00EC7C17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pisum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) genome, and a curated insect protein database </w:t>
      </w:r>
      <w:r>
        <w:rPr>
          <w:rFonts w:ascii="Aptos" w:hAnsi="Aptos" w:cstheme="minorHAnsi"/>
          <w:color w:val="000000" w:themeColor="text1"/>
        </w:rPr>
        <w:t xml:space="preserve">(provided by </w:t>
      </w:r>
      <w:proofErr w:type="spellStart"/>
      <w:r w:rsidRPr="00EC7C17">
        <w:rPr>
          <w:rFonts w:ascii="Aptos" w:hAnsi="Aptos" w:cstheme="minorHAnsi"/>
          <w:color w:val="000000" w:themeColor="text1"/>
        </w:rPr>
        <w:t>Softberry</w:t>
      </w:r>
      <w:proofErr w:type="spellEnd"/>
      <w:r>
        <w:rPr>
          <w:rFonts w:ascii="Aptos" w:hAnsi="Aptos" w:cstheme="minorHAnsi"/>
          <w:color w:val="000000" w:themeColor="text1"/>
        </w:rPr>
        <w:t xml:space="preserve">; </w:t>
      </w:r>
      <w:r w:rsidRPr="00EC7C17">
        <w:rPr>
          <w:rFonts w:ascii="Aptos" w:hAnsi="Aptos" w:cstheme="minorHAnsi"/>
          <w:color w:val="000000" w:themeColor="text1"/>
        </w:rPr>
        <w:t>2020 release) for “</w:t>
      </w:r>
      <w:proofErr w:type="spellStart"/>
      <w:r w:rsidRPr="00EC7C17">
        <w:rPr>
          <w:rFonts w:ascii="Aptos" w:hAnsi="Aptos" w:cstheme="minorHAnsi"/>
          <w:color w:val="000000" w:themeColor="text1"/>
        </w:rPr>
        <w:t>prot_map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” homology-based predictions. </w:t>
      </w:r>
      <w:r w:rsidRPr="005A5014">
        <w:rPr>
          <w:rFonts w:ascii="Aptos" w:hAnsi="Aptos" w:cstheme="minorHAnsi"/>
          <w:i/>
          <w:iCs/>
          <w:color w:val="000000" w:themeColor="text1"/>
        </w:rPr>
        <w:t xml:space="preserve">Ab initio </w:t>
      </w:r>
      <w:r w:rsidRPr="00EC7C17">
        <w:rPr>
          <w:rFonts w:ascii="Aptos" w:hAnsi="Aptos" w:cstheme="minorHAnsi"/>
          <w:color w:val="000000" w:themeColor="text1"/>
        </w:rPr>
        <w:t>predictions lacking BLAST support were excluded.</w:t>
      </w:r>
    </w:p>
    <w:p w14:paraId="155AA2B7" w14:textId="3E383F13" w:rsidR="003E260C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296F1EE" w14:textId="3FC66F33" w:rsidR="00AF29CB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These newly assembled genomes were combined with other cockroach and termite genomes from </w:t>
      </w:r>
      <w:proofErr w:type="spellStart"/>
      <w:r w:rsidRPr="00C64381">
        <w:rPr>
          <w:rFonts w:ascii="Aptos" w:hAnsi="Aptos" w:cstheme="minorHAnsi"/>
          <w:color w:val="000000" w:themeColor="text1"/>
        </w:rPr>
        <w:t>InsectBase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2.0 (Mei et al., 2022), NCBI and Ewart et al. (2024) for subsequent analyses (see Table </w:t>
      </w:r>
      <w:r w:rsidR="00675564">
        <w:rPr>
          <w:rFonts w:ascii="Aptos" w:hAnsi="Aptos" w:cstheme="minorHAnsi"/>
          <w:color w:val="000000" w:themeColor="text1"/>
        </w:rPr>
        <w:t>S</w:t>
      </w:r>
      <w:r w:rsidRPr="00C64381">
        <w:rPr>
          <w:rFonts w:ascii="Aptos" w:hAnsi="Aptos" w:cstheme="minorHAnsi"/>
          <w:color w:val="000000" w:themeColor="text1"/>
        </w:rPr>
        <w:t xml:space="preserve">1 for species/genome details).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Periplaneta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americana</w:t>
      </w:r>
      <w:r w:rsidRPr="00C64381">
        <w:rPr>
          <w:rFonts w:ascii="Aptos" w:hAnsi="Aptos" w:cstheme="minorHAnsi"/>
          <w:color w:val="000000" w:themeColor="text1"/>
        </w:rPr>
        <w:t xml:space="preserve">, </w:t>
      </w:r>
      <w:r w:rsidRPr="00C64381">
        <w:rPr>
          <w:rFonts w:ascii="Aptos" w:hAnsi="Aptos" w:cstheme="minorHAnsi"/>
          <w:i/>
          <w:color w:val="000000" w:themeColor="text1"/>
        </w:rPr>
        <w:t>Blattella germanica</w:t>
      </w:r>
      <w:r w:rsidRPr="00C64381">
        <w:rPr>
          <w:rFonts w:ascii="Aptos" w:hAnsi="Aptos" w:cstheme="minorHAnsi"/>
          <w:color w:val="000000" w:themeColor="text1"/>
        </w:rPr>
        <w:t xml:space="preserve">, and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Zootermopsis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nevadensis</w:t>
      </w:r>
      <w:r w:rsidR="00493C01">
        <w:rPr>
          <w:rFonts w:ascii="Aptos" w:hAnsi="Aptos" w:cstheme="minorHAnsi"/>
          <w:color w:val="000000" w:themeColor="text1"/>
        </w:rPr>
        <w:t xml:space="preserve"> had</w:t>
      </w:r>
      <w:r w:rsidRPr="00C64381">
        <w:rPr>
          <w:rFonts w:ascii="Aptos" w:hAnsi="Aptos" w:cstheme="minorHAnsi"/>
          <w:color w:val="000000" w:themeColor="text1"/>
        </w:rPr>
        <w:t xml:space="preserve"> multiple</w:t>
      </w:r>
      <w:r w:rsidR="00493C01">
        <w:rPr>
          <w:rFonts w:ascii="Aptos" w:hAnsi="Aptos" w:cstheme="minorHAnsi"/>
          <w:color w:val="000000" w:themeColor="text1"/>
        </w:rPr>
        <w:t xml:space="preserve"> available</w:t>
      </w:r>
      <w:r w:rsidRPr="00C64381">
        <w:rPr>
          <w:rFonts w:ascii="Aptos" w:hAnsi="Aptos" w:cstheme="minorHAnsi"/>
          <w:color w:val="000000" w:themeColor="text1"/>
        </w:rPr>
        <w:t xml:space="preserve"> genomes from various sources</w:t>
      </w:r>
      <w:r w:rsidR="00493C01">
        <w:rPr>
          <w:rFonts w:ascii="Aptos" w:hAnsi="Aptos" w:cstheme="minorHAnsi"/>
          <w:color w:val="000000" w:themeColor="text1"/>
        </w:rPr>
        <w:t>, which</w:t>
      </w:r>
      <w:r w:rsidRPr="00C64381">
        <w:rPr>
          <w:rFonts w:ascii="Aptos" w:hAnsi="Aptos" w:cstheme="minorHAnsi"/>
          <w:color w:val="000000" w:themeColor="text1"/>
        </w:rPr>
        <w:t xml:space="preserve"> were</w:t>
      </w:r>
      <w:r w:rsidR="00493C01">
        <w:rPr>
          <w:rFonts w:ascii="Aptos" w:hAnsi="Aptos" w:cstheme="minorHAnsi"/>
          <w:color w:val="000000" w:themeColor="text1"/>
        </w:rPr>
        <w:t xml:space="preserve"> all</w:t>
      </w:r>
      <w:r w:rsidRPr="00C64381">
        <w:rPr>
          <w:rFonts w:ascii="Aptos" w:hAnsi="Aptos" w:cstheme="minorHAnsi"/>
          <w:color w:val="000000" w:themeColor="text1"/>
        </w:rPr>
        <w:t xml:space="preserve"> included to assess whether differences in data type and/or assembly methods affected the results in subsequent analyses.</w:t>
      </w:r>
    </w:p>
    <w:p w14:paraId="31055C10" w14:textId="61F8260A" w:rsidR="00137D80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7D84200" w14:textId="77777777" w:rsidR="00C90231" w:rsidRDefault="00C9023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07FC8FA" w14:textId="77BFC19C" w:rsidR="00985B92" w:rsidRPr="00985B92" w:rsidRDefault="00985B92" w:rsidP="003E4D9D">
      <w:pPr>
        <w:jc w:val="both"/>
        <w:rPr>
          <w:rFonts w:ascii="Aptos" w:hAnsi="Aptos" w:cstheme="minorHAnsi"/>
          <w:b/>
          <w:bCs/>
          <w:color w:val="000000" w:themeColor="text1"/>
          <w:sz w:val="28"/>
          <w:szCs w:val="28"/>
        </w:rPr>
      </w:pPr>
      <w:r w:rsidRPr="00985B92">
        <w:rPr>
          <w:rFonts w:ascii="Aptos" w:hAnsi="Aptos" w:cstheme="minorHAnsi"/>
          <w:b/>
          <w:bCs/>
          <w:color w:val="000000" w:themeColor="text1"/>
          <w:sz w:val="28"/>
          <w:szCs w:val="28"/>
        </w:rPr>
        <w:t>QUANTIFICATION AND STATISTICAL ANALYSIS</w:t>
      </w:r>
    </w:p>
    <w:p w14:paraId="79486748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3CA2A10" w14:textId="03D0B8A6" w:rsidR="00D11775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b/>
          <w:i/>
          <w:color w:val="000000" w:themeColor="text1"/>
        </w:rPr>
        <w:t xml:space="preserve">Characterising </w:t>
      </w:r>
      <w:r w:rsidR="00CF2859" w:rsidRPr="00C64381">
        <w:rPr>
          <w:rFonts w:ascii="Aptos" w:hAnsi="Aptos" w:cstheme="minorHAnsi"/>
          <w:b/>
          <w:i/>
          <w:color w:val="000000" w:themeColor="text1"/>
        </w:rPr>
        <w:t xml:space="preserve">HGT </w:t>
      </w:r>
      <w:r w:rsidRPr="00C64381">
        <w:rPr>
          <w:rFonts w:ascii="Aptos" w:hAnsi="Aptos" w:cstheme="minorHAnsi"/>
          <w:b/>
          <w:i/>
          <w:color w:val="000000" w:themeColor="text1"/>
        </w:rPr>
        <w:t>inserts</w:t>
      </w:r>
    </w:p>
    <w:p w14:paraId="759F2271" w14:textId="74F94880" w:rsidR="0065342C" w:rsidRPr="00C64381" w:rsidRDefault="0065342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29B261F" w14:textId="76228C60" w:rsidR="00CE08A0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The following steps were carried out to identify, filter, and age </w:t>
      </w:r>
      <w:proofErr w:type="spellStart"/>
      <w:r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cuenoti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 xml:space="preserve">(hereafter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>)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in the cockroach and termite genomes.</w:t>
      </w:r>
      <w:r w:rsidRPr="00C64381">
        <w:rPr>
          <w:rFonts w:ascii="Aptos" w:hAnsi="Aptos" w:cstheme="minorHAnsi"/>
          <w:color w:val="000000" w:themeColor="text1"/>
        </w:rPr>
        <w:t xml:space="preserve"> This pipeline workflow and the relevant scripts are available on </w:t>
      </w:r>
      <w:r w:rsidRPr="00083A8B">
        <w:rPr>
          <w:rFonts w:ascii="Aptos" w:hAnsi="Aptos" w:cstheme="minorHAnsi"/>
          <w:color w:val="000000" w:themeColor="text1"/>
        </w:rPr>
        <w:t>GitHub (</w:t>
      </w:r>
      <w:r w:rsidR="00083A8B" w:rsidRPr="00083A8B">
        <w:rPr>
          <w:rFonts w:ascii="Aptos" w:hAnsi="Aptos" w:cstheme="minorHAnsi"/>
          <w:color w:val="000000" w:themeColor="text1"/>
        </w:rPr>
        <w:t>https://github.com/MEEP-projects/HGT_pipeline/tree/main</w:t>
      </w:r>
      <w:commentRangeStart w:id="11"/>
      <w:r w:rsidRPr="00083A8B">
        <w:rPr>
          <w:rFonts w:ascii="Aptos" w:hAnsi="Aptos" w:cstheme="minorHAnsi"/>
          <w:color w:val="000000" w:themeColor="text1"/>
        </w:rPr>
        <w:t>)</w:t>
      </w:r>
      <w:commentRangeEnd w:id="11"/>
      <w:r w:rsidR="00083A8B" w:rsidRPr="00083A8B">
        <w:rPr>
          <w:rStyle w:val="CommentReference"/>
          <w:color w:val="000000" w:themeColor="text1"/>
        </w:rPr>
        <w:commentReference w:id="11"/>
      </w:r>
      <w:r w:rsidR="007C26CF" w:rsidRPr="00083A8B">
        <w:rPr>
          <w:rFonts w:ascii="Aptos" w:hAnsi="Aptos" w:cstheme="minorHAnsi"/>
          <w:color w:val="000000" w:themeColor="text1"/>
        </w:rPr>
        <w:t>, and outlin</w:t>
      </w:r>
      <w:r w:rsidR="007C26CF">
        <w:rPr>
          <w:rFonts w:ascii="Aptos" w:hAnsi="Aptos" w:cstheme="minorHAnsi"/>
          <w:color w:val="000000" w:themeColor="text1"/>
        </w:rPr>
        <w:t>ed in Fig</w:t>
      </w:r>
      <w:r w:rsidR="002D687E">
        <w:rPr>
          <w:rFonts w:ascii="Aptos" w:hAnsi="Aptos" w:cstheme="minorHAnsi"/>
          <w:color w:val="000000" w:themeColor="text1"/>
        </w:rPr>
        <w:t>.</w:t>
      </w:r>
      <w:r w:rsidR="007C26CF">
        <w:rPr>
          <w:rFonts w:ascii="Aptos" w:hAnsi="Aptos" w:cstheme="minorHAnsi"/>
          <w:color w:val="000000" w:themeColor="text1"/>
        </w:rPr>
        <w:t xml:space="preserve"> S</w:t>
      </w:r>
      <w:r w:rsidR="002D687E">
        <w:rPr>
          <w:rFonts w:ascii="Aptos" w:hAnsi="Aptos" w:cstheme="minorHAnsi"/>
          <w:color w:val="000000" w:themeColor="text1"/>
        </w:rPr>
        <w:t>3</w:t>
      </w:r>
      <w:r w:rsidRPr="00C64381">
        <w:rPr>
          <w:rFonts w:ascii="Aptos" w:hAnsi="Aptos" w:cstheme="minorHAnsi"/>
          <w:color w:val="000000" w:themeColor="text1"/>
        </w:rPr>
        <w:t xml:space="preserve">. </w:t>
      </w:r>
      <w:r w:rsidR="00CE08A0" w:rsidRPr="00C64381">
        <w:rPr>
          <w:rFonts w:ascii="Aptos" w:hAnsi="Aptos" w:cstheme="minorHAnsi"/>
          <w:color w:val="000000" w:themeColor="text1"/>
        </w:rPr>
        <w:t>Additionally, alternative thresholds for many of the steps were applied, and are included in brackets be</w:t>
      </w:r>
      <w:r w:rsidR="00677E7B" w:rsidRPr="00C64381">
        <w:rPr>
          <w:rFonts w:ascii="Aptos" w:hAnsi="Aptos" w:cstheme="minorHAnsi"/>
          <w:color w:val="000000" w:themeColor="text1"/>
        </w:rPr>
        <w:t>l</w:t>
      </w:r>
      <w:r w:rsidR="00CE08A0" w:rsidRPr="00C64381">
        <w:rPr>
          <w:rFonts w:ascii="Aptos" w:hAnsi="Aptos" w:cstheme="minorHAnsi"/>
          <w:color w:val="000000" w:themeColor="text1"/>
        </w:rPr>
        <w:t>ow</w:t>
      </w:r>
      <w:r w:rsidR="007255A0">
        <w:rPr>
          <w:rFonts w:ascii="Aptos" w:hAnsi="Aptos" w:cstheme="minorHAnsi"/>
          <w:color w:val="000000" w:themeColor="text1"/>
        </w:rPr>
        <w:t xml:space="preserve"> (see the ‘HGT insert QC’ section)</w:t>
      </w:r>
      <w:r w:rsidR="00CE08A0" w:rsidRPr="00C64381">
        <w:rPr>
          <w:rFonts w:ascii="Aptos" w:hAnsi="Aptos" w:cstheme="minorHAnsi"/>
          <w:color w:val="000000" w:themeColor="text1"/>
        </w:rPr>
        <w:t>. The corresponding results when applying these alternative thresholds are presented in the ‘HGT insert QC’ section.</w:t>
      </w:r>
      <w:r w:rsidR="00AC5742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br/>
      </w:r>
    </w:p>
    <w:p w14:paraId="354C7E71" w14:textId="5DD31D5B" w:rsidR="0065342C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>W</w:t>
      </w:r>
      <w:r w:rsidR="00CE08A0" w:rsidRPr="00C64381">
        <w:rPr>
          <w:rFonts w:ascii="Aptos" w:hAnsi="Aptos" w:cstheme="minorHAnsi"/>
          <w:color w:val="000000" w:themeColor="text1"/>
        </w:rPr>
        <w:t xml:space="preserve">e first created a library comprising 77 </w:t>
      </w:r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r w:rsidR="00CE08A0" w:rsidRPr="00C64381">
        <w:rPr>
          <w:rFonts w:ascii="Aptos" w:hAnsi="Aptos" w:cstheme="minorHAnsi"/>
          <w:color w:val="000000" w:themeColor="text1"/>
        </w:rPr>
        <w:t xml:space="preserve"> genomes (see Table S1 for genome details), each of which were broken into 150</w:t>
      </w:r>
      <w:r w:rsidR="005A5014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t xml:space="preserve">bp fragments (alternate threshold = 100 bp) using a custom AWK script. </w:t>
      </w:r>
      <w:r w:rsidR="009853F9">
        <w:rPr>
          <w:rFonts w:ascii="Aptos" w:hAnsi="Aptos" w:cstheme="minorHAnsi"/>
          <w:color w:val="000000" w:themeColor="text1"/>
        </w:rPr>
        <w:t>These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A07AD1" w:rsidRPr="00C64381">
        <w:rPr>
          <w:rFonts w:ascii="Aptos" w:hAnsi="Aptos" w:cstheme="minorHAnsi"/>
          <w:color w:val="000000" w:themeColor="text1"/>
        </w:rPr>
        <w:t>‘</w:t>
      </w:r>
      <w:r w:rsidR="007C26CF">
        <w:rPr>
          <w:rFonts w:ascii="Aptos" w:hAnsi="Aptos" w:cstheme="minorHAnsi"/>
          <w:color w:val="000000" w:themeColor="text1"/>
        </w:rPr>
        <w:t>fragment</w:t>
      </w:r>
      <w:r w:rsidR="00CE08A0" w:rsidRPr="00C64381">
        <w:rPr>
          <w:rFonts w:ascii="Aptos" w:hAnsi="Aptos" w:cstheme="minorHAnsi"/>
          <w:color w:val="000000" w:themeColor="text1"/>
        </w:rPr>
        <w:t>s</w:t>
      </w:r>
      <w:r w:rsidR="00A07AD1" w:rsidRPr="00C64381">
        <w:rPr>
          <w:rFonts w:ascii="Aptos" w:hAnsi="Aptos" w:cstheme="minorHAnsi"/>
          <w:color w:val="000000" w:themeColor="text1"/>
        </w:rPr>
        <w:t>’</w:t>
      </w:r>
      <w:r w:rsidR="00CE08A0" w:rsidRPr="00C64381">
        <w:rPr>
          <w:rFonts w:ascii="Aptos" w:hAnsi="Aptos" w:cstheme="minorHAnsi"/>
          <w:color w:val="000000" w:themeColor="text1"/>
        </w:rPr>
        <w:t xml:space="preserve"> were aligned to the 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 xml:space="preserve">reference host genome using bwa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>mem v0.7.17 (Li &amp; Durbin, 2009)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>, implementing default parameters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Pr="00C64381">
        <w:rPr>
          <w:rFonts w:ascii="Aptos" w:eastAsia="Times New Roman" w:hAnsi="Aptos" w:cstheme="minorHAnsi"/>
          <w:color w:val="000000" w:themeColor="text1"/>
        </w:rPr>
        <w:t>T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he resultant alignment was converted into a bam file with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then into a bed file using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v2.3 (Quinlan and Hall, 2010).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Regions of the cockroach genome against which </w:t>
      </w:r>
      <w:r w:rsidR="009853F9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fragments </w:t>
      </w:r>
      <w:r w:rsidR="005A40F9">
        <w:rPr>
          <w:rFonts w:ascii="Aptos" w:eastAsia="Times New Roman" w:hAnsi="Aptos" w:cstheme="minorHAnsi"/>
          <w:color w:val="000000" w:themeColor="text1"/>
        </w:rPr>
        <w:t>aligned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with were identified as potential horizontal inserts.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In the case that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5714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overlapped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or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were found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within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150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of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each other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(alternate threshold =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bp),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 </w:t>
      </w:r>
      <w:r w:rsidR="00493C01">
        <w:rPr>
          <w:rFonts w:ascii="Aptos" w:eastAsia="Times New Roman" w:hAnsi="Aptos" w:cstheme="minorHAnsi"/>
          <w:color w:val="000000" w:themeColor="text1"/>
        </w:rPr>
        <w:t>merged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th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e host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region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aligning to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these sequences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as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single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putative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HGT insert. </w:t>
      </w:r>
      <w:r w:rsidRPr="00C64381">
        <w:rPr>
          <w:rFonts w:ascii="Aptos" w:eastAsia="Times New Roman" w:hAnsi="Aptos" w:cstheme="minorHAnsi"/>
          <w:color w:val="000000" w:themeColor="text1"/>
        </w:rPr>
        <w:t>Putative inserts shorter th</w:t>
      </w:r>
      <w:r w:rsidR="00A07AD1" w:rsidRPr="00C64381">
        <w:rPr>
          <w:rFonts w:ascii="Aptos" w:eastAsia="Times New Roman" w:hAnsi="Aptos" w:cstheme="minorHAnsi"/>
          <w:color w:val="000000" w:themeColor="text1"/>
        </w:rPr>
        <w:t>an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50 bp (alternate threshold = 30 bp) were removed using AWK.</w:t>
      </w:r>
      <w:r w:rsidR="00AC5742">
        <w:rPr>
          <w:rFonts w:ascii="Aptos" w:eastAsia="Times New Roman" w:hAnsi="Aptos" w:cstheme="minorHAnsi"/>
          <w:color w:val="000000" w:themeColor="text1"/>
        </w:rPr>
        <w:t xml:space="preserve"> </w:t>
      </w:r>
      <w:r w:rsidR="00AC5742">
        <w:rPr>
          <w:rFonts w:ascii="Aptos" w:hAnsi="Aptos" w:cstheme="minorHAnsi"/>
          <w:color w:val="000000" w:themeColor="text1"/>
        </w:rPr>
        <w:t>Note</w:t>
      </w:r>
      <w:r w:rsidR="00117EC2">
        <w:rPr>
          <w:rFonts w:ascii="Aptos" w:hAnsi="Aptos" w:cstheme="minorHAnsi"/>
          <w:color w:val="000000" w:themeColor="text1"/>
        </w:rPr>
        <w:t xml:space="preserve"> that </w:t>
      </w:r>
      <w:r w:rsidR="00AC5742" w:rsidRPr="00AC5742">
        <w:rPr>
          <w:rFonts w:ascii="Aptos" w:hAnsi="Aptos" w:cstheme="minorHAnsi"/>
          <w:color w:val="000000" w:themeColor="text1"/>
        </w:rPr>
        <w:t xml:space="preserve">inserts were detected in genomes of species for which only leg muscle tissue was included during DNA extraction (thus excluding </w:t>
      </w:r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r w:rsidR="00AC5742" w:rsidRPr="00AC5742">
        <w:rPr>
          <w:rFonts w:ascii="Aptos" w:hAnsi="Aptos" w:cstheme="minorHAnsi"/>
          <w:color w:val="000000" w:themeColor="text1"/>
        </w:rPr>
        <w:t xml:space="preserve">), and also species for which fat body was included (thus including </w:t>
      </w:r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r w:rsidR="00493C01">
        <w:rPr>
          <w:rFonts w:ascii="Aptos" w:hAnsi="Aptos" w:cstheme="minorHAnsi"/>
          <w:color w:val="000000" w:themeColor="text1"/>
        </w:rPr>
        <w:t xml:space="preserve"> cells and potentially </w:t>
      </w:r>
      <w:r w:rsidR="005A5014">
        <w:rPr>
          <w:rFonts w:ascii="Aptos" w:hAnsi="Aptos" w:cstheme="minorHAnsi"/>
          <w:color w:val="000000" w:themeColor="text1"/>
        </w:rPr>
        <w:t>genomic</w:t>
      </w:r>
      <w:r w:rsidR="00493C01">
        <w:rPr>
          <w:rFonts w:ascii="Aptos" w:hAnsi="Aptos" w:cstheme="minorHAnsi"/>
          <w:color w:val="000000" w:themeColor="text1"/>
        </w:rPr>
        <w:t xml:space="preserve"> contigs</w:t>
      </w:r>
      <w:r w:rsidR="00AC5742" w:rsidRPr="00AC5742">
        <w:rPr>
          <w:rFonts w:ascii="Aptos" w:hAnsi="Aptos" w:cstheme="minorHAnsi"/>
          <w:color w:val="000000" w:themeColor="text1"/>
        </w:rPr>
        <w:t>).</w:t>
      </w:r>
    </w:p>
    <w:p w14:paraId="694CC6F1" w14:textId="41790635" w:rsidR="00593BDE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0257BA6D" w14:textId="231C3B0D" w:rsidR="00317779" w:rsidRPr="00493C0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lastRenderedPageBreak/>
        <w:t xml:space="preserve">Several filtering steps were carried out to remove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potential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artefactual HGT inserts.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First,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we conservatively removed any contigs in which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genuine </w:t>
      </w:r>
      <w:r w:rsidR="00F2154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sequences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may have been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combined with cockroach sequences during genome assembly (and therefore</w:t>
      </w:r>
      <w:r w:rsidR="00FE002C">
        <w:rPr>
          <w:rFonts w:ascii="Aptos" w:eastAsia="Times New Roman" w:hAnsi="Aptos" w:cstheme="minorHAnsi"/>
          <w:color w:val="000000" w:themeColor="text1"/>
        </w:rPr>
        <w:t xml:space="preserve"> erroneously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characterized as HGT inserts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.</w:t>
      </w:r>
      <w:r w:rsidR="00D94B32" w:rsidRPr="00C64381">
        <w:rPr>
          <w:rFonts w:ascii="Aptos" w:eastAsia="Times New Roman" w:hAnsi="Aptos" w:cstheme="minorHAnsi"/>
          <w:color w:val="FF0000"/>
        </w:rPr>
        <w:t xml:space="preserve">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>Any contigs for which the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total length of putative bacterial sequences (identified using the method above) was ≥ 20%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of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the total contig length were removed.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In addition, we conservatively removed any contigs with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one or more contiguous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putative HGT inserts above 10,000 bp in length (which were found to be significant outliers based on the length distributions of all putative inserts in our dataset</w:t>
      </w:r>
      <w:r w:rsidR="005A5014">
        <w:rPr>
          <w:rFonts w:ascii="Aptos" w:eastAsia="Times New Roman" w:hAnsi="Aptos" w:cstheme="minorHAnsi"/>
          <w:color w:val="000000" w:themeColor="text1"/>
        </w:rPr>
        <w:t>; see Fig. 1B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).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Second, inserts that </w:t>
      </w:r>
      <w:r w:rsidR="00493C01">
        <w:rPr>
          <w:rFonts w:ascii="Aptos" w:eastAsia="Times New Roman" w:hAnsi="Aptos" w:cstheme="minorHAnsi"/>
          <w:color w:val="000000" w:themeColor="text1"/>
        </w:rPr>
        <w:t>formed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part of false assembly duplications were identified and removed. </w:t>
      </w:r>
      <w:r w:rsidR="007C26CF">
        <w:rPr>
          <w:rFonts w:ascii="Aptos" w:eastAsia="Times New Roman" w:hAnsi="Aptos" w:cstheme="minorHAnsi"/>
          <w:color w:val="000000" w:themeColor="text1"/>
        </w:rPr>
        <w:t>To identify these potential false duplicate inserts, the i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nsert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regions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were extracted from the genomes with 300 bp of flanking sequence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(to either side)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using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, then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</w:t>
      </w:r>
      <w:r w:rsidR="00493C01">
        <w:rPr>
          <w:rFonts w:ascii="Aptos" w:eastAsia="Times New Roman" w:hAnsi="Aptos" w:cstheme="minorHAnsi"/>
          <w:color w:val="000000" w:themeColor="text1"/>
        </w:rPr>
        <w:t>ks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) within the same genome </w:t>
      </w:r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317779" w:rsidRPr="00C64381">
        <w:rPr>
          <w:rFonts w:ascii="Aptos" w:eastAsia="Times New Roman" w:hAnsi="Aptos" w:cstheme="minorHAnsi"/>
          <w:color w:val="000000" w:themeColor="text1"/>
        </w:rPr>
        <w:t>blastn</w:t>
      </w:r>
      <w:proofErr w:type="spellEnd"/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 v2.2.3. Inserts were considered false duplicates and removed if the resultant sequence identity was &gt;90% (alternative threshold &gt;95%), and query coverage was &gt;90% (alternative threshold &gt;95%).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Third, highly repetitive low</w:t>
      </w:r>
      <w:r w:rsidR="007C26CF">
        <w:rPr>
          <w:rFonts w:ascii="Aptos" w:eastAsia="Times New Roman" w:hAnsi="Aptos" w:cstheme="minorHAnsi"/>
          <w:color w:val="000000" w:themeColor="text1"/>
        </w:rPr>
        <w:t>-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complexity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(“low-entropy”)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sequences were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identified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using the symmetrical DUST algorithm (</w:t>
      </w:r>
      <w:proofErr w:type="spellStart"/>
      <w:r w:rsidR="00E33ACE" w:rsidRPr="00C64381">
        <w:rPr>
          <w:rFonts w:ascii="Aptos" w:eastAsia="Times New Roman" w:hAnsi="Aptos" w:cstheme="minorHAnsi"/>
          <w:color w:val="000000" w:themeColor="text1"/>
        </w:rPr>
        <w:t>Morgulis</w:t>
      </w:r>
      <w:proofErr w:type="spellEnd"/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et al., 2006)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implemented in Minimap2 v.2.28 (Li, 2018, 2021)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>, and a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ny inserts with contiguous, low-entropy regions representing ≥</w:t>
      </w:r>
      <w:del w:id="12" w:author="Maxim Warwick Dus Adams" w:date="2025-12-11T16:10:00Z" w16du:dateUtc="2025-12-11T05:10:00Z">
        <w:r w:rsidR="00E33ACE" w:rsidRPr="00C64381" w:rsidDel="00B43FD6">
          <w:rPr>
            <w:rFonts w:ascii="Aptos" w:eastAsia="Times New Roman" w:hAnsi="Aptos" w:cstheme="minorHAnsi"/>
            <w:color w:val="000000" w:themeColor="text1"/>
          </w:rPr>
          <w:delText xml:space="preserve"> </w:delText>
        </w:r>
      </w:del>
      <w:r w:rsidR="00E33ACE" w:rsidRPr="00C64381">
        <w:rPr>
          <w:rFonts w:ascii="Aptos" w:eastAsia="Times New Roman" w:hAnsi="Aptos" w:cstheme="minorHAnsi"/>
          <w:color w:val="000000" w:themeColor="text1"/>
        </w:rPr>
        <w:t>50% of the total insert length were removed.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Fourth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, to ensure that we could characterise the cockroach genomic sequence surrounding each insert, we excluded inserts </w:t>
      </w:r>
      <w:r w:rsidR="00493C01">
        <w:rPr>
          <w:rFonts w:ascii="Aptos" w:eastAsia="Times New Roman" w:hAnsi="Aptos" w:cstheme="minorHAnsi"/>
          <w:color w:val="000000" w:themeColor="text1"/>
        </w:rPr>
        <w:t>where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either of the 300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r w:rsidR="00B93221">
        <w:rPr>
          <w:rFonts w:ascii="Aptos" w:eastAsia="Times New Roman" w:hAnsi="Aptos" w:cstheme="minorHAnsi"/>
          <w:color w:val="000000" w:themeColor="text1"/>
        </w:rPr>
        <w:t>bp flanks consisted of</w:t>
      </w:r>
      <w:ins w:id="13" w:author="Maxim Warwick Dus Adams" w:date="2025-12-11T16:10:00Z" w16du:dateUtc="2025-12-11T05:10:00Z">
        <w:r w:rsidR="00B43FD6">
          <w:rPr>
            <w:rFonts w:ascii="Aptos" w:eastAsia="Times New Roman" w:hAnsi="Aptos" w:cstheme="minorHAnsi"/>
            <w:color w:val="000000" w:themeColor="text1"/>
          </w:rPr>
          <w:t xml:space="preserve"> </w:t>
        </w:r>
        <w:r w:rsidR="00B43FD6" w:rsidRPr="00C64381">
          <w:rPr>
            <w:rFonts w:ascii="Aptos" w:eastAsia="Times New Roman" w:hAnsi="Aptos" w:cstheme="minorHAnsi"/>
            <w:color w:val="000000" w:themeColor="text1"/>
          </w:rPr>
          <w:t>≥</w:t>
        </w:r>
      </w:ins>
      <w:del w:id="14" w:author="Maxim Warwick Dus Adams" w:date="2025-12-11T16:10:00Z" w16du:dateUtc="2025-12-11T05:10:00Z">
        <w:r w:rsidR="00B93221" w:rsidDel="00B43FD6">
          <w:rPr>
            <w:rFonts w:ascii="Aptos" w:eastAsia="Times New Roman" w:hAnsi="Aptos" w:cstheme="minorHAnsi"/>
            <w:color w:val="000000" w:themeColor="text1"/>
          </w:rPr>
          <w:delText xml:space="preserve"> &gt;= </w:delText>
        </w:r>
      </w:del>
      <w:r w:rsidR="00B93221">
        <w:rPr>
          <w:rFonts w:ascii="Aptos" w:eastAsia="Times New Roman" w:hAnsi="Aptos" w:cstheme="minorHAnsi"/>
          <w:color w:val="000000" w:themeColor="text1"/>
        </w:rPr>
        <w:t xml:space="preserve">50% ambiguous (N) nucleotides.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Lastly, inserts that were more similar to other bacteria species (i.e. not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DA28CD">
        <w:rPr>
          <w:rFonts w:ascii="Aptos" w:eastAsia="Times New Roman" w:hAnsi="Aptos" w:cstheme="minorHAnsi"/>
          <w:color w:val="000000" w:themeColor="text1"/>
        </w:rPr>
        <w:t>)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were removed, as t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h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ey could be potential artefacts, or genuine inserts of other related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. Each insert was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against two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custom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databases: one comprising only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sequences database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= 77</w:t>
      </w:r>
      <w:r w:rsidR="00A526A1">
        <w:rPr>
          <w:rFonts w:ascii="Aptos" w:eastAsia="Times New Roman" w:hAnsi="Aptos" w:cstheme="minorHAnsi"/>
          <w:color w:val="000000" w:themeColor="text1"/>
        </w:rPr>
        <w:t>; Table S1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), and one with other bacteria, with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</w:t>
      </w:r>
      <w:r w:rsidR="00C53FD5">
        <w:rPr>
          <w:rFonts w:ascii="Aptos" w:eastAsia="Times New Roman" w:hAnsi="Aptos" w:cstheme="minorHAnsi"/>
          <w:i/>
          <w:iCs/>
          <w:color w:val="000000" w:themeColor="text1"/>
        </w:rPr>
        <w:t>a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cterium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u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>ences removed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= 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2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009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606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). If the sequence similarity of the bacteria database BLAST was &gt;2% higher than the 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database BLAST, then the sequence was removed.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The threshold of 2% was chosen based on preliminary </w:t>
      </w:r>
      <w:r w:rsidR="006B5AF3">
        <w:rPr>
          <w:rFonts w:ascii="Aptos" w:eastAsia="Times New Roman" w:hAnsi="Aptos" w:cstheme="minorHAnsi"/>
          <w:color w:val="000000" w:themeColor="text1"/>
        </w:rPr>
        <w:t>assessment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of pairwise genetic divergence between </w:t>
      </w:r>
      <w:r w:rsidR="00493C0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and close relative </w:t>
      </w:r>
      <w:proofErr w:type="spellStart"/>
      <w:r w:rsidR="00493C01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493C01">
        <w:rPr>
          <w:rFonts w:ascii="Aptos" w:eastAsia="Times New Roman" w:hAnsi="Aptos" w:cstheme="minorHAnsi"/>
          <w:color w:val="000000" w:themeColor="text1"/>
        </w:rPr>
        <w:t>.</w:t>
      </w:r>
    </w:p>
    <w:p w14:paraId="543F81FD" w14:textId="77777777" w:rsidR="00F2154B" w:rsidRPr="00C64381" w:rsidRDefault="00F2154B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3662E72" w14:textId="3824CAB6" w:rsidR="00D61AED" w:rsidRPr="00C64381" w:rsidRDefault="0065342C" w:rsidP="003E4D9D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Some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of the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</w:t>
      </w:r>
      <w:r w:rsidR="00253C55">
        <w:rPr>
          <w:rFonts w:ascii="Aptos" w:eastAsia="Times New Roman" w:hAnsi="Aptos" w:cstheme="minorHAnsi"/>
          <w:color w:val="000000" w:themeColor="text1"/>
        </w:rPr>
        <w:t>present in a host genome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may</w:t>
      </w:r>
      <w:r w:rsidR="00253C5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be the result of a duplication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 or transposition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of a previously </w:t>
      </w:r>
      <w:r w:rsidR="00403F8F">
        <w:rPr>
          <w:rFonts w:ascii="Aptos" w:eastAsia="Times New Roman" w:hAnsi="Aptos" w:cstheme="minorHAnsi"/>
          <w:color w:val="000000" w:themeColor="text1"/>
        </w:rPr>
        <w:t>insert</w:t>
      </w:r>
      <w:ins w:id="15" w:author="Maxim Warwick Dus Adams" w:date="2025-12-11T16:11:00Z" w16du:dateUtc="2025-12-11T05:11:00Z">
        <w:r w:rsidR="00786B74">
          <w:rPr>
            <w:rFonts w:ascii="Aptos" w:eastAsia="Times New Roman" w:hAnsi="Aptos" w:cstheme="minorHAnsi"/>
            <w:color w:val="000000" w:themeColor="text1"/>
          </w:rPr>
          <w:t>ed</w:t>
        </w:r>
      </w:ins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403F8F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r w:rsidR="00403F8F">
        <w:rPr>
          <w:rFonts w:ascii="Aptos" w:eastAsia="Times New Roman" w:hAnsi="Aptos" w:cstheme="minorHAnsi"/>
          <w:color w:val="000000" w:themeColor="text1"/>
        </w:rPr>
        <w:t>sequenced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. To identify the number of unique HGT inserts within a genome (i.e. to </w:t>
      </w:r>
      <w:r w:rsidR="004C3702">
        <w:rPr>
          <w:rFonts w:ascii="Aptos" w:eastAsia="Times New Roman" w:hAnsi="Aptos" w:cstheme="minorHAnsi"/>
          <w:color w:val="000000" w:themeColor="text1"/>
        </w:rPr>
        <w:t>only count</w:t>
      </w:r>
      <w:r w:rsidR="004C3702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those </w:t>
      </w:r>
      <w:ins w:id="16" w:author="Maxim Warwick Dus Adams" w:date="2025-12-11T16:11:00Z" w16du:dateUtc="2025-12-11T05:11:00Z">
        <w:r w:rsidR="00786B74">
          <w:rPr>
            <w:rFonts w:ascii="Aptos" w:eastAsia="Times New Roman" w:hAnsi="Aptos" w:cstheme="minorHAnsi"/>
            <w:color w:val="000000" w:themeColor="text1"/>
          </w:rPr>
          <w:t xml:space="preserve">arising from separate transfers from a </w:t>
        </w:r>
        <w:proofErr w:type="spellStart"/>
        <w:r w:rsidR="00786B74">
          <w:rPr>
            <w:rFonts w:ascii="Aptos" w:eastAsia="Times New Roman" w:hAnsi="Aptos" w:cstheme="minorHAnsi"/>
            <w:i/>
            <w:iCs/>
            <w:color w:val="000000" w:themeColor="text1"/>
          </w:rPr>
          <w:t>Blattabacterium</w:t>
        </w:r>
        <w:proofErr w:type="spellEnd"/>
        <w:r w:rsidR="00786B74">
          <w:rPr>
            <w:rFonts w:ascii="Aptos" w:eastAsia="Times New Roman" w:hAnsi="Aptos" w:cstheme="minorHAnsi"/>
            <w:color w:val="000000" w:themeColor="text1"/>
          </w:rPr>
          <w:t xml:space="preserve"> genome</w:t>
        </w:r>
      </w:ins>
      <w:del w:id="17" w:author="Maxim Warwick Dus Adams" w:date="2025-12-11T16:11:00Z" w16du:dateUtc="2025-12-11T05:11:00Z">
        <w:r w:rsidR="00C53FD5" w:rsidDel="00786B74">
          <w:rPr>
            <w:rFonts w:ascii="Aptos" w:eastAsia="Times New Roman" w:hAnsi="Aptos" w:cstheme="minorHAnsi"/>
            <w:color w:val="000000" w:themeColor="text1"/>
          </w:rPr>
          <w:delText>located in unique genomic regions within the cockroach genomes</w:delText>
        </w:r>
      </w:del>
      <w:r w:rsidR="00D61AED" w:rsidRPr="00C64381">
        <w:rPr>
          <w:rFonts w:ascii="Aptos" w:eastAsia="Times New Roman" w:hAnsi="Aptos" w:cstheme="minorHAnsi"/>
          <w:color w:val="000000" w:themeColor="text1"/>
        </w:rPr>
        <w:t>), we applied a similar approach to th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at used for the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false duplication filter above: inserts were extracted with 300 bp of flanking sequence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,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then </w:t>
      </w:r>
      <w:proofErr w:type="spellStart"/>
      <w:r w:rsidR="00D61AED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flanking) within the same genome. HGT inserts with a sequence identity &gt;70</w:t>
      </w:r>
      <w:r w:rsidR="00D61AED" w:rsidRPr="007B5054">
        <w:rPr>
          <w:rFonts w:ascii="Aptos" w:eastAsia="Times New Roman" w:hAnsi="Aptos" w:cstheme="minorHAnsi"/>
          <w:color w:val="000000" w:themeColor="text1"/>
        </w:rPr>
        <w:t>% (alternative threshold &gt;55%), and query coverage &gt;70% (alternative threshold &gt;55%) were considered duplicated.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Finally, manual auditing of the results </w:t>
      </w:r>
      <w:r w:rsidR="000667D0">
        <w:rPr>
          <w:rFonts w:ascii="Aptos" w:eastAsia="Times New Roman" w:hAnsi="Aptos" w:cstheme="minorHAnsi"/>
          <w:color w:val="000000" w:themeColor="text1"/>
        </w:rPr>
        <w:t>was</w:t>
      </w:r>
      <w:r w:rsidR="000667D0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performed by additional BLASTs and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manual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>inspections of the sequences themselves.</w:t>
      </w:r>
      <w:r w:rsidR="00C84BDC">
        <w:rPr>
          <w:rFonts w:ascii="Aptos" w:eastAsia="Times New Roman" w:hAnsi="Aptos" w:cstheme="minorHAnsi"/>
          <w:color w:val="000000" w:themeColor="text1"/>
        </w:rPr>
        <w:t xml:space="preserve"> 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We were particularly stringent when manually curating the termite putative inserts given the existence of termite gut symbionts that are closely related to </w:t>
      </w:r>
      <w:r w:rsidR="00C84BDC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 (e.g. Bacteroides/Flavobacteria).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  <w:t>The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genomic features in which the filtered inserts are located (such as intergenic regions, exons, introns, promoters) were identified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by comparing the positions of the inserts and </w:t>
      </w:r>
      <w:r w:rsidR="000667D0">
        <w:rPr>
          <w:rFonts w:ascii="Aptos" w:eastAsia="Times New Roman" w:hAnsi="Aptos" w:cstheme="minorHAnsi"/>
          <w:color w:val="000000" w:themeColor="text1"/>
        </w:rPr>
        <w:lastRenderedPageBreak/>
        <w:t xml:space="preserve">genomic features using </w:t>
      </w:r>
      <w:proofErr w:type="spellStart"/>
      <w:r w:rsidR="007832BE">
        <w:rPr>
          <w:rFonts w:ascii="Aptos" w:eastAsia="Times New Roman" w:hAnsi="Aptos" w:cstheme="minorHAnsi"/>
          <w:color w:val="000000" w:themeColor="text1"/>
        </w:rPr>
        <w:t>b</w:t>
      </w:r>
      <w:r w:rsidR="000667D0">
        <w:rPr>
          <w:rFonts w:ascii="Aptos" w:eastAsia="Times New Roman" w:hAnsi="Aptos" w:cstheme="minorHAnsi"/>
          <w:color w:val="000000" w:themeColor="text1"/>
        </w:rPr>
        <w:t>edtools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and custom AWK scripts.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>Genomic annotation files were those previous prepared using FGENESH++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>.</w:t>
      </w:r>
    </w:p>
    <w:p w14:paraId="102A78D1" w14:textId="108CEDE2" w:rsidR="00C53FD5" w:rsidRDefault="006B4BD3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The minimum age of ancestral inserts across the phylogeny was estimated by comparing sequence similarity of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each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inserts in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other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cockroach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species </w:t>
      </w:r>
      <w:r w:rsidR="005C7395">
        <w:rPr>
          <w:rFonts w:ascii="Aptos" w:eastAsia="Times New Roman" w:hAnsi="Aptos" w:cstheme="minorHAnsi"/>
          <w:color w:val="000000" w:themeColor="text1"/>
        </w:rPr>
        <w:t>against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07182">
        <w:rPr>
          <w:rFonts w:ascii="Aptos" w:eastAsia="Times New Roman" w:hAnsi="Aptos" w:cstheme="minorHAnsi"/>
          <w:color w:val="000000" w:themeColor="text1"/>
        </w:rPr>
        <w:t>the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sequence similarity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of each insert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the genome of the host’s specific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strain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For 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pecies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whose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genomes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 xml:space="preserve"> have been sequenced multiple times by different research groups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(i.e.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Periplaneta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americana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Blattella germanica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and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Zootermopsis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nevadensis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), only the genome version with the most inserts was </w:t>
      </w:r>
      <w:proofErr w:type="spellStart"/>
      <w:r w:rsidR="005A44D8" w:rsidRPr="00C64381">
        <w:rPr>
          <w:rFonts w:ascii="Aptos" w:eastAsia="Times New Roman" w:hAnsi="Aptos" w:cstheme="minorHAnsi"/>
          <w:color w:val="000000" w:themeColor="text1"/>
        </w:rPr>
        <w:t>analy</w:t>
      </w:r>
      <w:r w:rsidR="005C7395">
        <w:rPr>
          <w:rFonts w:ascii="Aptos" w:eastAsia="Times New Roman" w:hAnsi="Aptos" w:cstheme="minorHAnsi"/>
          <w:color w:val="000000" w:themeColor="text1"/>
        </w:rPr>
        <w:t>z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>ed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>. Further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, inserts part of a duplication/transposition event</w:t>
      </w:r>
      <w:r w:rsidR="007832BE">
        <w:rPr>
          <w:rFonts w:ascii="Aptos" w:eastAsia="Times New Roman" w:hAnsi="Aptos" w:cstheme="minorHAnsi"/>
          <w:color w:val="000000" w:themeColor="text1"/>
        </w:rPr>
        <w:t>,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as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characterised abov</w:t>
      </w:r>
      <w:r w:rsidR="007832BE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, were </w:t>
      </w:r>
      <w:r w:rsidR="00281557" w:rsidRPr="007B5054">
        <w:rPr>
          <w:rFonts w:ascii="Aptos" w:eastAsia="Times New Roman" w:hAnsi="Aptos" w:cstheme="minorHAnsi"/>
          <w:color w:val="000000" w:themeColor="text1"/>
        </w:rPr>
        <w:t>ex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clud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ed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in this dating analysis. To identify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putatively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ancestral inserts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,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filtered inserts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 xml:space="preserve">first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extracted from the genomes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5A44D8" w:rsidRPr="007B5054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. Second, each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from a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given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cockroach genome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the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specific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that the species harbours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(Tabl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S1). 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r w:rsidR="006B6F77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B6F77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6B6F77">
        <w:rPr>
          <w:rFonts w:ascii="Aptos" w:eastAsia="Times New Roman" w:hAnsi="Aptos" w:cstheme="minorHAnsi"/>
          <w:color w:val="000000" w:themeColor="text1"/>
        </w:rPr>
        <w:t>were included (</w:t>
      </w:r>
      <w:r w:rsidR="006B6F77" w:rsidRPr="006B6F77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 = 11).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Third, 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ach insert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all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of 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inserts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from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other cockroach/termite taxa (excluding itself).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Fourth,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output files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 compared using a custom R script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The hit was set to ‘NA’ </w:t>
      </w:r>
      <w:del w:id="18" w:author="Maxim Warwick Dus Adams" w:date="2025-12-11T16:11:00Z" w16du:dateUtc="2025-12-11T05:11:00Z">
        <w:r w:rsidR="001D3140" w:rsidRPr="007B5054" w:rsidDel="00786B74">
          <w:rPr>
            <w:rFonts w:ascii="Aptos" w:eastAsia="Times New Roman" w:hAnsi="Aptos" w:cstheme="minorHAnsi"/>
            <w:color w:val="000000" w:themeColor="text1"/>
          </w:rPr>
          <w:delText>and</w:delText>
        </w:r>
        <w:r w:rsidR="006A0874" w:rsidRPr="007B5054" w:rsidDel="00786B74">
          <w:rPr>
            <w:rFonts w:ascii="Aptos" w:eastAsia="Times New Roman" w:hAnsi="Aptos" w:cstheme="minorHAnsi"/>
            <w:color w:val="000000" w:themeColor="text1"/>
          </w:rPr>
          <w:delText xml:space="preserve"> </w:delText>
        </w:r>
      </w:del>
      <w:ins w:id="19" w:author="Maxim Warwick Dus Adams" w:date="2025-12-11T16:11:00Z" w16du:dateUtc="2025-12-11T05:11:00Z">
        <w:r w:rsidR="00786B74">
          <w:rPr>
            <w:rFonts w:ascii="Aptos" w:eastAsia="Times New Roman" w:hAnsi="Aptos" w:cstheme="minorHAnsi"/>
            <w:color w:val="000000" w:themeColor="text1"/>
          </w:rPr>
          <w:t>if</w:t>
        </w:r>
        <w:r w:rsidR="00786B74" w:rsidRPr="007B5054">
          <w:rPr>
            <w:rFonts w:ascii="Aptos" w:eastAsia="Times New Roman" w:hAnsi="Aptos" w:cstheme="minorHAnsi"/>
            <w:color w:val="000000" w:themeColor="text1"/>
          </w:rPr>
          <w:t xml:space="preserve"> </w:t>
        </w:r>
      </w:ins>
      <w:r w:rsidR="006A0874" w:rsidRPr="007B5054">
        <w:rPr>
          <w:rFonts w:ascii="Aptos" w:eastAsia="Times New Roman" w:hAnsi="Aptos" w:cstheme="minorHAnsi"/>
          <w:color w:val="000000" w:themeColor="text1"/>
        </w:rPr>
        <w:t>query coverage was &lt;70%.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65342C" w:rsidRPr="007B5054">
        <w:rPr>
          <w:rFonts w:ascii="Aptos" w:eastAsia="Times New Roman" w:hAnsi="Aptos" w:cstheme="minorHAnsi"/>
          <w:color w:val="000000" w:themeColor="text1"/>
        </w:rPr>
        <w:t>If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sequence identity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considerably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higher for the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 compared to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BLASTs of inserts from other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cockroach/termite </w:t>
      </w:r>
      <w:r w:rsidR="00E07182">
        <w:rPr>
          <w:rFonts w:ascii="Aptos" w:eastAsia="Times New Roman" w:hAnsi="Aptos" w:cstheme="minorHAnsi"/>
          <w:color w:val="000000" w:themeColor="text1"/>
        </w:rPr>
        <w:t>genomes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7832BE">
        <w:rPr>
          <w:rFonts w:ascii="Aptos" w:eastAsia="Times New Roman" w:hAnsi="Aptos" w:cstheme="minorHAnsi"/>
          <w:color w:val="000000" w:themeColor="text1"/>
        </w:rPr>
        <w:t>ion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 considered to have occurred </w:t>
      </w:r>
      <w:proofErr w:type="gramStart"/>
      <w:r w:rsidR="007832BE">
        <w:rPr>
          <w:rFonts w:ascii="Aptos" w:eastAsia="Times New Roman" w:hAnsi="Aptos" w:cstheme="minorHAnsi"/>
          <w:color w:val="000000" w:themeColor="text1"/>
        </w:rPr>
        <w:t>subsequent to</w:t>
      </w:r>
      <w:proofErr w:type="gramEnd"/>
      <w:r w:rsidR="007832BE">
        <w:rPr>
          <w:rFonts w:ascii="Aptos" w:eastAsia="Times New Roman" w:hAnsi="Aptos" w:cstheme="minorHAnsi"/>
          <w:color w:val="000000" w:themeColor="text1"/>
        </w:rPr>
        <w:t xml:space="preserve"> the host’s divergence from the other species in the sample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In contrast, if sequence identity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higher for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o</w:t>
      </w:r>
      <w:r w:rsidR="00C53FD5">
        <w:rPr>
          <w:rFonts w:ascii="Aptos" w:eastAsia="Times New Roman" w:hAnsi="Aptos" w:cstheme="minorHAnsi"/>
          <w:color w:val="000000" w:themeColor="text1"/>
        </w:rPr>
        <w:t>ne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or more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insert</w:t>
      </w:r>
      <w:r w:rsidR="007832BE">
        <w:rPr>
          <w:rFonts w:ascii="Aptos" w:eastAsia="Times New Roman" w:hAnsi="Aptos" w:cstheme="minorHAnsi"/>
          <w:color w:val="000000" w:themeColor="text1"/>
        </w:rPr>
        <w:t>s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from the termite/cockroach library, than for the host’s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the insert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considered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ancestral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to those species sharing it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Lastly, i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sequence identities for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hits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were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somewhat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similar,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we were unable to classify the age of the insert with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confidence.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Clear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separations </w:t>
      </w:r>
      <w:r w:rsidR="007832BE">
        <w:rPr>
          <w:rFonts w:ascii="Aptos" w:eastAsia="Times New Roman" w:hAnsi="Aptos" w:cstheme="minorHAnsi"/>
          <w:color w:val="000000" w:themeColor="text1"/>
        </w:rPr>
        <w:t>between these three cases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were evident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in each of the analyses (see 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Fig</w:t>
      </w:r>
      <w:r w:rsidR="00C53FD5">
        <w:rPr>
          <w:rFonts w:ascii="Aptos" w:eastAsia="Times New Roman" w:hAnsi="Aptos" w:cstheme="minorHAnsi"/>
          <w:color w:val="000000" w:themeColor="text1"/>
        </w:rPr>
        <w:t>.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 xml:space="preserve"> </w:t>
      </w:r>
      <w:r w:rsidR="00752E21">
        <w:rPr>
          <w:rFonts w:ascii="Aptos" w:eastAsia="Times New Roman" w:hAnsi="Aptos" w:cstheme="minorHAnsi"/>
          <w:color w:val="000000" w:themeColor="text1"/>
        </w:rPr>
        <w:t>S</w:t>
      </w:r>
      <w:r w:rsidR="00250906">
        <w:rPr>
          <w:rFonts w:ascii="Aptos" w:eastAsia="Times New Roman" w:hAnsi="Aptos" w:cstheme="minorHAnsi"/>
          <w:color w:val="000000" w:themeColor="text1"/>
        </w:rPr>
        <w:t>2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)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7832BE">
        <w:rPr>
          <w:rFonts w:ascii="Aptos" w:eastAsia="Times New Roman" w:hAnsi="Aptos" w:cstheme="minorHAnsi"/>
          <w:color w:val="000000" w:themeColor="text1"/>
        </w:rPr>
        <w:t>Putatively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ancestral inserts were manually curated by aligning them back to the</w:t>
      </w:r>
      <w:ins w:id="20" w:author="Maxim Warwick Dus Adams" w:date="2025-12-11T16:12:00Z" w16du:dateUtc="2025-12-11T05:12:00Z">
        <w:r w:rsidR="00786B74">
          <w:rPr>
            <w:rFonts w:ascii="Aptos" w:eastAsia="Times New Roman" w:hAnsi="Aptos" w:cstheme="minorHAnsi"/>
            <w:color w:val="000000" w:themeColor="text1"/>
          </w:rPr>
          <w:t xml:space="preserve"> cockroach</w:t>
        </w:r>
      </w:ins>
      <w:r w:rsidR="007B5054">
        <w:rPr>
          <w:rFonts w:ascii="Aptos" w:eastAsia="Times New Roman" w:hAnsi="Aptos" w:cstheme="minorHAnsi"/>
          <w:color w:val="000000" w:themeColor="text1"/>
        </w:rPr>
        <w:t xml:space="preserve"> genomes 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from which they derived </w:t>
      </w:r>
      <w:r w:rsidR="007B5054">
        <w:rPr>
          <w:rFonts w:ascii="Aptos" w:eastAsia="Times New Roman" w:hAnsi="Aptos" w:cstheme="minorHAnsi"/>
          <w:color w:val="000000" w:themeColor="text1"/>
        </w:rPr>
        <w:t>and checking for sequence synteny</w:t>
      </w:r>
      <w:ins w:id="21" w:author="Maxim Warwick Dus Adams" w:date="2025-12-11T16:11:00Z" w16du:dateUtc="2025-12-11T05:11:00Z">
        <w:r w:rsidR="00786B74" w:rsidRPr="00786B74">
          <w:rPr>
            <w:rFonts w:ascii="Aptos" w:eastAsia="Times New Roman" w:hAnsi="Aptos" w:cstheme="minorHAnsi"/>
            <w:color w:val="000000" w:themeColor="text1"/>
          </w:rPr>
          <w:t xml:space="preserve"> </w:t>
        </w:r>
        <w:r w:rsidR="00786B74">
          <w:rPr>
            <w:rFonts w:ascii="Aptos" w:eastAsia="Times New Roman" w:hAnsi="Aptos" w:cstheme="minorHAnsi"/>
            <w:color w:val="000000" w:themeColor="text1"/>
          </w:rPr>
          <w:t>between the flanking regions of the cockroach genomes</w:t>
        </w:r>
      </w:ins>
      <w:r w:rsidR="004445FF">
        <w:rPr>
          <w:rFonts w:ascii="Aptos" w:eastAsia="Times New Roman" w:hAnsi="Aptos" w:cstheme="minorHAnsi"/>
          <w:color w:val="000000" w:themeColor="text1"/>
        </w:rPr>
        <w:t xml:space="preserve"> (see example in Fig. 2</w:t>
      </w:r>
      <w:r w:rsidR="00752E21">
        <w:rPr>
          <w:rFonts w:ascii="Aptos" w:eastAsia="Times New Roman" w:hAnsi="Aptos" w:cstheme="minorHAnsi"/>
          <w:color w:val="000000" w:themeColor="text1"/>
        </w:rPr>
        <w:t>A</w:t>
      </w:r>
      <w:r w:rsidR="004445FF">
        <w:rPr>
          <w:rFonts w:ascii="Aptos" w:eastAsia="Times New Roman" w:hAnsi="Aptos" w:cstheme="minorHAnsi"/>
          <w:color w:val="000000" w:themeColor="text1"/>
        </w:rPr>
        <w:t>)</w:t>
      </w:r>
      <w:r w:rsidR="007B5054">
        <w:rPr>
          <w:rFonts w:ascii="Aptos" w:eastAsia="Times New Roman" w:hAnsi="Aptos" w:cstheme="minorHAnsi"/>
          <w:color w:val="000000" w:themeColor="text1"/>
        </w:rPr>
        <w:t>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 The divergence </w:t>
      </w:r>
      <w:r w:rsidR="00E07182">
        <w:rPr>
          <w:rFonts w:ascii="Aptos" w:eastAsia="Times New Roman" w:hAnsi="Aptos" w:cstheme="minorHAnsi"/>
          <w:color w:val="000000" w:themeColor="text1"/>
        </w:rPr>
        <w:t>date of the most distantly related species both harbouring the insert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was </w:t>
      </w:r>
      <w:r w:rsidR="00E07182">
        <w:rPr>
          <w:rFonts w:ascii="Aptos" w:eastAsia="Times New Roman" w:hAnsi="Aptos" w:cstheme="minorHAnsi"/>
          <w:color w:val="000000" w:themeColor="text1"/>
        </w:rPr>
        <w:t>treated as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>the minimum age of the insert.</w:t>
      </w:r>
    </w:p>
    <w:p w14:paraId="1D5FB482" w14:textId="77777777" w:rsidR="006B6F77" w:rsidRDefault="006B6F77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591C250" w14:textId="696271F0" w:rsidR="006B6F77" w:rsidRDefault="006B6F77" w:rsidP="006B6F77">
      <w:pPr>
        <w:spacing w:after="100" w:afterAutospacing="1"/>
        <w:jc w:val="both"/>
        <w:rPr>
          <w:rFonts w:ascii="Aptos" w:eastAsia="Times New Roman" w:hAnsi="Aptos" w:cstheme="minorHAnsi"/>
          <w:color w:val="FF0000"/>
        </w:rPr>
      </w:pPr>
      <w:r>
        <w:rPr>
          <w:rFonts w:ascii="Aptos" w:eastAsia="Times New Roman" w:hAnsi="Aptos" w:cstheme="minorHAnsi"/>
          <w:color w:val="000000" w:themeColor="text1"/>
        </w:rPr>
        <w:t>We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characterised the </w:t>
      </w:r>
      <w:del w:id="22" w:author="Maxim Warwick Dus Adams" w:date="2025-12-11T16:12:00Z" w16du:dateUtc="2025-12-11T05:12:00Z">
        <w:r w:rsidR="00C53FD5" w:rsidDel="00786B74">
          <w:rPr>
            <w:rFonts w:ascii="Aptos" w:eastAsia="Times New Roman" w:hAnsi="Aptos" w:cstheme="minorHAnsi"/>
            <w:color w:val="000000" w:themeColor="text1"/>
          </w:rPr>
          <w:delText>distribution of origin</w:delText>
        </w:r>
      </w:del>
      <w:ins w:id="23" w:author="Maxim Warwick Dus Adams" w:date="2025-12-11T16:12:00Z" w16du:dateUtc="2025-12-11T05:12:00Z">
        <w:r w:rsidR="00786B74">
          <w:rPr>
            <w:rFonts w:ascii="Aptos" w:eastAsia="Times New Roman" w:hAnsi="Aptos" w:cstheme="minorHAnsi"/>
            <w:color w:val="000000" w:themeColor="text1"/>
          </w:rPr>
          <w:t>source locations</w:t>
        </w:r>
      </w:ins>
      <w:r w:rsidR="00C53FD5">
        <w:rPr>
          <w:rFonts w:ascii="Aptos" w:eastAsia="Times New Roman" w:hAnsi="Aptos" w:cstheme="minorHAnsi"/>
          <w:color w:val="000000" w:themeColor="text1"/>
        </w:rPr>
        <w:t xml:space="preserve"> of the inserts along the </w:t>
      </w:r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genome. First, we aligned the inserts back to the</w:t>
      </w:r>
      <w:ins w:id="24" w:author="Maxim Warwick Dus Adams" w:date="2025-12-11T16:12:00Z" w16du:dateUtc="2025-12-11T05:12:00Z">
        <w:r w:rsidR="00290479">
          <w:rPr>
            <w:rFonts w:ascii="Aptos" w:eastAsia="Times New Roman" w:hAnsi="Aptos" w:cstheme="minorHAnsi"/>
            <w:color w:val="000000" w:themeColor="text1"/>
          </w:rPr>
          <w:t>ir respective</w:t>
        </w:r>
      </w:ins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genomes using bwa mem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. </w:t>
      </w:r>
      <w:r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r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r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>
        <w:rPr>
          <w:rFonts w:ascii="Aptos" w:eastAsia="Times New Roman" w:hAnsi="Aptos" w:cstheme="minorHAnsi"/>
          <w:color w:val="000000" w:themeColor="text1"/>
        </w:rPr>
        <w:t xml:space="preserve">were included in this analysis (Table S1). </w:t>
      </w:r>
      <w:r w:rsidR="004141B1">
        <w:rPr>
          <w:rFonts w:ascii="Aptos" w:eastAsia="Times New Roman" w:hAnsi="Aptos" w:cstheme="minorHAnsi"/>
          <w:color w:val="000000" w:themeColor="text1"/>
        </w:rPr>
        <w:t>Note, n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ot all of the inserts aligned, as some inserts were characterised based on fragments of other </w:t>
      </w:r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genomes (not only the species-specific </w:t>
      </w:r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strain).</w:t>
      </w:r>
      <w:r w:rsidR="004141B1">
        <w:rPr>
          <w:rFonts w:ascii="Aptos" w:eastAsia="Times New Roman" w:hAnsi="Aptos" w:cstheme="minorHAnsi"/>
          <w:color w:val="000000" w:themeColor="text1"/>
        </w:rPr>
        <w:t xml:space="preserve"> </w:t>
      </w:r>
      <w:r>
        <w:rPr>
          <w:rFonts w:ascii="Aptos" w:eastAsia="Times New Roman" w:hAnsi="Aptos" w:cstheme="minorHAnsi"/>
          <w:color w:val="000000" w:themeColor="text1"/>
        </w:rPr>
        <w:t xml:space="preserve">Second, we used a combination of </w:t>
      </w:r>
      <w:proofErr w:type="spellStart"/>
      <w:r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and awk to only retain primary alignments, and to record the insert start position along the alignment. Lastly, we plotted the cumulative start position counts along the </w:t>
      </w:r>
      <w:proofErr w:type="spellStart"/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 using</w:t>
      </w:r>
      <w:ins w:id="25" w:author="Maxim Warwick Dus Adams" w:date="2025-12-11T16:12:00Z" w16du:dateUtc="2025-12-11T05:12:00Z">
        <w:r w:rsidR="00017372">
          <w:rPr>
            <w:rFonts w:ascii="Aptos" w:eastAsia="Times New Roman" w:hAnsi="Aptos" w:cstheme="minorHAnsi"/>
            <w:color w:val="000000" w:themeColor="text1"/>
          </w:rPr>
          <w:t xml:space="preserve"> the</w:t>
        </w:r>
      </w:ins>
      <w:r>
        <w:rPr>
          <w:rFonts w:ascii="Aptos" w:eastAsia="Times New Roman" w:hAnsi="Aptos" w:cstheme="minorHAnsi"/>
          <w:color w:val="000000" w:themeColor="text1"/>
        </w:rPr>
        <w:t xml:space="preserve"> R packages </w:t>
      </w:r>
      <w:proofErr w:type="spellStart"/>
      <w:r w:rsidRPr="006B6F77">
        <w:rPr>
          <w:rFonts w:ascii="Aptos" w:eastAsia="Times New Roman" w:hAnsi="Aptos" w:cstheme="minorHAnsi"/>
          <w:color w:val="000000" w:themeColor="text1"/>
        </w:rPr>
        <w:t>tidyverse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v2 (</w:t>
      </w:r>
      <w:r w:rsidRPr="006B6F77">
        <w:rPr>
          <w:rFonts w:ascii="Aptos" w:eastAsia="Times New Roman" w:hAnsi="Aptos" w:cstheme="minorHAnsi"/>
          <w:color w:val="000000" w:themeColor="text1"/>
        </w:rPr>
        <w:t xml:space="preserve">Wickham </w:t>
      </w:r>
      <w:r>
        <w:rPr>
          <w:rFonts w:ascii="Aptos" w:eastAsia="Times New Roman" w:hAnsi="Aptos" w:cstheme="minorHAnsi"/>
          <w:color w:val="000000" w:themeColor="text1"/>
        </w:rPr>
        <w:t>et al., 2019) and ggplot2 v</w:t>
      </w:r>
      <w:r w:rsidRPr="006B6F77">
        <w:rPr>
          <w:rFonts w:ascii="Aptos" w:eastAsia="Times New Roman" w:hAnsi="Aptos" w:cstheme="minorHAnsi"/>
          <w:color w:val="000000" w:themeColor="text1"/>
        </w:rPr>
        <w:t>3.5.1</w:t>
      </w:r>
      <w:r>
        <w:rPr>
          <w:rFonts w:ascii="Aptos" w:eastAsia="Times New Roman" w:hAnsi="Aptos" w:cstheme="minorHAnsi"/>
          <w:color w:val="000000" w:themeColor="text1"/>
        </w:rPr>
        <w:t xml:space="preserve"> (</w:t>
      </w:r>
      <w:r w:rsidRPr="006B6F77">
        <w:rPr>
          <w:rFonts w:ascii="Aptos" w:eastAsia="Times New Roman" w:hAnsi="Aptos" w:cstheme="minorHAnsi"/>
          <w:color w:val="000000" w:themeColor="text1"/>
        </w:rPr>
        <w:t>Wickham</w:t>
      </w:r>
      <w:r>
        <w:rPr>
          <w:rFonts w:ascii="Aptos" w:eastAsia="Times New Roman" w:hAnsi="Aptos" w:cstheme="minorHAnsi"/>
          <w:color w:val="000000" w:themeColor="text1"/>
        </w:rPr>
        <w:t xml:space="preserve">, 2016), whereby a linear trend indicates that the origin of the inserts in the </w:t>
      </w:r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r>
        <w:rPr>
          <w:rFonts w:ascii="Aptos" w:eastAsia="Times New Roman" w:hAnsi="Aptos" w:cstheme="minorHAnsi"/>
          <w:color w:val="000000" w:themeColor="text1"/>
        </w:rPr>
        <w:t xml:space="preserve"> genome is random.</w:t>
      </w:r>
    </w:p>
    <w:p w14:paraId="5275BD7D" w14:textId="3EE44F24" w:rsidR="00762B29" w:rsidRPr="00E8085F" w:rsidRDefault="00C97A6A" w:rsidP="00E8085F">
      <w:pPr>
        <w:jc w:val="both"/>
        <w:rPr>
          <w:rFonts w:ascii="Aptos" w:hAnsi="Aptos" w:cstheme="minorHAnsi"/>
          <w:b/>
          <w:i/>
          <w:color w:val="000000" w:themeColor="text1"/>
        </w:rPr>
      </w:pPr>
      <w:r w:rsidRPr="00AC5742">
        <w:rPr>
          <w:rFonts w:ascii="Aptos" w:hAnsi="Aptos" w:cstheme="minorHAnsi"/>
          <w:b/>
          <w:i/>
          <w:color w:val="000000" w:themeColor="text1"/>
        </w:rPr>
        <w:t xml:space="preserve">HGT insert </w:t>
      </w:r>
      <w:r w:rsidR="0065342C" w:rsidRPr="00AC5742">
        <w:rPr>
          <w:rFonts w:ascii="Aptos" w:hAnsi="Aptos" w:cstheme="minorHAnsi"/>
          <w:b/>
          <w:i/>
          <w:color w:val="000000" w:themeColor="text1"/>
        </w:rPr>
        <w:t>QC</w:t>
      </w:r>
    </w:p>
    <w:p w14:paraId="4F960285" w14:textId="5DC5CB45" w:rsidR="0065342C" w:rsidRDefault="008C1745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  <w:lang w:eastAsia="zh-CN"/>
        </w:rPr>
        <w:lastRenderedPageBreak/>
        <w:t xml:space="preserve">To </w:t>
      </w:r>
      <w:r w:rsidR="005C5AF0">
        <w:rPr>
          <w:rFonts w:ascii="Aptos" w:hAnsi="Aptos" w:cstheme="minorHAnsi"/>
          <w:color w:val="000000" w:themeColor="text1"/>
          <w:lang w:eastAsia="zh-CN"/>
        </w:rPr>
        <w:t>robustly confirm that</w:t>
      </w:r>
      <w:r w:rsidR="005C5AF0" w:rsidRPr="00AC5742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inserts </w:t>
      </w:r>
      <w:r w:rsidR="005C5AF0">
        <w:rPr>
          <w:rFonts w:ascii="Aptos" w:hAnsi="Aptos" w:cstheme="minorHAnsi"/>
          <w:color w:val="000000" w:themeColor="text1"/>
          <w:lang w:eastAsia="zh-CN"/>
        </w:rPr>
        <w:t>were evident in raw genomic reads as well as the final assemblies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, we </w:t>
      </w:r>
      <w:r w:rsidRPr="00AC5742">
        <w:rPr>
          <w:rFonts w:ascii="Aptos" w:hAnsi="Aptos" w:cstheme="minorHAnsi"/>
          <w:color w:val="000000" w:themeColor="text1"/>
        </w:rPr>
        <w:t>aligned</w:t>
      </w:r>
      <w:r w:rsidR="005C5AF0">
        <w:rPr>
          <w:rFonts w:ascii="Aptos" w:hAnsi="Aptos" w:cstheme="minorHAnsi"/>
          <w:color w:val="000000" w:themeColor="text1"/>
        </w:rPr>
        <w:t xml:space="preserve"> the</w:t>
      </w:r>
      <w:r w:rsidRPr="00AC5742">
        <w:rPr>
          <w:rFonts w:ascii="Aptos" w:hAnsi="Aptos" w:cstheme="minorHAnsi"/>
          <w:color w:val="000000" w:themeColor="text1"/>
        </w:rPr>
        <w:t xml:space="preserve"> raw reads </w:t>
      </w:r>
      <w:r w:rsidR="005C5AF0">
        <w:rPr>
          <w:rFonts w:ascii="Aptos" w:hAnsi="Aptos" w:cstheme="minorHAnsi"/>
          <w:color w:val="000000" w:themeColor="text1"/>
        </w:rPr>
        <w:t>against</w:t>
      </w:r>
      <w:r w:rsidR="005C5AF0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the</w:t>
      </w:r>
      <w:r w:rsidR="005C5AF0">
        <w:rPr>
          <w:rFonts w:ascii="Aptos" w:hAnsi="Aptos" w:cstheme="minorHAnsi"/>
          <w:color w:val="000000" w:themeColor="text1"/>
        </w:rPr>
        <w:t xml:space="preserve"> respective</w:t>
      </w:r>
      <w:r w:rsidRPr="00AC5742">
        <w:rPr>
          <w:rFonts w:ascii="Aptos" w:hAnsi="Aptos" w:cstheme="minorHAnsi"/>
          <w:color w:val="000000" w:themeColor="text1"/>
        </w:rPr>
        <w:t xml:space="preserve"> assembled genome</w:t>
      </w:r>
      <w:r w:rsidR="005C5AF0">
        <w:rPr>
          <w:rFonts w:ascii="Aptos" w:hAnsi="Aptos" w:cstheme="minorHAnsi"/>
          <w:color w:val="000000" w:themeColor="text1"/>
        </w:rPr>
        <w:t>s</w:t>
      </w:r>
      <w:r w:rsidR="009925B9" w:rsidRPr="00AC5742">
        <w:rPr>
          <w:rFonts w:ascii="Aptos" w:hAnsi="Aptos" w:cstheme="minorHAnsi"/>
          <w:color w:val="000000" w:themeColor="text1"/>
        </w:rPr>
        <w:t xml:space="preserve">. </w:t>
      </w:r>
      <w:r w:rsidR="00233841">
        <w:rPr>
          <w:rFonts w:ascii="Aptos" w:hAnsi="Aptos" w:cstheme="minorHAnsi"/>
          <w:color w:val="000000" w:themeColor="text1"/>
        </w:rPr>
        <w:t>Raw reads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which aligned only with the putative insert, or a subset thereof,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 xml:space="preserve">were </w:t>
      </w:r>
      <w:r w:rsidR="005C5AF0">
        <w:rPr>
          <w:rFonts w:ascii="Aptos" w:hAnsi="Aptos" w:cstheme="minorHAnsi"/>
          <w:color w:val="000000" w:themeColor="text1"/>
        </w:rPr>
        <w:t>assessed to have likely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="004A74BD" w:rsidRPr="00AC5742">
        <w:rPr>
          <w:rFonts w:ascii="Aptos" w:hAnsi="Aptos" w:cstheme="minorHAnsi"/>
          <w:color w:val="000000" w:themeColor="text1"/>
        </w:rPr>
        <w:t>derived from</w:t>
      </w:r>
      <w:r w:rsidR="00233841">
        <w:rPr>
          <w:rFonts w:ascii="Aptos" w:hAnsi="Aptos" w:cstheme="minorHAnsi"/>
          <w:color w:val="000000" w:themeColor="text1"/>
        </w:rPr>
        <w:t xml:space="preserve"> contaminant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C5742">
        <w:rPr>
          <w:rFonts w:ascii="Aptos" w:hAnsi="Aptos" w:cstheme="minorHAnsi"/>
          <w:color w:val="000000" w:themeColor="text1"/>
        </w:rPr>
        <w:t xml:space="preserve"> DNA</w:t>
      </w:r>
      <w:r w:rsidR="005C5AF0">
        <w:rPr>
          <w:rFonts w:ascii="Aptos" w:hAnsi="Aptos" w:cstheme="minorHAnsi"/>
          <w:color w:val="000000" w:themeColor="text1"/>
        </w:rPr>
        <w:t>. In contrast, raw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reads spanning all or some of the insert as well as ‘native’ cockroach flanking sequence were considered evidence that the insert was genuine</w:t>
      </w:r>
      <w:r w:rsidR="002D687E">
        <w:rPr>
          <w:rFonts w:ascii="Aptos" w:hAnsi="Aptos" w:cstheme="minorHAnsi"/>
          <w:color w:val="000000" w:themeColor="text1"/>
        </w:rPr>
        <w:t xml:space="preserve"> (Fig. S1)</w:t>
      </w:r>
      <w:r w:rsidR="005C5AF0">
        <w:rPr>
          <w:rFonts w:ascii="Aptos" w:hAnsi="Aptos" w:cstheme="minorHAnsi"/>
          <w:color w:val="000000" w:themeColor="text1"/>
        </w:rPr>
        <w:t xml:space="preserve">. </w:t>
      </w:r>
      <w:r w:rsidRPr="00AC5742">
        <w:rPr>
          <w:rFonts w:ascii="Aptos" w:hAnsi="Aptos" w:cstheme="minorHAnsi"/>
          <w:color w:val="000000" w:themeColor="text1"/>
        </w:rPr>
        <w:t xml:space="preserve">This </w:t>
      </w:r>
      <w:r w:rsidR="002D70F7">
        <w:rPr>
          <w:rFonts w:ascii="Aptos" w:hAnsi="Aptos" w:cstheme="minorHAnsi"/>
          <w:color w:val="000000" w:themeColor="text1"/>
        </w:rPr>
        <w:t>step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CA2F3A" w:rsidRPr="00AC5742">
        <w:rPr>
          <w:rFonts w:ascii="Aptos" w:hAnsi="Aptos" w:cstheme="minorHAnsi"/>
          <w:color w:val="000000" w:themeColor="text1"/>
        </w:rPr>
        <w:t>was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>undertaken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on five genomes</w:t>
      </w:r>
      <w:r w:rsidR="002D70F7">
        <w:rPr>
          <w:rStyle w:val="CommentReference"/>
        </w:rPr>
        <w:t xml:space="preserve">. </w:t>
      </w:r>
      <w:r w:rsidR="002D70F7">
        <w:rPr>
          <w:rFonts w:ascii="Aptos" w:hAnsi="Aptos" w:cstheme="minorHAnsi"/>
          <w:color w:val="000000" w:themeColor="text1"/>
        </w:rPr>
        <w:t xml:space="preserve">We found that none of the identified inserts aligned with solely contaminant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reads; rather, each aligned with </w:t>
      </w:r>
      <w:r w:rsidR="005C5AF0">
        <w:rPr>
          <w:rFonts w:ascii="Aptos" w:hAnsi="Aptos" w:cstheme="minorHAnsi"/>
          <w:color w:val="000000" w:themeColor="text1"/>
        </w:rPr>
        <w:t>multiple</w:t>
      </w:r>
      <w:r w:rsidR="002D70F7">
        <w:rPr>
          <w:rFonts w:ascii="Aptos" w:hAnsi="Aptos" w:cstheme="minorHAnsi"/>
          <w:color w:val="000000" w:themeColor="text1"/>
        </w:rPr>
        <w:t xml:space="preserve"> raw read</w:t>
      </w:r>
      <w:r w:rsidR="005C5AF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spanning the boundary between exogenous inserted DNA </w:t>
      </w:r>
      <w:r w:rsidR="005C5AF0">
        <w:rPr>
          <w:rFonts w:ascii="Aptos" w:hAnsi="Aptos" w:cstheme="minorHAnsi"/>
          <w:color w:val="000000" w:themeColor="text1"/>
        </w:rPr>
        <w:t xml:space="preserve">and </w:t>
      </w:r>
      <w:r w:rsidR="002D70F7">
        <w:rPr>
          <w:rFonts w:ascii="Aptos" w:hAnsi="Aptos" w:cstheme="minorHAnsi"/>
          <w:color w:val="000000" w:themeColor="text1"/>
        </w:rPr>
        <w:t>cockroach flanking sequence.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 xml:space="preserve">In addition, in cases where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contaminant DNA was found to align to the insert (alongside genuine cockroach genomic reads), the </w:t>
      </w:r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r w:rsidR="002D70F7">
        <w:rPr>
          <w:rFonts w:ascii="Aptos" w:hAnsi="Aptos" w:cstheme="minorHAnsi"/>
          <w:color w:val="000000" w:themeColor="text1"/>
        </w:rPr>
        <w:t xml:space="preserve">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</w:t>
      </w:r>
      <w:r w:rsidR="008373B0">
        <w:rPr>
          <w:rFonts w:ascii="Aptos" w:hAnsi="Aptos" w:cstheme="minorHAnsi"/>
          <w:color w:val="000000" w:themeColor="text1"/>
        </w:rPr>
        <w:t>were</w:t>
      </w:r>
      <w:r w:rsidR="002D70F7">
        <w:rPr>
          <w:rFonts w:ascii="Aptos" w:hAnsi="Aptos" w:cstheme="minorHAnsi"/>
          <w:color w:val="000000" w:themeColor="text1"/>
        </w:rPr>
        <w:t xml:space="preserve"> consistently divergent from the insert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(mean pairwise divergence = </w:t>
      </w:r>
      <w:commentRangeStart w:id="26"/>
      <w:r w:rsidR="002D70F7" w:rsidRPr="00900CBD">
        <w:rPr>
          <w:rFonts w:ascii="Aptos" w:hAnsi="Aptos" w:cstheme="minorHAnsi"/>
          <w:color w:val="000000" w:themeColor="text1"/>
        </w:rPr>
        <w:t>X%</w:t>
      </w:r>
      <w:commentRangeEnd w:id="26"/>
      <w:r w:rsidR="00900CBD">
        <w:rPr>
          <w:rStyle w:val="CommentReference"/>
        </w:rPr>
        <w:commentReference w:id="26"/>
      </w:r>
      <w:r w:rsidR="002D70F7">
        <w:rPr>
          <w:rFonts w:ascii="Aptos" w:hAnsi="Aptos" w:cstheme="minorHAnsi"/>
          <w:color w:val="000000" w:themeColor="text1"/>
        </w:rPr>
        <w:t>).</w:t>
      </w:r>
    </w:p>
    <w:p w14:paraId="0734CF10" w14:textId="0FF8537C" w:rsidR="00E8085F" w:rsidRDefault="00E8085F" w:rsidP="003E4D9D">
      <w:pPr>
        <w:jc w:val="both"/>
        <w:rPr>
          <w:color w:val="000000" w:themeColor="text1"/>
        </w:rPr>
      </w:pPr>
    </w:p>
    <w:p w14:paraId="081BE0E8" w14:textId="23FDF13D" w:rsidR="00C90231" w:rsidRPr="00C53FD5" w:rsidRDefault="00E513E6" w:rsidP="00C53FD5">
      <w:pPr>
        <w:jc w:val="both"/>
        <w:rPr>
          <w:rFonts w:ascii="Aptos" w:hAnsi="Aptos" w:cstheme="minorHAnsi"/>
          <w:color w:val="000000" w:themeColor="text1"/>
        </w:rPr>
      </w:pPr>
      <w:r w:rsidRPr="00E513E6">
        <w:rPr>
          <w:rFonts w:ascii="Aptos" w:hAnsi="Aptos" w:cstheme="minorHAnsi"/>
          <w:color w:val="000000" w:themeColor="text1"/>
        </w:rPr>
        <w:t xml:space="preserve">To assess the sensitivity of </w:t>
      </w:r>
      <w:r>
        <w:rPr>
          <w:rFonts w:ascii="Aptos" w:hAnsi="Aptos" w:cstheme="minorHAnsi"/>
          <w:color w:val="000000" w:themeColor="text1"/>
        </w:rPr>
        <w:t xml:space="preserve">HGT </w:t>
      </w:r>
      <w:r w:rsidRPr="00E513E6">
        <w:rPr>
          <w:rFonts w:ascii="Aptos" w:hAnsi="Aptos" w:cstheme="minorHAnsi"/>
          <w:color w:val="000000" w:themeColor="text1"/>
        </w:rPr>
        <w:t xml:space="preserve">insert counts to </w:t>
      </w:r>
      <w:r>
        <w:rPr>
          <w:rFonts w:ascii="Aptos" w:hAnsi="Aptos" w:cstheme="minorHAnsi"/>
          <w:color w:val="000000" w:themeColor="text1"/>
        </w:rPr>
        <w:t xml:space="preserve">our choice of </w:t>
      </w:r>
      <w:r w:rsidRPr="00E513E6">
        <w:rPr>
          <w:rFonts w:ascii="Aptos" w:hAnsi="Aptos" w:cstheme="minorHAnsi"/>
          <w:color w:val="000000" w:themeColor="text1"/>
        </w:rPr>
        <w:t>parameter</w:t>
      </w:r>
      <w:r>
        <w:rPr>
          <w:rFonts w:ascii="Aptos" w:hAnsi="Aptos" w:cstheme="minorHAnsi"/>
          <w:color w:val="000000" w:themeColor="text1"/>
        </w:rPr>
        <w:t>s</w:t>
      </w:r>
      <w:r w:rsidRPr="00E513E6">
        <w:rPr>
          <w:rFonts w:ascii="Aptos" w:hAnsi="Aptos" w:cstheme="minorHAnsi"/>
          <w:color w:val="000000" w:themeColor="text1"/>
        </w:rPr>
        <w:t>, we re-characterised inserts using alternative, less stringent thresholds (see the ‘</w:t>
      </w:r>
      <w:r w:rsidRPr="00E513E6">
        <w:rPr>
          <w:rFonts w:ascii="Aptos" w:hAnsi="Aptos" w:cstheme="minorHAnsi"/>
          <w:i/>
          <w:iCs/>
          <w:color w:val="000000" w:themeColor="text1"/>
        </w:rPr>
        <w:t>Characterising HGT inserts</w:t>
      </w:r>
      <w:r w:rsidRPr="00E513E6">
        <w:rPr>
          <w:rFonts w:ascii="Aptos" w:hAnsi="Aptos" w:cstheme="minorHAnsi"/>
          <w:color w:val="000000" w:themeColor="text1"/>
        </w:rPr>
        <w:t>’ section). This led to a greater number of inserts being identified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>246-5841</w:t>
      </w:r>
      <w:r>
        <w:rPr>
          <w:rFonts w:ascii="Aptos" w:hAnsi="Aptos" w:cstheme="minorHAnsi"/>
          <w:color w:val="000000" w:themeColor="text1"/>
        </w:rPr>
        <w:t xml:space="preserve"> in the cockroach genomes)</w:t>
      </w:r>
      <w:r w:rsidRPr="00E513E6">
        <w:rPr>
          <w:rFonts w:ascii="Aptos" w:hAnsi="Aptos" w:cstheme="minorHAnsi"/>
          <w:color w:val="000000" w:themeColor="text1"/>
        </w:rPr>
        <w:t>, though overall patterns remained similar (Fi</w:t>
      </w:r>
      <w:r w:rsidR="00250906">
        <w:rPr>
          <w:rFonts w:ascii="Aptos" w:hAnsi="Aptos" w:cstheme="minorHAnsi"/>
          <w:color w:val="000000" w:themeColor="text1"/>
        </w:rPr>
        <w:t>g.</w:t>
      </w:r>
      <w:r w:rsidRPr="00E513E6">
        <w:rPr>
          <w:rFonts w:ascii="Aptos" w:hAnsi="Aptos" w:cstheme="minorHAnsi"/>
          <w:color w:val="000000" w:themeColor="text1"/>
        </w:rPr>
        <w:t xml:space="preserve"> S</w:t>
      </w:r>
      <w:r w:rsidR="00250906">
        <w:rPr>
          <w:rFonts w:ascii="Aptos" w:hAnsi="Aptos" w:cstheme="minorHAnsi"/>
          <w:color w:val="000000" w:themeColor="text1"/>
        </w:rPr>
        <w:t>4</w:t>
      </w:r>
      <w:r w:rsidRPr="00E513E6">
        <w:rPr>
          <w:rFonts w:ascii="Aptos" w:hAnsi="Aptos" w:cstheme="minorHAnsi"/>
          <w:color w:val="000000" w:themeColor="text1"/>
        </w:rPr>
        <w:t xml:space="preserve">). Note that the inserts characterised in the termite genomes </w:t>
      </w:r>
      <w:r>
        <w:rPr>
          <w:rFonts w:ascii="Aptos" w:hAnsi="Aptos" w:cstheme="minorHAnsi"/>
          <w:color w:val="000000" w:themeColor="text1"/>
        </w:rPr>
        <w:t xml:space="preserve">using these thresholds </w:t>
      </w:r>
      <w:r w:rsidRPr="00E513E6">
        <w:rPr>
          <w:rFonts w:ascii="Aptos" w:hAnsi="Aptos" w:cstheme="minorHAnsi"/>
          <w:color w:val="000000" w:themeColor="text1"/>
        </w:rPr>
        <w:t>were not manually audited, whereas the primary, more stringent dataset underwent particularly rigorous manual curation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 xml:space="preserve">given the presence of termite gut symbionts closely related to </w:t>
      </w:r>
      <w:r w:rsidRPr="00C53FD5">
        <w:rPr>
          <w:rFonts w:ascii="Aptos" w:hAnsi="Aptos" w:cstheme="minorHAnsi"/>
          <w:i/>
          <w:iCs/>
          <w:color w:val="000000" w:themeColor="text1"/>
        </w:rPr>
        <w:t>Blattabacterium</w:t>
      </w:r>
      <w:r>
        <w:rPr>
          <w:rFonts w:ascii="Aptos" w:hAnsi="Aptos" w:cstheme="minorHAnsi"/>
          <w:color w:val="000000" w:themeColor="text1"/>
        </w:rPr>
        <w:t>)</w:t>
      </w:r>
      <w:r w:rsidRPr="00E513E6">
        <w:rPr>
          <w:rFonts w:ascii="Aptos" w:hAnsi="Aptos" w:cstheme="minorHAnsi"/>
          <w:color w:val="000000" w:themeColor="text1"/>
        </w:rPr>
        <w:t>.</w:t>
      </w:r>
    </w:p>
    <w:p w14:paraId="1C06E01D" w14:textId="4ED073F4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2DFD330E" w14:textId="77777777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67A20273" w14:textId="77777777" w:rsidR="00E513E6" w:rsidRPr="00AC5742" w:rsidRDefault="00E513E6" w:rsidP="00E513E6">
      <w:pPr>
        <w:jc w:val="both"/>
        <w:rPr>
          <w:rFonts w:ascii="Aptos" w:hAnsi="Aptos" w:cstheme="minorHAnsi"/>
          <w:b/>
          <w:i/>
          <w:color w:val="000000" w:themeColor="text1"/>
        </w:rPr>
      </w:pPr>
      <w:r>
        <w:rPr>
          <w:rFonts w:ascii="Aptos" w:hAnsi="Aptos" w:cstheme="minorHAnsi"/>
          <w:b/>
          <w:i/>
          <w:color w:val="000000" w:themeColor="text1"/>
        </w:rPr>
        <w:t>STAR methods</w:t>
      </w:r>
      <w:r w:rsidRPr="00AC5742">
        <w:rPr>
          <w:rFonts w:ascii="Aptos" w:hAnsi="Aptos" w:cstheme="minorHAnsi"/>
          <w:b/>
          <w:i/>
          <w:color w:val="000000" w:themeColor="text1"/>
        </w:rPr>
        <w:t xml:space="preserve"> reference</w:t>
      </w:r>
      <w:commentRangeStart w:id="27"/>
      <w:r w:rsidRPr="00AC5742">
        <w:rPr>
          <w:rFonts w:ascii="Aptos" w:hAnsi="Aptos" w:cstheme="minorHAnsi"/>
          <w:b/>
          <w:i/>
          <w:color w:val="000000" w:themeColor="text1"/>
        </w:rPr>
        <w:t>s</w:t>
      </w:r>
      <w:commentRangeEnd w:id="27"/>
      <w:r w:rsidR="00900CBD">
        <w:rPr>
          <w:rStyle w:val="CommentReference"/>
        </w:rPr>
        <w:commentReference w:id="27"/>
      </w:r>
    </w:p>
    <w:p w14:paraId="4D44E26C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6AF319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675564">
        <w:rPr>
          <w:rFonts w:ascii="Aptos" w:hAnsi="Aptos" w:cstheme="minorHAnsi"/>
          <w:color w:val="000000" w:themeColor="text1"/>
        </w:rPr>
        <w:t xml:space="preserve">Ewart, K. M., Ho, S. Y. W., Chowdhury, A.-A., Jaya, F. R., Kinjo, Y., Bennett, J., Bourguignon, T., Rose, H. A., &amp; Lo, N. (2024). Pervasive relaxed selection in termite genomes. </w:t>
      </w:r>
      <w:r w:rsidRPr="00AC5742">
        <w:rPr>
          <w:rFonts w:ascii="Aptos" w:hAnsi="Aptos" w:cstheme="minorHAnsi"/>
          <w:i/>
          <w:iCs/>
          <w:color w:val="000000" w:themeColor="text1"/>
        </w:rPr>
        <w:t>Proceedings of the Royal Society B: Biological Science</w:t>
      </w:r>
      <w:r w:rsidRPr="00675564">
        <w:rPr>
          <w:rFonts w:ascii="Aptos" w:hAnsi="Aptos" w:cstheme="minorHAnsi"/>
          <w:color w:val="000000" w:themeColor="text1"/>
        </w:rPr>
        <w:t xml:space="preserve">, </w:t>
      </w:r>
      <w:r w:rsidRPr="00AC5742">
        <w:rPr>
          <w:rFonts w:ascii="Aptos" w:hAnsi="Aptos" w:cstheme="minorHAnsi"/>
          <w:i/>
          <w:iCs/>
          <w:color w:val="000000" w:themeColor="text1"/>
        </w:rPr>
        <w:t>291</w:t>
      </w:r>
      <w:r w:rsidRPr="00675564">
        <w:rPr>
          <w:rFonts w:ascii="Aptos" w:hAnsi="Aptos" w:cstheme="minorHAnsi"/>
          <w:color w:val="000000" w:themeColor="text1"/>
        </w:rPr>
        <w:t>, 20232439.</w:t>
      </w:r>
    </w:p>
    <w:p w14:paraId="6A0F087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5DC55C94" w14:textId="39D7FBA4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Danecek, P., Bonfield, J. K., Liddle, J., Marshall, J., Ohan, V., Pollard, M. O., ... &amp; Li, H. (2021). Twelve years of </w:t>
      </w:r>
      <w:proofErr w:type="spellStart"/>
      <w:r w:rsidRPr="00AC5742">
        <w:rPr>
          <w:rFonts w:ascii="Aptos" w:hAnsi="Aptos" w:cstheme="minorHAnsi"/>
          <w:color w:val="000000" w:themeColor="text1"/>
        </w:rPr>
        <w:t>SAMtools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AC5742">
        <w:rPr>
          <w:rFonts w:ascii="Aptos" w:hAnsi="Aptos" w:cstheme="minorHAnsi"/>
          <w:color w:val="000000" w:themeColor="text1"/>
        </w:rPr>
        <w:t>BCFtools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. </w:t>
      </w:r>
      <w:proofErr w:type="spellStart"/>
      <w:r w:rsidRPr="00900CBD">
        <w:rPr>
          <w:rFonts w:ascii="Aptos" w:hAnsi="Aptos" w:cstheme="minorHAnsi"/>
          <w:i/>
          <w:iCs/>
          <w:color w:val="000000" w:themeColor="text1"/>
        </w:rPr>
        <w:t>Gigascience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giab008.</w:t>
      </w:r>
    </w:p>
    <w:p w14:paraId="777D8A4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62FCBCC" w14:textId="430477C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Kolmogorov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M., Yuan, J., Lin, Y., &amp; </w:t>
      </w: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Pevzner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P. A. (2019). </w:t>
      </w:r>
      <w:r w:rsidRPr="00AC5742">
        <w:rPr>
          <w:rFonts w:ascii="Aptos" w:hAnsi="Aptos" w:cstheme="minorHAnsi"/>
          <w:color w:val="000000" w:themeColor="text1"/>
        </w:rPr>
        <w:t xml:space="preserve">Assembly of long, error-prone reads using repeat graphs.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Nature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iotechnology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37</w:t>
      </w:r>
      <w:r w:rsidRPr="00AC5742">
        <w:rPr>
          <w:rFonts w:ascii="Aptos" w:hAnsi="Aptos" w:cstheme="minorHAnsi"/>
          <w:color w:val="000000" w:themeColor="text1"/>
        </w:rPr>
        <w:t>, 540-546.</w:t>
      </w:r>
    </w:p>
    <w:p w14:paraId="12AA1586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20862F0" w14:textId="034B7DF3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Guan, D., McCarthy, S. A., Wood, J., Howe, K., Wang, Y., &amp; Durbin, R. (2020). Identifying and removing haplotypic duplication in primary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36</w:t>
      </w:r>
      <w:r w:rsidRPr="00AC5742">
        <w:rPr>
          <w:rFonts w:ascii="Aptos" w:hAnsi="Aptos" w:cstheme="minorHAnsi"/>
          <w:color w:val="000000" w:themeColor="text1"/>
        </w:rPr>
        <w:t>, 2896-2898.</w:t>
      </w:r>
    </w:p>
    <w:p w14:paraId="36C85FF0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015505B" w14:textId="48E0F47D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 (2018). Minimap2: pairwise alignment for nucleotide sequences.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34</w:t>
      </w:r>
      <w:r w:rsidRPr="00AC5742">
        <w:rPr>
          <w:rFonts w:ascii="Aptos" w:hAnsi="Aptos" w:cstheme="minorHAnsi"/>
          <w:color w:val="000000" w:themeColor="text1"/>
        </w:rPr>
        <w:t>, 3094-3100.</w:t>
      </w:r>
    </w:p>
    <w:p w14:paraId="0CB8888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E5B6CBB" w14:textId="1A241CDF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Mei, Y., Jing, D., Tang, S., Chen, X., Chen, H., </w:t>
      </w:r>
      <w:proofErr w:type="spellStart"/>
      <w:r w:rsidRPr="00AC5742">
        <w:rPr>
          <w:rFonts w:ascii="Aptos" w:hAnsi="Aptos" w:cstheme="minorHAnsi"/>
          <w:color w:val="000000" w:themeColor="text1"/>
        </w:rPr>
        <w:t>Duanmu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H., ... &amp; Li, F. (2022). </w:t>
      </w:r>
      <w:proofErr w:type="spellStart"/>
      <w:r w:rsidRPr="00AC5742">
        <w:rPr>
          <w:rFonts w:ascii="Aptos" w:hAnsi="Aptos" w:cstheme="minorHAnsi"/>
          <w:color w:val="000000" w:themeColor="text1"/>
        </w:rPr>
        <w:t>InsectBase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2.0: a comprehensive gene resource for insects.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Nucleic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A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cids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50</w:t>
      </w:r>
      <w:r w:rsidRPr="00AC5742">
        <w:rPr>
          <w:rFonts w:ascii="Aptos" w:hAnsi="Aptos" w:cstheme="minorHAnsi"/>
          <w:color w:val="000000" w:themeColor="text1"/>
        </w:rPr>
        <w:t>, D1040-D1045.</w:t>
      </w:r>
    </w:p>
    <w:p w14:paraId="3466FDCD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238054" w14:textId="629BB2B3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lastRenderedPageBreak/>
        <w:t xml:space="preserve">Li, H., &amp; Durbin, R. (2009). Fast and accurate short read alignment with Burrows–Wheeler transform.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25</w:t>
      </w:r>
      <w:r w:rsidRPr="00AC5742">
        <w:rPr>
          <w:rFonts w:ascii="Aptos" w:hAnsi="Aptos" w:cstheme="minorHAnsi"/>
          <w:color w:val="000000" w:themeColor="text1"/>
        </w:rPr>
        <w:t>, 1754-1760.</w:t>
      </w:r>
    </w:p>
    <w:p w14:paraId="62FF1511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D8256F" w14:textId="36C6D9B7" w:rsidR="00E513E6" w:rsidRPr="00AC5742" w:rsidRDefault="00E513E6" w:rsidP="00E513E6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color w:val="000000" w:themeColor="text1"/>
        </w:rPr>
        <w:t xml:space="preserve">Quinlan, A. R., &amp; Hall, I. M. (2010). </w:t>
      </w:r>
      <w:proofErr w:type="spellStart"/>
      <w:r w:rsidRPr="00AC5742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Pr="00AC5742">
        <w:rPr>
          <w:rFonts w:ascii="Aptos" w:eastAsia="Times New Roman" w:hAnsi="Aptos" w:cstheme="minorHAnsi"/>
          <w:color w:val="000000" w:themeColor="text1"/>
        </w:rPr>
        <w:t xml:space="preserve">: a flexible suite of utilities for comparing genomic features.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,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26</w:t>
      </w:r>
      <w:r w:rsidRPr="00AC5742">
        <w:rPr>
          <w:rFonts w:ascii="Aptos" w:eastAsia="Times New Roman" w:hAnsi="Aptos" w:cstheme="minorHAnsi"/>
          <w:color w:val="000000" w:themeColor="text1"/>
        </w:rPr>
        <w:t>, 841-842.</w:t>
      </w:r>
    </w:p>
    <w:p w14:paraId="7521019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E47F2A1" w14:textId="71E7B390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Salamov, A. A., &amp; Solovyev, V. V. (2000). Ab initio gene finding in Drosophila genomic DNA.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516-522.</w:t>
      </w:r>
    </w:p>
    <w:p w14:paraId="7933B113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F1D14A5" w14:textId="20F4E89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Solovyev, V., Kosarev, P., Seledsov, I., &amp; Vorobyev, D. (2006). Automatic annotation of eukaryotic genes, pseudogenes and promoters.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7</w:t>
      </w:r>
      <w:r w:rsidRPr="00AC5742">
        <w:rPr>
          <w:rFonts w:ascii="Aptos" w:hAnsi="Aptos" w:cstheme="minorHAnsi"/>
          <w:color w:val="000000" w:themeColor="text1"/>
        </w:rPr>
        <w:t>, 1-12.</w:t>
      </w:r>
    </w:p>
    <w:p w14:paraId="29ADE9C4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FEDC64B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Smit, A., Hubley, R., &amp; Green P. (2015). </w:t>
      </w:r>
      <w:proofErr w:type="spellStart"/>
      <w:r w:rsidRPr="00AC5742">
        <w:rPr>
          <w:rFonts w:ascii="Aptos" w:hAnsi="Aptos" w:cstheme="minorHAnsi"/>
          <w:color w:val="000000" w:themeColor="text1"/>
        </w:rPr>
        <w:t>RepeatMasker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Open-4.0. Retrieved from </w:t>
      </w:r>
      <w:hyperlink r:id="rId11" w:history="1">
        <w:r w:rsidRPr="00AC5742">
          <w:rPr>
            <w:rStyle w:val="Hyperlink"/>
            <w:rFonts w:ascii="Aptos" w:hAnsi="Aptos" w:cstheme="minorHAnsi"/>
          </w:rPr>
          <w:t>http://www.repeatmasker.org</w:t>
        </w:r>
      </w:hyperlink>
      <w:r w:rsidRPr="00AC5742">
        <w:rPr>
          <w:rFonts w:ascii="Aptos" w:hAnsi="Aptos" w:cstheme="minorHAnsi"/>
          <w:color w:val="000000" w:themeColor="text1"/>
        </w:rPr>
        <w:t>.</w:t>
      </w:r>
    </w:p>
    <w:p w14:paraId="2FDCE6AA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889E32C" w14:textId="5C913030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Flynn, J. M., Hubley, R., Goubert, C., Rosen, J., Clark, A. G., </w:t>
      </w:r>
      <w:proofErr w:type="spellStart"/>
      <w:r w:rsidRPr="00AC5742">
        <w:rPr>
          <w:rFonts w:ascii="Aptos" w:hAnsi="Aptos" w:cstheme="minorHAnsi"/>
          <w:color w:val="000000" w:themeColor="text1"/>
        </w:rPr>
        <w:t>Feschotte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C., &amp; Smit, A. F. (2020). RepeatModeler2 for automated genomic discovery of transposable element families. </w:t>
      </w:r>
      <w:r w:rsidRPr="00900CBD">
        <w:rPr>
          <w:rFonts w:ascii="Aptos" w:hAnsi="Aptos" w:cstheme="minorHAnsi"/>
          <w:i/>
          <w:iCs/>
          <w:color w:val="000000" w:themeColor="text1"/>
        </w:rPr>
        <w:t>Proceedings of the National Academy of Sciences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117</w:t>
      </w:r>
      <w:r w:rsidRPr="00AC5742">
        <w:rPr>
          <w:rFonts w:ascii="Aptos" w:hAnsi="Aptos" w:cstheme="minorHAnsi"/>
          <w:color w:val="000000" w:themeColor="text1"/>
        </w:rPr>
        <w:t>, 9451-9457.</w:t>
      </w:r>
    </w:p>
    <w:p w14:paraId="6CDCD989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F9252B4" w14:textId="706711BE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Gurevich, A., Saveliev, V., Vyahhi, N., &amp; Tesler, G. (2013). QUAST: quality assessment tool for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29</w:t>
      </w:r>
      <w:r w:rsidRPr="00EC7C17">
        <w:rPr>
          <w:rFonts w:ascii="Aptos" w:hAnsi="Aptos" w:cstheme="minorHAnsi"/>
          <w:color w:val="000000" w:themeColor="text1"/>
        </w:rPr>
        <w:t>, 1072-1075.</w:t>
      </w:r>
    </w:p>
    <w:p w14:paraId="5B7BBFFF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3581762D" w14:textId="4833C36A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Simão, F. A., Waterhouse, R. M., Ioannidis, P., Kriventseva, E. V., &amp; Zdobnov, E. M. (2015). BUSCO: assessing genome assembly and annotation completeness with single-copy orthologs.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31</w:t>
      </w:r>
      <w:r w:rsidRPr="00EC7C17">
        <w:rPr>
          <w:rFonts w:ascii="Aptos" w:hAnsi="Aptos" w:cstheme="minorHAnsi"/>
          <w:color w:val="000000" w:themeColor="text1"/>
        </w:rPr>
        <w:t>, 3210-3212.</w:t>
      </w:r>
    </w:p>
    <w:p w14:paraId="429F5C56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76A62DB9" w14:textId="144AB856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>Waterhouse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R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proofErr w:type="spellStart"/>
      <w:r w:rsidRPr="00EC7C17">
        <w:rPr>
          <w:rFonts w:ascii="Aptos" w:hAnsi="Aptos" w:cstheme="minorHAnsi"/>
          <w:color w:val="000000" w:themeColor="text1"/>
        </w:rPr>
        <w:t>Seppey</w:t>
      </w:r>
      <w:proofErr w:type="spellEnd"/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>, Simão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F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A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>
        <w:rPr>
          <w:rFonts w:ascii="Aptos" w:hAnsi="Aptos" w:cstheme="minorHAnsi"/>
          <w:color w:val="000000" w:themeColor="text1"/>
        </w:rPr>
        <w:t xml:space="preserve">&amp; </w:t>
      </w:r>
      <w:proofErr w:type="spellStart"/>
      <w:r w:rsidRPr="00EC7C17">
        <w:rPr>
          <w:rFonts w:ascii="Aptos" w:hAnsi="Aptos" w:cstheme="minorHAnsi"/>
          <w:color w:val="000000" w:themeColor="text1"/>
        </w:rPr>
        <w:t>Zdobnov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E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 xml:space="preserve">M. </w:t>
      </w:r>
      <w:r>
        <w:rPr>
          <w:rFonts w:ascii="Aptos" w:hAnsi="Aptos" w:cstheme="minorHAnsi"/>
          <w:color w:val="000000" w:themeColor="text1"/>
        </w:rPr>
        <w:t>(</w:t>
      </w:r>
      <w:r w:rsidRPr="00EC7C17">
        <w:rPr>
          <w:rFonts w:ascii="Aptos" w:hAnsi="Aptos" w:cstheme="minorHAnsi"/>
          <w:color w:val="000000" w:themeColor="text1"/>
        </w:rPr>
        <w:t>2019</w:t>
      </w:r>
      <w:r>
        <w:rPr>
          <w:rFonts w:ascii="Aptos" w:hAnsi="Aptos" w:cstheme="minorHAnsi"/>
          <w:color w:val="000000" w:themeColor="text1"/>
        </w:rPr>
        <w:t>).</w:t>
      </w:r>
      <w:r w:rsidRPr="00EC7C17">
        <w:rPr>
          <w:rFonts w:ascii="Aptos" w:hAnsi="Aptos" w:cstheme="minorHAnsi"/>
          <w:color w:val="000000" w:themeColor="text1"/>
        </w:rPr>
        <w:t xml:space="preserve"> Using BUSCO to assess insect genomic resources. In </w:t>
      </w:r>
      <w:r w:rsidRPr="00EC7C17">
        <w:rPr>
          <w:rFonts w:ascii="Aptos" w:hAnsi="Aptos" w:cstheme="minorHAnsi"/>
          <w:i/>
          <w:iCs/>
          <w:color w:val="000000" w:themeColor="text1"/>
        </w:rPr>
        <w:t>Insect genomics: methods in molecular biology</w:t>
      </w:r>
      <w:r w:rsidRPr="00EC7C17">
        <w:rPr>
          <w:rFonts w:ascii="Aptos" w:hAnsi="Aptos" w:cstheme="minorHAnsi"/>
          <w:color w:val="000000" w:themeColor="text1"/>
        </w:rPr>
        <w:t xml:space="preserve">, vol. 1858 (eds Brown S, </w:t>
      </w:r>
      <w:proofErr w:type="spellStart"/>
      <w:r w:rsidRPr="00EC7C17">
        <w:rPr>
          <w:rFonts w:ascii="Aptos" w:hAnsi="Aptos" w:cstheme="minorHAnsi"/>
          <w:color w:val="000000" w:themeColor="text1"/>
        </w:rPr>
        <w:t>Pfrender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M). New York, NY: Humana Press.</w:t>
      </w:r>
    </w:p>
    <w:p w14:paraId="118E705F" w14:textId="207997AC" w:rsidR="00454762" w:rsidRDefault="00454762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13F1470" w14:textId="1FDF0802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Wickham, H., Averick, M., Bryan, J., Chang, W., McGowan, L. D., François, R., Grolemund, G., Hayes, A., Henry, L., Hester, J., Kuhn, M., Pedersen, T. L., Miller, E., Bache, S. M., Müller, K., Ooms, J., Robinson, D., Seidel, D. P., Spinu, V., Takahashi, K., Vaughan, D., Wilke, C., Woo, K., &amp; Yutani, H. (2019). Welcome to the </w:t>
      </w:r>
      <w:proofErr w:type="spellStart"/>
      <w:r w:rsidRPr="00454762">
        <w:rPr>
          <w:rFonts w:ascii="Aptos" w:hAnsi="Aptos" w:cstheme="minorHAnsi"/>
          <w:color w:val="000000" w:themeColor="text1"/>
        </w:rPr>
        <w:t>tidyverse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. </w:t>
      </w:r>
      <w:r w:rsidRPr="00900CBD">
        <w:rPr>
          <w:rFonts w:ascii="Aptos" w:hAnsi="Aptos" w:cstheme="minorHAnsi"/>
          <w:i/>
          <w:iCs/>
          <w:color w:val="000000" w:themeColor="text1"/>
        </w:rPr>
        <w:t>Journal of Open Source Software</w:t>
      </w:r>
      <w:r w:rsidRPr="0045476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4</w:t>
      </w:r>
      <w:r w:rsidRPr="00454762">
        <w:rPr>
          <w:rFonts w:ascii="Aptos" w:hAnsi="Aptos" w:cstheme="minorHAnsi"/>
          <w:color w:val="000000" w:themeColor="text1"/>
        </w:rPr>
        <w:t>, 1686.</w:t>
      </w:r>
    </w:p>
    <w:p w14:paraId="3BFFBCCB" w14:textId="77777777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  </w:t>
      </w:r>
    </w:p>
    <w:p w14:paraId="73BC6CEF" w14:textId="5CFA82BF" w:rsidR="00454762" w:rsidRDefault="00454762" w:rsidP="00454762">
      <w:pPr>
        <w:jc w:val="both"/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>Wickham, H. (2016). ggplot2: Elegant Graphics for Data Analysis. Springer-Verlag New York, 2016.</w:t>
      </w:r>
    </w:p>
    <w:p w14:paraId="0D26CBA6" w14:textId="2E8BF1DB" w:rsidR="00C90231" w:rsidRDefault="00C90231">
      <w:pPr>
        <w:rPr>
          <w:color w:val="000000" w:themeColor="text1"/>
        </w:rPr>
      </w:pPr>
    </w:p>
    <w:p w14:paraId="4AAC84CE" w14:textId="77777777" w:rsidR="00454762" w:rsidRDefault="00454762">
      <w:pPr>
        <w:rPr>
          <w:rFonts w:ascii="Aptos" w:hAnsi="Aptos" w:cstheme="minorHAnsi"/>
          <w:color w:val="000000" w:themeColor="text1"/>
        </w:rPr>
        <w:sectPr w:rsidR="00454762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198D8DCB" w14:textId="668563FC" w:rsidR="002D687E" w:rsidRDefault="002D687E">
      <w:pPr>
        <w:jc w:val="center"/>
        <w:rPr>
          <w:rFonts w:ascii="Aptos" w:hAnsi="Aptos" w:cstheme="minorHAnsi"/>
          <w:b/>
          <w:iCs/>
          <w:color w:val="000000" w:themeColor="text1"/>
          <w:sz w:val="15"/>
          <w:szCs w:val="15"/>
        </w:rPr>
        <w:pPrChange w:id="28" w:author="Zhuzhi Zhang" w:date="2025-12-11T13:27:00Z" w16du:dateUtc="2025-12-11T02:27:00Z">
          <w:pPr/>
        </w:pPrChange>
      </w:pPr>
      <w:r w:rsidRPr="00E513E6">
        <w:rPr>
          <w:rFonts w:ascii="Aptos" w:hAnsi="Aptos" w:cstheme="minorHAnsi"/>
          <w:b/>
          <w:iCs/>
          <w:color w:val="000000" w:themeColor="text1"/>
          <w:sz w:val="40"/>
          <w:szCs w:val="40"/>
        </w:rPr>
        <w:lastRenderedPageBreak/>
        <w:t>Supplemental Information - Tables and Figures</w:t>
      </w:r>
    </w:p>
    <w:p w14:paraId="7FDC5531" w14:textId="77777777" w:rsidR="002D687E" w:rsidRPr="002D687E" w:rsidRDefault="002D687E" w:rsidP="002D687E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</w:p>
    <w:p w14:paraId="07A9202D" w14:textId="6BCCD7B1" w:rsidR="00F81B43" w:rsidRDefault="00B63144" w:rsidP="00B63144">
      <w:pPr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C7EF9E4" wp14:editId="2C7B8063">
            <wp:extent cx="8864600" cy="5558790"/>
            <wp:effectExtent l="0" t="0" r="0" b="3810"/>
            <wp:docPr id="1308045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5842" name="Picture 13080458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01B0" w14:textId="4CA53B09" w:rsidR="002D687E" w:rsidRDefault="00F81B43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</w:pPr>
      <w:r w:rsidRPr="00F81B43">
        <w:rPr>
          <w:rFonts w:ascii="Aptos" w:hAnsi="Aptos" w:cstheme="minorHAnsi" w:hint="eastAsia"/>
          <w:b/>
          <w:bCs/>
          <w:color w:val="000000" w:themeColor="text1"/>
        </w:rPr>
        <w:lastRenderedPageBreak/>
        <w:t xml:space="preserve">Figure </w:t>
      </w:r>
      <w:r>
        <w:rPr>
          <w:rFonts w:ascii="Aptos" w:hAnsi="Aptos" w:cstheme="minorHAnsi" w:hint="eastAsia"/>
          <w:b/>
          <w:bCs/>
          <w:color w:val="000000" w:themeColor="text1"/>
          <w:lang w:eastAsia="zh-CN"/>
        </w:rPr>
        <w:t>S</w:t>
      </w:r>
      <w:r w:rsidR="002D687E">
        <w:rPr>
          <w:rFonts w:ascii="Aptos" w:hAnsi="Aptos" w:cstheme="minorHAnsi"/>
          <w:b/>
          <w:bCs/>
          <w:color w:val="000000" w:themeColor="text1"/>
        </w:rPr>
        <w:t>1</w:t>
      </w:r>
      <w:r w:rsidRPr="00F81B43">
        <w:rPr>
          <w:rFonts w:ascii="Aptos" w:hAnsi="Aptos" w:cstheme="minorHAnsi" w:hint="eastAsia"/>
          <w:color w:val="000000" w:themeColor="text1"/>
        </w:rPr>
        <w:t xml:space="preserve">. </w:t>
      </w:r>
      <w:r w:rsidRPr="00F81B43">
        <w:rPr>
          <w:rFonts w:ascii="Aptos" w:hAnsi="Aptos" w:cstheme="minorHAnsi"/>
          <w:color w:val="000000" w:themeColor="text1"/>
        </w:rPr>
        <w:t>Schematic illustration showing methods for HGT insert confirmation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(A) and example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s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from </w:t>
      </w:r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M.</w:t>
      </w:r>
      <w:r w:rsidR="00B63144">
        <w:rPr>
          <w:rFonts w:ascii="Aptos" w:hAnsi="Aptos" w:cstheme="minorHAnsi"/>
          <w:i/>
          <w:iCs/>
          <w:color w:val="000000" w:themeColor="text1"/>
          <w:lang w:eastAsia="zh-CN"/>
        </w:rPr>
        <w:t xml:space="preserve"> </w:t>
      </w:r>
      <w:proofErr w:type="spellStart"/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lithgowae</w:t>
      </w:r>
      <w:proofErr w:type="spellEnd"/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(B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-F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)</w:t>
      </w:r>
      <w:r w:rsidRPr="00F81B43">
        <w:rPr>
          <w:rFonts w:ascii="Aptos" w:hAnsi="Aptos" w:cstheme="minorHAnsi"/>
          <w:color w:val="000000" w:themeColor="text1"/>
        </w:rPr>
        <w:t xml:space="preserve">.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(A) </w:t>
      </w:r>
      <w:r w:rsidRPr="00F81B43">
        <w:rPr>
          <w:rFonts w:ascii="Aptos" w:hAnsi="Aptos" w:cstheme="minorHAnsi"/>
          <w:color w:val="000000" w:themeColor="text1"/>
        </w:rPr>
        <w:t>The dark grey bar at the top represents the assembled genomic sequence;</w:t>
      </w:r>
      <w:ins w:id="29" w:author="Maxim Warwick Dus Adams" w:date="2025-12-11T15:33:00Z" w16du:dateUtc="2025-12-11T04:33:00Z">
        <w:r w:rsidR="00157A7E">
          <w:rPr>
            <w:rFonts w:ascii="Aptos" w:hAnsi="Aptos" w:cstheme="minorHAnsi"/>
            <w:color w:val="000000" w:themeColor="text1"/>
          </w:rPr>
          <w:t xml:space="preserve"> </w:t>
        </w:r>
      </w:ins>
      <w:del w:id="30" w:author="Maxim Warwick Dus Adams" w:date="2025-12-11T15:33:00Z" w16du:dateUtc="2025-12-11T04:33:00Z">
        <w:r w:rsidRPr="00F81B43" w:rsidDel="00157A7E">
          <w:rPr>
            <w:rFonts w:ascii="Aptos" w:hAnsi="Aptos" w:cstheme="minorHAnsi"/>
            <w:color w:val="000000" w:themeColor="text1"/>
          </w:rPr>
          <w:delText xml:space="preserve"> </w:delText>
        </w:r>
      </w:del>
      <w:r w:rsidRPr="00F81B43">
        <w:rPr>
          <w:rFonts w:ascii="Aptos" w:hAnsi="Aptos" w:cstheme="minorHAnsi"/>
          <w:color w:val="000000" w:themeColor="text1"/>
        </w:rPr>
        <w:t>blue bars indicate reads broadly aligned to the genome and considered host-derived; light grey bars indicate reads aligned only at the insertion region and considered endosymbiont-derived; red marks represent the putative HGT insert sequence consistently aligned across all reads; “Mutations” denote base differences detected in short</w:t>
      </w:r>
      <w:ins w:id="31" w:author="Maxim Warwick Dus Adams" w:date="2025-12-11T16:13:00Z" w16du:dateUtc="2025-12-11T05:13:00Z">
        <w:r w:rsidR="002C16E8">
          <w:rPr>
            <w:rFonts w:ascii="Aptos" w:hAnsi="Aptos" w:cstheme="minorHAnsi"/>
            <w:color w:val="000000" w:themeColor="text1"/>
          </w:rPr>
          <w:t xml:space="preserve"> </w:t>
        </w:r>
      </w:ins>
      <w:del w:id="32" w:author="Maxim Warwick Dus Adams" w:date="2025-12-11T16:13:00Z" w16du:dateUtc="2025-12-11T05:13:00Z">
        <w:r w:rsidRPr="00F81B43" w:rsidDel="002C16E8">
          <w:rPr>
            <w:rFonts w:ascii="Aptos" w:hAnsi="Aptos" w:cstheme="minorHAnsi"/>
            <w:color w:val="000000" w:themeColor="text1"/>
          </w:rPr>
          <w:delText xml:space="preserve"> </w:delText>
        </w:r>
      </w:del>
      <w:r w:rsidRPr="00F81B43">
        <w:rPr>
          <w:rFonts w:ascii="Aptos" w:hAnsi="Aptos" w:cstheme="minorHAnsi"/>
          <w:color w:val="000000" w:themeColor="text1"/>
        </w:rPr>
        <w:t>aligned reads compared with long aligned reads. Note that the “short” in “short</w:t>
      </w:r>
      <w:ins w:id="33" w:author="Maxim Warwick Dus Adams" w:date="2025-12-11T16:13:00Z" w16du:dateUtc="2025-12-11T05:13:00Z">
        <w:r w:rsidR="002C16E8">
          <w:rPr>
            <w:rFonts w:ascii="Aptos" w:hAnsi="Aptos" w:cstheme="minorHAnsi"/>
            <w:color w:val="000000" w:themeColor="text1"/>
          </w:rPr>
          <w:t xml:space="preserve"> </w:t>
        </w:r>
      </w:ins>
      <w:del w:id="34" w:author="Maxim Warwick Dus Adams" w:date="2025-12-11T15:32:00Z" w16du:dateUtc="2025-12-11T04:32:00Z">
        <w:r w:rsidRPr="00F81B43" w:rsidDel="00157A7E">
          <w:rPr>
            <w:rFonts w:ascii="Aptos" w:hAnsi="Aptos" w:cstheme="minorHAnsi"/>
            <w:color w:val="000000" w:themeColor="text1"/>
          </w:rPr>
          <w:delText xml:space="preserve"> </w:delText>
        </w:r>
      </w:del>
      <w:r w:rsidRPr="00F81B43">
        <w:rPr>
          <w:rFonts w:ascii="Aptos" w:hAnsi="Aptos" w:cstheme="minorHAnsi"/>
          <w:color w:val="000000" w:themeColor="text1"/>
        </w:rPr>
        <w:t xml:space="preserve">aligned reads” refers to the length of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the </w:t>
      </w:r>
      <w:r w:rsidRPr="00F81B43">
        <w:rPr>
          <w:rFonts w:ascii="Aptos" w:hAnsi="Aptos" w:cstheme="minorHAnsi"/>
          <w:color w:val="000000" w:themeColor="text1"/>
        </w:rPr>
        <w:t xml:space="preserve">aligned sequence between endosymbiont and host genome, rather than the reads themselves, which were of a similar length to other long reads derived from host DNA. 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(B) An example of </w:t>
      </w:r>
      <w:r w:rsidR="008C3D8A" w:rsidRPr="008C3D8A">
        <w:rPr>
          <w:rFonts w:ascii="Aptos" w:hAnsi="Aptos" w:cstheme="minorHAnsi"/>
          <w:color w:val="000000" w:themeColor="text1"/>
        </w:rPr>
        <w:t>HGT insert confirmation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1708405-1708607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203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(C)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contig_444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975660-975914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255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(D)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contig_5553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264501-264736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236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(E)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contig_8142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150463-150869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407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(F)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contig_10024:1162380-1162568,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188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Due to space limitations, </w:t>
      </w:r>
      <w:del w:id="35" w:author="Zhuzhi Zhang" w:date="2025-12-11T13:26:00Z" w16du:dateUtc="2025-12-11T02:26:00Z">
        <w:r w:rsidR="008C3D8A" w:rsidRPr="008C3D8A" w:rsidDel="000B0A81">
          <w:rPr>
            <w:rFonts w:ascii="Aptos" w:hAnsi="Aptos" w:cstheme="minorHAnsi"/>
            <w:color w:val="000000" w:themeColor="text1"/>
            <w:lang w:val="en-US" w:eastAsia="zh-CN"/>
          </w:rPr>
          <w:delText>not all the</w:delText>
        </w:r>
      </w:del>
      <w:ins w:id="36" w:author="Zhuzhi Zhang" w:date="2025-12-11T13:26:00Z" w16du:dateUtc="2025-12-11T02:26:00Z">
        <w:r w:rsidR="000B0A81">
          <w:rPr>
            <w:rFonts w:ascii="Aptos" w:hAnsi="Aptos" w:cstheme="minorHAnsi" w:hint="eastAsia"/>
            <w:color w:val="000000" w:themeColor="text1"/>
            <w:lang w:val="en-US" w:eastAsia="zh-CN"/>
          </w:rPr>
          <w:t>only</w:t>
        </w:r>
      </w:ins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raw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read</w:t>
      </w:r>
      <w:del w:id="37" w:author="Maxim Warwick Dus Adams" w:date="2025-12-11T15:33:00Z" w16du:dateUtc="2025-12-11T04:33:00Z">
        <w:r w:rsidR="008C3D8A" w:rsidRPr="008C3D8A" w:rsidDel="00157A7E">
          <w:rPr>
            <w:rFonts w:ascii="Aptos" w:hAnsi="Aptos" w:cstheme="minorHAnsi"/>
            <w:color w:val="000000" w:themeColor="text1"/>
            <w:lang w:val="en-US" w:eastAsia="zh-CN"/>
          </w:rPr>
          <w:delText>ing</w:delText>
        </w:r>
      </w:del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s</w:t>
      </w:r>
      <w:ins w:id="38" w:author="Zhuzhi Zhang" w:date="2025-12-11T13:26:00Z" w16du:dateUtc="2025-12-11T02:26:00Z">
        <w:r w:rsidR="000B0A81">
          <w:rPr>
            <w:rFonts w:ascii="Aptos" w:hAnsi="Aptos" w:cstheme="minorHAnsi" w:hint="eastAsia"/>
            <w:color w:val="000000" w:themeColor="text1"/>
            <w:lang w:val="en-US" w:eastAsia="zh-CN"/>
          </w:rPr>
          <w:t xml:space="preserve"> aligned to the insert</w:t>
        </w:r>
      </w:ins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were displayed.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The top few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reads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that extend beyond the image </w:t>
      </w:r>
      <w:del w:id="39" w:author="Maxim Warwick Dus Adams" w:date="2025-12-11T15:34:00Z" w16du:dateUtc="2025-12-11T04:34:00Z">
        <w:r w:rsidR="008C3D8A" w:rsidRPr="008C3D8A" w:rsidDel="00157A7E">
          <w:rPr>
            <w:rFonts w:ascii="Aptos" w:hAnsi="Aptos" w:cstheme="minorHAnsi"/>
            <w:color w:val="000000" w:themeColor="text1"/>
            <w:lang w:val="en-US" w:eastAsia="zh-CN"/>
          </w:rPr>
          <w:delText xml:space="preserve">are </w:delText>
        </w:r>
      </w:del>
      <w:ins w:id="40" w:author="Maxim Warwick Dus Adams" w:date="2025-12-11T15:34:00Z" w16du:dateUtc="2025-12-11T04:34:00Z">
        <w:r w:rsidR="00157A7E">
          <w:rPr>
            <w:rFonts w:ascii="Aptos" w:hAnsi="Aptos" w:cstheme="minorHAnsi"/>
            <w:color w:val="000000" w:themeColor="text1"/>
            <w:lang w:val="en-US" w:eastAsia="zh-CN"/>
          </w:rPr>
          <w:t>all align to both the putative HGT insert and the surrounding</w:t>
        </w:r>
        <w:r w:rsidR="00157A7E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</w:ins>
      <w:del w:id="41" w:author="Maxim Warwick Dus Adams" w:date="2025-12-11T15:34:00Z" w16du:dateUtc="2025-12-11T04:34:00Z">
        <w:r w:rsidR="008C3D8A" w:rsidRPr="008C3D8A" w:rsidDel="00157A7E">
          <w:rPr>
            <w:rFonts w:ascii="Aptos" w:hAnsi="Aptos" w:cstheme="minorHAnsi"/>
            <w:color w:val="000000" w:themeColor="text1"/>
            <w:lang w:val="en-US" w:eastAsia="zh-CN"/>
          </w:rPr>
          <w:delText xml:space="preserve">from the </w:delText>
        </w:r>
      </w:del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host cockroach</w:t>
      </w:r>
      <w:ins w:id="42" w:author="Maxim Warwick Dus Adams" w:date="2025-12-11T15:34:00Z" w16du:dateUtc="2025-12-11T04:34:00Z">
        <w:r w:rsidR="00157A7E">
          <w:rPr>
            <w:rFonts w:ascii="Aptos" w:hAnsi="Aptos" w:cstheme="minorHAnsi"/>
            <w:color w:val="000000" w:themeColor="text1"/>
            <w:lang w:val="en-US" w:eastAsia="zh-CN"/>
          </w:rPr>
          <w:t xml:space="preserve"> sequence</w:t>
        </w:r>
      </w:ins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. The shorter ones below </w:t>
      </w:r>
      <w:del w:id="43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>(</w:delText>
        </w:r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which </w:delText>
        </w:r>
      </w:del>
      <w:del w:id="44" w:author="Maxim Warwick Dus Adams" w:date="2025-12-11T15:35:00Z" w16du:dateUtc="2025-12-11T04:35:00Z"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>are</w:delText>
        </w:r>
      </w:del>
      <w:del w:id="45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</w:delText>
        </w:r>
      </w:del>
      <w:del w:id="46" w:author="Maxim Warwick Dus Adams" w:date="2025-12-11T15:34:00Z" w16du:dateUtc="2025-12-11T04:34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actually </w:delText>
        </w:r>
      </w:del>
      <w:del w:id="47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longer than </w:delText>
        </w:r>
      </w:del>
      <w:del w:id="48" w:author="Maxim Warwick Dus Adams" w:date="2025-12-11T15:34:00Z" w16du:dateUtc="2025-12-11T04:34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what is </w:delText>
        </w:r>
      </w:del>
      <w:del w:id="49" w:author="Maxim Warwick Dus Adams" w:date="2025-12-11T15:36:00Z" w16du:dateUtc="2025-12-11T04:36:00Z"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displayed; 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>the</w:delText>
        </w:r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</w:delText>
        </w:r>
      </w:del>
      <w:del w:id="50" w:author="Maxim Warwick Dus Adams" w:date="2025-12-11T15:35:00Z" w16du:dateUtc="2025-12-11T04:35:00Z"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>full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</w:delText>
        </w:r>
        <w:r w:rsidR="008C3D8A" w:rsidDel="0034300D">
          <w:rPr>
            <w:rFonts w:ascii="Aptos" w:hAnsi="Aptos" w:cstheme="minorHAnsi" w:hint="eastAsia"/>
            <w:color w:val="000000" w:themeColor="text1"/>
            <w:lang w:val="en-US" w:eastAsia="zh-CN"/>
          </w:rPr>
          <w:delText>flanking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regions </w:delText>
        </w:r>
      </w:del>
      <w:del w:id="51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were not </w:delText>
        </w:r>
        <w:r w:rsidR="00752E21" w:rsidDel="0034300D">
          <w:rPr>
            <w:rFonts w:ascii="Aptos" w:hAnsi="Aptos" w:cstheme="minorHAnsi"/>
            <w:color w:val="000000" w:themeColor="text1"/>
            <w:lang w:val="en-US" w:eastAsia="zh-CN"/>
          </w:rPr>
          <w:delText>included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because they </w:delText>
        </w:r>
      </w:del>
      <w:del w:id="52" w:author="Maxim Warwick Dus Adams" w:date="2025-12-11T15:34:00Z" w16du:dateUtc="2025-12-11T04:34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could </w:delText>
        </w:r>
      </w:del>
      <w:del w:id="53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not </w:delText>
        </w:r>
      </w:del>
      <w:del w:id="54" w:author="Maxim Warwick Dus Adams" w:date="2025-12-11T15:34:00Z" w16du:dateUtc="2025-12-11T04:34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be </w:delText>
        </w:r>
      </w:del>
      <w:del w:id="55" w:author="Maxim Warwick Dus Adams" w:date="2025-12-11T15:36:00Z" w16du:dateUtc="2025-12-11T04:36:00Z">
        <w:r w:rsidR="008C3D8A" w:rsidDel="0034300D">
          <w:rPr>
            <w:rFonts w:ascii="Aptos" w:hAnsi="Aptos" w:cstheme="minorHAnsi" w:hint="eastAsia"/>
            <w:color w:val="000000" w:themeColor="text1"/>
            <w:lang w:val="en-US" w:eastAsia="zh-CN"/>
          </w:rPr>
          <w:delText>align</w:delText>
        </w:r>
      </w:del>
      <w:del w:id="56" w:author="Maxim Warwick Dus Adams" w:date="2025-12-11T15:35:00Z" w16du:dateUtc="2025-12-11T04:35:00Z">
        <w:r w:rsidR="008C3D8A" w:rsidDel="0034300D">
          <w:rPr>
            <w:rFonts w:ascii="Aptos" w:hAnsi="Aptos" w:cstheme="minorHAnsi" w:hint="eastAsia"/>
            <w:color w:val="000000" w:themeColor="text1"/>
            <w:lang w:val="en-US" w:eastAsia="zh-CN"/>
          </w:rPr>
          <w:delText>ed</w:delText>
        </w:r>
      </w:del>
      <w:del w:id="57" w:author="Maxim Warwick Dus Adams" w:date="2025-12-11T15:36:00Z" w16du:dateUtc="2025-12-11T04:36:00Z"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</w:delText>
        </w:r>
        <w:r w:rsidR="008C3D8A" w:rsidDel="0034300D">
          <w:rPr>
            <w:rFonts w:ascii="Aptos" w:hAnsi="Aptos" w:cstheme="minorHAnsi" w:hint="eastAsia"/>
            <w:color w:val="000000" w:themeColor="text1"/>
            <w:lang w:val="en-US" w:eastAsia="zh-CN"/>
          </w:rPr>
          <w:delText>to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 the </w:delText>
        </w:r>
        <w:r w:rsidR="0011463C" w:rsidDel="0034300D">
          <w:rPr>
            <w:rFonts w:ascii="Aptos" w:hAnsi="Aptos" w:cstheme="minorHAnsi" w:hint="eastAsia"/>
            <w:color w:val="000000" w:themeColor="text1"/>
            <w:lang w:val="en-US" w:eastAsia="zh-CN"/>
          </w:rPr>
          <w:delText xml:space="preserve">flanking regions of the </w:delText>
        </w:r>
        <w:r w:rsidR="008C3D8A" w:rsidRPr="008C3D8A" w:rsidDel="0034300D">
          <w:rPr>
            <w:rFonts w:ascii="Aptos" w:hAnsi="Aptos" w:cstheme="minorHAnsi"/>
            <w:color w:val="000000" w:themeColor="text1"/>
            <w:lang w:val="en-US" w:eastAsia="zh-CN"/>
          </w:rPr>
          <w:delText xml:space="preserve">insert) </w:delText>
        </w:r>
      </w:del>
      <w:ins w:id="58" w:author="Maxim Warwick Dus Adams" w:date="2025-12-11T15:36:00Z" w16du:dateUtc="2025-12-11T04:36:00Z"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are</w:t>
        </w:r>
      </w:ins>
      <w:ins w:id="59" w:author="Maxim Warwick Dus Adams" w:date="2025-12-11T16:14:00Z" w16du:dateUtc="2025-12-11T05:14:00Z">
        <w:r w:rsidR="009673FD">
          <w:rPr>
            <w:rFonts w:ascii="Aptos" w:hAnsi="Aptos" w:cstheme="minorHAnsi"/>
            <w:color w:val="000000" w:themeColor="text1"/>
            <w:lang w:val="en-US" w:eastAsia="zh-CN"/>
          </w:rPr>
          <w:t xml:space="preserve"> assessed to have</w:t>
        </w:r>
      </w:ins>
      <w:ins w:id="60" w:author="Maxim Warwick Dus Adams" w:date="2025-12-11T15:36:00Z" w16du:dateUtc="2025-12-11T04:36:00Z"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</w:ins>
      <w:r w:rsidR="00752E21">
        <w:rPr>
          <w:rFonts w:ascii="Aptos" w:hAnsi="Aptos" w:cstheme="minorHAnsi"/>
          <w:color w:val="000000" w:themeColor="text1"/>
          <w:lang w:val="en-US" w:eastAsia="zh-CN"/>
        </w:rPr>
        <w:t>derive</w:t>
      </w:r>
      <w:ins w:id="61" w:author="Maxim Warwick Dus Adams" w:date="2025-12-11T15:36:00Z" w16du:dateUtc="2025-12-11T04:36:00Z"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d</w:t>
        </w:r>
      </w:ins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from </w:t>
      </w:r>
      <w:ins w:id="62" w:author="Maxim Warwick Dus Adams" w:date="2025-12-11T16:14:00Z" w16du:dateUtc="2025-12-11T05:14:00Z">
        <w:r w:rsidR="009673FD">
          <w:rPr>
            <w:rFonts w:ascii="Aptos" w:hAnsi="Aptos" w:cstheme="minorHAnsi"/>
            <w:color w:val="000000" w:themeColor="text1"/>
            <w:lang w:val="en-US" w:eastAsia="zh-CN"/>
          </w:rPr>
          <w:t xml:space="preserve">contaminant </w:t>
        </w:r>
      </w:ins>
      <w:del w:id="63" w:author="Maxim Warwick Dus Adams" w:date="2025-12-11T16:14:00Z" w16du:dateUtc="2025-12-11T05:14:00Z">
        <w:r w:rsidR="008C3D8A" w:rsidRPr="008C3D8A" w:rsidDel="00CD3151">
          <w:rPr>
            <w:rFonts w:ascii="Aptos" w:hAnsi="Aptos" w:cstheme="minorHAnsi"/>
            <w:color w:val="000000" w:themeColor="text1"/>
            <w:lang w:val="en-US" w:eastAsia="zh-CN"/>
          </w:rPr>
          <w:delText xml:space="preserve">the </w:delText>
        </w:r>
      </w:del>
      <w:proofErr w:type="spellStart"/>
      <w:r w:rsidR="0011463C" w:rsidRPr="00752E21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proofErr w:type="spellEnd"/>
      <w:ins w:id="64" w:author="Maxim Warwick Dus Adams" w:date="2025-12-11T16:14:00Z" w16du:dateUtc="2025-12-11T05:14:00Z">
        <w:r w:rsidR="009673FD">
          <w:rPr>
            <w:rFonts w:ascii="Aptos" w:hAnsi="Aptos" w:cstheme="minorHAnsi"/>
            <w:color w:val="000000" w:themeColor="text1"/>
            <w:lang w:val="en-US" w:eastAsia="zh-CN"/>
          </w:rPr>
          <w:t xml:space="preserve"> (i.e. the</w:t>
        </w:r>
      </w:ins>
      <w:ins w:id="65" w:author="Maxim Warwick Dus Adams" w:date="2025-12-11T16:15:00Z" w16du:dateUtc="2025-12-11T05:15:00Z">
        <w:r w:rsidR="009673FD">
          <w:rPr>
            <w:rFonts w:ascii="Aptos" w:hAnsi="Aptos" w:cstheme="minorHAnsi"/>
            <w:color w:val="000000" w:themeColor="text1"/>
            <w:lang w:val="en-US" w:eastAsia="zh-CN"/>
          </w:rPr>
          <w:t xml:space="preserve"> contemporary endosymbiont, rather than the ancestral donor of HGT inserts)</w:t>
        </w:r>
      </w:ins>
      <w:r w:rsidR="00752E21">
        <w:rPr>
          <w:rFonts w:ascii="Aptos" w:hAnsi="Aptos" w:cstheme="minorHAnsi"/>
          <w:color w:val="000000" w:themeColor="text1"/>
          <w:lang w:val="en-US" w:eastAsia="zh-CN"/>
        </w:rPr>
        <w:t>.</w:t>
      </w:r>
      <w:ins w:id="66" w:author="Maxim Warwick Dus Adams" w:date="2025-12-11T15:36:00Z" w16du:dateUtc="2025-12-11T04:36:00Z"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 Note that the </w:t>
        </w:r>
        <w:proofErr w:type="spellStart"/>
        <w:r w:rsidR="0034300D" w:rsidRPr="0034300D">
          <w:rPr>
            <w:rFonts w:ascii="Aptos" w:hAnsi="Aptos" w:cstheme="minorHAnsi"/>
            <w:i/>
            <w:iCs/>
            <w:color w:val="000000" w:themeColor="text1"/>
            <w:lang w:val="en-US" w:eastAsia="zh-CN"/>
          </w:rPr>
          <w:t>Blattabacterium</w:t>
        </w:r>
        <w:proofErr w:type="spellEnd"/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reads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are 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longer than 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displayed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, however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large portions </w:t>
        </w:r>
      </w:ins>
      <w:ins w:id="67" w:author="Maxim Warwick Dus Adams" w:date="2025-12-11T16:13:00Z" w16du:dateUtc="2025-12-11T05:13:00Z">
        <w:r w:rsidR="002C16E8">
          <w:rPr>
            <w:rFonts w:ascii="Aptos" w:hAnsi="Aptos" w:cstheme="minorHAnsi"/>
            <w:color w:val="000000" w:themeColor="text1"/>
            <w:lang w:val="en-US" w:eastAsia="zh-CN"/>
          </w:rPr>
          <w:t>are not visible</w:t>
        </w:r>
      </w:ins>
      <w:ins w:id="68" w:author="Maxim Warwick Dus Adams" w:date="2025-12-11T15:36:00Z" w16du:dateUtc="2025-12-11T04:36:00Z">
        <w:r w:rsidR="0034300D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because they 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did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not </w:t>
        </w:r>
        <w:r w:rsidR="0034300D">
          <w:rPr>
            <w:rFonts w:ascii="Aptos" w:hAnsi="Aptos" w:cstheme="minorHAnsi" w:hint="eastAsia"/>
            <w:color w:val="000000" w:themeColor="text1"/>
            <w:lang w:val="en-US" w:eastAsia="zh-CN"/>
          </w:rPr>
          <w:t>align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 </w:t>
        </w:r>
        <w:r w:rsidR="0034300D">
          <w:rPr>
            <w:rFonts w:ascii="Aptos" w:hAnsi="Aptos" w:cstheme="minorHAnsi" w:hint="eastAsia"/>
            <w:color w:val="000000" w:themeColor="text1"/>
            <w:lang w:val="en-US" w:eastAsia="zh-CN"/>
          </w:rPr>
          <w:t>to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 xml:space="preserve"> the </w:t>
        </w:r>
        <w:r w:rsidR="0034300D">
          <w:rPr>
            <w:rFonts w:ascii="Aptos" w:hAnsi="Aptos" w:cstheme="minorHAnsi" w:hint="eastAsia"/>
            <w:color w:val="000000" w:themeColor="text1"/>
            <w:lang w:val="en-US" w:eastAsia="zh-CN"/>
          </w:rPr>
          <w:t xml:space="preserve">flanking regions </w:t>
        </w:r>
      </w:ins>
      <w:ins w:id="69" w:author="Maxim Warwick Dus Adams" w:date="2025-12-11T15:37:00Z" w16du:dateUtc="2025-12-11T04:37:00Z">
        <w:r w:rsidR="00120DB8">
          <w:rPr>
            <w:rFonts w:ascii="Aptos" w:hAnsi="Aptos" w:cstheme="minorHAnsi"/>
            <w:color w:val="000000" w:themeColor="text1"/>
            <w:lang w:val="en-US" w:eastAsia="zh-CN"/>
          </w:rPr>
          <w:t>surrounding</w:t>
        </w:r>
      </w:ins>
      <w:ins w:id="70" w:author="Maxim Warwick Dus Adams" w:date="2025-12-11T15:36:00Z" w16du:dateUtc="2025-12-11T04:36:00Z">
        <w:r w:rsidR="0034300D">
          <w:rPr>
            <w:rFonts w:ascii="Aptos" w:hAnsi="Aptos" w:cstheme="minorHAnsi" w:hint="eastAsia"/>
            <w:color w:val="000000" w:themeColor="text1"/>
            <w:lang w:val="en-US" w:eastAsia="zh-CN"/>
          </w:rPr>
          <w:t xml:space="preserve"> the </w:t>
        </w:r>
        <w:r w:rsidR="0034300D" w:rsidRPr="008C3D8A">
          <w:rPr>
            <w:rFonts w:ascii="Aptos" w:hAnsi="Aptos" w:cstheme="minorHAnsi"/>
            <w:color w:val="000000" w:themeColor="text1"/>
            <w:lang w:val="en-US" w:eastAsia="zh-CN"/>
          </w:rPr>
          <w:t>insert</w:t>
        </w:r>
        <w:r w:rsidR="0034300D">
          <w:rPr>
            <w:rFonts w:ascii="Aptos" w:hAnsi="Aptos" w:cstheme="minorHAnsi"/>
            <w:color w:val="000000" w:themeColor="text1"/>
            <w:lang w:val="en-US" w:eastAsia="zh-CN"/>
          </w:rPr>
          <w:t>.</w:t>
        </w:r>
      </w:ins>
    </w:p>
    <w:p w14:paraId="4DA4994F" w14:textId="46B1543C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14680F">
        <w:rPr>
          <w:rFonts w:ascii="Aptos" w:hAnsi="Aptos" w:cstheme="minorHAnsi"/>
          <w:noProof/>
          <w:color w:val="000000" w:themeColor="text1"/>
        </w:rPr>
        <w:lastRenderedPageBreak/>
        <w:drawing>
          <wp:inline distT="0" distB="0" distL="0" distR="0" wp14:anchorId="1BF94D67" wp14:editId="681DF48A">
            <wp:extent cx="6743700" cy="4352752"/>
            <wp:effectExtent l="0" t="0" r="0" b="3810"/>
            <wp:docPr id="2822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9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9740" cy="437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059" w14:textId="42187350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14680F">
        <w:rPr>
          <w:rFonts w:ascii="Aptos" w:hAnsi="Aptos" w:cstheme="minorHAnsi"/>
          <w:b/>
          <w:bCs/>
          <w:color w:val="000000" w:themeColor="text1"/>
        </w:rPr>
        <w:t>Figure S</w:t>
      </w:r>
      <w:r>
        <w:rPr>
          <w:rFonts w:ascii="Aptos" w:hAnsi="Aptos" w:cstheme="minorHAnsi"/>
          <w:b/>
          <w:bCs/>
          <w:color w:val="000000" w:themeColor="text1"/>
        </w:rPr>
        <w:t>2</w:t>
      </w:r>
      <w:r w:rsidRPr="0014680F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Example of </w:t>
      </w:r>
      <w:del w:id="71" w:author="Maxim Warwick Dus Adams" w:date="2025-12-11T15:37:00Z" w16du:dateUtc="2025-12-11T04:37:00Z">
        <w:r w:rsidRPr="00A02992" w:rsidDel="00120DB8">
          <w:rPr>
            <w:rFonts w:ascii="Aptos" w:hAnsi="Aptos" w:cstheme="minorHAnsi"/>
            <w:color w:val="000000" w:themeColor="text1"/>
          </w:rPr>
          <w:delText xml:space="preserve">identifying </w:delText>
        </w:r>
      </w:del>
      <w:ins w:id="72" w:author="Maxim Warwick Dus Adams" w:date="2025-12-11T15:37:00Z" w16du:dateUtc="2025-12-11T04:37:00Z">
        <w:r w:rsidR="00120DB8">
          <w:rPr>
            <w:rFonts w:ascii="Aptos" w:hAnsi="Aptos" w:cstheme="minorHAnsi"/>
            <w:color w:val="000000" w:themeColor="text1"/>
          </w:rPr>
          <w:t>the process to identify</w:t>
        </w:r>
        <w:r w:rsidR="00120DB8" w:rsidRPr="00A02992">
          <w:rPr>
            <w:rFonts w:ascii="Aptos" w:hAnsi="Aptos" w:cstheme="minorHAnsi"/>
            <w:color w:val="000000" w:themeColor="text1"/>
          </w:rPr>
          <w:t xml:space="preserve"> </w:t>
        </w:r>
      </w:ins>
      <w:r w:rsidRPr="00A02992">
        <w:rPr>
          <w:rFonts w:ascii="Aptos" w:hAnsi="Aptos" w:cstheme="minorHAnsi"/>
          <w:color w:val="000000" w:themeColor="text1"/>
        </w:rPr>
        <w:t xml:space="preserve">potentially ancestral inserts by comparing the top BLAST hit (percent sequence identity) of an insert against a </w:t>
      </w:r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02992">
        <w:rPr>
          <w:rFonts w:ascii="Aptos" w:hAnsi="Aptos" w:cstheme="minorHAnsi"/>
          <w:color w:val="000000" w:themeColor="text1"/>
        </w:rPr>
        <w:t xml:space="preserve"> database with the top hit against a database of all other inserts (i.e. [BLAST % identity to </w:t>
      </w:r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r w:rsidRPr="00A02992">
        <w:rPr>
          <w:rFonts w:ascii="Aptos" w:hAnsi="Aptos" w:cstheme="minorHAnsi"/>
          <w:color w:val="000000" w:themeColor="text1"/>
        </w:rPr>
        <w:t xml:space="preserve"> database] minus [BLAST % identity to the insert database]).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>This example shows</w:t>
      </w:r>
      <w:ins w:id="73" w:author="Maxim Warwick Dus Adams" w:date="2025-12-11T15:38:00Z" w16du:dateUtc="2025-12-11T04:38:00Z">
        <w:r w:rsidR="00120DB8">
          <w:rPr>
            <w:rFonts w:ascii="Aptos" w:hAnsi="Aptos" w:cstheme="minorHAnsi"/>
            <w:color w:val="000000" w:themeColor="text1"/>
          </w:rPr>
          <w:t xml:space="preserve"> all</w:t>
        </w:r>
      </w:ins>
      <w:r w:rsidRPr="00A02992">
        <w:rPr>
          <w:rFonts w:ascii="Aptos" w:hAnsi="Aptos" w:cstheme="minorHAnsi"/>
          <w:color w:val="000000" w:themeColor="text1"/>
        </w:rPr>
        <w:t xml:space="preserve"> inserts from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Panesthia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(Eungella).</w:t>
      </w:r>
    </w:p>
    <w:p w14:paraId="20D8E34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4014292D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3BFC942F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2B59B2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2D687E" w:rsidSect="002D687E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337D1CA" w14:textId="68481923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AD3598"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30F93EDD" wp14:editId="64ED7462">
            <wp:extent cx="3519167" cy="5694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799" cy="56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128" w14:textId="1CECD15A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Figure S</w:t>
      </w:r>
      <w:r>
        <w:rPr>
          <w:rFonts w:ascii="Aptos" w:eastAsia="Times New Roman" w:hAnsi="Aptos" w:cstheme="minorHAnsi"/>
          <w:b/>
          <w:bCs/>
          <w:color w:val="000000" w:themeColor="text1"/>
        </w:rPr>
        <w:t>3</w:t>
      </w: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.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Insert filtering pipeline. The steps outlined with a red border indicate where alternate filtering thresholds were applied, thereby resulting in two set of inserts (with standard and alternate filtering threshold applied; the manual curation step</w:t>
      </w:r>
      <w:r>
        <w:rPr>
          <w:rFonts w:ascii="Aptos" w:eastAsia="Times New Roman" w:hAnsi="Aptos" w:cstheme="minorHAnsi"/>
          <w:color w:val="000000" w:themeColor="text1"/>
        </w:rPr>
        <w:t>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w</w:t>
      </w:r>
      <w:r>
        <w:rPr>
          <w:rFonts w:ascii="Aptos" w:eastAsia="Times New Roman" w:hAnsi="Aptos" w:cstheme="minorHAnsi"/>
          <w:color w:val="000000" w:themeColor="text1"/>
        </w:rPr>
        <w:t>ere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not performed for alternate filtering). </w:t>
      </w:r>
      <w:r w:rsidR="00DB29DC" w:rsidRPr="00DB29DC">
        <w:rPr>
          <w:rFonts w:ascii="Aptos" w:eastAsia="Times New Roman" w:hAnsi="Aptos" w:cstheme="minorHAnsi"/>
          <w:color w:val="000000" w:themeColor="text1"/>
        </w:rPr>
        <w:t>This pipeline workflow and the relevant scripts are available on GitHub (https://github.com/MEEP-projects/HGT_pipeline/tree/main</w:t>
      </w:r>
      <w:commentRangeStart w:id="74"/>
      <w:r w:rsidR="00DB29DC" w:rsidRPr="00DB29DC">
        <w:rPr>
          <w:rFonts w:ascii="Aptos" w:eastAsia="Times New Roman" w:hAnsi="Aptos" w:cstheme="minorHAnsi"/>
          <w:color w:val="000000" w:themeColor="text1"/>
        </w:rPr>
        <w:t>)</w:t>
      </w:r>
      <w:commentRangeEnd w:id="74"/>
      <w:r w:rsidR="00DB29DC">
        <w:rPr>
          <w:rStyle w:val="CommentReference"/>
        </w:rPr>
        <w:commentReference w:id="74"/>
      </w:r>
      <w:r w:rsidR="00DB29DC">
        <w:rPr>
          <w:rFonts w:ascii="Aptos" w:eastAsia="Times New Roman" w:hAnsi="Aptos" w:cstheme="minorHAnsi"/>
          <w:color w:val="000000" w:themeColor="text1"/>
        </w:rPr>
        <w:t>.</w:t>
      </w:r>
    </w:p>
    <w:p w14:paraId="24886E37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2B996FA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0BA3502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13C8F21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154D6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394DAAB8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71D737" w14:textId="393C229A" w:rsidR="002D687E" w:rsidRPr="00AC5742" w:rsidRDefault="00521C88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ins w:id="75" w:author="Maxim Warwick Dus Adams" w:date="2025-12-11T16:07:00Z" w16du:dateUtc="2025-12-11T05:07:00Z">
        <w:r>
          <w:rPr>
            <w:rFonts w:ascii="Aptos" w:hAnsi="Aptos" w:cstheme="minorHAnsi"/>
            <w:i/>
            <w:noProof/>
            <w:color w:val="000000" w:themeColor="text1"/>
          </w:rPr>
          <w:lastRenderedPageBreak/>
          <w:drawing>
            <wp:inline distT="0" distB="0" distL="0" distR="0" wp14:anchorId="530845D6" wp14:editId="2E568555">
              <wp:extent cx="5727700" cy="3735070"/>
              <wp:effectExtent l="0" t="0" r="0" b="0"/>
              <wp:docPr id="54296296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2962964" name="Picture 542962964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700" cy="3735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76" w:author="Maxim Warwick Dus Adams" w:date="2025-12-11T16:07:00Z" w16du:dateUtc="2025-12-11T05:07:00Z">
        <w:r w:rsidR="002D687E" w:rsidRPr="007514D5" w:rsidDel="00521C88">
          <w:rPr>
            <w:rFonts w:ascii="Aptos" w:hAnsi="Aptos" w:cstheme="minorHAnsi"/>
            <w:i/>
            <w:noProof/>
            <w:color w:val="000000" w:themeColor="text1"/>
          </w:rPr>
          <w:drawing>
            <wp:inline distT="0" distB="0" distL="0" distR="0" wp14:anchorId="3FA6166A" wp14:editId="5A17B4E4">
              <wp:extent cx="5727700" cy="3808730"/>
              <wp:effectExtent l="0" t="0" r="0" b="127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700" cy="38087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CD9AAA1" w14:textId="6FF91E54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A949ED">
        <w:rPr>
          <w:rFonts w:ascii="Aptos" w:hAnsi="Aptos" w:cstheme="minorHAnsi"/>
          <w:b/>
          <w:bCs/>
          <w:color w:val="000000" w:themeColor="text1"/>
        </w:rPr>
        <w:t xml:space="preserve">Figure </w:t>
      </w:r>
      <w:r>
        <w:rPr>
          <w:rFonts w:ascii="Aptos" w:hAnsi="Aptos" w:cstheme="minorHAnsi"/>
          <w:b/>
          <w:bCs/>
          <w:color w:val="000000" w:themeColor="text1"/>
        </w:rPr>
        <w:t>S4</w:t>
      </w:r>
      <w:r w:rsidRPr="00A949ED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del w:id="77" w:author="Maxim Warwick Dus Adams" w:date="2025-12-11T16:07:00Z" w16du:dateUtc="2025-12-11T05:07:00Z">
        <w:r w:rsidRPr="001C01B2" w:rsidDel="00521C88">
          <w:rPr>
            <w:rFonts w:ascii="Aptos" w:hAnsi="Aptos" w:cstheme="minorHAnsi"/>
            <w:color w:val="000000" w:themeColor="text1"/>
          </w:rPr>
          <w:delText xml:space="preserve">Cladogram </w:delText>
        </w:r>
      </w:del>
      <w:ins w:id="78" w:author="Maxim Warwick Dus Adams" w:date="2025-12-11T16:07:00Z" w16du:dateUtc="2025-12-11T05:07:00Z">
        <w:r w:rsidR="00521C88">
          <w:rPr>
            <w:rFonts w:ascii="Aptos" w:hAnsi="Aptos" w:cstheme="minorHAnsi"/>
            <w:color w:val="000000" w:themeColor="text1"/>
          </w:rPr>
          <w:t>Time-calibrate</w:t>
        </w:r>
      </w:ins>
      <w:ins w:id="79" w:author="Maxim Warwick Dus Adams" w:date="2025-12-11T16:08:00Z" w16du:dateUtc="2025-12-11T05:08:00Z">
        <w:r w:rsidR="00521C88">
          <w:rPr>
            <w:rFonts w:ascii="Aptos" w:hAnsi="Aptos" w:cstheme="minorHAnsi"/>
            <w:color w:val="000000" w:themeColor="text1"/>
          </w:rPr>
          <w:t>d phylogeny</w:t>
        </w:r>
      </w:ins>
      <w:ins w:id="80" w:author="Maxim Warwick Dus Adams" w:date="2025-12-11T16:07:00Z" w16du:dateUtc="2025-12-11T05:07:00Z">
        <w:r w:rsidR="00521C88" w:rsidRPr="001C01B2">
          <w:rPr>
            <w:rFonts w:ascii="Aptos" w:hAnsi="Aptos" w:cstheme="minorHAnsi"/>
            <w:color w:val="000000" w:themeColor="text1"/>
          </w:rPr>
          <w:t xml:space="preserve"> </w:t>
        </w:r>
      </w:ins>
      <w:r w:rsidRPr="001C01B2">
        <w:rPr>
          <w:rFonts w:ascii="Aptos" w:hAnsi="Aptos" w:cstheme="minorHAnsi"/>
          <w:color w:val="000000" w:themeColor="text1"/>
        </w:rPr>
        <w:t xml:space="preserve">of taxa analysed in this study alongside the total number of HGT inserts within each genome, and the number of unique inserts (after excluding inserts likely arising from duplication or transposition) </w:t>
      </w:r>
      <w:r>
        <w:rPr>
          <w:rFonts w:ascii="Aptos" w:hAnsi="Aptos" w:cstheme="minorHAnsi"/>
          <w:color w:val="000000" w:themeColor="text1"/>
        </w:rPr>
        <w:t xml:space="preserve">based on the </w:t>
      </w:r>
      <w:r w:rsidRPr="001C01B2">
        <w:rPr>
          <w:rFonts w:ascii="Aptos" w:hAnsi="Aptos" w:cstheme="minorHAnsi"/>
          <w:color w:val="000000" w:themeColor="text1"/>
        </w:rPr>
        <w:t>alternative, less stringent thresholds.</w:t>
      </w:r>
    </w:p>
    <w:p w14:paraId="70A11D04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2332A8C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5B34760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55AE47B8" w14:textId="77777777" w:rsidR="00DB29DC" w:rsidRDefault="00DB29DC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DB29DC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2CF1E46" w14:textId="43E112EA" w:rsidR="00762B29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9C52D5">
        <w:rPr>
          <w:rFonts w:ascii="Aptos" w:hAnsi="Aptos" w:cstheme="minorHAnsi"/>
          <w:b/>
          <w:bCs/>
          <w:i/>
          <w:color w:val="000000" w:themeColor="text1"/>
        </w:rPr>
        <w:lastRenderedPageBreak/>
        <w:t>Table S1.</w:t>
      </w:r>
      <w:r w:rsidRPr="009C52D5">
        <w:rPr>
          <w:rFonts w:ascii="Aptos" w:hAnsi="Aptos" w:cstheme="minorHAnsi"/>
          <w:color w:val="000000" w:themeColor="text1"/>
        </w:rPr>
        <w:t xml:space="preserve"> </w:t>
      </w:r>
      <w:r w:rsidR="003C5AE2" w:rsidRPr="003C5AE2">
        <w:rPr>
          <w:rFonts w:ascii="Aptos" w:hAnsi="Aptos" w:cstheme="minorHAnsi"/>
          <w:color w:val="000000" w:themeColor="text1"/>
        </w:rPr>
        <w:t>Blattodea</w:t>
      </w:r>
      <w:r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9C52D5">
        <w:rPr>
          <w:rFonts w:ascii="Aptos" w:hAnsi="Aptos" w:cstheme="minorHAnsi"/>
          <w:color w:val="000000" w:themeColor="text1"/>
        </w:rPr>
        <w:t>Blattbacterium</w:t>
      </w:r>
      <w:proofErr w:type="spellEnd"/>
      <w:r w:rsidRPr="009C52D5">
        <w:rPr>
          <w:rFonts w:ascii="Aptos" w:hAnsi="Aptos" w:cstheme="minorHAnsi"/>
          <w:color w:val="000000" w:themeColor="text1"/>
        </w:rPr>
        <w:t xml:space="preserve"> genomes details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268"/>
        <w:gridCol w:w="2410"/>
      </w:tblGrid>
      <w:tr w:rsidR="00000A8C" w:rsidRPr="00AC5742" w14:paraId="3C3AC6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BA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09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98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Source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8A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Species-specific Blattabacterium genome</w:t>
            </w:r>
          </w:p>
        </w:tc>
      </w:tr>
      <w:tr w:rsidR="00000A8C" w:rsidRPr="00AC5742" w14:paraId="7A462F6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7B53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4E3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5E6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0ED2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173D4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8A0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4C9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ED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3C9B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562E5B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A23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93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B9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1A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GCA_038291465.1</w:t>
            </w:r>
          </w:p>
        </w:tc>
      </w:tr>
      <w:tr w:rsidR="00000A8C" w:rsidRPr="00AC5742" w14:paraId="06F00EB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C2D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AE0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53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E7B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27227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0A4E" w14:textId="32BFB070" w:rsidR="00000A8C" w:rsidRPr="00AC5742" w:rsidRDefault="003B571D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1B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96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900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GCA_038286975.1</w:t>
            </w:r>
          </w:p>
        </w:tc>
      </w:tr>
      <w:tr w:rsidR="00000A8C" w:rsidRPr="00AC5742" w14:paraId="24F9805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181AC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92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859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5AB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56A3B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228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ED4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90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E21E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GCA_038280235.1</w:t>
            </w:r>
          </w:p>
        </w:tc>
      </w:tr>
      <w:tr w:rsidR="00000A8C" w:rsidRPr="00AC5742" w14:paraId="22B6C1A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330F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68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DFD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5F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GCA_038260915.1</w:t>
            </w:r>
          </w:p>
        </w:tc>
      </w:tr>
      <w:tr w:rsidR="00000A8C" w:rsidRPr="00AC5742" w14:paraId="6CC680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F033" w14:textId="26A96444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B3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55C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7F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51F485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C8431" w14:textId="4B7845F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08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08F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09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GCA_038295885.1</w:t>
            </w:r>
          </w:p>
        </w:tc>
      </w:tr>
      <w:tr w:rsidR="00000A8C" w:rsidRPr="00AC5742" w14:paraId="3D80EFD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3CF2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CA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1B8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16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GCA_038272405.1</w:t>
            </w:r>
          </w:p>
        </w:tc>
      </w:tr>
      <w:tr w:rsidR="00000A8C" w:rsidRPr="00AC5742" w14:paraId="371B4D1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B6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punctata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1C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AB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3C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CP049785.1</w:t>
            </w:r>
          </w:p>
        </w:tc>
      </w:tr>
      <w:tr w:rsidR="00000A8C" w:rsidRPr="00AC5742" w14:paraId="3C3428F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FDAB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62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29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F8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3819488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2FF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66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51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7B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F37DC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1F7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F4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09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China National 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GeneBank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Sequence Archive (CNSA)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861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209C107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0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BD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68E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Re-assembled PacBio data from 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3D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8F1EE1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E3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BA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0DB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F6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674FC49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81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5F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F3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EC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37A2D4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4B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E9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40A5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87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DECCB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A88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3C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3F9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 (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suppplied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by co-author, K. Maekawa)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1963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568D92D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C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DD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6B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85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6641A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39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secundus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F81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0478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4DB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9D63C3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C7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Reticulitermes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AF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6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3C5C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7E2574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6E7C" w14:textId="6020F6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4B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B5F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21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E161D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CEF0" w14:textId="6BA0BAD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E75D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DE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8FA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C9C4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4D84" w14:textId="102DE9D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4872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2114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9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EB373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F0C1" w14:textId="4C6F7A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DD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6D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8B3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3F50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ECFB" w14:textId="6BADD66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DD35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7A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73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82DD92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9DAA" w14:textId="0706012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70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68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7A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60904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C4DF" w14:textId="0C6745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058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4CB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1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044A0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3F44" w14:textId="70D2F40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073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B2F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4E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7081D6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A3E9" w14:textId="67E8748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00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5B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C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0152C0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305E" w14:textId="5BCA49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D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5E35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65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A23B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56AD" w14:textId="7A63A59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D2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9C2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723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2FB50C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2087" w14:textId="5BD56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5B3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15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CE1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563D9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734D" w14:textId="25F15F3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233B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GCA_014251815.1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4F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F3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603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0F6C" w14:textId="37DF704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7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788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425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835D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C8CF" w14:textId="11E3AB8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8A9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00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4CE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BE58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C671" w14:textId="6637984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E4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B9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AA54D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BEF9" w14:textId="7DD8E36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4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E1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1D94A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A1CA" w14:textId="0498046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AA5A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8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68D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67136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C8BA" w14:textId="56EE19D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5F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2D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BB16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4D551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186A" w14:textId="07633EC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547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98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BC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AE005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E3B2" w14:textId="056D20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EF3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6083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D31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0E89A3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C64C" w14:textId="4686B88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730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6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DDF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2945E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92F0" w14:textId="39613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EE24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C40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CF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028E8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8B34" w14:textId="6107AB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386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EAF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B3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EF4F7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F927" w14:textId="7E49E29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2A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83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AE6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8D47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A84F" w14:textId="7386F6C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A8F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1FE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F11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28F7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59FD" w14:textId="1BB5F9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B2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E2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158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F2AF14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74B3" w14:textId="2F2029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3B9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6E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A0F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5F7A6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30EB" w14:textId="7FE82C5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98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DE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F84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56FE9C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A260" w14:textId="08FAF9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D18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39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6B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2E80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7FBD" w14:textId="1F52C29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46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A2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A3F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3AF20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9949" w14:textId="45006F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0374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79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D1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108ED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F979" w14:textId="3CB12F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0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94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911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3FF80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FBA3" w14:textId="746A8E1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76902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1B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85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D4D34D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168A" w14:textId="36D9A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407B6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25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3FC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355F66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3EF4" w14:textId="57FC8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5FE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97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A38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1A6E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486D" w14:textId="0D53DFE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6A7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549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D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BB0595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C10F" w14:textId="65C0B3B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61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7C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1C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27F91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A89E" w14:textId="2CBC8DA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4A7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7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3D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BA25CB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AF51" w14:textId="58928B9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845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46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41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6A18F6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AE8A" w14:textId="090216D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E5D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066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781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C9D15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363B" w14:textId="3033210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6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B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63D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4169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4248" w14:textId="3486EB1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AE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3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B0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28590E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A8CD" w14:textId="36F60AF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F83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48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C9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F46BC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33BA" w14:textId="180F09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E54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AA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A26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3B57A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F7C9" w14:textId="13EE816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BFC8D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AC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01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773F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8A1" w14:textId="3FE706B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35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83F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F4E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A20F8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E483" w14:textId="1CF95A1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3A3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GCA_038257325.1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853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1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5D205A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13D1" w14:textId="25022CB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23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GCA_038259185.1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A5E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28E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FA2A19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EE327" w14:textId="5F7AA58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D3E1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GCA_038260915.1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BF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74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9557BE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EFE05" w14:textId="7F2CEA3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D4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94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F7F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1E3530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DFC3E" w14:textId="7922D07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B5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GCA_038262975.1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48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659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5C72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4136C" w14:textId="47A563B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E9C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GCA_038264265.1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65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53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C8A615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24837" w14:textId="2EF02E2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36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DD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FE6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EDAE2C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BE05" w14:textId="4F26E4C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97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GCA_038266905.1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107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C83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FA5982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56C9" w14:textId="2224A8D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583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GCA_038268195.1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48E0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1CF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2F303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FB95" w14:textId="736E69E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57B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GCA_038269515.1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F92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78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F33B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87091" w14:textId="6DE1409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32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GCA_038270875.1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C4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97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57844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F76C" w14:textId="7577EF4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BC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GCA_038272405.1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0B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7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C16A2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6C6B" w14:textId="1523F5A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14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GCA_038273955.1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8E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76E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6BBEE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625C" w14:textId="1F92CBD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7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GCA_038276025.1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825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B38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2049F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98EC" w14:textId="5DA2292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981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GCA_038278115.1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46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75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663E3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173B" w14:textId="3112A7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E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GCA_038280235.1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5F8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980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5C538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6E33F" w14:textId="33A323B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D58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GCA_038282645.1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AC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0C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7CF2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210F" w14:textId="149CEA5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0D1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GCA_038284835.1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56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CE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0F555A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8C77" w14:textId="62D69F1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9DC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GCA_038286975.1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DA2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70A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73AD4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68A5" w14:textId="5EA1F18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43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GCA_038289285.1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E39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02A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BF2DCE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9B65" w14:textId="05BB760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36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GCA_038291465.1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56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45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430792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D026" w14:textId="03AC986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19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GCA_038293255.1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3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8E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841B9D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E9EB" w14:textId="0F60874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EB5E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GCA_038294535.1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87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7D3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47A56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6D50" w14:textId="0532AE6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417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GCA_038295885.1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92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780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37FD24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0282" w14:textId="04593F5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27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CP005488.1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25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41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579AF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1C115" w14:textId="6EDFE6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28A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AP012548.1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84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EB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D6648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5E3" w14:textId="1EAC5C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9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CP003000.1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FF2E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5F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ACEB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C709" w14:textId="55770A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8F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CP001487.1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4C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220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C78C1E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98051" w14:textId="52EB23D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9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CP001429.2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A7C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85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000A8C" w14:paraId="57EFE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925C" w14:textId="21CA4DE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AC4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56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ACE6" w14:textId="77777777" w:rsidR="00000A8C" w:rsidRPr="00000A8C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</w:tbl>
    <w:p w14:paraId="376DD297" w14:textId="77777777" w:rsidR="00C90E48" w:rsidRDefault="00C90E48" w:rsidP="003E4D9D">
      <w:pPr>
        <w:jc w:val="both"/>
        <w:rPr>
          <w:rFonts w:ascii="Aptos" w:hAnsi="Aptos" w:cstheme="minorHAnsi"/>
          <w:color w:val="000000" w:themeColor="text1"/>
        </w:rPr>
      </w:pPr>
    </w:p>
    <w:p w14:paraId="5B585E7D" w14:textId="77777777" w:rsidR="00676E87" w:rsidRDefault="00676E87" w:rsidP="003E4D9D">
      <w:pPr>
        <w:jc w:val="both"/>
        <w:rPr>
          <w:rFonts w:ascii="Aptos" w:hAnsi="Aptos" w:cstheme="minorHAnsi"/>
          <w:color w:val="000000" w:themeColor="text1"/>
        </w:rPr>
        <w:sectPr w:rsidR="00676E87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18BD9A4" w14:textId="6C73D9C9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b/>
          <w:bCs/>
          <w:color w:val="000000" w:themeColor="text1"/>
        </w:rPr>
        <w:lastRenderedPageBreak/>
        <w:t>Table S2.</w:t>
      </w:r>
      <w:r>
        <w:rPr>
          <w:rFonts w:ascii="Aptos" w:hAnsi="Aptos" w:cstheme="minorHAnsi"/>
          <w:color w:val="000000" w:themeColor="text1"/>
        </w:rPr>
        <w:t xml:space="preserve"> QC of newly assembled cockroach genomes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13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701"/>
        <w:gridCol w:w="2419"/>
        <w:gridCol w:w="1763"/>
        <w:gridCol w:w="781"/>
        <w:gridCol w:w="723"/>
        <w:gridCol w:w="1271"/>
        <w:gridCol w:w="1271"/>
      </w:tblGrid>
      <w:tr w:rsidR="00F03E04" w:rsidRPr="00AC5742" w14:paraId="5B8BCECD" w14:textId="77777777" w:rsidTr="00676E87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5F69D8E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Sample name</w:t>
            </w:r>
          </w:p>
        </w:tc>
        <w:tc>
          <w:tcPr>
            <w:tcW w:w="2694" w:type="dxa"/>
            <w:noWrap/>
            <w:vAlign w:val="center"/>
            <w:hideMark/>
          </w:tcPr>
          <w:p w14:paraId="7AB2478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vAlign w:val="center"/>
          </w:tcPr>
          <w:p w14:paraId="4120700D" w14:textId="628466FD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Location</w:t>
            </w:r>
          </w:p>
        </w:tc>
        <w:tc>
          <w:tcPr>
            <w:tcW w:w="2419" w:type="dxa"/>
            <w:vAlign w:val="center"/>
          </w:tcPr>
          <w:p w14:paraId="6664F78D" w14:textId="2406747A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DNA </w:t>
            </w:r>
            <w:proofErr w:type="spellStart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extrac</w:t>
            </w:r>
            <w:proofErr w:type="spellEnd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 tissue</w:t>
            </w:r>
          </w:p>
        </w:tc>
        <w:tc>
          <w:tcPr>
            <w:tcW w:w="1763" w:type="dxa"/>
            <w:noWrap/>
            <w:vAlign w:val="center"/>
            <w:hideMark/>
          </w:tcPr>
          <w:p w14:paraId="246F797D" w14:textId="74867C8C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Basecalling</w:t>
            </w:r>
            <w:proofErr w:type="spellEnd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 xml:space="preserve"> mode</w:t>
            </w:r>
          </w:p>
        </w:tc>
        <w:tc>
          <w:tcPr>
            <w:tcW w:w="781" w:type="dxa"/>
            <w:noWrap/>
            <w:vAlign w:val="center"/>
            <w:hideMark/>
          </w:tcPr>
          <w:p w14:paraId="639469B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Length (Gb)</w:t>
            </w:r>
          </w:p>
        </w:tc>
        <w:tc>
          <w:tcPr>
            <w:tcW w:w="723" w:type="dxa"/>
            <w:noWrap/>
            <w:vAlign w:val="center"/>
            <w:hideMark/>
          </w:tcPr>
          <w:p w14:paraId="4FA9030C" w14:textId="4F66DEE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N50 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M</w:t>
            </w: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b)</w:t>
            </w:r>
          </w:p>
        </w:tc>
        <w:tc>
          <w:tcPr>
            <w:tcW w:w="1271" w:type="dxa"/>
            <w:noWrap/>
            <w:vAlign w:val="center"/>
            <w:hideMark/>
          </w:tcPr>
          <w:p w14:paraId="21E6D49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Complete BUSCOs (%)</w:t>
            </w:r>
          </w:p>
        </w:tc>
        <w:tc>
          <w:tcPr>
            <w:tcW w:w="1271" w:type="dxa"/>
            <w:noWrap/>
            <w:vAlign w:val="center"/>
            <w:hideMark/>
          </w:tcPr>
          <w:p w14:paraId="2F75F6D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Fragmented BUSCOs (%)</w:t>
            </w:r>
          </w:p>
        </w:tc>
      </w:tr>
      <w:tr w:rsidR="00F03E04" w:rsidRPr="00AC5742" w14:paraId="5F0717DF" w14:textId="77777777" w:rsidTr="00676E87">
        <w:trPr>
          <w:trHeight w:val="480"/>
          <w:jc w:val="center"/>
        </w:trPr>
        <w:tc>
          <w:tcPr>
            <w:tcW w:w="1129" w:type="dxa"/>
            <w:noWrap/>
            <w:vAlign w:val="center"/>
            <w:hideMark/>
          </w:tcPr>
          <w:p w14:paraId="1D8984D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694" w:type="dxa"/>
            <w:noWrap/>
            <w:vAlign w:val="center"/>
            <w:hideMark/>
          </w:tcPr>
          <w:p w14:paraId="3FBAC576" w14:textId="77777777" w:rsidR="00F03E04" w:rsidRPr="00AC5742" w:rsidRDefault="00F03E04" w:rsidP="003B571D">
            <w:pP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01" w:type="dxa"/>
            <w:vAlign w:val="center"/>
          </w:tcPr>
          <w:p w14:paraId="440CD35A" w14:textId="25D7AA5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Blackburn Island, Lord Howe, NSW</w:t>
            </w:r>
          </w:p>
        </w:tc>
        <w:tc>
          <w:tcPr>
            <w:tcW w:w="2419" w:type="dxa"/>
            <w:vAlign w:val="center"/>
          </w:tcPr>
          <w:p w14:paraId="3B5E4912" w14:textId="6837FA2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763" w:type="dxa"/>
            <w:noWrap/>
            <w:vAlign w:val="center"/>
            <w:hideMark/>
          </w:tcPr>
          <w:p w14:paraId="7B361C07" w14:textId="4A79BD4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5DE22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1.77</w:t>
            </w:r>
          </w:p>
        </w:tc>
        <w:tc>
          <w:tcPr>
            <w:tcW w:w="723" w:type="dxa"/>
            <w:noWrap/>
            <w:vAlign w:val="center"/>
            <w:hideMark/>
          </w:tcPr>
          <w:p w14:paraId="15DB2FAD" w14:textId="61C323CD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1.14</w:t>
            </w:r>
          </w:p>
        </w:tc>
        <w:tc>
          <w:tcPr>
            <w:tcW w:w="1271" w:type="dxa"/>
            <w:noWrap/>
            <w:vAlign w:val="center"/>
            <w:hideMark/>
          </w:tcPr>
          <w:p w14:paraId="14C0BA4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97.6</w:t>
            </w:r>
          </w:p>
        </w:tc>
        <w:tc>
          <w:tcPr>
            <w:tcW w:w="1271" w:type="dxa"/>
            <w:noWrap/>
            <w:vAlign w:val="center"/>
            <w:hideMark/>
          </w:tcPr>
          <w:p w14:paraId="40B79CCC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</w:t>
            </w:r>
          </w:p>
        </w:tc>
      </w:tr>
      <w:tr w:rsidR="00F03E04" w:rsidRPr="00AC5742" w14:paraId="55D3F673" w14:textId="77777777" w:rsidTr="00676E87">
        <w:trPr>
          <w:trHeight w:val="430"/>
          <w:jc w:val="center"/>
        </w:trPr>
        <w:tc>
          <w:tcPr>
            <w:tcW w:w="1129" w:type="dxa"/>
            <w:noWrap/>
            <w:vAlign w:val="center"/>
            <w:hideMark/>
          </w:tcPr>
          <w:p w14:paraId="2E2BB71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694" w:type="dxa"/>
            <w:noWrap/>
            <w:vAlign w:val="center"/>
            <w:hideMark/>
          </w:tcPr>
          <w:p w14:paraId="5E1B57C6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701" w:type="dxa"/>
            <w:vAlign w:val="center"/>
          </w:tcPr>
          <w:p w14:paraId="2D9A561A" w14:textId="35A4FEF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Mt Baldy, QLD</w:t>
            </w:r>
          </w:p>
        </w:tc>
        <w:tc>
          <w:tcPr>
            <w:tcW w:w="2419" w:type="dxa"/>
            <w:vAlign w:val="center"/>
          </w:tcPr>
          <w:p w14:paraId="6C985D60" w14:textId="72E37073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miscell</w:t>
            </w:r>
            <w:proofErr w:type="spellEnd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(not fat body)</w:t>
            </w:r>
          </w:p>
        </w:tc>
        <w:tc>
          <w:tcPr>
            <w:tcW w:w="1763" w:type="dxa"/>
            <w:noWrap/>
            <w:vAlign w:val="center"/>
            <w:hideMark/>
          </w:tcPr>
          <w:p w14:paraId="5A033B24" w14:textId="2B2604F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4900C9B7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1.82</w:t>
            </w:r>
          </w:p>
        </w:tc>
        <w:tc>
          <w:tcPr>
            <w:tcW w:w="723" w:type="dxa"/>
            <w:noWrap/>
            <w:vAlign w:val="center"/>
            <w:hideMark/>
          </w:tcPr>
          <w:p w14:paraId="3E475210" w14:textId="749428A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1.67</w:t>
            </w:r>
          </w:p>
        </w:tc>
        <w:tc>
          <w:tcPr>
            <w:tcW w:w="1271" w:type="dxa"/>
            <w:noWrap/>
            <w:vAlign w:val="center"/>
            <w:hideMark/>
          </w:tcPr>
          <w:p w14:paraId="51240ED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98.7</w:t>
            </w:r>
          </w:p>
        </w:tc>
        <w:tc>
          <w:tcPr>
            <w:tcW w:w="1271" w:type="dxa"/>
            <w:noWrap/>
            <w:vAlign w:val="center"/>
            <w:hideMark/>
          </w:tcPr>
          <w:p w14:paraId="6F5974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</w:t>
            </w:r>
          </w:p>
        </w:tc>
      </w:tr>
      <w:tr w:rsidR="00F03E04" w:rsidRPr="00AC5742" w14:paraId="6A21DA8B" w14:textId="77777777" w:rsidTr="00676E87">
        <w:trPr>
          <w:trHeight w:val="468"/>
          <w:jc w:val="center"/>
        </w:trPr>
        <w:tc>
          <w:tcPr>
            <w:tcW w:w="1129" w:type="dxa"/>
            <w:noWrap/>
            <w:vAlign w:val="center"/>
            <w:hideMark/>
          </w:tcPr>
          <w:p w14:paraId="6A619D5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694" w:type="dxa"/>
            <w:noWrap/>
            <w:vAlign w:val="center"/>
            <w:hideMark/>
          </w:tcPr>
          <w:p w14:paraId="3DDDA723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01" w:type="dxa"/>
            <w:vAlign w:val="center"/>
          </w:tcPr>
          <w:p w14:paraId="52449874" w14:textId="6BFA7A8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Murgon, QLD</w:t>
            </w:r>
          </w:p>
        </w:tc>
        <w:tc>
          <w:tcPr>
            <w:tcW w:w="2419" w:type="dxa"/>
            <w:vAlign w:val="center"/>
          </w:tcPr>
          <w:p w14:paraId="26F658EA" w14:textId="1E607746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763" w:type="dxa"/>
            <w:noWrap/>
            <w:vAlign w:val="center"/>
            <w:hideMark/>
          </w:tcPr>
          <w:p w14:paraId="7B61BAB6" w14:textId="2C43252F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F44BF84" w14:textId="539A39A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" w:type="dxa"/>
            <w:noWrap/>
            <w:vAlign w:val="center"/>
            <w:hideMark/>
          </w:tcPr>
          <w:p w14:paraId="3B741E45" w14:textId="25564E4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1.44</w:t>
            </w:r>
          </w:p>
        </w:tc>
        <w:tc>
          <w:tcPr>
            <w:tcW w:w="1271" w:type="dxa"/>
            <w:noWrap/>
            <w:vAlign w:val="center"/>
            <w:hideMark/>
          </w:tcPr>
          <w:p w14:paraId="70BA058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</w:t>
            </w:r>
          </w:p>
        </w:tc>
        <w:tc>
          <w:tcPr>
            <w:tcW w:w="1271" w:type="dxa"/>
            <w:noWrap/>
            <w:vAlign w:val="center"/>
            <w:hideMark/>
          </w:tcPr>
          <w:p w14:paraId="2B72B1F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</w:t>
            </w:r>
          </w:p>
        </w:tc>
      </w:tr>
      <w:tr w:rsidR="00F03E04" w:rsidRPr="00AC5742" w14:paraId="58A60A2A" w14:textId="77777777" w:rsidTr="00676E87">
        <w:trPr>
          <w:trHeight w:val="542"/>
          <w:jc w:val="center"/>
        </w:trPr>
        <w:tc>
          <w:tcPr>
            <w:tcW w:w="1129" w:type="dxa"/>
            <w:noWrap/>
            <w:vAlign w:val="center"/>
            <w:hideMark/>
          </w:tcPr>
          <w:p w14:paraId="2FC9FED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694" w:type="dxa"/>
            <w:noWrap/>
            <w:vAlign w:val="center"/>
            <w:hideMark/>
          </w:tcPr>
          <w:p w14:paraId="73420047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01" w:type="dxa"/>
            <w:vAlign w:val="center"/>
          </w:tcPr>
          <w:p w14:paraId="19618F0F" w14:textId="433F367C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Kroombit</w:t>
            </w:r>
            <w:proofErr w:type="spellEnd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Tops, QLD</w:t>
            </w:r>
          </w:p>
        </w:tc>
        <w:tc>
          <w:tcPr>
            <w:tcW w:w="2419" w:type="dxa"/>
            <w:vAlign w:val="center"/>
          </w:tcPr>
          <w:p w14:paraId="31424F3A" w14:textId="3A902E8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763" w:type="dxa"/>
            <w:noWrap/>
            <w:vAlign w:val="center"/>
            <w:hideMark/>
          </w:tcPr>
          <w:p w14:paraId="461187E6" w14:textId="53BDBE8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974FC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1.72</w:t>
            </w:r>
          </w:p>
        </w:tc>
        <w:tc>
          <w:tcPr>
            <w:tcW w:w="723" w:type="dxa"/>
            <w:noWrap/>
            <w:vAlign w:val="center"/>
            <w:hideMark/>
          </w:tcPr>
          <w:p w14:paraId="2CDD7617" w14:textId="6EFBD305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0.63</w:t>
            </w:r>
          </w:p>
        </w:tc>
        <w:tc>
          <w:tcPr>
            <w:tcW w:w="1271" w:type="dxa"/>
            <w:noWrap/>
            <w:vAlign w:val="center"/>
            <w:hideMark/>
          </w:tcPr>
          <w:p w14:paraId="47082B8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95.2</w:t>
            </w:r>
          </w:p>
        </w:tc>
        <w:tc>
          <w:tcPr>
            <w:tcW w:w="1271" w:type="dxa"/>
            <w:noWrap/>
            <w:vAlign w:val="center"/>
            <w:hideMark/>
          </w:tcPr>
          <w:p w14:paraId="1F7B4F8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</w:tr>
      <w:tr w:rsidR="00F03E04" w:rsidRPr="00AC5742" w14:paraId="1B5D82BC" w14:textId="77777777" w:rsidTr="00676E87">
        <w:trPr>
          <w:trHeight w:val="581"/>
          <w:jc w:val="center"/>
        </w:trPr>
        <w:tc>
          <w:tcPr>
            <w:tcW w:w="1129" w:type="dxa"/>
            <w:noWrap/>
            <w:vAlign w:val="center"/>
            <w:hideMark/>
          </w:tcPr>
          <w:p w14:paraId="74E0C23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694" w:type="dxa"/>
            <w:noWrap/>
            <w:vAlign w:val="center"/>
            <w:hideMark/>
          </w:tcPr>
          <w:p w14:paraId="6D880428" w14:textId="5467C142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701" w:type="dxa"/>
            <w:vAlign w:val="center"/>
          </w:tcPr>
          <w:p w14:paraId="51179455" w14:textId="56178F8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419" w:type="dxa"/>
            <w:vAlign w:val="center"/>
          </w:tcPr>
          <w:p w14:paraId="37633F7F" w14:textId="574C64F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763" w:type="dxa"/>
            <w:noWrap/>
            <w:vAlign w:val="center"/>
            <w:hideMark/>
          </w:tcPr>
          <w:p w14:paraId="161471B0" w14:textId="57E6414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5A29D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1.85</w:t>
            </w:r>
          </w:p>
        </w:tc>
        <w:tc>
          <w:tcPr>
            <w:tcW w:w="723" w:type="dxa"/>
            <w:noWrap/>
            <w:vAlign w:val="center"/>
            <w:hideMark/>
          </w:tcPr>
          <w:p w14:paraId="030483E3" w14:textId="3EEF677C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.04</w:t>
            </w:r>
          </w:p>
        </w:tc>
        <w:tc>
          <w:tcPr>
            <w:tcW w:w="1271" w:type="dxa"/>
            <w:noWrap/>
            <w:vAlign w:val="center"/>
            <w:hideMark/>
          </w:tcPr>
          <w:p w14:paraId="5F44605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98.2</w:t>
            </w:r>
          </w:p>
        </w:tc>
        <w:tc>
          <w:tcPr>
            <w:tcW w:w="1271" w:type="dxa"/>
            <w:noWrap/>
            <w:vAlign w:val="center"/>
            <w:hideMark/>
          </w:tcPr>
          <w:p w14:paraId="5D30273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0.7</w:t>
            </w:r>
          </w:p>
        </w:tc>
      </w:tr>
      <w:tr w:rsidR="00F03E04" w:rsidRPr="00AC5742" w14:paraId="3B6B31DB" w14:textId="77777777" w:rsidTr="00676E87">
        <w:trPr>
          <w:trHeight w:val="572"/>
          <w:jc w:val="center"/>
        </w:trPr>
        <w:tc>
          <w:tcPr>
            <w:tcW w:w="1129" w:type="dxa"/>
            <w:noWrap/>
            <w:vAlign w:val="center"/>
            <w:hideMark/>
          </w:tcPr>
          <w:p w14:paraId="6D6D35A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694" w:type="dxa"/>
            <w:noWrap/>
            <w:vAlign w:val="center"/>
            <w:hideMark/>
          </w:tcPr>
          <w:p w14:paraId="11AFE27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01" w:type="dxa"/>
            <w:vAlign w:val="center"/>
          </w:tcPr>
          <w:p w14:paraId="4009104F" w14:textId="50C9503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Washpool, NSW</w:t>
            </w:r>
          </w:p>
        </w:tc>
        <w:tc>
          <w:tcPr>
            <w:tcW w:w="2419" w:type="dxa"/>
            <w:vAlign w:val="center"/>
          </w:tcPr>
          <w:p w14:paraId="757F9246" w14:textId="1DEA8B2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763" w:type="dxa"/>
            <w:noWrap/>
            <w:vAlign w:val="center"/>
            <w:hideMark/>
          </w:tcPr>
          <w:p w14:paraId="2390D6D0" w14:textId="7587CAE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068DB7A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1.84</w:t>
            </w:r>
          </w:p>
        </w:tc>
        <w:tc>
          <w:tcPr>
            <w:tcW w:w="723" w:type="dxa"/>
            <w:noWrap/>
            <w:vAlign w:val="center"/>
            <w:hideMark/>
          </w:tcPr>
          <w:p w14:paraId="05CACC66" w14:textId="2991571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1.19</w:t>
            </w:r>
          </w:p>
        </w:tc>
        <w:tc>
          <w:tcPr>
            <w:tcW w:w="1271" w:type="dxa"/>
            <w:noWrap/>
            <w:vAlign w:val="center"/>
            <w:hideMark/>
          </w:tcPr>
          <w:p w14:paraId="501012E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98.9</w:t>
            </w:r>
          </w:p>
        </w:tc>
        <w:tc>
          <w:tcPr>
            <w:tcW w:w="1271" w:type="dxa"/>
            <w:noWrap/>
            <w:vAlign w:val="center"/>
            <w:hideMark/>
          </w:tcPr>
          <w:p w14:paraId="13B254C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0.4</w:t>
            </w:r>
          </w:p>
        </w:tc>
      </w:tr>
      <w:tr w:rsidR="00F03E04" w:rsidRPr="00AC5742" w14:paraId="473B5F28" w14:textId="77777777" w:rsidTr="00676E87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1A64770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694" w:type="dxa"/>
            <w:noWrap/>
            <w:vAlign w:val="center"/>
            <w:hideMark/>
          </w:tcPr>
          <w:p w14:paraId="1B37F50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01" w:type="dxa"/>
            <w:vAlign w:val="center"/>
          </w:tcPr>
          <w:p w14:paraId="042FCAEE" w14:textId="1A64AB5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Rosehill, NSW</w:t>
            </w:r>
          </w:p>
        </w:tc>
        <w:tc>
          <w:tcPr>
            <w:tcW w:w="2419" w:type="dxa"/>
            <w:vAlign w:val="center"/>
          </w:tcPr>
          <w:p w14:paraId="4A550472" w14:textId="0A4A0E5F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763" w:type="dxa"/>
            <w:noWrap/>
            <w:vAlign w:val="center"/>
            <w:hideMark/>
          </w:tcPr>
          <w:p w14:paraId="4CC0F0ED" w14:textId="3A1B749A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0E7A1F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1.86</w:t>
            </w:r>
          </w:p>
        </w:tc>
        <w:tc>
          <w:tcPr>
            <w:tcW w:w="723" w:type="dxa"/>
            <w:noWrap/>
            <w:vAlign w:val="center"/>
            <w:hideMark/>
          </w:tcPr>
          <w:p w14:paraId="713C7F54" w14:textId="66FE7AC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0.86</w:t>
            </w:r>
          </w:p>
        </w:tc>
        <w:tc>
          <w:tcPr>
            <w:tcW w:w="1271" w:type="dxa"/>
            <w:noWrap/>
            <w:vAlign w:val="center"/>
            <w:hideMark/>
          </w:tcPr>
          <w:p w14:paraId="38ED9F1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97.9</w:t>
            </w:r>
          </w:p>
        </w:tc>
        <w:tc>
          <w:tcPr>
            <w:tcW w:w="1271" w:type="dxa"/>
            <w:noWrap/>
            <w:vAlign w:val="center"/>
            <w:hideMark/>
          </w:tcPr>
          <w:p w14:paraId="0EFE276E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</w:p>
        </w:tc>
      </w:tr>
      <w:tr w:rsidR="00F03E04" w:rsidRPr="00A71874" w14:paraId="4E79B220" w14:textId="77777777" w:rsidTr="00676E87">
        <w:trPr>
          <w:trHeight w:val="557"/>
          <w:jc w:val="center"/>
        </w:trPr>
        <w:tc>
          <w:tcPr>
            <w:tcW w:w="1129" w:type="dxa"/>
            <w:noWrap/>
            <w:vAlign w:val="center"/>
            <w:hideMark/>
          </w:tcPr>
          <w:p w14:paraId="4BBE6436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694" w:type="dxa"/>
            <w:noWrap/>
            <w:vAlign w:val="center"/>
            <w:hideMark/>
          </w:tcPr>
          <w:p w14:paraId="62174DEC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01" w:type="dxa"/>
            <w:vAlign w:val="center"/>
          </w:tcPr>
          <w:p w14:paraId="72859CDB" w14:textId="582BD9D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Moura, QLD</w:t>
            </w:r>
          </w:p>
        </w:tc>
        <w:tc>
          <w:tcPr>
            <w:tcW w:w="2419" w:type="dxa"/>
            <w:vAlign w:val="center"/>
          </w:tcPr>
          <w:p w14:paraId="05C24828" w14:textId="078B43B0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763" w:type="dxa"/>
            <w:noWrap/>
            <w:vAlign w:val="center"/>
            <w:hideMark/>
          </w:tcPr>
          <w:p w14:paraId="33153C90" w14:textId="3A9874B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50C1346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  <w:tc>
          <w:tcPr>
            <w:tcW w:w="723" w:type="dxa"/>
            <w:noWrap/>
            <w:vAlign w:val="center"/>
            <w:hideMark/>
          </w:tcPr>
          <w:p w14:paraId="1F0365CD" w14:textId="781EC3F9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5.33</w:t>
            </w:r>
          </w:p>
        </w:tc>
        <w:tc>
          <w:tcPr>
            <w:tcW w:w="1271" w:type="dxa"/>
            <w:noWrap/>
            <w:vAlign w:val="center"/>
            <w:hideMark/>
          </w:tcPr>
          <w:p w14:paraId="606526E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99.5</w:t>
            </w:r>
          </w:p>
        </w:tc>
        <w:tc>
          <w:tcPr>
            <w:tcW w:w="1271" w:type="dxa"/>
            <w:noWrap/>
            <w:vAlign w:val="center"/>
            <w:hideMark/>
          </w:tcPr>
          <w:p w14:paraId="2392B6C0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0.1</w:t>
            </w:r>
          </w:p>
        </w:tc>
      </w:tr>
    </w:tbl>
    <w:p w14:paraId="4481E5F6" w14:textId="77777777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1D9C48" w14:textId="77777777" w:rsidR="00723DC1" w:rsidRPr="00AC5742" w:rsidRDefault="00723DC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D01A24F" w14:textId="77777777" w:rsidR="00EC7C17" w:rsidRPr="00AC5742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13C409F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  <w:sectPr w:rsidR="001E5739" w:rsidSect="00676E87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C04DA6C" w14:textId="445E12AD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  <w:r w:rsidRPr="001E5739">
        <w:rPr>
          <w:rFonts w:ascii="Aptos" w:hAnsi="Aptos" w:cstheme="minorHAnsi"/>
          <w:b/>
          <w:bCs/>
          <w:color w:val="000000" w:themeColor="text1"/>
        </w:rPr>
        <w:lastRenderedPageBreak/>
        <w:t>Table S3</w:t>
      </w:r>
      <w:commentRangeStart w:id="81"/>
      <w:r w:rsidRPr="001E5739">
        <w:rPr>
          <w:rFonts w:ascii="Aptos" w:hAnsi="Aptos" w:cstheme="minorHAnsi"/>
          <w:b/>
          <w:bCs/>
          <w:color w:val="000000" w:themeColor="text1"/>
        </w:rPr>
        <w:t>.</w:t>
      </w:r>
      <w:commentRangeEnd w:id="81"/>
      <w:r>
        <w:rPr>
          <w:rStyle w:val="CommentReference"/>
        </w:rPr>
        <w:commentReference w:id="81"/>
      </w:r>
      <w:r>
        <w:rPr>
          <w:rFonts w:ascii="Aptos" w:hAnsi="Aptos" w:cstheme="minorHAnsi"/>
          <w:color w:val="000000" w:themeColor="text1"/>
        </w:rPr>
        <w:t xml:space="preserve"> Number of NUMTs identified in each genome assembly.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830"/>
        <w:gridCol w:w="1729"/>
        <w:gridCol w:w="2268"/>
        <w:gridCol w:w="2127"/>
      </w:tblGrid>
      <w:tr w:rsidR="001E5739" w:rsidRPr="00AC5742" w14:paraId="38BEF5B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107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3BD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A8171" w14:textId="4133B47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Associated mtDNA genome ID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8E95" w14:textId="75080DBB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Number of NUMTs identified</w:t>
            </w:r>
          </w:p>
        </w:tc>
      </w:tr>
      <w:tr w:rsidR="001E5739" w:rsidRPr="00AC5742" w14:paraId="649151C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93E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A24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D283" w14:textId="726E4C4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PQ231639.1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DF6F" w14:textId="2F35FCB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1082</w:t>
            </w:r>
          </w:p>
        </w:tc>
      </w:tr>
      <w:tr w:rsidR="001E5739" w:rsidRPr="00AC5742" w14:paraId="07EB25A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4E4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 sloanei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BD1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AC8B" w14:textId="0F4CA23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345F" w14:textId="6F56ADD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1017</w:t>
            </w:r>
          </w:p>
        </w:tc>
      </w:tr>
      <w:tr w:rsidR="001E5739" w:rsidRPr="00AC5742" w14:paraId="426FB99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95B1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8437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EE74" w14:textId="6334EC2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MW354066.1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BA9" w14:textId="6F281BF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963</w:t>
            </w:r>
          </w:p>
        </w:tc>
      </w:tr>
      <w:tr w:rsidR="001E5739" w:rsidRPr="00AC5742" w14:paraId="52BC138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CE3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F4C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B6F0" w14:textId="2BEB988C" w:rsidR="001E5739" w:rsidRPr="00AC5742" w:rsidRDefault="00CD608F" w:rsidP="00CD608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MW996603.1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C897" w14:textId="6D2784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1028</w:t>
            </w:r>
          </w:p>
        </w:tc>
      </w:tr>
      <w:tr w:rsidR="001E5739" w:rsidRPr="00AC5742" w14:paraId="454E00B1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7327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A6B9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B01E" w14:textId="03CD0663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MW354073.1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4F7C" w14:textId="29D38FD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1095</w:t>
            </w:r>
          </w:p>
        </w:tc>
      </w:tr>
      <w:tr w:rsidR="001E5739" w:rsidRPr="00AC5742" w14:paraId="3E6C6EDA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6C6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988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EB82" w14:textId="5E93F35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C99FD" w14:textId="2D59C40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1002</w:t>
            </w:r>
          </w:p>
        </w:tc>
      </w:tr>
      <w:tr w:rsidR="001E5739" w:rsidRPr="00AC5742" w14:paraId="392E3828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8945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015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632B" w14:textId="66503BD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14D" w14:textId="0B5ECA6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1036</w:t>
            </w:r>
          </w:p>
        </w:tc>
      </w:tr>
      <w:tr w:rsidR="001E5739" w:rsidRPr="00AC5742" w14:paraId="6D7D8265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2090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6F97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D6389" w14:textId="5E7D5A86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4AAB" w14:textId="69C22BD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1060</w:t>
            </w:r>
          </w:p>
        </w:tc>
      </w:tr>
      <w:tr w:rsidR="001E5739" w:rsidRPr="00AC5742" w14:paraId="5CD19B40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5BB3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910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CF4C" w14:textId="76B3CA5F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PQ231640.1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71B9" w14:textId="4354DD6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1066</w:t>
            </w:r>
          </w:p>
        </w:tc>
      </w:tr>
      <w:tr w:rsidR="001E5739" w:rsidRPr="00AC5742" w14:paraId="65D39FFE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C64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99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AEEF" w14:textId="19C6A29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MW996588.1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D4C0" w14:textId="3064E81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877</w:t>
            </w:r>
          </w:p>
        </w:tc>
      </w:tr>
      <w:tr w:rsidR="001E5739" w:rsidRPr="00AC5742" w14:paraId="06553897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DAFB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9EA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BD1" w14:textId="15D116E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MW600997.1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5345" w14:textId="6BD08210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811</w:t>
            </w:r>
          </w:p>
        </w:tc>
      </w:tr>
      <w:tr w:rsidR="001E5739" w:rsidRPr="00AC5742" w14:paraId="57A377E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8A70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punctata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F3BB" w14:textId="3EEF3CC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23E61" w14:textId="1CF1E548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OQ736923.1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FC2DE" w14:textId="591ADFB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89A2B72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5D5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AD0B" w14:textId="5327F50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620D" w14:textId="14A94961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6B82" w14:textId="5A5ABDA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695</w:t>
            </w:r>
          </w:p>
        </w:tc>
      </w:tr>
      <w:tr w:rsidR="001E5739" w:rsidRPr="00AC5742" w14:paraId="7444E6B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B0B8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69E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607C" w14:textId="72BD89D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5209" w14:textId="5791D2D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708</w:t>
            </w:r>
          </w:p>
        </w:tc>
      </w:tr>
      <w:tr w:rsidR="001E5739" w:rsidRPr="00AC5742" w14:paraId="43FF031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738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46A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94065" w14:textId="6C5E74E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8151E" w14:textId="213C6B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673</w:t>
            </w:r>
          </w:p>
        </w:tc>
      </w:tr>
      <w:tr w:rsidR="001E5739" w:rsidRPr="00AC5742" w14:paraId="2534A0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E92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BDF9A" w14:textId="75A1F2D0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EDA4" w14:textId="7EB7430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6620" w14:textId="7367DA4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715</w:t>
            </w:r>
          </w:p>
        </w:tc>
      </w:tr>
      <w:tr w:rsidR="001E5739" w:rsidRPr="00AC5742" w14:paraId="3CD7000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CF0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36C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117" w14:textId="0ED4D93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3542" w14:textId="19C6DC8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261</w:t>
            </w:r>
          </w:p>
        </w:tc>
      </w:tr>
      <w:tr w:rsidR="001E5739" w:rsidRPr="00AC5742" w14:paraId="5CF986FF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6788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8A38" w14:textId="4B99211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80EE" w14:textId="1272E27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DE43C" w14:textId="56D48CF7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251</w:t>
            </w:r>
          </w:p>
        </w:tc>
      </w:tr>
      <w:tr w:rsidR="001E5739" w:rsidRPr="00AC5742" w14:paraId="0AFFC1A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BD20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62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8BAA3" w14:textId="64136A6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A055" w14:textId="21CF314E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27</w:t>
            </w:r>
          </w:p>
        </w:tc>
      </w:tr>
      <w:tr w:rsidR="001E5739" w:rsidRPr="00AC5742" w14:paraId="09A965C4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2F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3F6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94ACC" w14:textId="33CFCCED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56CA" w14:textId="2732039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61</w:t>
            </w:r>
          </w:p>
        </w:tc>
      </w:tr>
      <w:tr w:rsidR="001E5739" w:rsidRPr="00AC5742" w14:paraId="42E4EA1C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6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FB2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4CD4" w14:textId="57E4DEB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NC_015800.1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414D" w14:textId="2AB0FB66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122</w:t>
            </w:r>
          </w:p>
        </w:tc>
      </w:tr>
      <w:tr w:rsidR="001E5739" w:rsidRPr="00AC5742" w14:paraId="244D44EB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046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secundus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6B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5D23A" w14:textId="06425904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KP026283.1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EBFB5" w14:textId="43957E4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highlight w:val="yellow"/>
                <w:lang w:eastAsia="zh-CN"/>
              </w:rPr>
              <w:t>???</w:t>
            </w:r>
          </w:p>
        </w:tc>
      </w:tr>
      <w:tr w:rsidR="001E5739" w:rsidRPr="00AC5742" w14:paraId="720FB749" w14:textId="77777777" w:rsidTr="001E5739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9ADC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Reticulitermes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C2C4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CA7E" w14:textId="2F3804F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MK088051.1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43630" w14:textId="589CC8D3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150</w:t>
            </w:r>
          </w:p>
        </w:tc>
      </w:tr>
    </w:tbl>
    <w:p w14:paraId="3B26BC64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DF58FD0" w14:textId="77777777" w:rsidR="00250906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22D30A1" w14:textId="77777777" w:rsidR="00250906" w:rsidRPr="00AC5742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sectPr w:rsidR="00250906" w:rsidRPr="00AC5742" w:rsidSect="001E57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yle Ewart" w:date="2025-12-10T13:41:00Z" w:initials="KE">
    <w:p w14:paraId="13D63891" w14:textId="77777777" w:rsidR="003B1AF9" w:rsidRDefault="003B1AF9" w:rsidP="003B1AF9">
      <w:pPr>
        <w:pStyle w:val="CommentText"/>
      </w:pPr>
      <w:r>
        <w:rPr>
          <w:rStyle w:val="CommentReference"/>
        </w:rPr>
        <w:annotationRef/>
      </w:r>
      <w:r>
        <w:t>Sections can be omitted if needed – see instructions here:</w:t>
      </w:r>
    </w:p>
    <w:p w14:paraId="1C44E03B" w14:textId="77777777" w:rsidR="003B1AF9" w:rsidRDefault="003B1AF9" w:rsidP="003B1AF9">
      <w:pPr>
        <w:pStyle w:val="CommentText"/>
      </w:pPr>
      <w:r>
        <w:t>https://www.cell.com/pb-assets/journals/research/cell/methods/Methods_Guide_general-1724873926937.pdf</w:t>
      </w:r>
    </w:p>
    <w:p w14:paraId="195AEAD6" w14:textId="77777777" w:rsidR="003B1AF9" w:rsidRDefault="003B1AF9" w:rsidP="003B1AF9">
      <w:pPr>
        <w:pStyle w:val="CommentText"/>
      </w:pPr>
    </w:p>
    <w:p w14:paraId="5BD28499" w14:textId="4FEFDE72" w:rsidR="003B1AF9" w:rsidRDefault="003B1AF9" w:rsidP="003B1AF9">
      <w:pPr>
        <w:pStyle w:val="CommentText"/>
      </w:pPr>
      <w:r>
        <w:t>The STAR methods can be included in the manuscript file (at the end) or submitted separately).</w:t>
      </w:r>
    </w:p>
  </w:comment>
  <w:comment w:id="6" w:author="Kyle Ewart" w:date="2025-12-10T14:22:00Z" w:initials="KE">
    <w:p w14:paraId="1BD30215" w14:textId="2B7E8A58" w:rsidR="00676E87" w:rsidRDefault="00676E87">
      <w:pPr>
        <w:pStyle w:val="CommentText"/>
      </w:pPr>
      <w:r>
        <w:rPr>
          <w:rStyle w:val="CommentReference"/>
        </w:rPr>
        <w:annotationRef/>
      </w:r>
      <w:r>
        <w:t>Need to find version number</w:t>
      </w:r>
    </w:p>
  </w:comment>
  <w:comment w:id="9" w:author="Kyle Ewart" w:date="2025-12-10T14:24:00Z" w:initials="KE">
    <w:p w14:paraId="2EB1BF14" w14:textId="2D7E1649" w:rsidR="00676E87" w:rsidRDefault="00676E87">
      <w:pPr>
        <w:pStyle w:val="CommentText"/>
      </w:pPr>
      <w:r>
        <w:rPr>
          <w:rStyle w:val="CommentReference"/>
        </w:rPr>
        <w:annotationRef/>
      </w:r>
      <w:r>
        <w:t>Need to find version number</w:t>
      </w:r>
    </w:p>
  </w:comment>
  <w:comment w:id="11" w:author="Microsoft Office User" w:date="2025-12-10T19:25:00Z" w:initials="MOU">
    <w:p w14:paraId="26703D95" w14:textId="6BD21652" w:rsidR="00083A8B" w:rsidRDefault="00083A8B">
      <w:pPr>
        <w:pStyle w:val="CommentText"/>
      </w:pPr>
      <w:r>
        <w:rPr>
          <w:rStyle w:val="CommentReference"/>
        </w:rPr>
        <w:annotationRef/>
      </w:r>
      <w:r>
        <w:t>Link to update when made public.</w:t>
      </w:r>
    </w:p>
  </w:comment>
  <w:comment w:id="26" w:author="Kyle Ewart" w:date="2025-12-10T14:26:00Z" w:initials="KE">
    <w:p w14:paraId="54E49C0C" w14:textId="608C4471" w:rsidR="00900CBD" w:rsidRDefault="00900CBD">
      <w:pPr>
        <w:pStyle w:val="CommentText"/>
      </w:pPr>
      <w:r>
        <w:rPr>
          <w:rStyle w:val="CommentReference"/>
        </w:rPr>
        <w:annotationRef/>
      </w:r>
      <w:r>
        <w:t>In progress (by Zhuzhi)</w:t>
      </w:r>
    </w:p>
  </w:comment>
  <w:comment w:id="27" w:author="Kyle Ewart" w:date="2025-12-10T14:27:00Z" w:initials="KE">
    <w:p w14:paraId="002A9578" w14:textId="508110BF" w:rsidR="00900CBD" w:rsidRDefault="00900CBD">
      <w:pPr>
        <w:pStyle w:val="CommentText"/>
      </w:pPr>
      <w:r>
        <w:rPr>
          <w:rStyle w:val="CommentReference"/>
        </w:rPr>
        <w:annotationRef/>
      </w:r>
      <w:r>
        <w:t>I will integrate these references into the manuscript reference list in the final version.</w:t>
      </w:r>
    </w:p>
  </w:comment>
  <w:comment w:id="74" w:author="Microsoft Office User" w:date="2025-12-10T19:26:00Z" w:initials="MOU">
    <w:p w14:paraId="1A024420" w14:textId="0DC2C961" w:rsidR="00DB29DC" w:rsidRDefault="00DB29DC">
      <w:pPr>
        <w:pStyle w:val="CommentText"/>
      </w:pPr>
      <w:r>
        <w:rPr>
          <w:rStyle w:val="CommentReference"/>
        </w:rPr>
        <w:annotationRef/>
      </w:r>
      <w:r>
        <w:t>Link to update when repo is made public.</w:t>
      </w:r>
    </w:p>
  </w:comment>
  <w:comment w:id="81" w:author="Kyle Ewart" w:date="2025-12-10T15:19:00Z" w:initials="KE">
    <w:p w14:paraId="2F1546D5" w14:textId="4EA64928" w:rsidR="001E5739" w:rsidRDefault="001E5739">
      <w:pPr>
        <w:pStyle w:val="CommentText"/>
      </w:pPr>
      <w:r>
        <w:rPr>
          <w:rStyle w:val="CommentReference"/>
        </w:rPr>
        <w:annotationRef/>
      </w:r>
      <w:r>
        <w:t xml:space="preserve">Need to </w:t>
      </w:r>
      <w:r w:rsidR="00CD608F">
        <w:t xml:space="preserve">check </w:t>
      </w:r>
      <w:r>
        <w:t>this table.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D28499" w15:done="0"/>
  <w15:commentEx w15:paraId="1BD30215" w15:done="0"/>
  <w15:commentEx w15:paraId="2EB1BF14" w15:done="0"/>
  <w15:commentEx w15:paraId="26703D95" w15:done="0"/>
  <w15:commentEx w15:paraId="54E49C0C" w15:done="0"/>
  <w15:commentEx w15:paraId="002A9578" w15:done="0"/>
  <w15:commentEx w15:paraId="1A024420" w15:done="0"/>
  <w15:commentEx w15:paraId="2F1546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273BCC" w16cex:dateUtc="2025-12-10T13:41:00Z"/>
  <w16cex:commentExtensible w16cex:durableId="539A59CA" w16cex:dateUtc="2025-12-10T14:22:00Z"/>
  <w16cex:commentExtensible w16cex:durableId="5C01BD23" w16cex:dateUtc="2025-12-10T14:24:00Z"/>
  <w16cex:commentExtensible w16cex:durableId="49E7FEAB" w16cex:dateUtc="2025-12-10T14:26:00Z"/>
  <w16cex:commentExtensible w16cex:durableId="38748A89" w16cex:dateUtc="2025-12-10T14:27:00Z"/>
  <w16cex:commentExtensible w16cex:durableId="626B7CFC" w16cex:dateUtc="2025-12-10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D28499" w16cid:durableId="0D273BCC"/>
  <w16cid:commentId w16cid:paraId="1BD30215" w16cid:durableId="539A59CA"/>
  <w16cid:commentId w16cid:paraId="2EB1BF14" w16cid:durableId="5C01BD23"/>
  <w16cid:commentId w16cid:paraId="26703D95" w16cid:durableId="2CE4478F"/>
  <w16cid:commentId w16cid:paraId="54E49C0C" w16cid:durableId="49E7FEAB"/>
  <w16cid:commentId w16cid:paraId="002A9578" w16cid:durableId="38748A89"/>
  <w16cid:commentId w16cid:paraId="1A024420" w16cid:durableId="2CE447EC"/>
  <w16cid:commentId w16cid:paraId="2F1546D5" w16cid:durableId="626B7C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58B"/>
    <w:multiLevelType w:val="hybridMultilevel"/>
    <w:tmpl w:val="5DA6198A"/>
    <w:lvl w:ilvl="0" w:tplc="2B3AB41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DD9"/>
    <w:multiLevelType w:val="hybridMultilevel"/>
    <w:tmpl w:val="406E1E10"/>
    <w:lvl w:ilvl="0" w:tplc="5742D70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09484">
    <w:abstractNumId w:val="6"/>
  </w:num>
  <w:num w:numId="2" w16cid:durableId="93324477">
    <w:abstractNumId w:val="11"/>
  </w:num>
  <w:num w:numId="3" w16cid:durableId="428431982">
    <w:abstractNumId w:val="8"/>
  </w:num>
  <w:num w:numId="4" w16cid:durableId="1171608187">
    <w:abstractNumId w:val="0"/>
  </w:num>
  <w:num w:numId="5" w16cid:durableId="1272012010">
    <w:abstractNumId w:val="1"/>
  </w:num>
  <w:num w:numId="6" w16cid:durableId="114565459">
    <w:abstractNumId w:val="2"/>
  </w:num>
  <w:num w:numId="7" w16cid:durableId="1940916060">
    <w:abstractNumId w:val="9"/>
  </w:num>
  <w:num w:numId="8" w16cid:durableId="811287476">
    <w:abstractNumId w:val="4"/>
  </w:num>
  <w:num w:numId="9" w16cid:durableId="705638489">
    <w:abstractNumId w:val="5"/>
  </w:num>
  <w:num w:numId="10" w16cid:durableId="451050192">
    <w:abstractNumId w:val="3"/>
  </w:num>
  <w:num w:numId="11" w16cid:durableId="199246036">
    <w:abstractNumId w:val="7"/>
  </w:num>
  <w:num w:numId="12" w16cid:durableId="22649911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yle Ewart">
    <w15:presenceInfo w15:providerId="None" w15:userId="Kyle Ewart"/>
  </w15:person>
  <w15:person w15:author="Maxim Warwick Dus Adams">
    <w15:presenceInfo w15:providerId="AD" w15:userId="S::mada0372@uni.sydney.edu.au::a796d51e-a8d6-4ce3-9ff1-4e9ba86a5d37"/>
  </w15:person>
  <w15:person w15:author="Microsoft Office User">
    <w15:presenceInfo w15:providerId="None" w15:userId="Microsoft Office User"/>
  </w15:person>
  <w15:person w15:author="Zhuzhi Zhang">
    <w15:presenceInfo w15:providerId="AD" w15:userId="S::zzha8134@uni.sydney.edu.au::76e54c05-ca10-4cba-9b5b-b789625785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00A8C"/>
    <w:rsid w:val="0001126B"/>
    <w:rsid w:val="00017372"/>
    <w:rsid w:val="000323A4"/>
    <w:rsid w:val="0005031C"/>
    <w:rsid w:val="00064A89"/>
    <w:rsid w:val="000667D0"/>
    <w:rsid w:val="00077B03"/>
    <w:rsid w:val="00083A8B"/>
    <w:rsid w:val="000A22B8"/>
    <w:rsid w:val="000B02B9"/>
    <w:rsid w:val="000B0A81"/>
    <w:rsid w:val="000B78DF"/>
    <w:rsid w:val="0011463C"/>
    <w:rsid w:val="00117EC2"/>
    <w:rsid w:val="00120DB8"/>
    <w:rsid w:val="00137D80"/>
    <w:rsid w:val="0014680F"/>
    <w:rsid w:val="00157A7E"/>
    <w:rsid w:val="00157B5A"/>
    <w:rsid w:val="00175D73"/>
    <w:rsid w:val="00196185"/>
    <w:rsid w:val="001A35A8"/>
    <w:rsid w:val="001C01B2"/>
    <w:rsid w:val="001C6A90"/>
    <w:rsid w:val="001D3140"/>
    <w:rsid w:val="001E1D48"/>
    <w:rsid w:val="001E5739"/>
    <w:rsid w:val="00233841"/>
    <w:rsid w:val="00233C25"/>
    <w:rsid w:val="00237FF2"/>
    <w:rsid w:val="00245A96"/>
    <w:rsid w:val="00250906"/>
    <w:rsid w:val="00253C55"/>
    <w:rsid w:val="002634A4"/>
    <w:rsid w:val="00281557"/>
    <w:rsid w:val="00290479"/>
    <w:rsid w:val="002B29BE"/>
    <w:rsid w:val="002B68DB"/>
    <w:rsid w:val="002C16E8"/>
    <w:rsid w:val="002D687E"/>
    <w:rsid w:val="002D70F7"/>
    <w:rsid w:val="00307DEE"/>
    <w:rsid w:val="00317779"/>
    <w:rsid w:val="0034300D"/>
    <w:rsid w:val="003769A2"/>
    <w:rsid w:val="00385296"/>
    <w:rsid w:val="00390182"/>
    <w:rsid w:val="003B1AF9"/>
    <w:rsid w:val="003B571D"/>
    <w:rsid w:val="003C5AE2"/>
    <w:rsid w:val="003C747E"/>
    <w:rsid w:val="003E260C"/>
    <w:rsid w:val="003E4251"/>
    <w:rsid w:val="003E4D9D"/>
    <w:rsid w:val="00403F8F"/>
    <w:rsid w:val="00413D2D"/>
    <w:rsid w:val="004141B1"/>
    <w:rsid w:val="00426239"/>
    <w:rsid w:val="00436EFE"/>
    <w:rsid w:val="004445FF"/>
    <w:rsid w:val="00454762"/>
    <w:rsid w:val="004649E7"/>
    <w:rsid w:val="00467F02"/>
    <w:rsid w:val="00473942"/>
    <w:rsid w:val="00493C01"/>
    <w:rsid w:val="004A4549"/>
    <w:rsid w:val="004A4750"/>
    <w:rsid w:val="004A488E"/>
    <w:rsid w:val="004A74BD"/>
    <w:rsid w:val="004B37A0"/>
    <w:rsid w:val="004C3702"/>
    <w:rsid w:val="004D52AA"/>
    <w:rsid w:val="004F4B34"/>
    <w:rsid w:val="00521C88"/>
    <w:rsid w:val="005450BE"/>
    <w:rsid w:val="00571BFD"/>
    <w:rsid w:val="00593BDE"/>
    <w:rsid w:val="005A40F9"/>
    <w:rsid w:val="005A44D8"/>
    <w:rsid w:val="005A5014"/>
    <w:rsid w:val="005C5AF0"/>
    <w:rsid w:val="005C7395"/>
    <w:rsid w:val="005F3A1A"/>
    <w:rsid w:val="00606C77"/>
    <w:rsid w:val="00620103"/>
    <w:rsid w:val="0062778A"/>
    <w:rsid w:val="006461C1"/>
    <w:rsid w:val="0065342C"/>
    <w:rsid w:val="00662B41"/>
    <w:rsid w:val="00675564"/>
    <w:rsid w:val="00676E87"/>
    <w:rsid w:val="00677E7B"/>
    <w:rsid w:val="006A0874"/>
    <w:rsid w:val="006A7E0B"/>
    <w:rsid w:val="006B4BD3"/>
    <w:rsid w:val="006B5AF3"/>
    <w:rsid w:val="006B6F77"/>
    <w:rsid w:val="006D2DC1"/>
    <w:rsid w:val="006F2915"/>
    <w:rsid w:val="00723DC1"/>
    <w:rsid w:val="007255A0"/>
    <w:rsid w:val="007255AA"/>
    <w:rsid w:val="00750065"/>
    <w:rsid w:val="007514D5"/>
    <w:rsid w:val="00752E21"/>
    <w:rsid w:val="007551E7"/>
    <w:rsid w:val="00762B29"/>
    <w:rsid w:val="007649F6"/>
    <w:rsid w:val="00765BCF"/>
    <w:rsid w:val="007832BE"/>
    <w:rsid w:val="00786B74"/>
    <w:rsid w:val="00787601"/>
    <w:rsid w:val="00790F30"/>
    <w:rsid w:val="007A18D3"/>
    <w:rsid w:val="007A4E69"/>
    <w:rsid w:val="007B5054"/>
    <w:rsid w:val="007B6655"/>
    <w:rsid w:val="007C26CF"/>
    <w:rsid w:val="007C2C9A"/>
    <w:rsid w:val="007C5714"/>
    <w:rsid w:val="007D297E"/>
    <w:rsid w:val="007D29B0"/>
    <w:rsid w:val="007F3069"/>
    <w:rsid w:val="00811A2E"/>
    <w:rsid w:val="008373B0"/>
    <w:rsid w:val="008B47DC"/>
    <w:rsid w:val="008C1745"/>
    <w:rsid w:val="008C3D8A"/>
    <w:rsid w:val="008F36F1"/>
    <w:rsid w:val="00900CBD"/>
    <w:rsid w:val="00900CF6"/>
    <w:rsid w:val="009043D6"/>
    <w:rsid w:val="0091032D"/>
    <w:rsid w:val="0091558D"/>
    <w:rsid w:val="0091708B"/>
    <w:rsid w:val="0092113D"/>
    <w:rsid w:val="009673FD"/>
    <w:rsid w:val="00974F02"/>
    <w:rsid w:val="009853F9"/>
    <w:rsid w:val="00985B92"/>
    <w:rsid w:val="009925B9"/>
    <w:rsid w:val="0099320B"/>
    <w:rsid w:val="00995F6C"/>
    <w:rsid w:val="009B3A06"/>
    <w:rsid w:val="00A02992"/>
    <w:rsid w:val="00A07AD1"/>
    <w:rsid w:val="00A128E0"/>
    <w:rsid w:val="00A12C26"/>
    <w:rsid w:val="00A526A1"/>
    <w:rsid w:val="00A57F37"/>
    <w:rsid w:val="00A71874"/>
    <w:rsid w:val="00A82A7F"/>
    <w:rsid w:val="00A9387B"/>
    <w:rsid w:val="00A93ECB"/>
    <w:rsid w:val="00A949ED"/>
    <w:rsid w:val="00A95E7D"/>
    <w:rsid w:val="00AC5742"/>
    <w:rsid w:val="00AC777A"/>
    <w:rsid w:val="00AD0453"/>
    <w:rsid w:val="00AD3598"/>
    <w:rsid w:val="00AE2F28"/>
    <w:rsid w:val="00AF29CB"/>
    <w:rsid w:val="00AF461A"/>
    <w:rsid w:val="00B02F63"/>
    <w:rsid w:val="00B227EE"/>
    <w:rsid w:val="00B43FD6"/>
    <w:rsid w:val="00B4507B"/>
    <w:rsid w:val="00B60AA4"/>
    <w:rsid w:val="00B63144"/>
    <w:rsid w:val="00B87CE7"/>
    <w:rsid w:val="00B93221"/>
    <w:rsid w:val="00BA7BB3"/>
    <w:rsid w:val="00BB450B"/>
    <w:rsid w:val="00BC1199"/>
    <w:rsid w:val="00BE56E8"/>
    <w:rsid w:val="00C14CF5"/>
    <w:rsid w:val="00C53983"/>
    <w:rsid w:val="00C53FD5"/>
    <w:rsid w:val="00C63439"/>
    <w:rsid w:val="00C64381"/>
    <w:rsid w:val="00C75447"/>
    <w:rsid w:val="00C84BDC"/>
    <w:rsid w:val="00C90231"/>
    <w:rsid w:val="00C90E48"/>
    <w:rsid w:val="00C97A6A"/>
    <w:rsid w:val="00CA2F3A"/>
    <w:rsid w:val="00CB14F0"/>
    <w:rsid w:val="00CC1780"/>
    <w:rsid w:val="00CC2BBA"/>
    <w:rsid w:val="00CD3151"/>
    <w:rsid w:val="00CD608F"/>
    <w:rsid w:val="00CE01CD"/>
    <w:rsid w:val="00CE08A0"/>
    <w:rsid w:val="00CF2859"/>
    <w:rsid w:val="00CF3671"/>
    <w:rsid w:val="00D11775"/>
    <w:rsid w:val="00D61AED"/>
    <w:rsid w:val="00D80AAE"/>
    <w:rsid w:val="00D94B32"/>
    <w:rsid w:val="00DA28CD"/>
    <w:rsid w:val="00DB29DC"/>
    <w:rsid w:val="00DE103A"/>
    <w:rsid w:val="00DF5BD7"/>
    <w:rsid w:val="00DF6038"/>
    <w:rsid w:val="00E07182"/>
    <w:rsid w:val="00E33ACE"/>
    <w:rsid w:val="00E513E6"/>
    <w:rsid w:val="00E53208"/>
    <w:rsid w:val="00E570A3"/>
    <w:rsid w:val="00E62048"/>
    <w:rsid w:val="00E7214D"/>
    <w:rsid w:val="00E77C4F"/>
    <w:rsid w:val="00E8085F"/>
    <w:rsid w:val="00EB5F86"/>
    <w:rsid w:val="00EC286E"/>
    <w:rsid w:val="00EC7C17"/>
    <w:rsid w:val="00ED7A26"/>
    <w:rsid w:val="00EF0D31"/>
    <w:rsid w:val="00F03E04"/>
    <w:rsid w:val="00F2154B"/>
    <w:rsid w:val="00F81B43"/>
    <w:rsid w:val="00F93913"/>
    <w:rsid w:val="00FC01AF"/>
    <w:rsid w:val="00F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www.repeatmasker.or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hyperlink" Target="https://github.com/nanoporetech/dorad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AEB871-4176-D94A-BE38-3A5331E2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4965</Words>
  <Characters>28305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Maxim Warwick Dus Adams</cp:lastModifiedBy>
  <cp:revision>11</cp:revision>
  <dcterms:created xsi:type="dcterms:W3CDTF">2025-12-11T05:07:00Z</dcterms:created>
  <dcterms:modified xsi:type="dcterms:W3CDTF">2025-12-11T05:15:00Z</dcterms:modified>
</cp:coreProperties>
</file>