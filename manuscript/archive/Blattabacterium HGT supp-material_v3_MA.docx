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7255A0" w:rsidRDefault="007255A0" w:rsidP="007255A0">
      <w:pPr>
        <w:rPr>
          <w:rFonts w:ascii="Aptos" w:hAnsi="Aptos" w:cstheme="minorHAnsi"/>
          <w:b/>
          <w:i/>
          <w:sz w:val="28"/>
          <w:szCs w:val="28"/>
          <w:lang w:val="fr-FR"/>
        </w:rPr>
      </w:pPr>
      <w:proofErr w:type="gramStart"/>
      <w:r w:rsidRPr="007255A0">
        <w:rPr>
          <w:rFonts w:ascii="Aptos" w:hAnsi="Aptos" w:cstheme="minorHAnsi"/>
          <w:b/>
          <w:i/>
          <w:sz w:val="28"/>
          <w:szCs w:val="28"/>
          <w:lang w:val="fr-FR"/>
        </w:rPr>
        <w:t>Instructions:</w:t>
      </w:r>
      <w:proofErr w:type="gramEnd"/>
    </w:p>
    <w:p w14:paraId="1B83F652" w14:textId="1B6D82E8" w:rsidR="007255A0" w:rsidRDefault="00DF6038" w:rsidP="007255A0">
      <w:pPr>
        <w:rPr>
          <w:rFonts w:ascii="Aptos" w:hAnsi="Aptos" w:cstheme="minorHAnsi"/>
          <w:bCs/>
          <w:iCs/>
          <w:lang w:val="fr-FR"/>
        </w:rPr>
      </w:pPr>
      <w:hyperlink r:id="rId6" w:history="1">
        <w:r w:rsidR="007255A0" w:rsidRPr="00265AB9">
          <w:rPr>
            <w:rStyle w:val="Hyperlink"/>
            <w:rFonts w:ascii="Aptos" w:hAnsi="Aptos" w:cstheme="minorHAnsi"/>
            <w:bCs/>
            <w:iCs/>
            <w:lang w:val="fr-FR"/>
          </w:rPr>
          <w:t>https://www.cell.com/pb-assets/journals/research/cell/methods/Methods_Guide_general-1724873926937.pdf</w:t>
        </w:r>
      </w:hyperlink>
    </w:p>
    <w:p w14:paraId="019CDF20" w14:textId="58C334D4" w:rsidR="007255A0" w:rsidRDefault="007255A0" w:rsidP="007255A0">
      <w:pPr>
        <w:rPr>
          <w:rFonts w:ascii="Aptos" w:hAnsi="Aptos" w:cstheme="minorHAnsi"/>
          <w:b/>
          <w:iCs/>
          <w:lang w:val="fr-FR"/>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DF6038" w:rsidP="00985B92">
      <w:pPr>
        <w:pStyle w:val="ListParagraph"/>
        <w:numPr>
          <w:ilvl w:val="0"/>
          <w:numId w:val="12"/>
        </w:numPr>
        <w:rPr>
          <w:rFonts w:ascii="Aptos" w:hAnsi="Aptos" w:cstheme="minorHAnsi"/>
          <w:bCs/>
          <w:iCs/>
        </w:rPr>
      </w:pPr>
      <w:hyperlink r:id="rId10" w:history="1">
        <w:r w:rsidR="00985B92" w:rsidRPr="00265AB9">
          <w:rPr>
            <w:rStyle w:val="Hyperlink"/>
            <w:rFonts w:ascii="Aptos" w:hAnsi="Aptos" w:cstheme="minorHAnsi"/>
            <w:bCs/>
            <w:iCs/>
          </w:rPr>
          <w:t>https://www.cell.com/current-biology/fulltext/S0960-9822(23)00186-0</w:t>
        </w:r>
      </w:hyperlink>
    </w:p>
    <w:p w14:paraId="4726DC5D" w14:textId="564F44A0" w:rsidR="00985B92" w:rsidRDefault="00DF6038" w:rsidP="00985B92">
      <w:pPr>
        <w:pStyle w:val="ListParagraph"/>
        <w:numPr>
          <w:ilvl w:val="0"/>
          <w:numId w:val="12"/>
        </w:numPr>
        <w:rPr>
          <w:rFonts w:ascii="Aptos" w:hAnsi="Aptos" w:cstheme="minorHAnsi"/>
          <w:bCs/>
          <w:iCs/>
        </w:rPr>
      </w:pPr>
      <w:hyperlink r:id="rId11" w:history="1">
        <w:r w:rsidR="00985B92" w:rsidRPr="00265AB9">
          <w:rPr>
            <w:rStyle w:val="Hyperlink"/>
            <w:rFonts w:ascii="Aptos" w:hAnsi="Aptos" w:cstheme="minorHAnsi"/>
            <w:bCs/>
            <w:iCs/>
          </w:rPr>
          <w:t>https://www.cell.com/current-biology/fulltext/S0960-9822(18)31609-9</w:t>
        </w:r>
      </w:hyperlink>
    </w:p>
    <w:p w14:paraId="16C41618" w14:textId="5716AEB7" w:rsidR="007255A0" w:rsidRDefault="00DF6038" w:rsidP="00EC286E">
      <w:pPr>
        <w:pStyle w:val="ListParagraph"/>
        <w:numPr>
          <w:ilvl w:val="0"/>
          <w:numId w:val="12"/>
        </w:numPr>
        <w:rPr>
          <w:rFonts w:ascii="Aptos" w:hAnsi="Aptos" w:cstheme="minorHAnsi"/>
          <w:bCs/>
          <w:iCs/>
        </w:rPr>
      </w:pPr>
      <w:hyperlink r:id="rId12" w:history="1">
        <w:r w:rsidR="00985B92"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Blaberidae species, analysed with 15 previously generated Blattodea and </w:t>
      </w:r>
      <w:r w:rsidR="003B571D" w:rsidRPr="00157B5A">
        <w:rPr>
          <w:rFonts w:ascii="Aptos" w:hAnsi="Aptos" w:cstheme="minorHAnsi"/>
          <w:color w:val="000000" w:themeColor="text1"/>
        </w:rPr>
        <w:t xml:space="preserve">77 </w:t>
      </w:r>
      <w:r w:rsidR="003B571D" w:rsidRPr="00157B5A">
        <w:rPr>
          <w:rFonts w:ascii="Aptos" w:hAnsi="Aptos" w:cstheme="minorHAnsi"/>
          <w:i/>
          <w:color w:val="000000" w:themeColor="text1"/>
        </w:rPr>
        <w:t>Blattabacterium</w:t>
      </w:r>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r w:rsidR="00995F6C" w:rsidRPr="00157B5A">
        <w:rPr>
          <w:rFonts w:ascii="Aptos" w:hAnsi="Aptos" w:cstheme="minorHAnsi"/>
          <w:bCs/>
          <w:i/>
        </w:rPr>
        <w:t>Macropanesthia</w:t>
      </w:r>
      <w:r w:rsidR="00995F6C" w:rsidRPr="00C90231">
        <w:rPr>
          <w:rFonts w:ascii="Aptos" w:hAnsi="Aptos" w:cstheme="minorHAnsi"/>
          <w:bCs/>
          <w:i/>
        </w:rPr>
        <w:t xml:space="preserve"> lithgowae</w:t>
      </w:r>
      <w:r w:rsidR="00995F6C">
        <w:rPr>
          <w:rFonts w:ascii="Aptos" w:hAnsi="Aptos" w:cstheme="minorHAnsi"/>
          <w:bCs/>
          <w:iCs/>
        </w:rPr>
        <w:t>,</w:t>
      </w:r>
      <w:r w:rsidR="00995F6C" w:rsidRPr="00995F6C">
        <w:rPr>
          <w:rFonts w:ascii="Aptos" w:hAnsi="Aptos" w:cstheme="minorHAnsi"/>
          <w:bCs/>
          <w:i/>
        </w:rPr>
        <w:t xml:space="preserve"> </w:t>
      </w:r>
      <w:r w:rsidR="00995F6C" w:rsidRPr="00C90231">
        <w:rPr>
          <w:rFonts w:ascii="Aptos" w:hAnsi="Aptos" w:cstheme="minorHAnsi"/>
          <w:bCs/>
          <w:i/>
        </w:rPr>
        <w:t>Neogeoscapheus dahmsi</w:t>
      </w:r>
      <w:r w:rsidR="00995F6C">
        <w:rPr>
          <w:rFonts w:ascii="Aptos" w:hAnsi="Aptos" w:cstheme="minorHAnsi"/>
          <w:bCs/>
          <w:iCs/>
        </w:rPr>
        <w:t>,</w:t>
      </w:r>
      <w:r w:rsidR="00995F6C" w:rsidRPr="00157B5A">
        <w:rPr>
          <w:rFonts w:ascii="Aptos" w:hAnsi="Aptos" w:cstheme="minorHAnsi"/>
          <w:bCs/>
          <w:i/>
        </w:rPr>
        <w:t xml:space="preserve"> </w:t>
      </w:r>
      <w:r w:rsidR="00C90231" w:rsidRPr="00157B5A">
        <w:rPr>
          <w:rFonts w:ascii="Aptos" w:hAnsi="Aptos" w:cstheme="minorHAnsi"/>
          <w:bCs/>
          <w:i/>
        </w:rPr>
        <w:t>Panesthia lata</w:t>
      </w:r>
      <w:r w:rsidR="00C90231" w:rsidRPr="00157B5A">
        <w:rPr>
          <w:rFonts w:ascii="Aptos" w:hAnsi="Aptos" w:cstheme="minorHAnsi"/>
          <w:bCs/>
          <w:iCs/>
        </w:rPr>
        <w:t xml:space="preserve">, </w:t>
      </w:r>
      <w:r w:rsidR="00C90231" w:rsidRPr="00157B5A">
        <w:rPr>
          <w:rFonts w:ascii="Aptos" w:hAnsi="Aptos" w:cstheme="minorHAnsi"/>
          <w:bCs/>
          <w:i/>
        </w:rPr>
        <w:t>Panesthia sloanei</w:t>
      </w:r>
      <w:r w:rsidR="00C90231">
        <w:rPr>
          <w:rFonts w:ascii="Aptos" w:hAnsi="Aptos" w:cstheme="minorHAnsi"/>
          <w:bCs/>
          <w:iCs/>
        </w:rPr>
        <w:t xml:space="preserve">, </w:t>
      </w:r>
      <w:r w:rsidR="00C90231" w:rsidRPr="00C90231">
        <w:rPr>
          <w:rFonts w:ascii="Aptos" w:hAnsi="Aptos" w:cstheme="minorHAnsi"/>
          <w:bCs/>
          <w:i/>
        </w:rPr>
        <w:t>Panesthia tryoni tegminifera</w:t>
      </w:r>
      <w:r w:rsidR="00C90231">
        <w:rPr>
          <w:rFonts w:ascii="Aptos" w:hAnsi="Aptos" w:cstheme="minorHAnsi"/>
          <w:bCs/>
          <w:iCs/>
        </w:rPr>
        <w:t xml:space="preserve">, </w:t>
      </w:r>
      <w:r w:rsidR="00C90231" w:rsidRPr="00C90231">
        <w:rPr>
          <w:rFonts w:ascii="Aptos" w:hAnsi="Aptos" w:cstheme="minorHAnsi"/>
          <w:bCs/>
          <w:i/>
        </w:rPr>
        <w:t>Panesthia tryoni tryoni</w:t>
      </w:r>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r w:rsidR="00995F6C" w:rsidRPr="00C90231">
        <w:rPr>
          <w:rFonts w:ascii="Aptos" w:hAnsi="Aptos" w:cstheme="minorHAnsi"/>
          <w:bCs/>
          <w:i/>
        </w:rPr>
        <w:t>Panesthia tryoni tryoni</w:t>
      </w:r>
      <w:r w:rsidR="00995F6C">
        <w:rPr>
          <w:rFonts w:ascii="Aptos" w:hAnsi="Aptos" w:cstheme="minorHAnsi"/>
          <w:bCs/>
          <w:iCs/>
        </w:rPr>
        <w:t xml:space="preserve"> (</w:t>
      </w:r>
      <w:r w:rsidR="00995F6C" w:rsidRPr="00C90231">
        <w:rPr>
          <w:rFonts w:ascii="Aptos" w:hAnsi="Aptos" w:cstheme="minorHAnsi"/>
          <w:bCs/>
          <w:iCs/>
        </w:rPr>
        <w:t>Kroombit Tops</w:t>
      </w:r>
      <w:r w:rsidR="00995F6C">
        <w:rPr>
          <w:rFonts w:ascii="Aptos" w:hAnsi="Aptos" w:cstheme="minorHAnsi"/>
          <w:bCs/>
          <w:iCs/>
        </w:rPr>
        <w:t xml:space="preserve">) and </w:t>
      </w:r>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 gigantea</w:t>
      </w:r>
      <w:r w:rsidR="00C90231">
        <w:rPr>
          <w:rFonts w:ascii="Aptos" w:hAnsi="Aptos" w:cstheme="minorHAnsi"/>
          <w:bCs/>
          <w:iCs/>
        </w:rPr>
        <w:t xml:space="preserve"> were </w:t>
      </w:r>
      <w:commentRangeStart w:id="1"/>
      <w:r w:rsidR="00C90231">
        <w:rPr>
          <w:rFonts w:ascii="Aptos" w:hAnsi="Aptos" w:cstheme="minorHAnsi"/>
          <w:bCs/>
          <w:iCs/>
        </w:rPr>
        <w:t>collected throughout Australia</w:t>
      </w:r>
      <w:commentRangeEnd w:id="1"/>
      <w:r w:rsidR="00C90231">
        <w:rPr>
          <w:rStyle w:val="CommentReference"/>
        </w:rPr>
        <w:commentReference w:id="1"/>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43BB47B"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del w:id="2" w:author="Maxim Warwick Dus Adams" w:date="2025-10-30T14:12:00Z">
        <w:r w:rsidRPr="00CB14F0" w:rsidDel="007C2C9A">
          <w:rPr>
            <w:rFonts w:ascii="Aptos" w:hAnsi="Aptos"/>
            <w:color w:val="000000"/>
          </w:rPr>
          <w:delText xml:space="preserve">of </w:delText>
        </w:r>
      </w:del>
      <w:ins w:id="3" w:author="Maxim Warwick Dus Adams" w:date="2025-10-30T14:12:00Z">
        <w:r w:rsidR="007C2C9A">
          <w:rPr>
            <w:rFonts w:ascii="Aptos" w:hAnsi="Aptos"/>
            <w:color w:val="000000"/>
          </w:rPr>
          <w:t>the leg muscle tissue of</w:t>
        </w:r>
        <w:r w:rsidR="007C2C9A" w:rsidRPr="00CB14F0">
          <w:rPr>
            <w:rFonts w:ascii="Aptos" w:hAnsi="Aptos"/>
            <w:color w:val="000000"/>
          </w:rPr>
          <w:t xml:space="preserve"> </w:t>
        </w:r>
      </w:ins>
      <w:commentRangeStart w:id="4"/>
      <w:r w:rsidRPr="00CB14F0">
        <w:rPr>
          <w:rFonts w:ascii="Aptos" w:hAnsi="Aptos"/>
          <w:i/>
          <w:iCs/>
        </w:rPr>
        <w:t>M. lithgowae</w:t>
      </w:r>
      <w:r w:rsidRPr="00CB14F0">
        <w:rPr>
          <w:rFonts w:ascii="Aptos" w:hAnsi="Aptos"/>
        </w:rPr>
        <w:t>,</w:t>
      </w:r>
      <w:r w:rsidRPr="00CB14F0">
        <w:rPr>
          <w:rFonts w:ascii="Aptos" w:hAnsi="Aptos"/>
          <w:i/>
          <w:iCs/>
          <w:color w:val="000000"/>
        </w:rPr>
        <w:t xml:space="preserve"> M. kraussiana</w:t>
      </w:r>
      <w:r w:rsidRPr="00CB14F0">
        <w:rPr>
          <w:rFonts w:ascii="Aptos" w:hAnsi="Aptos"/>
          <w:color w:val="000000"/>
        </w:rPr>
        <w:t>,</w:t>
      </w:r>
      <w:r w:rsidRPr="00CB14F0">
        <w:rPr>
          <w:rFonts w:ascii="Aptos" w:hAnsi="Aptos"/>
          <w:i/>
          <w:iCs/>
        </w:rPr>
        <w:t xml:space="preserve"> </w:t>
      </w:r>
      <w:commentRangeEnd w:id="4"/>
      <w:r w:rsidR="006461C1">
        <w:rPr>
          <w:rStyle w:val="CommentReference"/>
        </w:rPr>
        <w:commentReference w:id="4"/>
      </w:r>
      <w:r w:rsidRPr="00CB14F0">
        <w:rPr>
          <w:rFonts w:ascii="Aptos" w:hAnsi="Aptos"/>
          <w:i/>
          <w:iCs/>
        </w:rPr>
        <w:t xml:space="preserve">P. tryoni tryoni </w:t>
      </w:r>
      <w:r w:rsidRPr="00CB14F0">
        <w:rPr>
          <w:rFonts w:ascii="Aptos" w:hAnsi="Aptos"/>
        </w:rPr>
        <w:t>(Kroombit),</w:t>
      </w:r>
      <w:r w:rsidRPr="00CB14F0">
        <w:rPr>
          <w:rFonts w:ascii="Aptos" w:hAnsi="Aptos"/>
          <w:i/>
          <w:iCs/>
        </w:rPr>
        <w:t xml:space="preserve"> P. sloanei</w:t>
      </w:r>
      <w:r w:rsidRPr="00CB14F0">
        <w:rPr>
          <w:rFonts w:ascii="Aptos" w:hAnsi="Aptos"/>
        </w:rPr>
        <w:t>,</w:t>
      </w:r>
      <w:r w:rsidRPr="00CB14F0">
        <w:rPr>
          <w:rFonts w:ascii="Aptos" w:hAnsi="Aptos"/>
          <w:i/>
          <w:iCs/>
        </w:rPr>
        <w:t xml:space="preserve"> P. lata</w:t>
      </w:r>
      <w:r w:rsidRPr="00CB14F0">
        <w:rPr>
          <w:rFonts w:ascii="Aptos" w:hAnsi="Aptos"/>
        </w:rPr>
        <w:t xml:space="preserve"> and </w:t>
      </w:r>
      <w:r w:rsidRPr="00CB14F0">
        <w:rPr>
          <w:rFonts w:ascii="Aptos" w:hAnsi="Aptos"/>
          <w:i/>
          <w:iCs/>
        </w:rPr>
        <w:t>P. australis</w:t>
      </w:r>
      <w:r w:rsidRPr="00CB14F0">
        <w:rPr>
          <w:rFonts w:ascii="Aptos" w:hAnsi="Aptos"/>
        </w:rPr>
        <w:t xml:space="preserve"> </w:t>
      </w:r>
      <w:del w:id="5" w:author="Maxim Warwick Dus Adams" w:date="2025-10-30T14:12:00Z">
        <w:r w:rsidRPr="00CB14F0" w:rsidDel="007C2C9A">
          <w:rPr>
            <w:rFonts w:ascii="Aptos" w:hAnsi="Aptos"/>
          </w:rPr>
          <w:delText xml:space="preserve">leg muscle </w:delText>
        </w:r>
        <w:r w:rsidDel="007C2C9A">
          <w:rPr>
            <w:rFonts w:ascii="Aptos" w:hAnsi="Aptos"/>
          </w:rPr>
          <w:delText xml:space="preserve">tissue </w:delText>
        </w:r>
        <w:r w:rsidRPr="00CB14F0" w:rsidDel="007C2C9A">
          <w:rPr>
            <w:rFonts w:ascii="Aptos" w:hAnsi="Aptos"/>
          </w:rPr>
          <w:delText>only</w:delText>
        </w:r>
      </w:del>
      <w:r w:rsidRPr="00CB14F0">
        <w:rPr>
          <w:rFonts w:ascii="Aptos" w:hAnsi="Aptos"/>
        </w:rPr>
        <w:t xml:space="preserve">, while the DNA of </w:t>
      </w:r>
      <w:r w:rsidRPr="00CB14F0">
        <w:rPr>
          <w:rFonts w:ascii="Aptos" w:hAnsi="Aptos"/>
          <w:i/>
          <w:iCs/>
          <w:color w:val="000000"/>
        </w:rPr>
        <w:t>Par. gigantea</w:t>
      </w:r>
      <w:r w:rsidRPr="00CB14F0">
        <w:rPr>
          <w:rFonts w:ascii="Aptos" w:hAnsi="Aptos"/>
          <w:color w:val="000000"/>
        </w:rPr>
        <w:t xml:space="preserve">, </w:t>
      </w:r>
      <w:r w:rsidRPr="00CB14F0">
        <w:rPr>
          <w:rFonts w:ascii="Aptos" w:hAnsi="Aptos"/>
          <w:i/>
          <w:iCs/>
          <w:color w:val="000000"/>
        </w:rPr>
        <w:t>P. tryoni tegminifera</w:t>
      </w:r>
      <w:r w:rsidRPr="00CB14F0">
        <w:rPr>
          <w:rFonts w:ascii="Aptos" w:hAnsi="Aptos"/>
          <w:color w:val="000000"/>
        </w:rPr>
        <w:t xml:space="preserve">, </w:t>
      </w:r>
      <w:r w:rsidRPr="00CB14F0">
        <w:rPr>
          <w:rFonts w:ascii="Aptos" w:hAnsi="Aptos"/>
          <w:i/>
          <w:iCs/>
          <w:color w:val="000000"/>
        </w:rPr>
        <w:t>P. tryoni tryoni</w:t>
      </w:r>
      <w:r w:rsidRPr="00CB14F0">
        <w:rPr>
          <w:rFonts w:ascii="Aptos" w:hAnsi="Aptos"/>
          <w:color w:val="000000"/>
        </w:rPr>
        <w:t xml:space="preserve"> (Eungella) and </w:t>
      </w:r>
      <w:r w:rsidRPr="00CB14F0">
        <w:rPr>
          <w:rFonts w:ascii="Aptos" w:hAnsi="Aptos"/>
          <w:i/>
          <w:iCs/>
          <w:color w:val="000000"/>
        </w:rPr>
        <w:t>N. dahmsi</w:t>
      </w:r>
      <w:r w:rsidRPr="00CB14F0">
        <w:rPr>
          <w:rFonts w:ascii="Aptos" w:hAnsi="Aptos"/>
          <w:color w:val="000000"/>
        </w:rPr>
        <w:t xml:space="preserve"> </w:t>
      </w:r>
      <w:del w:id="6" w:author="Maxim Warwick Dus Adams" w:date="2025-10-30T14:12:00Z">
        <w:r w:rsidRPr="00CB14F0" w:rsidDel="007C2C9A">
          <w:rPr>
            <w:rFonts w:ascii="Aptos" w:hAnsi="Aptos"/>
          </w:rPr>
          <w:delText xml:space="preserve">were </w:delText>
        </w:r>
      </w:del>
      <w:ins w:id="7" w:author="Maxim Warwick Dus Adams" w:date="2025-10-30T14:12:00Z">
        <w:r w:rsidR="007C2C9A">
          <w:rPr>
            <w:rFonts w:ascii="Aptos" w:hAnsi="Aptos"/>
          </w:rPr>
          <w:t>was</w:t>
        </w:r>
        <w:r w:rsidR="007C2C9A" w:rsidRPr="00CB14F0">
          <w:rPr>
            <w:rFonts w:ascii="Aptos" w:hAnsi="Aptos"/>
          </w:rPr>
          <w:t xml:space="preserve"> </w:t>
        </w:r>
      </w:ins>
      <w:r w:rsidRPr="00CB14F0">
        <w:rPr>
          <w:rFonts w:ascii="Aptos" w:hAnsi="Aptos"/>
        </w:rPr>
        <w:t xml:space="preserve">extracted </w:t>
      </w:r>
      <w:del w:id="8" w:author="Maxim Warwick Dus Adams" w:date="2025-10-30T14:12:00Z">
        <w:r w:rsidRPr="00CB14F0" w:rsidDel="007C2C9A">
          <w:rPr>
            <w:rFonts w:ascii="Aptos" w:hAnsi="Aptos"/>
          </w:rPr>
          <w:delText xml:space="preserve">using </w:delText>
        </w:r>
      </w:del>
      <w:ins w:id="9" w:author="Maxim Warwick Dus Adams" w:date="2025-10-30T14:12:00Z">
        <w:r w:rsidR="007C2C9A">
          <w:rPr>
            <w:rFonts w:ascii="Aptos" w:hAnsi="Aptos"/>
          </w:rPr>
          <w:t>from both</w:t>
        </w:r>
        <w:r w:rsidR="007C2C9A" w:rsidRPr="00CB14F0">
          <w:rPr>
            <w:rFonts w:ascii="Aptos" w:hAnsi="Aptos"/>
          </w:rPr>
          <w:t xml:space="preserve"> </w:t>
        </w:r>
      </w:ins>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ins w:id="10" w:author="Maxim Warwick Dus Adams" w:date="2025-10-30T14:15:00Z">
        <w:r w:rsidR="007C2C9A">
          <w:rPr>
            <w:rFonts w:ascii="Aptos" w:hAnsi="Aptos"/>
          </w:rPr>
          <w:t>Live c</w:t>
        </w:r>
      </w:ins>
      <w:del w:id="11" w:author="Maxim Warwick Dus Adams" w:date="2025-10-30T14:15:00Z">
        <w:r w:rsidRPr="00CB14F0" w:rsidDel="007C2C9A">
          <w:rPr>
            <w:rFonts w:ascii="Aptos" w:hAnsi="Aptos"/>
          </w:rPr>
          <w:delText>C</w:delText>
        </w:r>
      </w:del>
      <w:r w:rsidRPr="00CB14F0">
        <w:rPr>
          <w:rFonts w:ascii="Aptos" w:hAnsi="Aptos"/>
        </w:rPr>
        <w:t xml:space="preserve">ockroaches were chilled at –30 °C for 4–5 min to induce torpor, and the femoral muscle (~3 mm) was dissected from one or two hind legs, depending </w:t>
      </w:r>
      <w:commentRangeStart w:id="12"/>
      <w:r w:rsidRPr="00CB14F0">
        <w:rPr>
          <w:rFonts w:ascii="Aptos" w:hAnsi="Aptos"/>
        </w:rPr>
        <w:t>on body size</w:t>
      </w:r>
      <w:commentRangeEnd w:id="12"/>
      <w:r w:rsidR="007C2C9A">
        <w:rPr>
          <w:rStyle w:val="CommentReference"/>
        </w:rPr>
        <w:commentReference w:id="12"/>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13"/>
      <w:r w:rsidR="00A93ECB" w:rsidRPr="00CB14F0">
        <w:rPr>
          <w:rFonts w:ascii="Aptos" w:hAnsi="Aptos"/>
        </w:rPr>
        <w:t>or</w:t>
      </w:r>
      <w:commentRangeEnd w:id="13"/>
      <w:r w:rsidR="008F36F1">
        <w:rPr>
          <w:rStyle w:val="CommentReference"/>
        </w:rPr>
        <w:commentReference w:id="13"/>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ins w:id="14" w:author="Maxim Warwick Dus Adams" w:date="2025-10-31T11:57:00Z">
        <w:r w:rsidR="006461C1">
          <w:rPr>
            <w:rFonts w:ascii="Aptos" w:hAnsi="Aptos"/>
          </w:rPr>
          <w:t xml:space="preserve"> </w:t>
        </w:r>
      </w:ins>
      <w:del w:id="15" w:author="Maxim Warwick Dus Adams" w:date="2025-10-31T11:56:00Z">
        <w:r w:rsidRPr="00CB14F0" w:rsidDel="006461C1">
          <w:rPr>
            <w:rFonts w:ascii="Aptos" w:hAnsi="Aptos"/>
          </w:rPr>
          <w:delText xml:space="preserve"> </w:delText>
        </w:r>
      </w:del>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ins w:id="16" w:author="Maxim Warwick Dus Adams" w:date="2025-10-31T11:57:00Z">
        <w:r w:rsidR="006461C1">
          <w:rPr>
            <w:rFonts w:ascii="Aptos" w:hAnsi="Aptos"/>
          </w:rPr>
          <w:t xml:space="preserve"> </w:t>
        </w:r>
      </w:ins>
      <w:del w:id="17" w:author="Maxim Warwick Dus Adams" w:date="2025-10-31T11:56:00Z">
        <w:r w:rsidR="00CB14F0" w:rsidRPr="00CB14F0" w:rsidDel="006461C1">
          <w:rPr>
            <w:rFonts w:ascii="Aptos" w:hAnsi="Aptos"/>
          </w:rPr>
          <w:delText>–</w:delText>
        </w:r>
      </w:del>
      <w:r w:rsidR="00CB14F0" w:rsidRPr="00CB14F0">
        <w:rPr>
          <w:rFonts w:ascii="Aptos" w:hAnsi="Aptos"/>
        </w:rPr>
        <w:t xml:space="preserve">chloroform extraction and isopropanol precipitation with sodium acetate (3 M, pH 5.5), </w:t>
      </w:r>
      <w:del w:id="18" w:author="Maxim Warwick Dus Adams" w:date="2025-10-31T11:57:00Z">
        <w:r w:rsidR="00CB14F0" w:rsidRPr="00CB14F0" w:rsidDel="006461C1">
          <w:rPr>
            <w:rFonts w:ascii="Aptos" w:hAnsi="Aptos"/>
          </w:rPr>
          <w:delText xml:space="preserve">washed </w:delText>
        </w:r>
      </w:del>
      <w:ins w:id="19" w:author="Maxim Warwick Dus Adams" w:date="2025-10-31T11:57:00Z">
        <w:r w:rsidR="006461C1">
          <w:rPr>
            <w:rFonts w:ascii="Aptos" w:hAnsi="Aptos"/>
          </w:rPr>
          <w:t>washing</w:t>
        </w:r>
        <w:r w:rsidR="006461C1" w:rsidRPr="00CB14F0">
          <w:rPr>
            <w:rFonts w:ascii="Aptos" w:hAnsi="Aptos"/>
          </w:rPr>
          <w:t xml:space="preserve"> </w:t>
        </w:r>
      </w:ins>
      <w:r w:rsidR="00CB14F0" w:rsidRPr="00CB14F0">
        <w:rPr>
          <w:rFonts w:ascii="Aptos" w:hAnsi="Aptos"/>
        </w:rPr>
        <w:t>twice with 70% ethanol, air-dr</w:t>
      </w:r>
      <w:ins w:id="20" w:author="Maxim Warwick Dus Adams" w:date="2025-10-31T11:57:00Z">
        <w:r w:rsidR="006461C1">
          <w:rPr>
            <w:rFonts w:ascii="Aptos" w:hAnsi="Aptos"/>
          </w:rPr>
          <w:t>ying</w:t>
        </w:r>
      </w:ins>
      <w:del w:id="21" w:author="Maxim Warwick Dus Adams" w:date="2025-10-31T11:57:00Z">
        <w:r w:rsidR="00CB14F0" w:rsidRPr="00CB14F0" w:rsidDel="006461C1">
          <w:rPr>
            <w:rFonts w:ascii="Aptos" w:hAnsi="Aptos"/>
          </w:rPr>
          <w:delText>ied</w:delText>
        </w:r>
      </w:del>
      <w:r w:rsidR="00CB14F0" w:rsidRPr="00CB14F0">
        <w:rPr>
          <w:rFonts w:ascii="Aptos" w:hAnsi="Aptos"/>
        </w:rPr>
        <w:t>, and dissolv</w:t>
      </w:r>
      <w:ins w:id="22" w:author="Maxim Warwick Dus Adams" w:date="2025-10-31T11:57:00Z">
        <w:r w:rsidR="006461C1">
          <w:rPr>
            <w:rFonts w:ascii="Aptos" w:hAnsi="Aptos"/>
          </w:rPr>
          <w:t xml:space="preserve">ing </w:t>
        </w:r>
      </w:ins>
      <w:del w:id="23" w:author="Maxim Warwick Dus Adams" w:date="2025-10-31T11:57:00Z">
        <w:r w:rsidR="00CB14F0" w:rsidRPr="00CB14F0" w:rsidDel="006461C1">
          <w:rPr>
            <w:rFonts w:ascii="Aptos" w:hAnsi="Aptos"/>
          </w:rPr>
          <w:delText xml:space="preserve">ed </w:delText>
        </w:r>
      </w:del>
      <w:r w:rsidR="00CB14F0" w:rsidRPr="00CB14F0">
        <w:rPr>
          <w:rFonts w:ascii="Aptos" w:hAnsi="Aptos"/>
        </w:rPr>
        <w:t>in 40 µl 10 mM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according to the manufacturer’s instructions, with the exception that Proteinase K 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w:t>
      </w:r>
      <w:r w:rsidR="008F36F1" w:rsidRPr="00C64381">
        <w:rPr>
          <w:rFonts w:ascii="Aptos" w:hAnsi="Aptos"/>
        </w:rPr>
        <w:lastRenderedPageBreak/>
        <w:t>tissue. As minimal gDNA appeared to stick to the glass 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r w:rsidR="008F36F1" w:rsidRPr="00C64381">
        <w:rPr>
          <w:rFonts w:ascii="Aptos" w:hAnsi="Aptos"/>
        </w:rPr>
        <w:t>u</w:t>
      </w:r>
      <w:r w:rsidR="008F36F1">
        <w:rPr>
          <w:rFonts w:ascii="Aptos" w:hAnsi="Aptos"/>
        </w:rPr>
        <w:t>L</w:t>
      </w:r>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uL</w:t>
      </w:r>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TapeStation System (Agilent Technologies) using Genomic DNA ScreenTape (Cat No. 5067-5365) and reagents (Cat No. 5067-5366). The absorbance ratios were assessed by Nanodrop Spectrophotometer (DeNovix DS-11). </w:t>
      </w:r>
      <w:del w:id="24" w:author="Maxim Warwick Dus Adams" w:date="2025-10-30T14:18:00Z">
        <w:r w:rsidR="008F36F1" w:rsidRPr="00C64381" w:rsidDel="007C2C9A">
          <w:rPr>
            <w:rFonts w:ascii="Aptos" w:hAnsi="Aptos" w:cs="Times New Roman"/>
          </w:rPr>
          <w:delText xml:space="preserve">Quantification </w:delText>
        </w:r>
      </w:del>
      <w:ins w:id="25" w:author="Maxim Warwick Dus Adams" w:date="2025-10-30T14:18:00Z">
        <w:r w:rsidR="007C2C9A">
          <w:rPr>
            <w:rFonts w:ascii="Aptos" w:hAnsi="Aptos" w:cs="Times New Roman"/>
          </w:rPr>
          <w:t>Concentration</w:t>
        </w:r>
        <w:r w:rsidR="007C2C9A" w:rsidRPr="00C64381">
          <w:rPr>
            <w:rFonts w:ascii="Aptos" w:hAnsi="Aptos" w:cs="Times New Roman"/>
          </w:rPr>
          <w:t xml:space="preserve"> </w:t>
        </w:r>
      </w:ins>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4996BF9F" w:rsidR="000A22B8" w:rsidRDefault="000A22B8" w:rsidP="003E4D9D">
      <w:pPr>
        <w:jc w:val="both"/>
        <w:rPr>
          <w:rFonts w:ascii="Aptos" w:hAnsi="Aptos" w:cs="Times New Roman"/>
        </w:rPr>
      </w:pPr>
      <w:r w:rsidRPr="00C64381">
        <w:rPr>
          <w:rFonts w:ascii="Aptos" w:hAnsi="Aptos"/>
        </w:rPr>
        <w:t>Long-read sequencing was performed using gDNA from</w:t>
      </w:r>
      <w:ins w:id="26" w:author="Maxim Warwick Dus Adams" w:date="2025-10-30T14:21:00Z">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ins>
      <w:ins w:id="27" w:author="Maxim Warwick Dus Adams" w:date="2025-10-31T11:59:00Z">
        <w:r w:rsidR="006461C1">
          <w:rPr>
            <w:rFonts w:ascii="Aptos" w:hAnsi="Aptos"/>
            <w:i/>
            <w:iCs/>
          </w:rPr>
          <w:t>kraussiana</w:t>
        </w:r>
      </w:ins>
      <w:ins w:id="28" w:author="Maxim Warwick Dus Adams" w:date="2025-10-30T14:21:00Z">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ins>
      <w:ins w:id="29" w:author="Maxim Warwick Dus Adams" w:date="2025-10-31T11:59:00Z">
        <w:r w:rsidR="006461C1">
          <w:rPr>
            <w:rFonts w:ascii="Aptos" w:hAnsi="Aptos"/>
            <w:i/>
            <w:iCs/>
          </w:rPr>
          <w:t>lithgowae</w:t>
        </w:r>
      </w:ins>
      <w:ins w:id="30" w:author="Maxim Warwick Dus Adams" w:date="2025-10-30T14:21:00Z">
        <w:r w:rsidR="007C2C9A">
          <w:rPr>
            <w:rFonts w:ascii="Aptos" w:hAnsi="Aptos"/>
            <w:i/>
            <w:iCs/>
          </w:rPr>
          <w:t>,</w:t>
        </w:r>
      </w:ins>
      <w:r w:rsidRPr="00C64381">
        <w:rPr>
          <w:rFonts w:ascii="Aptos" w:hAnsi="Aptos"/>
          <w:i/>
          <w:iCs/>
        </w:rPr>
        <w:t xml:space="preserve"> </w:t>
      </w:r>
      <w:del w:id="31" w:author="Maxim Warwick Dus Adams" w:date="2025-10-30T14:19:00Z">
        <w:r w:rsidRPr="00C64381" w:rsidDel="007C2C9A">
          <w:rPr>
            <w:rFonts w:ascii="Aptos" w:hAnsi="Aptos"/>
            <w:i/>
            <w:iCs/>
          </w:rPr>
          <w:delText xml:space="preserve">Neogeoscapheus </w:delText>
        </w:r>
      </w:del>
      <w:ins w:id="32" w:author="Maxim Warwick Dus Adams" w:date="2025-10-30T14:19:00Z">
        <w:r w:rsidR="007C2C9A">
          <w:rPr>
            <w:rFonts w:ascii="Aptos" w:hAnsi="Aptos"/>
            <w:i/>
            <w:iCs/>
          </w:rPr>
          <w:t>N.</w:t>
        </w:r>
        <w:r w:rsidR="007C2C9A" w:rsidRPr="00C64381">
          <w:rPr>
            <w:rFonts w:ascii="Aptos" w:hAnsi="Aptos"/>
            <w:i/>
            <w:iCs/>
          </w:rPr>
          <w:t xml:space="preserve"> </w:t>
        </w:r>
      </w:ins>
      <w:r w:rsidRPr="00C64381">
        <w:rPr>
          <w:rFonts w:ascii="Aptos" w:hAnsi="Aptos"/>
          <w:i/>
          <w:iCs/>
        </w:rPr>
        <w:t>dahmsi,</w:t>
      </w:r>
      <w:ins w:id="33" w:author="Maxim Warwick Dus Adams" w:date="2025-10-30T14:21:00Z">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lata</w:t>
        </w:r>
        <w:r w:rsidR="007C2C9A">
          <w:rPr>
            <w:rFonts w:ascii="Aptos" w:hAnsi="Aptos"/>
            <w:i/>
            <w:iCs/>
          </w:rPr>
          <w:t>, P. sloanei,</w:t>
        </w:r>
      </w:ins>
      <w:r w:rsidRPr="00C64381">
        <w:rPr>
          <w:rFonts w:ascii="Aptos" w:hAnsi="Aptos"/>
          <w:i/>
          <w:iCs/>
        </w:rPr>
        <w:t xml:space="preserve"> </w:t>
      </w:r>
      <w:del w:id="34" w:author="Maxim Warwick Dus Adams" w:date="2025-10-30T14:19:00Z">
        <w:r w:rsidRPr="00C64381" w:rsidDel="007C2C9A">
          <w:rPr>
            <w:rFonts w:ascii="Aptos" w:hAnsi="Aptos"/>
            <w:i/>
            <w:iCs/>
          </w:rPr>
          <w:delText xml:space="preserve">Panesthia </w:delText>
        </w:r>
      </w:del>
      <w:ins w:id="35" w:author="Maxim Warwick Dus Adams" w:date="2025-10-30T14:19:00Z">
        <w:r w:rsidR="007C2C9A">
          <w:rPr>
            <w:rFonts w:ascii="Aptos" w:hAnsi="Aptos"/>
            <w:i/>
            <w:iCs/>
          </w:rPr>
          <w:t>P.</w:t>
        </w:r>
        <w:r w:rsidR="007C2C9A" w:rsidRPr="00C64381">
          <w:rPr>
            <w:rFonts w:ascii="Aptos" w:hAnsi="Aptos"/>
            <w:i/>
            <w:iCs/>
          </w:rPr>
          <w:t xml:space="preserve"> </w:t>
        </w:r>
      </w:ins>
      <w:r w:rsidRPr="00C64381">
        <w:rPr>
          <w:rFonts w:ascii="Aptos" w:hAnsi="Aptos"/>
          <w:i/>
          <w:iCs/>
        </w:rPr>
        <w:t xml:space="preserve">tryoni tryoni, </w:t>
      </w:r>
      <w:del w:id="36" w:author="Maxim Warwick Dus Adams" w:date="2025-10-30T14:19:00Z">
        <w:r w:rsidRPr="00C64381" w:rsidDel="007C2C9A">
          <w:rPr>
            <w:rFonts w:ascii="Aptos" w:hAnsi="Aptos"/>
            <w:i/>
            <w:iCs/>
          </w:rPr>
          <w:delText xml:space="preserve">Panesthia </w:delText>
        </w:r>
      </w:del>
      <w:ins w:id="37" w:author="Maxim Warwick Dus Adams" w:date="2025-10-30T14:19:00Z">
        <w:r w:rsidR="007C2C9A">
          <w:rPr>
            <w:rFonts w:ascii="Aptos" w:hAnsi="Aptos"/>
            <w:i/>
            <w:iCs/>
          </w:rPr>
          <w:t>P.</w:t>
        </w:r>
        <w:r w:rsidR="007C2C9A" w:rsidRPr="00C64381">
          <w:rPr>
            <w:rFonts w:ascii="Aptos" w:hAnsi="Aptos"/>
            <w:i/>
            <w:iCs/>
          </w:rPr>
          <w:t xml:space="preserve"> </w:t>
        </w:r>
      </w:ins>
      <w:r w:rsidRPr="00C64381">
        <w:rPr>
          <w:rFonts w:ascii="Aptos" w:hAnsi="Aptos"/>
          <w:i/>
          <w:iCs/>
        </w:rPr>
        <w:t>tryoni tegminifera</w:t>
      </w:r>
      <w:ins w:id="38" w:author="Maxim Warwick Dus Adams" w:date="2025-10-30T14:21:00Z">
        <w:r w:rsidR="007C2C9A">
          <w:rPr>
            <w:rFonts w:ascii="Aptos" w:hAnsi="Aptos"/>
            <w:i/>
            <w:iCs/>
          </w:rPr>
          <w:t xml:space="preserve"> and</w:t>
        </w:r>
      </w:ins>
      <w:del w:id="39" w:author="Maxim Warwick Dus Adams" w:date="2025-10-30T14:21:00Z">
        <w:r w:rsidRPr="00C64381" w:rsidDel="007C2C9A">
          <w:rPr>
            <w:rFonts w:ascii="Aptos" w:hAnsi="Aptos"/>
            <w:i/>
            <w:iCs/>
          </w:rPr>
          <w:delText>,</w:delText>
        </w:r>
      </w:del>
      <w:r w:rsidRPr="00C64381">
        <w:rPr>
          <w:rFonts w:ascii="Aptos" w:hAnsi="Aptos"/>
          <w:i/>
          <w:iCs/>
        </w:rPr>
        <w:t xml:space="preserve"> </w:t>
      </w:r>
      <w:del w:id="40" w:author="Maxim Warwick Dus Adams" w:date="2025-10-30T14:19:00Z">
        <w:r w:rsidRPr="00C64381" w:rsidDel="007C2C9A">
          <w:rPr>
            <w:rFonts w:ascii="Aptos" w:hAnsi="Aptos"/>
            <w:i/>
            <w:iCs/>
          </w:rPr>
          <w:delText xml:space="preserve">Panesthai </w:delText>
        </w:r>
      </w:del>
      <w:ins w:id="41" w:author="Maxim Warwick Dus Adams" w:date="2025-10-30T14:19:00Z">
        <w:r w:rsidR="007C2C9A">
          <w:rPr>
            <w:rFonts w:ascii="Aptos" w:hAnsi="Aptos"/>
            <w:i/>
            <w:iCs/>
          </w:rPr>
          <w:t>Par.</w:t>
        </w:r>
        <w:r w:rsidR="007C2C9A" w:rsidRPr="00C64381">
          <w:rPr>
            <w:rFonts w:ascii="Aptos" w:hAnsi="Aptos"/>
            <w:i/>
            <w:iCs/>
          </w:rPr>
          <w:t xml:space="preserve"> </w:t>
        </w:r>
      </w:ins>
      <w:r w:rsidRPr="00C64381">
        <w:rPr>
          <w:rFonts w:ascii="Aptos" w:hAnsi="Aptos"/>
          <w:i/>
          <w:iCs/>
        </w:rPr>
        <w:t>gigantea</w:t>
      </w:r>
      <w:del w:id="42" w:author="Maxim Warwick Dus Adams" w:date="2025-10-30T14:21:00Z">
        <w:r w:rsidRPr="00C64381" w:rsidDel="007C2C9A">
          <w:rPr>
            <w:rFonts w:ascii="Aptos" w:hAnsi="Aptos"/>
            <w:i/>
            <w:iCs/>
          </w:rPr>
          <w:delText>,</w:delText>
        </w:r>
      </w:del>
      <w:r w:rsidRPr="00C64381">
        <w:rPr>
          <w:rFonts w:ascii="Aptos" w:hAnsi="Aptos"/>
          <w:i/>
          <w:iCs/>
        </w:rPr>
        <w:t xml:space="preserve"> </w:t>
      </w:r>
      <w:del w:id="43" w:author="Maxim Warwick Dus Adams" w:date="2025-10-30T14:19:00Z">
        <w:r w:rsidRPr="00C64381" w:rsidDel="007C2C9A">
          <w:rPr>
            <w:rFonts w:ascii="Aptos" w:hAnsi="Aptos"/>
            <w:i/>
            <w:iCs/>
          </w:rPr>
          <w:delText xml:space="preserve">Panesthia </w:delText>
        </w:r>
      </w:del>
      <w:del w:id="44" w:author="Maxim Warwick Dus Adams" w:date="2025-10-30T14:21:00Z">
        <w:r w:rsidRPr="00C64381" w:rsidDel="007C2C9A">
          <w:rPr>
            <w:rFonts w:ascii="Aptos" w:hAnsi="Aptos"/>
            <w:i/>
            <w:iCs/>
          </w:rPr>
          <w:delText xml:space="preserve">lata, </w:delText>
        </w:r>
      </w:del>
      <w:del w:id="45" w:author="Maxim Warwick Dus Adams" w:date="2025-10-30T14:19:00Z">
        <w:r w:rsidRPr="00C64381" w:rsidDel="007C2C9A">
          <w:rPr>
            <w:rFonts w:ascii="Aptos" w:hAnsi="Aptos"/>
            <w:i/>
            <w:iCs/>
          </w:rPr>
          <w:delText xml:space="preserve">Macropanesthia </w:delText>
        </w:r>
      </w:del>
      <w:del w:id="46" w:author="Maxim Warwick Dus Adams" w:date="2025-10-30T14:21:00Z">
        <w:r w:rsidRPr="00C64381" w:rsidDel="007C2C9A">
          <w:rPr>
            <w:rFonts w:ascii="Aptos" w:hAnsi="Aptos"/>
            <w:i/>
            <w:iCs/>
          </w:rPr>
          <w:delText xml:space="preserve">lineopuncata, </w:delText>
        </w:r>
      </w:del>
      <w:del w:id="47" w:author="Maxim Warwick Dus Adams" w:date="2025-10-30T14:19:00Z">
        <w:r w:rsidRPr="00C64381" w:rsidDel="007C2C9A">
          <w:rPr>
            <w:rFonts w:ascii="Aptos" w:hAnsi="Aptos"/>
            <w:i/>
            <w:iCs/>
          </w:rPr>
          <w:delText xml:space="preserve">Macropanesthia </w:delText>
        </w:r>
      </w:del>
      <w:del w:id="48" w:author="Maxim Warwick Dus Adams" w:date="2025-10-30T14:21:00Z">
        <w:r w:rsidRPr="00C64381" w:rsidDel="007C2C9A">
          <w:rPr>
            <w:rFonts w:ascii="Aptos" w:hAnsi="Aptos"/>
            <w:i/>
            <w:iCs/>
          </w:rPr>
          <w:delText>rhinoceros and</w:delText>
        </w:r>
      </w:del>
      <w:r w:rsidRPr="00C64381">
        <w:rPr>
          <w:rFonts w:ascii="Aptos" w:hAnsi="Aptos"/>
          <w:i/>
          <w:iCs/>
        </w:rPr>
        <w:t xml:space="preserve"> </w:t>
      </w:r>
      <w:del w:id="49" w:author="Maxim Warwick Dus Adams" w:date="2025-10-30T14:21:00Z">
        <w:r w:rsidRPr="00C64381" w:rsidDel="007C2C9A">
          <w:rPr>
            <w:rFonts w:ascii="Aptos" w:hAnsi="Aptos"/>
            <w:i/>
            <w:iCs/>
          </w:rPr>
          <w:delText>Parapanesthia gigantea</w:delText>
        </w:r>
      </w:del>
      <w:r w:rsidR="00675564">
        <w:rPr>
          <w:rFonts w:ascii="Aptos" w:hAnsi="Aptos"/>
          <w:i/>
          <w:iCs/>
        </w:rPr>
        <w:t xml:space="preserve"> </w:t>
      </w:r>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4200 TapeStation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Libraries were sequenced on a PromethION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50"/>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50"/>
      <w:r w:rsidR="00A128E0">
        <w:rPr>
          <w:rStyle w:val="CommentReference"/>
        </w:rPr>
        <w:commentReference w:id="50"/>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For the ONT sequencing that incorporated duplex base calling (Table S1), redundant simplex reads (i.e. simplex reads which have duplex offsprings) were removed using samtools v1.2 (Danecek et al., 2021).</w:t>
      </w:r>
      <w:r w:rsidR="004A488E" w:rsidRPr="00C64381">
        <w:rPr>
          <w:rFonts w:ascii="Aptos" w:hAnsi="Aptos" w:cstheme="minorHAnsi"/>
          <w:color w:val="000000" w:themeColor="text1"/>
        </w:rPr>
        <w:t xml:space="preserve"> Adapters were trimmed for all ONT sequence data (with and without duplex calling) and converted into fastq files using dorado v0.6 (</w:t>
      </w:r>
      <w:hyperlink r:id="rId13"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xml:space="preserve">, the ONT sequencing data with duplex calling was assembled using the ‘ONT corrected’ mode (--nano-corr)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ins w:id="51" w:author="Maxim Warwick Dus Adams" w:date="2025-10-31T12:00:00Z">
        <w:r w:rsidR="00493C01">
          <w:rPr>
            <w:rFonts w:ascii="Aptos" w:hAnsi="Aptos" w:cstheme="minorHAnsi"/>
            <w:color w:val="000000" w:themeColor="text1"/>
          </w:rPr>
          <w:t>al</w:t>
        </w:r>
      </w:ins>
      <w:r w:rsidR="00CE01CD" w:rsidRPr="00C64381">
        <w:rPr>
          <w:rFonts w:ascii="Aptos" w:hAnsi="Aptos" w:cstheme="minorHAnsi"/>
          <w:color w:val="000000" w:themeColor="text1"/>
        </w:rPr>
        <w:t xml:space="preserve"> two iterations of polishing were carried out after the assemblies. The purge_dups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52"/>
      <w:r w:rsidR="00245A96">
        <w:rPr>
          <w:rFonts w:ascii="Aptos" w:hAnsi="Aptos" w:cstheme="minorHAnsi"/>
          <w:color w:val="000000" w:themeColor="text1"/>
        </w:rPr>
        <w:t>#</w:t>
      </w:r>
      <w:commentRangeEnd w:id="52"/>
      <w:r w:rsidR="00245A96">
        <w:rPr>
          <w:rStyle w:val="CommentReference"/>
        </w:rPr>
        <w:commentReference w:id="52"/>
      </w:r>
      <w:r w:rsidR="00245A96">
        <w:rPr>
          <w:rFonts w:ascii="Aptos" w:hAnsi="Aptos" w:cstheme="minorHAnsi"/>
          <w:color w:val="000000" w:themeColor="text1"/>
        </w:rPr>
        <w:t xml:space="preserve"> </w:t>
      </w:r>
      <w:r w:rsidR="00EC7C17">
        <w:rPr>
          <w:rFonts w:ascii="Aptos" w:hAnsi="Aptos" w:cstheme="minorHAnsi"/>
          <w:color w:val="000000" w:themeColor="text1"/>
        </w:rPr>
        <w:t>(</w:t>
      </w:r>
      <w:r w:rsidR="00EC7C17" w:rsidRPr="00EC7C17">
        <w:rPr>
          <w:rFonts w:ascii="Aptos" w:hAnsi="Aptos" w:cstheme="minorHAnsi"/>
          <w:color w:val="000000" w:themeColor="text1"/>
        </w:rPr>
        <w:t>Gurevich</w:t>
      </w:r>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w:t>
      </w:r>
      <w:r w:rsidR="00245A96">
        <w:rPr>
          <w:rFonts w:ascii="Aptos" w:hAnsi="Aptos" w:cstheme="minorHAnsi"/>
          <w:color w:val="000000" w:themeColor="text1"/>
        </w:rPr>
        <w:lastRenderedPageBreak/>
        <w:t xml:space="preserve">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53"/>
      <w:r w:rsidR="00EC7C17">
        <w:rPr>
          <w:rFonts w:ascii="Aptos" w:hAnsi="Aptos" w:cstheme="minorHAnsi"/>
          <w:color w:val="000000" w:themeColor="text1"/>
        </w:rPr>
        <w:t>#</w:t>
      </w:r>
      <w:commentRangeEnd w:id="53"/>
      <w:r w:rsidR="00EC7C17">
        <w:rPr>
          <w:rStyle w:val="CommentReference"/>
        </w:rPr>
        <w:commentReference w:id="53"/>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(utilizing the Insecta lineage data set</w:t>
      </w:r>
      <w:r w:rsidR="00EC7C17">
        <w:rPr>
          <w:rFonts w:ascii="Aptos" w:hAnsi="Aptos" w:cstheme="minorHAnsi"/>
          <w:color w:val="000000" w:themeColor="text1"/>
        </w:rPr>
        <w:t xml:space="preserve">; </w:t>
      </w:r>
      <w:r w:rsidR="00EC7C17" w:rsidRPr="00EC7C17">
        <w:rPr>
          <w:rFonts w:ascii="Aptos" w:hAnsi="Aptos" w:cstheme="minorHAnsi"/>
          <w:color w:val="000000" w:themeColor="text1"/>
        </w:rPr>
        <w:t>Simão</w:t>
      </w:r>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557A8A61"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 xml:space="preserve">The genome assemblies were annotated using FGENESH++ v7.2.2 (Salamov &amp; Solovyev, 2000; Solovyev et al., 2006), performed on the Nimbus cloud service provided by the Pawsey Supercomputing Centre. Prior to annotation, we generated a repeat library with RepeatModeler v2.0.1 (Flynn et al., 2020) and masked repetitive elements in the assemblies using RepeatMasker v4.0.6 (Smit et al., 2015), applying the ‘-nolow’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del w:id="54" w:author="Maxim Warwick Dus Adams" w:date="2025-10-31T12:00:00Z">
        <w:r w:rsidRPr="00EC7C17" w:rsidDel="00493C01">
          <w:rPr>
            <w:rFonts w:ascii="Aptos" w:hAnsi="Aptos" w:cstheme="minorHAnsi"/>
            <w:color w:val="000000" w:themeColor="text1"/>
          </w:rPr>
          <w:delText xml:space="preserve">to </w:delText>
        </w:r>
      </w:del>
      <w:ins w:id="55" w:author="Maxim Warwick Dus Adams" w:date="2025-10-31T12:00:00Z">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ins>
      <w:r w:rsidRPr="00EC7C17">
        <w:rPr>
          <w:rFonts w:ascii="Aptos" w:hAnsi="Aptos" w:cstheme="minorHAnsi"/>
          <w:color w:val="000000" w:themeColor="text1"/>
        </w:rPr>
        <w:t>FGENESH++. Following Ewart et al. (2024), FGENESH++ was run with the non-mammalian general pipeline settings, employing optimized gene-finding parameters trained on the pea aphid (</w:t>
      </w:r>
      <w:r w:rsidRPr="00EC7C17">
        <w:rPr>
          <w:rFonts w:ascii="Aptos" w:hAnsi="Aptos" w:cstheme="minorHAnsi"/>
          <w:i/>
          <w:iCs/>
          <w:color w:val="000000" w:themeColor="text1"/>
        </w:rPr>
        <w:t>Acyrthosiphon pisum</w:t>
      </w:r>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r w:rsidRPr="00EC7C17">
        <w:rPr>
          <w:rFonts w:ascii="Aptos" w:hAnsi="Aptos" w:cstheme="minorHAnsi"/>
          <w:color w:val="000000" w:themeColor="text1"/>
        </w:rPr>
        <w:t>Softberry</w:t>
      </w:r>
      <w:r>
        <w:rPr>
          <w:rFonts w:ascii="Aptos" w:hAnsi="Aptos" w:cstheme="minorHAnsi"/>
          <w:color w:val="000000" w:themeColor="text1"/>
        </w:rPr>
        <w:t xml:space="preserve">; </w:t>
      </w:r>
      <w:r w:rsidRPr="00EC7C17">
        <w:rPr>
          <w:rFonts w:ascii="Aptos" w:hAnsi="Aptos" w:cstheme="minorHAnsi"/>
          <w:color w:val="000000" w:themeColor="text1"/>
        </w:rPr>
        <w:t xml:space="preserve">2020 release) for “prot_map” homology-based predictions. </w:t>
      </w:r>
      <w:r w:rsidRPr="00CC2BBA">
        <w:rPr>
          <w:rFonts w:ascii="Aptos" w:hAnsi="Aptos" w:cstheme="minorHAnsi"/>
          <w:i/>
          <w:iCs/>
          <w:color w:val="000000" w:themeColor="text1"/>
          <w:rPrChange w:id="56" w:author="Maxim Warwick Dus Adams" w:date="2025-10-30T14:23:00Z">
            <w:rPr>
              <w:rFonts w:ascii="Aptos" w:hAnsi="Aptos" w:cstheme="minorHAnsi"/>
              <w:color w:val="000000" w:themeColor="text1"/>
            </w:rPr>
          </w:rPrChange>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721F473F"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InsectBase 2.0 (Mei et al., 2022), </w:t>
      </w:r>
      <w:commentRangeStart w:id="57"/>
      <w:r w:rsidRPr="00C64381">
        <w:rPr>
          <w:rFonts w:ascii="Aptos" w:hAnsi="Aptos" w:cstheme="minorHAnsi"/>
          <w:color w:val="000000" w:themeColor="text1"/>
        </w:rPr>
        <w:t xml:space="preserve">NCBI </w:t>
      </w:r>
      <w:commentRangeEnd w:id="57"/>
      <w:r w:rsidR="00493C01">
        <w:rPr>
          <w:rStyle w:val="CommentReference"/>
        </w:rPr>
        <w:commentReference w:id="57"/>
      </w:r>
      <w:r w:rsidRPr="00C64381">
        <w:rPr>
          <w:rFonts w:ascii="Aptos" w:hAnsi="Aptos" w:cstheme="minorHAnsi"/>
          <w:color w:val="000000" w:themeColor="text1"/>
        </w:rPr>
        <w:t xml:space="preserve">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del w:id="58" w:author="Maxim Warwick Dus Adams" w:date="2025-10-31T12:01:00Z">
        <w:r w:rsidRPr="00C64381" w:rsidDel="00493C01">
          <w:rPr>
            <w:rFonts w:ascii="Aptos" w:hAnsi="Aptos" w:cstheme="minorHAnsi"/>
            <w:color w:val="000000" w:themeColor="text1"/>
          </w:rPr>
          <w:delText xml:space="preserve">For </w:delText>
        </w:r>
      </w:del>
      <w:r w:rsidRPr="00C64381">
        <w:rPr>
          <w:rFonts w:ascii="Aptos" w:hAnsi="Aptos" w:cstheme="minorHAnsi"/>
          <w:i/>
          <w:color w:val="000000" w:themeColor="text1"/>
        </w:rPr>
        <w:t>Periplaneta americana</w:t>
      </w:r>
      <w:r w:rsidRPr="00C64381">
        <w:rPr>
          <w:rFonts w:ascii="Aptos" w:hAnsi="Aptos" w:cstheme="minorHAnsi"/>
          <w:color w:val="000000" w:themeColor="text1"/>
        </w:rPr>
        <w:t xml:space="preserve">, </w:t>
      </w:r>
      <w:r w:rsidRPr="00C64381">
        <w:rPr>
          <w:rFonts w:ascii="Aptos" w:hAnsi="Aptos" w:cstheme="minorHAnsi"/>
          <w:i/>
          <w:color w:val="000000" w:themeColor="text1"/>
        </w:rPr>
        <w:t>Blattella germanica</w:t>
      </w:r>
      <w:r w:rsidRPr="00C64381">
        <w:rPr>
          <w:rFonts w:ascii="Aptos" w:hAnsi="Aptos" w:cstheme="minorHAnsi"/>
          <w:color w:val="000000" w:themeColor="text1"/>
        </w:rPr>
        <w:t xml:space="preserve">, and </w:t>
      </w:r>
      <w:r w:rsidRPr="00C64381">
        <w:rPr>
          <w:rFonts w:ascii="Aptos" w:hAnsi="Aptos" w:cstheme="minorHAnsi"/>
          <w:i/>
          <w:color w:val="000000" w:themeColor="text1"/>
        </w:rPr>
        <w:t>Zootermopsis nevadensis</w:t>
      </w:r>
      <w:ins w:id="59" w:author="Maxim Warwick Dus Adams" w:date="2025-10-31T12:01:00Z">
        <w:r w:rsidR="00493C01">
          <w:rPr>
            <w:rFonts w:ascii="Aptos" w:hAnsi="Aptos" w:cstheme="minorHAnsi"/>
            <w:color w:val="000000" w:themeColor="text1"/>
          </w:rPr>
          <w:t xml:space="preserve"> had</w:t>
        </w:r>
      </w:ins>
      <w:del w:id="60" w:author="Maxim Warwick Dus Adams" w:date="2025-10-31T12:01:00Z">
        <w:r w:rsidRPr="00C64381" w:rsidDel="00493C01">
          <w:rPr>
            <w:rFonts w:ascii="Aptos" w:hAnsi="Aptos" w:cstheme="minorHAnsi"/>
            <w:color w:val="000000" w:themeColor="text1"/>
          </w:rPr>
          <w:delText>,</w:delText>
        </w:r>
      </w:del>
      <w:r w:rsidRPr="00C64381">
        <w:rPr>
          <w:rFonts w:ascii="Aptos" w:hAnsi="Aptos" w:cstheme="minorHAnsi"/>
          <w:color w:val="000000" w:themeColor="text1"/>
        </w:rPr>
        <w:t xml:space="preserve"> multiple</w:t>
      </w:r>
      <w:ins w:id="61" w:author="Maxim Warwick Dus Adams" w:date="2025-10-31T12:01:00Z">
        <w:r w:rsidR="00493C01">
          <w:rPr>
            <w:rFonts w:ascii="Aptos" w:hAnsi="Aptos" w:cstheme="minorHAnsi"/>
            <w:color w:val="000000" w:themeColor="text1"/>
          </w:rPr>
          <w:t xml:space="preserve"> available</w:t>
        </w:r>
      </w:ins>
      <w:r w:rsidRPr="00C64381">
        <w:rPr>
          <w:rFonts w:ascii="Aptos" w:hAnsi="Aptos" w:cstheme="minorHAnsi"/>
          <w:color w:val="000000" w:themeColor="text1"/>
        </w:rPr>
        <w:t xml:space="preserve"> genomes from various sources</w:t>
      </w:r>
      <w:ins w:id="62" w:author="Maxim Warwick Dus Adams" w:date="2025-10-31T12:01:00Z">
        <w:r w:rsidR="00493C01">
          <w:rPr>
            <w:rFonts w:ascii="Aptos" w:hAnsi="Aptos" w:cstheme="minorHAnsi"/>
            <w:color w:val="000000" w:themeColor="text1"/>
          </w:rPr>
          <w:t>, which</w:t>
        </w:r>
      </w:ins>
      <w:r w:rsidRPr="00C64381">
        <w:rPr>
          <w:rFonts w:ascii="Aptos" w:hAnsi="Aptos" w:cstheme="minorHAnsi"/>
          <w:color w:val="000000" w:themeColor="text1"/>
        </w:rPr>
        <w:t xml:space="preserve"> were</w:t>
      </w:r>
      <w:ins w:id="63" w:author="Maxim Warwick Dus Adams" w:date="2025-10-31T12:01:00Z">
        <w:r w:rsidR="00493C01">
          <w:rPr>
            <w:rFonts w:ascii="Aptos" w:hAnsi="Aptos" w:cstheme="minorHAnsi"/>
            <w:color w:val="000000" w:themeColor="text1"/>
          </w:rPr>
          <w:t xml:space="preserve"> all</w:t>
        </w:r>
      </w:ins>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r w:rsidRPr="00C64381">
        <w:rPr>
          <w:rFonts w:ascii="Aptos" w:eastAsia="Times New Roman" w:hAnsi="Aptos" w:cstheme="minorHAnsi"/>
          <w:i/>
          <w:color w:val="000000" w:themeColor="text1"/>
        </w:rPr>
        <w:t>Blattabacterium</w:t>
      </w:r>
      <w:r w:rsidR="00B4507B" w:rsidRPr="00C64381">
        <w:rPr>
          <w:rFonts w:ascii="Aptos" w:eastAsia="Times New Roman" w:hAnsi="Aptos" w:cstheme="minorHAnsi"/>
          <w:i/>
          <w:color w:val="000000" w:themeColor="text1"/>
        </w:rPr>
        <w:t xml:space="preserve"> cuenoti </w:t>
      </w:r>
      <w:r w:rsidR="00B4507B" w:rsidRPr="00C64381">
        <w:rPr>
          <w:rFonts w:ascii="Aptos" w:eastAsia="Times New Roman" w:hAnsi="Aptos" w:cstheme="minorHAnsi"/>
          <w:iCs/>
          <w:color w:val="000000" w:themeColor="text1"/>
        </w:rPr>
        <w:t xml:space="preserve">(hereafter </w:t>
      </w:r>
      <w:r w:rsidR="00B4507B" w:rsidRPr="00C64381">
        <w:rPr>
          <w:rFonts w:ascii="Aptos" w:eastAsia="Times New Roman" w:hAnsi="Aptos" w:cstheme="minorHAnsi"/>
          <w:i/>
          <w:color w:val="000000" w:themeColor="text1"/>
        </w:rPr>
        <w:t>Blattabacterium</w:t>
      </w:r>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02ED15F1"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genomes (see Table S1 for genome details), each of which were broken into 150</w:t>
      </w:r>
      <w:ins w:id="64" w:author="Maxim Warwick Dus Adams" w:date="2025-10-30T14:26:00Z">
        <w:r w:rsidR="009853F9">
          <w:rPr>
            <w:rFonts w:ascii="Aptos" w:hAnsi="Aptos" w:cstheme="minorHAnsi"/>
            <w:color w:val="000000" w:themeColor="text1"/>
          </w:rPr>
          <w:t>-</w:t>
        </w:r>
      </w:ins>
      <w:del w:id="65" w:author="Maxim Warwick Dus Adams" w:date="2025-10-30T14:26:00Z">
        <w:r w:rsidR="00CE08A0" w:rsidRPr="00C64381" w:rsidDel="009853F9">
          <w:rPr>
            <w:rFonts w:ascii="Aptos" w:hAnsi="Aptos" w:cstheme="minorHAnsi"/>
            <w:color w:val="000000" w:themeColor="text1"/>
          </w:rPr>
          <w:delText xml:space="preserve"> </w:delText>
        </w:r>
      </w:del>
      <w:r w:rsidR="00CE08A0" w:rsidRPr="00C64381">
        <w:rPr>
          <w:rFonts w:ascii="Aptos" w:hAnsi="Aptos" w:cstheme="minorHAnsi"/>
          <w:color w:val="000000" w:themeColor="text1"/>
        </w:rPr>
        <w:t xml:space="preserve">bp fragments (alternate threshold = 100 bp) using a custom AWK script. </w:t>
      </w:r>
      <w:ins w:id="66" w:author="Maxim Warwick Dus Adams" w:date="2025-10-30T14:30:00Z">
        <w:r w:rsidR="009853F9">
          <w:rPr>
            <w:rFonts w:ascii="Aptos" w:hAnsi="Aptos" w:cstheme="minorHAnsi"/>
            <w:color w:val="000000" w:themeColor="text1"/>
          </w:rPr>
          <w:t>These</w:t>
        </w:r>
      </w:ins>
      <w:del w:id="67" w:author="Maxim Warwick Dus Adams" w:date="2025-10-30T14:28:00Z">
        <w:r w:rsidR="00CE08A0" w:rsidRPr="00C64381" w:rsidDel="009853F9">
          <w:rPr>
            <w:rFonts w:ascii="Aptos" w:hAnsi="Aptos" w:cstheme="minorHAnsi"/>
            <w:color w:val="000000" w:themeColor="text1"/>
          </w:rPr>
          <w:delText>T</w:delText>
        </w:r>
      </w:del>
      <w:del w:id="68" w:author="Maxim Warwick Dus Adams" w:date="2025-10-30T14:30:00Z">
        <w:r w:rsidR="00CE08A0" w:rsidRPr="00C64381" w:rsidDel="009853F9">
          <w:rPr>
            <w:rFonts w:ascii="Aptos" w:hAnsi="Aptos" w:cstheme="minorHAnsi"/>
            <w:color w:val="000000" w:themeColor="text1"/>
          </w:rPr>
          <w:delText>hese</w:delText>
        </w:r>
      </w:del>
      <w:r w:rsidR="00CE08A0" w:rsidRPr="00C64381">
        <w:rPr>
          <w:rFonts w:ascii="Aptos" w:hAnsi="Aptos" w:cstheme="minorHAnsi"/>
          <w:color w:val="000000" w:themeColor="text1"/>
        </w:rPr>
        <w:t xml:space="preserve">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he resultant alignment was converted into a bam file with samtools, then into a bed file using bedtools v2.3 (Quinlan and Hall, 2010).</w:t>
      </w:r>
      <w:ins w:id="69" w:author="Maxim Warwick Dus Adams" w:date="2025-10-30T14:30:00Z">
        <w:r w:rsidR="009853F9">
          <w:rPr>
            <w:rFonts w:ascii="Aptos" w:eastAsia="Times New Roman" w:hAnsi="Aptos" w:cstheme="minorHAnsi"/>
            <w:color w:val="000000" w:themeColor="text1"/>
          </w:rPr>
          <w:t xml:space="preserve"> Regions of the cockroach genome against which one or more </w:t>
        </w:r>
        <w:r w:rsidR="009853F9">
          <w:rPr>
            <w:rFonts w:ascii="Aptos" w:eastAsia="Times New Roman" w:hAnsi="Aptos" w:cstheme="minorHAnsi"/>
            <w:i/>
            <w:iCs/>
            <w:color w:val="000000" w:themeColor="text1"/>
          </w:rPr>
          <w:t>Blattabacterium</w:t>
        </w:r>
        <w:r w:rsidR="009853F9">
          <w:rPr>
            <w:rFonts w:ascii="Aptos" w:eastAsia="Times New Roman" w:hAnsi="Aptos" w:cstheme="minorHAnsi"/>
            <w:color w:val="000000" w:themeColor="text1"/>
          </w:rPr>
          <w:t xml:space="preserve"> fragments </w:t>
        </w:r>
      </w:ins>
      <w:ins w:id="70" w:author="Maxim Warwick Dus Adams" w:date="2025-10-30T14:31:00Z">
        <w:r w:rsidR="005A40F9">
          <w:rPr>
            <w:rFonts w:ascii="Aptos" w:eastAsia="Times New Roman" w:hAnsi="Aptos" w:cstheme="minorHAnsi"/>
            <w:color w:val="000000" w:themeColor="text1"/>
          </w:rPr>
          <w:t>aligned</w:t>
        </w:r>
      </w:ins>
      <w:ins w:id="71" w:author="Maxim Warwick Dus Adams" w:date="2025-10-30T14:30:00Z">
        <w:r w:rsidR="009853F9">
          <w:rPr>
            <w:rFonts w:ascii="Aptos" w:eastAsia="Times New Roman" w:hAnsi="Aptos" w:cstheme="minorHAnsi"/>
            <w:color w:val="000000" w:themeColor="text1"/>
          </w:rPr>
          <w:t xml:space="preserve"> with </w:t>
        </w:r>
        <w:r w:rsidR="009853F9">
          <w:rPr>
            <w:rFonts w:ascii="Aptos" w:eastAsia="Times New Roman" w:hAnsi="Aptos" w:cstheme="minorHAnsi"/>
            <w:b/>
            <w:bCs/>
            <w:color w:val="000000" w:themeColor="text1"/>
          </w:rPr>
          <w:t>support &gt; threshold</w:t>
        </w:r>
        <w:r w:rsidR="009853F9">
          <w:rPr>
            <w:rFonts w:ascii="Aptos" w:eastAsia="Times New Roman" w:hAnsi="Aptos" w:cstheme="minorHAnsi"/>
            <w:color w:val="000000" w:themeColor="text1"/>
          </w:rPr>
          <w:t xml:space="preserve"> were identified as potential hor</w:t>
        </w:r>
      </w:ins>
      <w:ins w:id="72" w:author="Maxim Warwick Dus Adams" w:date="2025-10-30T14:31:00Z">
        <w:r w:rsidR="009853F9">
          <w:rPr>
            <w:rFonts w:ascii="Aptos" w:eastAsia="Times New Roman" w:hAnsi="Aptos" w:cstheme="minorHAnsi"/>
            <w:color w:val="000000" w:themeColor="text1"/>
          </w:rPr>
          <w:t>izontal inserts.</w:t>
        </w:r>
      </w:ins>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r w:rsidR="007C5714" w:rsidRPr="00C64381">
        <w:rPr>
          <w:rFonts w:ascii="Aptos" w:eastAsia="Times New Roman" w:hAnsi="Aptos" w:cstheme="minorHAnsi"/>
          <w:i/>
          <w:color w:val="000000" w:themeColor="text1"/>
        </w:rPr>
        <w:t>Blattabacterium</w:t>
      </w:r>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del w:id="73" w:author="Maxim Warwick Dus Adams" w:date="2025-10-31T12:03:00Z">
        <w:r w:rsidR="0005031C" w:rsidRPr="00C64381" w:rsidDel="00493C01">
          <w:rPr>
            <w:rFonts w:ascii="Aptos" w:eastAsia="Times New Roman" w:hAnsi="Aptos" w:cstheme="minorHAnsi"/>
            <w:color w:val="000000" w:themeColor="text1"/>
          </w:rPr>
          <w:delText xml:space="preserve">recorded </w:delText>
        </w:r>
      </w:del>
      <w:ins w:id="74" w:author="Maxim Warwick Dus Adams" w:date="2025-10-31T12:03:00Z">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ins>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del w:id="75" w:author="Maxim Warwick Dus Adams" w:date="2025-10-31T12:03:00Z">
        <w:r w:rsidR="0005031C" w:rsidRPr="00C64381" w:rsidDel="00493C01">
          <w:rPr>
            <w:rFonts w:ascii="Aptos" w:eastAsia="Times New Roman" w:hAnsi="Aptos" w:cstheme="minorHAnsi"/>
            <w:color w:val="000000" w:themeColor="text1"/>
          </w:rPr>
          <w:delText xml:space="preserve">contig </w:delText>
        </w:r>
      </w:del>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del w:id="76" w:author="Maxim Warwick Dus Adams" w:date="2025-10-31T12:04:00Z">
        <w:r w:rsidR="0005031C" w:rsidRPr="00C64381" w:rsidDel="00493C01">
          <w:rPr>
            <w:rFonts w:ascii="Aptos" w:eastAsia="Times New Roman" w:hAnsi="Aptos" w:cstheme="minorHAnsi"/>
            <w:color w:val="000000" w:themeColor="text1"/>
          </w:rPr>
          <w:delText xml:space="preserve">comprising </w:delText>
        </w:r>
      </w:del>
      <w:ins w:id="77" w:author="Maxim Warwick Dus Adams" w:date="2025-10-31T12:04:00Z">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ins>
      <w:r w:rsidR="0005031C" w:rsidRPr="00C64381">
        <w:rPr>
          <w:rFonts w:ascii="Aptos" w:eastAsia="Times New Roman" w:hAnsi="Aptos" w:cstheme="minorHAnsi"/>
          <w:color w:val="000000" w:themeColor="text1"/>
        </w:rPr>
        <w:t xml:space="preserve">these </w:t>
      </w:r>
      <w:del w:id="78" w:author="Maxim Warwick Dus Adams" w:date="2025-10-31T12:04:00Z">
        <w:r w:rsidR="0005031C" w:rsidRPr="00C64381" w:rsidDel="00493C01">
          <w:rPr>
            <w:rFonts w:ascii="Aptos" w:eastAsia="Times New Roman" w:hAnsi="Aptos" w:cstheme="minorHAnsi"/>
            <w:color w:val="000000" w:themeColor="text1"/>
          </w:rPr>
          <w:delText xml:space="preserve">aligned </w:delText>
        </w:r>
      </w:del>
      <w:r w:rsidR="0005031C" w:rsidRPr="00C64381">
        <w:rPr>
          <w:rFonts w:ascii="Aptos" w:eastAsia="Times New Roman" w:hAnsi="Aptos" w:cstheme="minorHAnsi"/>
          <w:color w:val="000000" w:themeColor="text1"/>
        </w:rPr>
        <w:t>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ins w:id="79" w:author="Maxim Warwick Dus Adams" w:date="2025-10-30T14:31:00Z">
        <w:r w:rsidR="00117EC2">
          <w:rPr>
            <w:rFonts w:ascii="Aptos" w:hAnsi="Aptos" w:cstheme="minorHAnsi"/>
            <w:color w:val="000000" w:themeColor="text1"/>
          </w:rPr>
          <w:t xml:space="preserve"> that </w:t>
        </w:r>
      </w:ins>
      <w:del w:id="80" w:author="Maxim Warwick Dus Adams" w:date="2025-10-30T14:31:00Z">
        <w:r w:rsidR="00AC5742" w:rsidDel="00117EC2">
          <w:rPr>
            <w:rFonts w:ascii="Aptos" w:hAnsi="Aptos" w:cstheme="minorHAnsi"/>
            <w:color w:val="000000" w:themeColor="text1"/>
          </w:rPr>
          <w:delText>, t</w:delText>
        </w:r>
        <w:r w:rsidR="00AC5742" w:rsidRPr="00AC5742" w:rsidDel="00117EC2">
          <w:rPr>
            <w:rFonts w:ascii="Aptos" w:hAnsi="Aptos" w:cstheme="minorHAnsi"/>
            <w:color w:val="000000" w:themeColor="text1"/>
          </w:rPr>
          <w:delText xml:space="preserve">he </w:delText>
        </w:r>
      </w:del>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r w:rsidR="00AC5742" w:rsidRPr="00493C01">
        <w:rPr>
          <w:rFonts w:ascii="Aptos" w:hAnsi="Aptos" w:cstheme="minorHAnsi"/>
          <w:i/>
          <w:iCs/>
          <w:color w:val="000000" w:themeColor="text1"/>
          <w:rPrChange w:id="81" w:author="Maxim Warwick Dus Adams" w:date="2025-10-31T12:04:00Z">
            <w:rPr>
              <w:rFonts w:ascii="Aptos" w:hAnsi="Aptos" w:cstheme="minorHAnsi"/>
              <w:color w:val="000000" w:themeColor="text1"/>
            </w:rPr>
          </w:rPrChange>
        </w:rPr>
        <w:lastRenderedPageBreak/>
        <w:t>Blattabacterium</w:t>
      </w:r>
      <w:del w:id="82" w:author="Maxim Warwick Dus Adams" w:date="2025-10-31T12:04:00Z">
        <w:r w:rsidR="00AC5742" w:rsidRPr="00AC5742" w:rsidDel="00493C01">
          <w:rPr>
            <w:rFonts w:ascii="Aptos" w:hAnsi="Aptos" w:cstheme="minorHAnsi"/>
            <w:color w:val="000000" w:themeColor="text1"/>
          </w:rPr>
          <w:delText xml:space="preserve"> DNA</w:delText>
        </w:r>
      </w:del>
      <w:r w:rsidR="00AC5742" w:rsidRPr="00AC5742">
        <w:rPr>
          <w:rFonts w:ascii="Aptos" w:hAnsi="Aptos" w:cstheme="minorHAnsi"/>
          <w:color w:val="000000" w:themeColor="text1"/>
        </w:rPr>
        <w:t xml:space="preserve">), and also species for which fat body was included (thus including </w:t>
      </w:r>
      <w:r w:rsidR="00AC5742" w:rsidRPr="00493C01">
        <w:rPr>
          <w:rFonts w:ascii="Aptos" w:hAnsi="Aptos" w:cstheme="minorHAnsi"/>
          <w:i/>
          <w:iCs/>
          <w:color w:val="000000" w:themeColor="text1"/>
          <w:rPrChange w:id="83" w:author="Maxim Warwick Dus Adams" w:date="2025-10-31T12:04:00Z">
            <w:rPr>
              <w:rFonts w:ascii="Aptos" w:hAnsi="Aptos" w:cstheme="minorHAnsi"/>
              <w:color w:val="000000" w:themeColor="text1"/>
            </w:rPr>
          </w:rPrChange>
        </w:rPr>
        <w:t>Blattabacterium</w:t>
      </w:r>
      <w:del w:id="84" w:author="Maxim Warwick Dus Adams" w:date="2025-10-31T12:04:00Z">
        <w:r w:rsidR="00AC5742" w:rsidRPr="00AC5742" w:rsidDel="00493C01">
          <w:rPr>
            <w:rFonts w:ascii="Aptos" w:hAnsi="Aptos" w:cstheme="minorHAnsi"/>
            <w:color w:val="000000" w:themeColor="text1"/>
          </w:rPr>
          <w:delText xml:space="preserve"> </w:delText>
        </w:r>
      </w:del>
      <w:ins w:id="85" w:author="Maxim Warwick Dus Adams" w:date="2025-10-31T12:04:00Z">
        <w:r w:rsidR="00493C01">
          <w:rPr>
            <w:rFonts w:ascii="Aptos" w:hAnsi="Aptos" w:cstheme="minorHAnsi"/>
            <w:color w:val="000000" w:themeColor="text1"/>
          </w:rPr>
          <w:t xml:space="preserve"> cells and </w:t>
        </w:r>
      </w:ins>
      <w:ins w:id="86" w:author="Maxim Warwick Dus Adams" w:date="2025-10-31T12:05:00Z">
        <w:r w:rsidR="00493C01">
          <w:rPr>
            <w:rFonts w:ascii="Aptos" w:hAnsi="Aptos" w:cstheme="minorHAnsi"/>
            <w:color w:val="000000" w:themeColor="text1"/>
          </w:rPr>
          <w:t>potentially DNA contigs</w:t>
        </w:r>
      </w:ins>
      <w:del w:id="87" w:author="Maxim Warwick Dus Adams" w:date="2025-10-31T12:04:00Z">
        <w:r w:rsidR="00AC5742" w:rsidRPr="00AC5742" w:rsidDel="00493C01">
          <w:rPr>
            <w:rFonts w:ascii="Aptos" w:hAnsi="Aptos" w:cstheme="minorHAnsi"/>
            <w:color w:val="000000" w:themeColor="text1"/>
          </w:rPr>
          <w:delText>DNA</w:delText>
        </w:r>
      </w:del>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2A33AB0A"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r w:rsidR="00F2154B" w:rsidRPr="00C64381">
        <w:rPr>
          <w:rFonts w:ascii="Aptos" w:eastAsia="Times New Roman" w:hAnsi="Aptos" w:cstheme="minorHAnsi"/>
          <w:i/>
          <w:color w:val="000000" w:themeColor="text1"/>
        </w:rPr>
        <w:t>Blattabacterium</w:t>
      </w:r>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del w:id="88" w:author="Maxim Warwick Dus Adams" w:date="2025-10-30T14:39:00Z">
        <w:r w:rsidR="00E77C4F" w:rsidRPr="00C64381" w:rsidDel="00FE002C">
          <w:rPr>
            <w:rFonts w:ascii="Aptos" w:eastAsia="Times New Roman" w:hAnsi="Aptos" w:cstheme="minorHAnsi"/>
            <w:color w:val="000000" w:themeColor="text1"/>
          </w:rPr>
          <w:delText xml:space="preserve">erroneously </w:delText>
        </w:r>
      </w:del>
      <w:r w:rsidR="00E77C4F" w:rsidRPr="00C64381">
        <w:rPr>
          <w:rFonts w:ascii="Aptos" w:eastAsia="Times New Roman" w:hAnsi="Aptos" w:cstheme="minorHAnsi"/>
          <w:color w:val="000000" w:themeColor="text1"/>
        </w:rPr>
        <w:t>combined with cockroach sequences during genome assembly (and therefore</w:t>
      </w:r>
      <w:ins w:id="89" w:author="Maxim Warwick Dus Adams" w:date="2025-10-30T14:39:00Z">
        <w:r w:rsidR="00FE002C">
          <w:rPr>
            <w:rFonts w:ascii="Aptos" w:eastAsia="Times New Roman" w:hAnsi="Aptos" w:cstheme="minorHAnsi"/>
            <w:color w:val="000000" w:themeColor="text1"/>
          </w:rPr>
          <w:t xml:space="preserve"> erroneously</w:t>
        </w:r>
      </w:ins>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ins w:id="90" w:author="Maxim Warwick Dus Adams" w:date="2025-10-31T12:07:00Z">
        <w:r w:rsidR="00493C01">
          <w:rPr>
            <w:rFonts w:ascii="Aptos" w:eastAsia="Times New Roman" w:hAnsi="Aptos" w:cstheme="minorHAnsi"/>
            <w:color w:val="000000" w:themeColor="text1"/>
          </w:rPr>
          <w:t xml:space="preserve"> one or more</w:t>
        </w:r>
      </w:ins>
      <w:ins w:id="91" w:author="Maxim Warwick Dus Adams" w:date="2025-10-31T12:06:00Z">
        <w:r w:rsidR="00493C01">
          <w:rPr>
            <w:rFonts w:ascii="Aptos" w:eastAsia="Times New Roman" w:hAnsi="Aptos" w:cstheme="minorHAnsi"/>
            <w:color w:val="000000" w:themeColor="text1"/>
          </w:rPr>
          <w:t xml:space="preserve"> contiguou</w:t>
        </w:r>
      </w:ins>
      <w:ins w:id="92" w:author="Maxim Warwick Dus Adams" w:date="2025-10-31T12:07:00Z">
        <w:r w:rsidR="00493C01">
          <w:rPr>
            <w:rFonts w:ascii="Aptos" w:eastAsia="Times New Roman" w:hAnsi="Aptos" w:cstheme="minorHAnsi"/>
            <w:color w:val="000000" w:themeColor="text1"/>
          </w:rPr>
          <w:t>s</w:t>
        </w:r>
      </w:ins>
      <w:r w:rsidR="00D94B32" w:rsidRPr="00C64381">
        <w:rPr>
          <w:rFonts w:ascii="Aptos" w:eastAsia="Times New Roman" w:hAnsi="Aptos" w:cstheme="minorHAnsi"/>
          <w:color w:val="000000" w:themeColor="text1"/>
        </w:rPr>
        <w:t xml:space="preserve"> putative HGT inserts above 10,000 bp in length (which were found to be significant outliers based on the length distributions of all putative inserts in our dataset). </w:t>
      </w:r>
      <w:r w:rsidR="00F2154B" w:rsidRPr="00C64381">
        <w:rPr>
          <w:rFonts w:ascii="Aptos" w:eastAsia="Times New Roman" w:hAnsi="Aptos" w:cstheme="minorHAnsi"/>
          <w:color w:val="000000" w:themeColor="text1"/>
        </w:rPr>
        <w:t xml:space="preserve">Second, inserts that </w:t>
      </w:r>
      <w:del w:id="93" w:author="Maxim Warwick Dus Adams" w:date="2025-10-31T12:07:00Z">
        <w:r w:rsidR="00F2154B" w:rsidRPr="00C64381" w:rsidDel="00493C01">
          <w:rPr>
            <w:rFonts w:ascii="Aptos" w:eastAsia="Times New Roman" w:hAnsi="Aptos" w:cstheme="minorHAnsi"/>
            <w:color w:val="000000" w:themeColor="text1"/>
          </w:rPr>
          <w:delText xml:space="preserve">were </w:delText>
        </w:r>
      </w:del>
      <w:ins w:id="94" w:author="Maxim Warwick Dus Adams" w:date="2025-10-31T12:07:00Z">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ins>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nsert</w:t>
      </w:r>
      <w:del w:id="95" w:author="Maxim Warwick Dus Adams" w:date="2025-10-31T12:07:00Z">
        <w:r w:rsidR="00F2154B" w:rsidRPr="00C64381" w:rsidDel="00493C01">
          <w:rPr>
            <w:rFonts w:ascii="Aptos" w:eastAsia="Times New Roman" w:hAnsi="Aptos" w:cstheme="minorHAnsi"/>
            <w:color w:val="000000" w:themeColor="text1"/>
          </w:rPr>
          <w:delText>s</w:delText>
        </w:r>
      </w:del>
      <w:r w:rsidR="00F2154B"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were extracted from the genomes with 300 bp of flanking sequence</w:t>
      </w:r>
      <w:ins w:id="96" w:author="Maxim Warwick Dus Adams" w:date="2025-10-31T12:08:00Z">
        <w:r w:rsidR="00493C01">
          <w:rPr>
            <w:rFonts w:ascii="Aptos" w:eastAsia="Times New Roman" w:hAnsi="Aptos" w:cstheme="minorHAnsi"/>
            <w:color w:val="000000" w:themeColor="text1"/>
          </w:rPr>
          <w:t xml:space="preserve"> (to either side)</w:t>
        </w:r>
      </w:ins>
      <w:r w:rsidR="00F2154B" w:rsidRPr="00C64381">
        <w:rPr>
          <w:rFonts w:ascii="Aptos" w:eastAsia="Times New Roman" w:hAnsi="Aptos" w:cstheme="minorHAnsi"/>
          <w:color w:val="000000" w:themeColor="text1"/>
        </w:rPr>
        <w:t xml:space="preserve"> using bedtools, then BLASTed against all of the other inserts (with flan</w:t>
      </w:r>
      <w:ins w:id="97" w:author="Maxim Warwick Dus Adams" w:date="2025-10-31T12:07:00Z">
        <w:r w:rsidR="00493C01">
          <w:rPr>
            <w:rFonts w:ascii="Aptos" w:eastAsia="Times New Roman" w:hAnsi="Aptos" w:cstheme="minorHAnsi"/>
            <w:color w:val="000000" w:themeColor="text1"/>
          </w:rPr>
          <w:t>ks</w:t>
        </w:r>
      </w:ins>
      <w:del w:id="98" w:author="Maxim Warwick Dus Adams" w:date="2025-10-31T12:07:00Z">
        <w:r w:rsidR="00F2154B" w:rsidRPr="00C64381" w:rsidDel="00493C01">
          <w:rPr>
            <w:rFonts w:ascii="Aptos" w:eastAsia="Times New Roman" w:hAnsi="Aptos" w:cstheme="minorHAnsi"/>
            <w:color w:val="000000" w:themeColor="text1"/>
          </w:rPr>
          <w:delText>king</w:delText>
        </w:r>
      </w:del>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using blastn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(Morgulis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commentRangeStart w:id="99"/>
      <w:commentRangeStart w:id="100"/>
      <w:r w:rsidR="00E33ACE" w:rsidRPr="00C64381">
        <w:rPr>
          <w:rFonts w:ascii="Aptos" w:eastAsia="Times New Roman" w:hAnsi="Aptos" w:cstheme="minorHAnsi"/>
          <w:color w:val="000000" w:themeColor="text1"/>
        </w:rPr>
        <w:t>.</w:t>
      </w:r>
      <w:commentRangeEnd w:id="99"/>
      <w:ins w:id="101" w:author="Maxim Warwick Dus Adams" w:date="2025-10-30T14:44:00Z">
        <w:r w:rsidR="00B93221">
          <w:rPr>
            <w:rFonts w:ascii="Aptos" w:eastAsia="Times New Roman" w:hAnsi="Aptos" w:cstheme="minorHAnsi"/>
            <w:color w:val="000000" w:themeColor="text1"/>
          </w:rPr>
          <w:t xml:space="preserve"> </w:t>
        </w:r>
      </w:ins>
      <w:ins w:id="102" w:author="Maxim Warwick Dus Adams" w:date="2025-10-31T12:08:00Z">
        <w:r w:rsidR="00493C01">
          <w:rPr>
            <w:rFonts w:ascii="Aptos" w:eastAsia="Times New Roman" w:hAnsi="Aptos" w:cstheme="minorHAnsi"/>
            <w:color w:val="000000" w:themeColor="text1"/>
          </w:rPr>
          <w:t>Fourth</w:t>
        </w:r>
      </w:ins>
      <w:ins w:id="103" w:author="Maxim Warwick Dus Adams" w:date="2025-10-30T14:44:00Z">
        <w:r w:rsidR="00B93221">
          <w:rPr>
            <w:rFonts w:ascii="Aptos" w:eastAsia="Times New Roman" w:hAnsi="Aptos" w:cstheme="minorHAnsi"/>
            <w:color w:val="000000" w:themeColor="text1"/>
          </w:rPr>
          <w:t xml:space="preserve">, </w:t>
        </w:r>
      </w:ins>
      <w:ins w:id="104" w:author="Maxim Warwick Dus Adams" w:date="2025-10-30T14:46:00Z">
        <w:r w:rsidR="00B93221">
          <w:rPr>
            <w:rFonts w:ascii="Aptos" w:eastAsia="Times New Roman" w:hAnsi="Aptos" w:cstheme="minorHAnsi"/>
            <w:color w:val="000000" w:themeColor="text1"/>
          </w:rPr>
          <w:t>to ensure</w:t>
        </w:r>
      </w:ins>
      <w:ins w:id="105" w:author="Maxim Warwick Dus Adams" w:date="2025-10-30T14:47:00Z">
        <w:r w:rsidR="00B93221">
          <w:rPr>
            <w:rFonts w:ascii="Aptos" w:eastAsia="Times New Roman" w:hAnsi="Aptos" w:cstheme="minorHAnsi"/>
            <w:color w:val="000000" w:themeColor="text1"/>
          </w:rPr>
          <w:t xml:space="preserve"> that we could characterise the</w:t>
        </w:r>
      </w:ins>
      <w:ins w:id="106" w:author="Maxim Warwick Dus Adams" w:date="2025-10-30T14:46:00Z">
        <w:r w:rsidR="00B93221">
          <w:rPr>
            <w:rFonts w:ascii="Aptos" w:eastAsia="Times New Roman" w:hAnsi="Aptos" w:cstheme="minorHAnsi"/>
            <w:color w:val="000000" w:themeColor="text1"/>
          </w:rPr>
          <w:t xml:space="preserve"> cockroach genomic sequence</w:t>
        </w:r>
      </w:ins>
      <w:ins w:id="107" w:author="Maxim Warwick Dus Adams" w:date="2025-10-30T14:47:00Z">
        <w:r w:rsidR="00B93221">
          <w:rPr>
            <w:rFonts w:ascii="Aptos" w:eastAsia="Times New Roman" w:hAnsi="Aptos" w:cstheme="minorHAnsi"/>
            <w:color w:val="000000" w:themeColor="text1"/>
          </w:rPr>
          <w:t xml:space="preserve"> surrounding each insert, </w:t>
        </w:r>
      </w:ins>
      <w:ins w:id="108" w:author="Maxim Warwick Dus Adams" w:date="2025-10-30T14:46:00Z">
        <w:r w:rsidR="00B93221">
          <w:rPr>
            <w:rFonts w:ascii="Aptos" w:eastAsia="Times New Roman" w:hAnsi="Aptos" w:cstheme="minorHAnsi"/>
            <w:color w:val="000000" w:themeColor="text1"/>
          </w:rPr>
          <w:t xml:space="preserve">we </w:t>
        </w:r>
      </w:ins>
      <w:ins w:id="109" w:author="Maxim Warwick Dus Adams" w:date="2025-10-30T14:48:00Z">
        <w:r w:rsidR="00B93221">
          <w:rPr>
            <w:rFonts w:ascii="Aptos" w:eastAsia="Times New Roman" w:hAnsi="Aptos" w:cstheme="minorHAnsi"/>
            <w:color w:val="000000" w:themeColor="text1"/>
          </w:rPr>
          <w:t xml:space="preserve">excluded inserts </w:t>
        </w:r>
      </w:ins>
      <w:ins w:id="110" w:author="Maxim Warwick Dus Adams" w:date="2025-10-31T12:08:00Z">
        <w:r w:rsidR="00493C01">
          <w:rPr>
            <w:rFonts w:ascii="Aptos" w:eastAsia="Times New Roman" w:hAnsi="Aptos" w:cstheme="minorHAnsi"/>
            <w:color w:val="000000" w:themeColor="text1"/>
          </w:rPr>
          <w:t>where</w:t>
        </w:r>
      </w:ins>
      <w:ins w:id="111" w:author="Maxim Warwick Dus Adams" w:date="2025-10-30T14:48:00Z">
        <w:r w:rsidR="00B93221">
          <w:rPr>
            <w:rFonts w:ascii="Aptos" w:eastAsia="Times New Roman" w:hAnsi="Aptos" w:cstheme="minorHAnsi"/>
            <w:color w:val="000000" w:themeColor="text1"/>
          </w:rPr>
          <w:t xml:space="preserve"> either of the 300-bp flanks consisted of &gt;= 50% ambiguous (N) nucleotides. </w:t>
        </w:r>
      </w:ins>
      <w:del w:id="112" w:author="Maxim Warwick Dus Adams" w:date="2025-10-30T14:46:00Z">
        <w:r w:rsidR="0092113D" w:rsidRPr="00C64381" w:rsidDel="00B93221">
          <w:rPr>
            <w:rStyle w:val="CommentReference"/>
            <w:color w:val="000000" w:themeColor="text1"/>
          </w:rPr>
          <w:commentReference w:id="99"/>
        </w:r>
        <w:commentRangeEnd w:id="100"/>
        <w:r w:rsidR="00FE002C" w:rsidDel="00B93221">
          <w:rPr>
            <w:rStyle w:val="CommentReference"/>
          </w:rPr>
          <w:commentReference w:id="100"/>
        </w:r>
        <w:r w:rsidR="00FC01AF" w:rsidRPr="00C64381" w:rsidDel="00B93221">
          <w:rPr>
            <w:rFonts w:ascii="Aptos" w:eastAsia="Times New Roman" w:hAnsi="Aptos" w:cstheme="minorHAnsi"/>
            <w:color w:val="000000" w:themeColor="text1"/>
          </w:rPr>
          <w:delText xml:space="preserve"> </w:delText>
        </w:r>
      </w:del>
      <w:r w:rsidR="00FC01AF" w:rsidRPr="00C64381">
        <w:rPr>
          <w:rFonts w:ascii="Aptos" w:eastAsia="Times New Roman" w:hAnsi="Aptos" w:cstheme="minorHAnsi"/>
          <w:color w:val="000000" w:themeColor="text1"/>
        </w:rPr>
        <w:t xml:space="preserve">Lastly, inserts that were more similar to other bacteria species (i.e. not </w:t>
      </w:r>
      <w:r w:rsidR="00FC01AF" w:rsidRPr="00DA28CD">
        <w:rPr>
          <w:rFonts w:ascii="Aptos" w:eastAsia="Times New Roman" w:hAnsi="Aptos" w:cstheme="minorHAnsi"/>
          <w:i/>
          <w:iCs/>
          <w:color w:val="000000" w:themeColor="text1"/>
          <w:rPrChange w:id="113" w:author="Maxim Warwick Dus Adams" w:date="2025-10-30T14:49:00Z">
            <w:rPr>
              <w:rFonts w:ascii="Aptos" w:eastAsia="Times New Roman" w:hAnsi="Aptos" w:cstheme="minorHAnsi"/>
              <w:color w:val="000000" w:themeColor="text1"/>
            </w:rPr>
          </w:rPrChange>
        </w:rPr>
        <w:t>Blattabacterium</w:t>
      </w:r>
      <w:ins w:id="114" w:author="Maxim Warwick Dus Adams" w:date="2025-10-30T14:49:00Z">
        <w:r w:rsidR="00DA28CD">
          <w:rPr>
            <w:rFonts w:ascii="Aptos" w:eastAsia="Times New Roman" w:hAnsi="Aptos" w:cstheme="minorHAnsi"/>
            <w:color w:val="000000" w:themeColor="text1"/>
          </w:rPr>
          <w:t>)</w:t>
        </w:r>
      </w:ins>
      <w:r w:rsidR="00FC01AF" w:rsidRPr="00C64381">
        <w:rPr>
          <w:rFonts w:ascii="Aptos" w:eastAsia="Times New Roman" w:hAnsi="Aptos" w:cstheme="minorHAnsi"/>
          <w:color w:val="000000" w:themeColor="text1"/>
        </w:rPr>
        <w:t xml:space="preserve"> were removed</w:t>
      </w:r>
      <w:del w:id="115" w:author="Maxim Warwick Dus Adams" w:date="2025-10-30T14:49:00Z">
        <w:r w:rsidR="00FC01AF" w:rsidRPr="00C64381" w:rsidDel="00DA28CD">
          <w:rPr>
            <w:rFonts w:ascii="Aptos" w:eastAsia="Times New Roman" w:hAnsi="Aptos" w:cstheme="minorHAnsi"/>
            <w:color w:val="000000" w:themeColor="text1"/>
          </w:rPr>
          <w:delText>)</w:delText>
        </w:r>
      </w:del>
      <w:r w:rsidR="00FC01AF" w:rsidRPr="00C64381">
        <w:rPr>
          <w:rFonts w:ascii="Aptos" w:eastAsia="Times New Roman" w:hAnsi="Aptos" w:cstheme="minorHAnsi"/>
          <w:color w:val="000000" w:themeColor="text1"/>
        </w:rPr>
        <w:t>,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Bacteriodales. Each insert was BLASTed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r w:rsidR="00FC01AF" w:rsidRPr="00493C01">
        <w:rPr>
          <w:rFonts w:ascii="Aptos" w:eastAsia="Times New Roman" w:hAnsi="Aptos" w:cstheme="minorHAnsi"/>
          <w:i/>
          <w:iCs/>
          <w:color w:val="000000" w:themeColor="text1"/>
          <w:rPrChange w:id="116" w:author="Maxim Warwick Dus Adams" w:date="2025-10-31T12:08:00Z">
            <w:rPr>
              <w:rFonts w:ascii="Aptos" w:eastAsia="Times New Roman" w:hAnsi="Aptos" w:cstheme="minorHAnsi"/>
              <w:color w:val="000000" w:themeColor="text1"/>
            </w:rPr>
          </w:rPrChange>
        </w:rPr>
        <w:t>Blattabacterum</w:t>
      </w:r>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r w:rsidR="00FC01AF" w:rsidRPr="00493C01">
        <w:rPr>
          <w:rFonts w:ascii="Aptos" w:eastAsia="Times New Roman" w:hAnsi="Aptos" w:cstheme="minorHAnsi"/>
          <w:i/>
          <w:iCs/>
          <w:color w:val="000000" w:themeColor="text1"/>
          <w:rPrChange w:id="117" w:author="Maxim Warwick Dus Adams" w:date="2025-10-31T12:09:00Z">
            <w:rPr>
              <w:rFonts w:ascii="Aptos" w:eastAsia="Times New Roman" w:hAnsi="Aptos" w:cstheme="minorHAnsi"/>
              <w:color w:val="000000" w:themeColor="text1"/>
            </w:rPr>
          </w:rPrChange>
        </w:rPr>
        <w:t>Blattabcterium</w:t>
      </w:r>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r w:rsidR="00FC01AF" w:rsidRPr="00493C01">
        <w:rPr>
          <w:rFonts w:ascii="Aptos" w:eastAsia="Times New Roman" w:hAnsi="Aptos" w:cstheme="minorHAnsi"/>
          <w:i/>
          <w:iCs/>
          <w:color w:val="000000" w:themeColor="text1"/>
          <w:rPrChange w:id="118" w:author="Maxim Warwick Dus Adams" w:date="2025-10-31T12:09:00Z">
            <w:rPr>
              <w:rFonts w:ascii="Aptos" w:eastAsia="Times New Roman" w:hAnsi="Aptos" w:cstheme="minorHAnsi"/>
              <w:color w:val="000000" w:themeColor="text1"/>
            </w:rPr>
          </w:rPrChange>
        </w:rPr>
        <w:t>Blattabacterium</w:t>
      </w:r>
      <w:r w:rsidR="00FC01AF" w:rsidRPr="00C64381">
        <w:rPr>
          <w:rFonts w:ascii="Aptos" w:eastAsia="Times New Roman" w:hAnsi="Aptos" w:cstheme="minorHAnsi"/>
          <w:color w:val="000000" w:themeColor="text1"/>
        </w:rPr>
        <w:t xml:space="preserve"> database BLAST, then the sequence was removed.</w:t>
      </w:r>
      <w:ins w:id="119" w:author="Maxim Warwick Dus Adams" w:date="2025-10-31T12:09:00Z">
        <w:r w:rsidR="00493C01">
          <w:rPr>
            <w:rFonts w:ascii="Aptos" w:eastAsia="Times New Roman" w:hAnsi="Aptos" w:cstheme="minorHAnsi"/>
            <w:color w:val="000000" w:themeColor="text1"/>
          </w:rPr>
          <w:t xml:space="preserve"> The threshold of 2% was chosen based on preliminary </w:t>
        </w:r>
      </w:ins>
      <w:ins w:id="120" w:author="Maxim Warwick Dus Adams" w:date="2025-10-31T12:10:00Z">
        <w:r w:rsidR="006B5AF3">
          <w:rPr>
            <w:rFonts w:ascii="Aptos" w:eastAsia="Times New Roman" w:hAnsi="Aptos" w:cstheme="minorHAnsi"/>
            <w:color w:val="000000" w:themeColor="text1"/>
          </w:rPr>
          <w:t>assessment</w:t>
        </w:r>
      </w:ins>
      <w:ins w:id="121" w:author="Maxim Warwick Dus Adams" w:date="2025-10-31T12:09:00Z">
        <w:r w:rsidR="00493C01">
          <w:rPr>
            <w:rFonts w:ascii="Aptos" w:eastAsia="Times New Roman" w:hAnsi="Aptos" w:cstheme="minorHAnsi"/>
            <w:color w:val="000000" w:themeColor="text1"/>
          </w:rPr>
          <w:t xml:space="preserve"> of pairwise genetic divergence between </w:t>
        </w:r>
        <w:r w:rsidR="00493C01">
          <w:rPr>
            <w:rFonts w:ascii="Aptos" w:eastAsia="Times New Roman" w:hAnsi="Aptos" w:cstheme="minorHAnsi"/>
            <w:i/>
            <w:iCs/>
            <w:color w:val="000000" w:themeColor="text1"/>
          </w:rPr>
          <w:t>Blattabacterium</w:t>
        </w:r>
        <w:r w:rsidR="00493C01">
          <w:rPr>
            <w:rFonts w:ascii="Aptos" w:eastAsia="Times New Roman" w:hAnsi="Aptos" w:cstheme="minorHAnsi"/>
            <w:color w:val="000000" w:themeColor="text1"/>
          </w:rPr>
          <w:t xml:space="preserve"> and close relative </w:t>
        </w:r>
        <w:r w:rsidR="00493C01" w:rsidRPr="00C64381">
          <w:rPr>
            <w:rFonts w:ascii="Aptos" w:eastAsia="Times New Roman" w:hAnsi="Aptos" w:cstheme="minorHAnsi"/>
            <w:color w:val="000000" w:themeColor="text1"/>
          </w:rPr>
          <w:t>Bacteriodales</w:t>
        </w:r>
      </w:ins>
      <w:ins w:id="122" w:author="Maxim Warwick Dus Adams" w:date="2025-10-31T12:10:00Z">
        <w:r w:rsidR="00493C01">
          <w:rPr>
            <w:rFonts w:ascii="Aptos" w:eastAsia="Times New Roman" w:hAnsi="Aptos" w:cstheme="minorHAnsi"/>
            <w:color w:val="000000" w:themeColor="text1"/>
          </w:rPr>
          <w:t>.</w:t>
        </w:r>
      </w:ins>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637F76AF"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ins w:id="123" w:author="Maxim Warwick Dus Adams" w:date="2025-10-30T14:58:00Z">
        <w:r w:rsidR="004C3702">
          <w:rPr>
            <w:rFonts w:ascii="Aptos" w:eastAsia="Times New Roman" w:hAnsi="Aptos" w:cstheme="minorHAnsi"/>
            <w:color w:val="000000" w:themeColor="text1"/>
          </w:rPr>
          <w:t xml:space="preserve"> of the</w:t>
        </w:r>
      </w:ins>
      <w:r w:rsidRPr="00C64381">
        <w:rPr>
          <w:rFonts w:ascii="Aptos" w:eastAsia="Times New Roman" w:hAnsi="Aptos" w:cstheme="minorHAnsi"/>
          <w:color w:val="000000" w:themeColor="text1"/>
        </w:rPr>
        <w:t xml:space="preserve"> </w:t>
      </w:r>
      <w:del w:id="124" w:author="Maxim Warwick Dus Adams" w:date="2025-10-31T12:10:00Z">
        <w:r w:rsidRPr="00C64381" w:rsidDel="000667D0">
          <w:rPr>
            <w:rFonts w:ascii="Aptos" w:eastAsia="Times New Roman" w:hAnsi="Aptos" w:cstheme="minorHAnsi"/>
            <w:color w:val="000000" w:themeColor="text1"/>
          </w:rPr>
          <w:delText xml:space="preserve">HGT </w:delText>
        </w:r>
      </w:del>
      <w:r w:rsidRPr="00C64381">
        <w:rPr>
          <w:rFonts w:ascii="Aptos" w:eastAsia="Times New Roman" w:hAnsi="Aptos" w:cstheme="minorHAnsi"/>
          <w:color w:val="000000" w:themeColor="text1"/>
        </w:rPr>
        <w:t xml:space="preserve">inserts </w:t>
      </w:r>
      <w:del w:id="125" w:author="Maxim Warwick Dus Adams" w:date="2025-10-30T14:58:00Z">
        <w:r w:rsidRPr="00C64381" w:rsidDel="00253C55">
          <w:rPr>
            <w:rFonts w:ascii="Aptos" w:eastAsia="Times New Roman" w:hAnsi="Aptos" w:cstheme="minorHAnsi"/>
            <w:color w:val="000000" w:themeColor="text1"/>
          </w:rPr>
          <w:delText xml:space="preserve">might </w:delText>
        </w:r>
      </w:del>
      <w:ins w:id="126" w:author="Maxim Warwick Dus Adams" w:date="2025-10-30T14:58:00Z">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ins>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del w:id="127" w:author="Maxim Warwick Dus Adams" w:date="2025-10-31T12:10:00Z">
        <w:r w:rsidRPr="00C64381" w:rsidDel="000667D0">
          <w:rPr>
            <w:rFonts w:ascii="Aptos" w:eastAsia="Times New Roman" w:hAnsi="Aptos" w:cstheme="minorHAnsi"/>
            <w:color w:val="000000" w:themeColor="text1"/>
          </w:rPr>
          <w:delText>event</w:delText>
        </w:r>
      </w:del>
      <w:ins w:id="128" w:author="Maxim Warwick Dus Adams" w:date="2025-10-31T12:10:00Z">
        <w:r w:rsidR="000667D0">
          <w:rPr>
            <w:rFonts w:ascii="Aptos" w:eastAsia="Times New Roman" w:hAnsi="Aptos" w:cstheme="minorHAnsi"/>
            <w:color w:val="000000" w:themeColor="text1"/>
          </w:rPr>
          <w:t xml:space="preserve">of a previously </w:t>
        </w:r>
      </w:ins>
      <w:ins w:id="129" w:author="Maxim Warwick Dus Adams" w:date="2025-10-31T12:18:00Z">
        <w:r w:rsidR="00403F8F">
          <w:rPr>
            <w:rFonts w:ascii="Aptos" w:eastAsia="Times New Roman" w:hAnsi="Aptos" w:cstheme="minorHAnsi"/>
            <w:color w:val="000000" w:themeColor="text1"/>
          </w:rPr>
          <w:t>insert</w:t>
        </w:r>
      </w:ins>
      <w:ins w:id="130" w:author="Maxim Warwick Dus Adams" w:date="2025-10-31T12:10:00Z">
        <w:r w:rsidR="000667D0">
          <w:rPr>
            <w:rFonts w:ascii="Aptos" w:eastAsia="Times New Roman" w:hAnsi="Aptos" w:cstheme="minorHAnsi"/>
            <w:color w:val="000000" w:themeColor="text1"/>
          </w:rPr>
          <w:t xml:space="preserve"> </w:t>
        </w:r>
      </w:ins>
      <w:ins w:id="131" w:author="Maxim Warwick Dus Adams" w:date="2025-10-31T12:18:00Z">
        <w:r w:rsidR="00403F8F">
          <w:rPr>
            <w:rFonts w:ascii="Aptos" w:eastAsia="Times New Roman" w:hAnsi="Aptos" w:cstheme="minorHAnsi"/>
            <w:i/>
            <w:iCs/>
            <w:color w:val="000000" w:themeColor="text1"/>
          </w:rPr>
          <w:t>Blattabacterium</w:t>
        </w:r>
      </w:ins>
      <w:ins w:id="132" w:author="Maxim Warwick Dus Adams" w:date="2025-10-31T12:10:00Z">
        <w:r w:rsidR="000667D0">
          <w:rPr>
            <w:rFonts w:ascii="Aptos" w:eastAsia="Times New Roman" w:hAnsi="Aptos" w:cstheme="minorHAnsi"/>
            <w:color w:val="000000" w:themeColor="text1"/>
          </w:rPr>
          <w:t xml:space="preserve"> </w:t>
        </w:r>
      </w:ins>
      <w:ins w:id="133" w:author="Maxim Warwick Dus Adams" w:date="2025-10-31T12:18:00Z">
        <w:r w:rsidR="00403F8F">
          <w:rPr>
            <w:rFonts w:ascii="Aptos" w:eastAsia="Times New Roman" w:hAnsi="Aptos" w:cstheme="minorHAnsi"/>
            <w:color w:val="000000" w:themeColor="text1"/>
          </w:rPr>
          <w:t>sequenced</w:t>
        </w:r>
      </w:ins>
      <w:r w:rsidR="00D61AED" w:rsidRPr="00C64381">
        <w:rPr>
          <w:rFonts w:ascii="Aptos" w:eastAsia="Times New Roman" w:hAnsi="Aptos" w:cstheme="minorHAnsi"/>
          <w:color w:val="000000" w:themeColor="text1"/>
        </w:rPr>
        <w:t xml:space="preserve">. To identify the number of unique HGT inserts within a genome (i.e. to </w:t>
      </w:r>
      <w:del w:id="134" w:author="Maxim Warwick Dus Adams" w:date="2025-10-31T12:11:00Z">
        <w:r w:rsidR="00D61AED" w:rsidRPr="00C64381" w:rsidDel="000667D0">
          <w:rPr>
            <w:rFonts w:ascii="Aptos" w:eastAsia="Times New Roman" w:hAnsi="Aptos" w:cstheme="minorHAnsi"/>
            <w:color w:val="000000" w:themeColor="text1"/>
          </w:rPr>
          <w:delText>exclude these duplicated HGT inserts</w:delText>
        </w:r>
        <w:r w:rsidR="00CF3671" w:rsidRPr="00C64381" w:rsidDel="000667D0">
          <w:rPr>
            <w:rFonts w:ascii="Aptos" w:eastAsia="Times New Roman" w:hAnsi="Aptos" w:cstheme="minorHAnsi"/>
            <w:color w:val="000000" w:themeColor="text1"/>
          </w:rPr>
          <w:delText xml:space="preserve">, and </w:delText>
        </w:r>
      </w:del>
      <w:del w:id="135" w:author="Maxim Warwick Dus Adams" w:date="2025-10-30T14:59:00Z">
        <w:r w:rsidR="00CF3671" w:rsidRPr="00C64381" w:rsidDel="004C3702">
          <w:rPr>
            <w:rFonts w:ascii="Aptos" w:eastAsia="Times New Roman" w:hAnsi="Aptos" w:cstheme="minorHAnsi"/>
            <w:color w:val="000000" w:themeColor="text1"/>
          </w:rPr>
          <w:delText xml:space="preserve">identify </w:delText>
        </w:r>
      </w:del>
      <w:ins w:id="136" w:author="Maxim Warwick Dus Adams" w:date="2025-10-31T12:11:00Z">
        <w:r w:rsidR="000667D0">
          <w:rPr>
            <w:rFonts w:ascii="Aptos" w:eastAsia="Times New Roman" w:hAnsi="Aptos" w:cstheme="minorHAnsi"/>
            <w:color w:val="000000" w:themeColor="text1"/>
          </w:rPr>
          <w:t xml:space="preserve"> </w:t>
        </w:r>
      </w:ins>
      <w:ins w:id="137" w:author="Maxim Warwick Dus Adams" w:date="2025-10-30T14:59:00Z">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ins>
      <w:r w:rsidR="00CF3671" w:rsidRPr="00C64381">
        <w:rPr>
          <w:rFonts w:ascii="Aptos" w:eastAsia="Times New Roman" w:hAnsi="Aptos" w:cstheme="minorHAnsi"/>
          <w:color w:val="000000" w:themeColor="text1"/>
        </w:rPr>
        <w:t xml:space="preserve">those </w:t>
      </w:r>
      <w:del w:id="138" w:author="Maxim Warwick Dus Adams" w:date="2025-10-30T14:59:00Z">
        <w:r w:rsidR="00CF3671" w:rsidRPr="00C64381" w:rsidDel="004C3702">
          <w:rPr>
            <w:rFonts w:ascii="Aptos" w:eastAsia="Times New Roman" w:hAnsi="Aptos" w:cstheme="minorHAnsi"/>
            <w:color w:val="000000" w:themeColor="text1"/>
          </w:rPr>
          <w:delText>that originally arose</w:delText>
        </w:r>
      </w:del>
      <w:ins w:id="139" w:author="Maxim Warwick Dus Adams" w:date="2025-10-30T14:59:00Z">
        <w:r w:rsidR="004C3702">
          <w:rPr>
            <w:rFonts w:ascii="Aptos" w:eastAsia="Times New Roman" w:hAnsi="Aptos" w:cstheme="minorHAnsi"/>
            <w:color w:val="000000" w:themeColor="text1"/>
          </w:rPr>
          <w:t>arising from a discrete transfer</w:t>
        </w:r>
      </w:ins>
      <w:r w:rsidR="00CF3671" w:rsidRPr="00C64381">
        <w:rPr>
          <w:rFonts w:ascii="Aptos" w:eastAsia="Times New Roman" w:hAnsi="Aptos" w:cstheme="minorHAnsi"/>
          <w:color w:val="000000" w:themeColor="text1"/>
        </w:rPr>
        <w:t xml:space="preserve"> from a </w:t>
      </w:r>
      <w:r w:rsidR="00CF3671" w:rsidRPr="00C64381">
        <w:rPr>
          <w:rFonts w:ascii="Aptos" w:eastAsia="Times New Roman" w:hAnsi="Aptos" w:cstheme="minorHAnsi"/>
          <w:i/>
          <w:iCs/>
          <w:color w:val="000000" w:themeColor="text1"/>
        </w:rPr>
        <w:t>Blattabacterium</w:t>
      </w:r>
      <w:r w:rsidR="00CF3671" w:rsidRPr="00C64381">
        <w:rPr>
          <w:rFonts w:ascii="Aptos" w:eastAsia="Times New Roman" w:hAnsi="Aptos" w:cstheme="minorHAnsi"/>
          <w:color w:val="000000" w:themeColor="text1"/>
        </w:rPr>
        <w:t xml:space="preserve"> genome</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BLASTed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del w:id="140" w:author="Maxim Warwick Dus Adams" w:date="2025-10-31T12:11:00Z">
        <w:r w:rsidR="007B5054" w:rsidRPr="007B5054" w:rsidDel="000667D0">
          <w:rPr>
            <w:rFonts w:ascii="Aptos" w:eastAsia="Times New Roman" w:hAnsi="Aptos" w:cstheme="minorHAnsi"/>
            <w:color w:val="000000" w:themeColor="text1"/>
          </w:rPr>
          <w:delText xml:space="preserve">were </w:delText>
        </w:r>
      </w:del>
      <w:ins w:id="141" w:author="Maxim Warwick Dus Adams" w:date="2025-10-31T12:11:00Z">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ins>
      <w:r w:rsidR="007B5054" w:rsidRPr="007B5054">
        <w:rPr>
          <w:rFonts w:ascii="Aptos" w:eastAsia="Times New Roman" w:hAnsi="Aptos" w:cstheme="minorHAnsi"/>
          <w:color w:val="000000" w:themeColor="text1"/>
        </w:rPr>
        <w:t xml:space="preserve">performed by additional BLASTs and </w:t>
      </w:r>
      <w:ins w:id="142" w:author="Maxim Warwick Dus Adams" w:date="2025-10-31T12:11:00Z">
        <w:r w:rsidR="000667D0">
          <w:rPr>
            <w:rFonts w:ascii="Aptos" w:eastAsia="Times New Roman" w:hAnsi="Aptos" w:cstheme="minorHAnsi"/>
            <w:color w:val="000000" w:themeColor="text1"/>
          </w:rPr>
          <w:t xml:space="preserve">manual </w:t>
        </w:r>
      </w:ins>
      <w:r w:rsidR="007B5054" w:rsidRPr="007B5054">
        <w:rPr>
          <w:rFonts w:ascii="Aptos" w:eastAsia="Times New Roman" w:hAnsi="Aptos" w:cstheme="minorHAnsi"/>
          <w:color w:val="000000" w:themeColor="text1"/>
        </w:rPr>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r w:rsidR="00C84BDC" w:rsidRPr="004C3702">
        <w:rPr>
          <w:rFonts w:ascii="Aptos" w:eastAsia="Times New Roman" w:hAnsi="Aptos" w:cstheme="minorHAnsi"/>
          <w:i/>
          <w:iCs/>
          <w:color w:val="000000" w:themeColor="text1"/>
          <w:rPrChange w:id="143" w:author="Maxim Warwick Dus Adams" w:date="2025-10-30T15:00:00Z">
            <w:rPr>
              <w:rFonts w:ascii="Aptos" w:eastAsia="Times New Roman" w:hAnsi="Aptos" w:cstheme="minorHAnsi"/>
              <w:color w:val="000000" w:themeColor="text1"/>
            </w:rPr>
          </w:rPrChange>
        </w:rPr>
        <w:t>Blattabacterium</w:t>
      </w:r>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w:t>
      </w:r>
      <w:del w:id="144" w:author="Maxim Warwick Dus Adams" w:date="2025-10-30T15:00:00Z">
        <w:r w:rsidR="00AF29CB" w:rsidRPr="00C64381" w:rsidDel="005C7395">
          <w:rPr>
            <w:rFonts w:ascii="Aptos" w:eastAsia="Times New Roman" w:hAnsi="Aptos" w:cstheme="minorHAnsi"/>
            <w:color w:val="000000" w:themeColor="text1"/>
          </w:rPr>
          <w:delText>s</w:delText>
        </w:r>
      </w:del>
      <w:r w:rsidR="00AF29CB" w:rsidRPr="00C64381">
        <w:rPr>
          <w:rFonts w:ascii="Aptos" w:eastAsia="Times New Roman" w:hAnsi="Aptos" w:cstheme="minorHAnsi"/>
          <w:color w:val="000000" w:themeColor="text1"/>
        </w:rPr>
        <w:t xml:space="preserve"> features in which the filtered inserts are located (such as intergenic regions, exons, introns, promoters) were identified</w:t>
      </w:r>
      <w:ins w:id="145" w:author="Maxim Warwick Dus Adams" w:date="2025-10-31T12:11:00Z">
        <w:r w:rsidR="000667D0">
          <w:rPr>
            <w:rFonts w:ascii="Aptos" w:eastAsia="Times New Roman" w:hAnsi="Aptos" w:cstheme="minorHAnsi"/>
            <w:color w:val="000000" w:themeColor="text1"/>
          </w:rPr>
          <w:t xml:space="preserve"> by comparing the </w:t>
        </w:r>
      </w:ins>
      <w:ins w:id="146" w:author="Maxim Warwick Dus Adams" w:date="2025-10-31T12:12:00Z">
        <w:r w:rsidR="000667D0">
          <w:rPr>
            <w:rFonts w:ascii="Aptos" w:eastAsia="Times New Roman" w:hAnsi="Aptos" w:cstheme="minorHAnsi"/>
            <w:color w:val="000000" w:themeColor="text1"/>
          </w:rPr>
          <w:t xml:space="preserve">positions of the inserts and </w:t>
        </w:r>
        <w:r w:rsidR="000667D0">
          <w:rPr>
            <w:rFonts w:ascii="Aptos" w:eastAsia="Times New Roman" w:hAnsi="Aptos" w:cstheme="minorHAnsi"/>
            <w:color w:val="000000" w:themeColor="text1"/>
          </w:rPr>
          <w:lastRenderedPageBreak/>
          <w:t xml:space="preserve">genomic features using </w:t>
        </w:r>
      </w:ins>
      <w:ins w:id="147" w:author="Maxim Warwick Dus Adams" w:date="2025-10-31T12:20:00Z">
        <w:r w:rsidR="007832BE">
          <w:rPr>
            <w:rFonts w:ascii="Aptos" w:eastAsia="Times New Roman" w:hAnsi="Aptos" w:cstheme="minorHAnsi"/>
            <w:color w:val="000000" w:themeColor="text1"/>
          </w:rPr>
          <w:t>b</w:t>
        </w:r>
      </w:ins>
      <w:ins w:id="148" w:author="Maxim Warwick Dus Adams" w:date="2025-10-31T12:12:00Z">
        <w:r w:rsidR="000667D0">
          <w:rPr>
            <w:rFonts w:ascii="Aptos" w:eastAsia="Times New Roman" w:hAnsi="Aptos" w:cstheme="minorHAnsi"/>
            <w:color w:val="000000" w:themeColor="text1"/>
          </w:rPr>
          <w:t>edtools and custom AWK scripts.</w:t>
        </w:r>
      </w:ins>
      <w:r w:rsidR="00AF29CB" w:rsidRPr="00C64381">
        <w:rPr>
          <w:rFonts w:ascii="Aptos" w:eastAsia="Times New Roman" w:hAnsi="Aptos" w:cstheme="minorHAnsi"/>
          <w:color w:val="000000" w:themeColor="text1"/>
        </w:rPr>
        <w:t xml:space="preserve"> </w:t>
      </w:r>
      <w:del w:id="149" w:author="Maxim Warwick Dus Adams" w:date="2025-10-31T12:12:00Z">
        <w:r w:rsidR="00AF29CB" w:rsidRPr="00C64381" w:rsidDel="000667D0">
          <w:rPr>
            <w:rFonts w:ascii="Aptos" w:eastAsia="Times New Roman" w:hAnsi="Aptos" w:cstheme="minorHAnsi"/>
            <w:color w:val="000000" w:themeColor="text1"/>
          </w:rPr>
          <w:delText>using the relevant genome annotation files. This analysis was performed with Bedtools and custom AWK scripts</w:delText>
        </w:r>
      </w:del>
      <w:ins w:id="150" w:author="Maxim Warwick Dus Adams" w:date="2025-10-31T12:12:00Z">
        <w:r w:rsidR="000667D0">
          <w:rPr>
            <w:rFonts w:ascii="Aptos" w:eastAsia="Times New Roman" w:hAnsi="Aptos" w:cstheme="minorHAnsi"/>
            <w:color w:val="000000" w:themeColor="text1"/>
          </w:rPr>
          <w:t>Genomic annotation files were those prev</w:t>
        </w:r>
      </w:ins>
      <w:ins w:id="151" w:author="Maxim Warwick Dus Adams" w:date="2025-10-31T12:13:00Z">
        <w:r w:rsidR="000667D0">
          <w:rPr>
            <w:rFonts w:ascii="Aptos" w:eastAsia="Times New Roman" w:hAnsi="Aptos" w:cstheme="minorHAnsi"/>
            <w:color w:val="000000" w:themeColor="text1"/>
          </w:rPr>
          <w:t>ious prepared using FGENESH++</w:t>
        </w:r>
      </w:ins>
      <w:r w:rsidR="00AF29CB" w:rsidRPr="00C64381">
        <w:rPr>
          <w:rFonts w:ascii="Aptos" w:eastAsia="Times New Roman" w:hAnsi="Aptos" w:cstheme="minorHAnsi"/>
          <w:color w:val="000000" w:themeColor="text1"/>
        </w:rPr>
        <w:t>.</w:t>
      </w:r>
    </w:p>
    <w:p w14:paraId="2CCD55DA" w14:textId="3769D276" w:rsidR="00C53983" w:rsidRPr="007B5054" w:rsidRDefault="006B4BD3"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The minimum age of ancestral inserts across the phylogeny was estimated by comparing sequence similarity of</w:t>
      </w:r>
      <w:ins w:id="152" w:author="Maxim Warwick Dus Adams" w:date="2025-10-30T15:03:00Z">
        <w:r w:rsidR="005C7395">
          <w:rPr>
            <w:rFonts w:ascii="Aptos" w:eastAsia="Times New Roman" w:hAnsi="Aptos" w:cstheme="minorHAnsi"/>
            <w:color w:val="000000" w:themeColor="text1"/>
          </w:rPr>
          <w:t xml:space="preserve"> </w:t>
        </w:r>
      </w:ins>
      <w:ins w:id="153" w:author="Maxim Warwick Dus Adams" w:date="2025-10-30T15:05:00Z">
        <w:r w:rsidR="005C7395">
          <w:rPr>
            <w:rFonts w:ascii="Aptos" w:eastAsia="Times New Roman" w:hAnsi="Aptos" w:cstheme="minorHAnsi"/>
            <w:color w:val="000000" w:themeColor="text1"/>
          </w:rPr>
          <w:t>each</w:t>
        </w:r>
      </w:ins>
      <w:r w:rsidRPr="00C64381">
        <w:rPr>
          <w:rFonts w:ascii="Aptos" w:eastAsia="Times New Roman" w:hAnsi="Aptos" w:cstheme="minorHAnsi"/>
          <w:color w:val="000000" w:themeColor="text1"/>
        </w:rPr>
        <w:t xml:space="preserve"> insert</w:t>
      </w:r>
      <w:ins w:id="154" w:author="Maxim Warwick Dus Adams" w:date="2025-10-30T15:03:00Z">
        <w:r w:rsidR="005C7395">
          <w:rPr>
            <w:rFonts w:ascii="Aptos" w:eastAsia="Times New Roman" w:hAnsi="Aptos" w:cstheme="minorHAnsi"/>
            <w:color w:val="000000" w:themeColor="text1"/>
          </w:rPr>
          <w:t xml:space="preserve"> </w:t>
        </w:r>
      </w:ins>
      <w:ins w:id="155" w:author="Maxim Warwick Dus Adams" w:date="2025-10-31T12:19:00Z">
        <w:r w:rsidR="007832BE">
          <w:rPr>
            <w:rFonts w:ascii="Aptos" w:eastAsia="Times New Roman" w:hAnsi="Aptos" w:cstheme="minorHAnsi"/>
            <w:color w:val="000000" w:themeColor="text1"/>
          </w:rPr>
          <w:t>and</w:t>
        </w:r>
      </w:ins>
      <w:ins w:id="156" w:author="Maxim Warwick Dus Adams" w:date="2025-10-30T15:16:00Z">
        <w:r w:rsidR="00E07182">
          <w:rPr>
            <w:rFonts w:ascii="Aptos" w:eastAsia="Times New Roman" w:hAnsi="Aptos" w:cstheme="minorHAnsi"/>
            <w:color w:val="000000" w:themeColor="text1"/>
          </w:rPr>
          <w:t xml:space="preserve"> </w:t>
        </w:r>
      </w:ins>
      <w:del w:id="157" w:author="Maxim Warwick Dus Adams" w:date="2025-10-30T15:03:00Z">
        <w:r w:rsidRPr="00C64381" w:rsidDel="005C7395">
          <w:rPr>
            <w:rFonts w:ascii="Aptos" w:eastAsia="Times New Roman" w:hAnsi="Aptos" w:cstheme="minorHAnsi"/>
            <w:color w:val="000000" w:themeColor="text1"/>
          </w:rPr>
          <w:delText>s</w:delText>
        </w:r>
      </w:del>
      <w:ins w:id="158" w:author="Maxim Warwick Dus Adams" w:date="2025-10-30T15:04:00Z">
        <w:r w:rsidR="005C7395">
          <w:rPr>
            <w:rFonts w:ascii="Aptos" w:eastAsia="Times New Roman" w:hAnsi="Aptos" w:cstheme="minorHAnsi"/>
            <w:color w:val="000000" w:themeColor="text1"/>
          </w:rPr>
          <w:t xml:space="preserve">inserts in </w:t>
        </w:r>
      </w:ins>
      <w:del w:id="159" w:author="Maxim Warwick Dus Adams" w:date="2025-10-30T15:04:00Z">
        <w:r w:rsidRPr="00C64381" w:rsidDel="005C7395">
          <w:rPr>
            <w:rFonts w:ascii="Aptos" w:eastAsia="Times New Roman" w:hAnsi="Aptos" w:cstheme="minorHAnsi"/>
            <w:color w:val="000000" w:themeColor="text1"/>
          </w:rPr>
          <w:delText xml:space="preserve"> i</w:delText>
        </w:r>
      </w:del>
      <w:del w:id="160" w:author="Maxim Warwick Dus Adams" w:date="2025-10-30T15:03:00Z">
        <w:r w:rsidRPr="00C64381" w:rsidDel="005C7395">
          <w:rPr>
            <w:rFonts w:ascii="Aptos" w:eastAsia="Times New Roman" w:hAnsi="Aptos" w:cstheme="minorHAnsi"/>
            <w:color w:val="000000" w:themeColor="text1"/>
          </w:rPr>
          <w:delText>n</w:delText>
        </w:r>
      </w:del>
      <w:del w:id="161" w:author="Maxim Warwick Dus Adams" w:date="2025-10-30T15:16:00Z">
        <w:r w:rsidRPr="00C64381" w:rsidDel="00E07182">
          <w:rPr>
            <w:rFonts w:ascii="Aptos" w:eastAsia="Times New Roman" w:hAnsi="Aptos" w:cstheme="minorHAnsi"/>
            <w:color w:val="000000" w:themeColor="text1"/>
          </w:rPr>
          <w:delText xml:space="preserve"> </w:delText>
        </w:r>
      </w:del>
      <w:r w:rsidRPr="00C64381">
        <w:rPr>
          <w:rFonts w:ascii="Aptos" w:eastAsia="Times New Roman" w:hAnsi="Aptos" w:cstheme="minorHAnsi"/>
          <w:color w:val="000000" w:themeColor="text1"/>
        </w:rPr>
        <w:t xml:space="preserve">other </w:t>
      </w:r>
      <w:ins w:id="162" w:author="Maxim Warwick Dus Adams" w:date="2025-10-30T15:04:00Z">
        <w:r w:rsidR="005C7395">
          <w:rPr>
            <w:rFonts w:ascii="Aptos" w:eastAsia="Times New Roman" w:hAnsi="Aptos" w:cstheme="minorHAnsi"/>
            <w:color w:val="000000" w:themeColor="text1"/>
          </w:rPr>
          <w:t xml:space="preserve">cockroach </w:t>
        </w:r>
      </w:ins>
      <w:r w:rsidRPr="00C64381">
        <w:rPr>
          <w:rFonts w:ascii="Aptos" w:eastAsia="Times New Roman" w:hAnsi="Aptos" w:cstheme="minorHAnsi"/>
          <w:color w:val="000000" w:themeColor="text1"/>
        </w:rPr>
        <w:t xml:space="preserve">species </w:t>
      </w:r>
      <w:del w:id="163" w:author="Maxim Warwick Dus Adams" w:date="2025-10-30T15:04:00Z">
        <w:r w:rsidRPr="00C64381" w:rsidDel="005C7395">
          <w:rPr>
            <w:rFonts w:ascii="Aptos" w:eastAsia="Times New Roman" w:hAnsi="Aptos" w:cstheme="minorHAnsi"/>
            <w:color w:val="000000" w:themeColor="text1"/>
          </w:rPr>
          <w:delText xml:space="preserve">to </w:delText>
        </w:r>
      </w:del>
      <w:ins w:id="164" w:author="Maxim Warwick Dus Adams" w:date="2025-10-30T15:04:00Z">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ins>
      <w:del w:id="165" w:author="Maxim Warwick Dus Adams" w:date="2025-10-30T15:04:00Z">
        <w:r w:rsidRPr="00C64381" w:rsidDel="005C7395">
          <w:rPr>
            <w:rFonts w:ascii="Aptos" w:eastAsia="Times New Roman" w:hAnsi="Aptos" w:cstheme="minorHAnsi"/>
            <w:color w:val="000000" w:themeColor="text1"/>
          </w:rPr>
          <w:delText xml:space="preserve">the </w:delText>
        </w:r>
      </w:del>
      <w:ins w:id="166" w:author="Maxim Warwick Dus Adams" w:date="2025-10-30T15:16:00Z">
        <w:r w:rsidR="00E07182">
          <w:rPr>
            <w:rFonts w:ascii="Aptos" w:eastAsia="Times New Roman" w:hAnsi="Aptos" w:cstheme="minorHAnsi"/>
            <w:color w:val="000000" w:themeColor="text1"/>
          </w:rPr>
          <w:t>the</w:t>
        </w:r>
      </w:ins>
      <w:ins w:id="167" w:author="Maxim Warwick Dus Adams" w:date="2025-10-30T15:04:00Z">
        <w:r w:rsidR="005C7395" w:rsidRPr="00C64381">
          <w:rPr>
            <w:rFonts w:ascii="Aptos" w:eastAsia="Times New Roman" w:hAnsi="Aptos" w:cstheme="minorHAnsi"/>
            <w:color w:val="000000" w:themeColor="text1"/>
          </w:rPr>
          <w:t xml:space="preserve"> </w:t>
        </w:r>
      </w:ins>
      <w:r w:rsidRPr="00C64381">
        <w:rPr>
          <w:rFonts w:ascii="Aptos" w:eastAsia="Times New Roman" w:hAnsi="Aptos" w:cstheme="minorHAnsi"/>
          <w:color w:val="000000" w:themeColor="text1"/>
        </w:rPr>
        <w:t>sequence similarity</w:t>
      </w:r>
      <w:ins w:id="168" w:author="Maxim Warwick Dus Adams" w:date="2025-10-30T15:16:00Z">
        <w:r w:rsidR="00E07182">
          <w:rPr>
            <w:rFonts w:ascii="Aptos" w:eastAsia="Times New Roman" w:hAnsi="Aptos" w:cstheme="minorHAnsi"/>
            <w:color w:val="000000" w:themeColor="text1"/>
          </w:rPr>
          <w:t xml:space="preserve"> of each insert</w:t>
        </w:r>
      </w:ins>
      <w:r w:rsidRPr="00C64381">
        <w:rPr>
          <w:rFonts w:ascii="Aptos" w:eastAsia="Times New Roman" w:hAnsi="Aptos" w:cstheme="minorHAnsi"/>
          <w:color w:val="000000" w:themeColor="text1"/>
        </w:rPr>
        <w:t xml:space="preserve"> </w:t>
      </w:r>
      <w:del w:id="169" w:author="Maxim Warwick Dus Adams" w:date="2025-10-30T15:04:00Z">
        <w:r w:rsidRPr="00C64381" w:rsidDel="005C7395">
          <w:rPr>
            <w:rFonts w:ascii="Aptos" w:eastAsia="Times New Roman" w:hAnsi="Aptos" w:cstheme="minorHAnsi"/>
            <w:color w:val="000000" w:themeColor="text1"/>
          </w:rPr>
          <w:delText xml:space="preserve">of </w:delText>
        </w:r>
      </w:del>
      <w:ins w:id="170" w:author="Maxim Warwick Dus Adams" w:date="2025-10-31T12:20:00Z">
        <w:r w:rsidR="007832BE">
          <w:rPr>
            <w:rFonts w:ascii="Aptos" w:eastAsia="Times New Roman" w:hAnsi="Aptos" w:cstheme="minorHAnsi"/>
            <w:color w:val="000000" w:themeColor="text1"/>
          </w:rPr>
          <w:t>and</w:t>
        </w:r>
      </w:ins>
      <w:ins w:id="171" w:author="Maxim Warwick Dus Adams" w:date="2025-10-30T15:04:00Z">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ins>
      <w:del w:id="172" w:author="Maxim Warwick Dus Adams" w:date="2025-10-30T15:04:00Z">
        <w:r w:rsidRPr="00C64381" w:rsidDel="005C7395">
          <w:rPr>
            <w:rFonts w:ascii="Aptos" w:eastAsia="Times New Roman" w:hAnsi="Aptos" w:cstheme="minorHAnsi"/>
            <w:color w:val="000000" w:themeColor="text1"/>
          </w:rPr>
          <w:delText xml:space="preserve">the </w:delText>
        </w:r>
      </w:del>
      <w:r w:rsidRPr="00C64381">
        <w:rPr>
          <w:rFonts w:ascii="Aptos" w:eastAsia="Times New Roman" w:hAnsi="Aptos" w:cstheme="minorHAnsi"/>
          <w:i/>
          <w:iCs/>
          <w:color w:val="000000" w:themeColor="text1"/>
        </w:rPr>
        <w:t>Blattabacterium</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del w:id="173" w:author="Maxim Warwick Dus Adams" w:date="2025-10-30T15:04:00Z">
        <w:r w:rsidR="00B4507B" w:rsidRPr="00C64381" w:rsidDel="005C7395">
          <w:rPr>
            <w:rFonts w:ascii="Aptos" w:eastAsia="Times New Roman" w:hAnsi="Aptos" w:cstheme="minorHAnsi"/>
            <w:color w:val="000000" w:themeColor="text1"/>
          </w:rPr>
          <w:delText xml:space="preserve"> </w:delText>
        </w:r>
        <w:r w:rsidRPr="00C64381" w:rsidDel="005C7395">
          <w:rPr>
            <w:rFonts w:ascii="Aptos" w:eastAsia="Times New Roman" w:hAnsi="Aptos" w:cstheme="minorHAnsi"/>
            <w:color w:val="000000" w:themeColor="text1"/>
          </w:rPr>
          <w:delText>they harbour</w:delText>
        </w:r>
      </w:del>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r w:rsidR="005A44D8" w:rsidRPr="00C64381">
        <w:rPr>
          <w:rFonts w:ascii="Aptos" w:eastAsia="Times New Roman" w:hAnsi="Aptos" w:cstheme="minorHAnsi"/>
          <w:i/>
          <w:color w:val="000000" w:themeColor="text1"/>
        </w:rPr>
        <w:t>Periplaneta americana</w:t>
      </w:r>
      <w:r w:rsidR="005A44D8" w:rsidRPr="00C64381">
        <w:rPr>
          <w:rFonts w:ascii="Aptos" w:eastAsia="Times New Roman" w:hAnsi="Aptos" w:cstheme="minorHAnsi"/>
          <w:color w:val="000000" w:themeColor="text1"/>
        </w:rPr>
        <w:t xml:space="preserve">, </w:t>
      </w:r>
      <w:r w:rsidR="005A44D8" w:rsidRPr="00C64381">
        <w:rPr>
          <w:rFonts w:ascii="Aptos" w:eastAsia="Times New Roman" w:hAnsi="Aptos" w:cstheme="minorHAnsi"/>
          <w:i/>
          <w:color w:val="000000" w:themeColor="text1"/>
        </w:rPr>
        <w:t>Blattella germanica</w:t>
      </w:r>
      <w:r w:rsidR="005A44D8" w:rsidRPr="00C64381">
        <w:rPr>
          <w:rFonts w:ascii="Aptos" w:eastAsia="Times New Roman" w:hAnsi="Aptos" w:cstheme="minorHAnsi"/>
          <w:color w:val="000000" w:themeColor="text1"/>
        </w:rPr>
        <w:t xml:space="preserve">, and </w:t>
      </w:r>
      <w:r w:rsidR="005A44D8" w:rsidRPr="00C64381">
        <w:rPr>
          <w:rFonts w:ascii="Aptos" w:eastAsia="Times New Roman" w:hAnsi="Aptos" w:cstheme="minorHAnsi"/>
          <w:i/>
          <w:color w:val="000000" w:themeColor="text1"/>
        </w:rPr>
        <w:t>Zootermopsis nevadensis</w:t>
      </w:r>
      <w:r w:rsidR="005A44D8" w:rsidRPr="00C64381">
        <w:rPr>
          <w:rFonts w:ascii="Aptos" w:eastAsia="Times New Roman" w:hAnsi="Aptos" w:cstheme="minorHAnsi"/>
          <w:color w:val="000000" w:themeColor="text1"/>
        </w:rPr>
        <w:t>), only the genome version with the most inserts was analy</w:t>
      </w:r>
      <w:ins w:id="174" w:author="Maxim Warwick Dus Adams" w:date="2025-10-30T15:04:00Z">
        <w:r w:rsidR="005C7395">
          <w:rPr>
            <w:rFonts w:ascii="Aptos" w:eastAsia="Times New Roman" w:hAnsi="Aptos" w:cstheme="minorHAnsi"/>
            <w:color w:val="000000" w:themeColor="text1"/>
          </w:rPr>
          <w:t>z</w:t>
        </w:r>
      </w:ins>
      <w:del w:id="175" w:author="Maxim Warwick Dus Adams" w:date="2025-10-30T15:04:00Z">
        <w:r w:rsidR="005A44D8" w:rsidRPr="00C64381" w:rsidDel="005C7395">
          <w:rPr>
            <w:rFonts w:ascii="Aptos" w:eastAsia="Times New Roman" w:hAnsi="Aptos" w:cstheme="minorHAnsi"/>
            <w:color w:val="000000" w:themeColor="text1"/>
          </w:rPr>
          <w:delText>s</w:delText>
        </w:r>
      </w:del>
      <w:r w:rsidR="005A44D8" w:rsidRPr="00C64381">
        <w:rPr>
          <w:rFonts w:ascii="Aptos" w:eastAsia="Times New Roman" w:hAnsi="Aptos" w:cstheme="minorHAnsi"/>
          <w:color w:val="000000" w:themeColor="text1"/>
        </w:rPr>
        <w:t>ed. Further</w:t>
      </w:r>
      <w:r w:rsidR="005A44D8" w:rsidRPr="007B5054">
        <w:rPr>
          <w:rFonts w:ascii="Aptos" w:eastAsia="Times New Roman" w:hAnsi="Aptos" w:cstheme="minorHAnsi"/>
          <w:color w:val="000000" w:themeColor="text1"/>
        </w:rPr>
        <w:t xml:space="preserve">, inserts </w:t>
      </w:r>
      <w:del w:id="176" w:author="Maxim Warwick Dus Adams" w:date="2025-10-30T15:05:00Z">
        <w:r w:rsidR="005A44D8" w:rsidRPr="007B5054" w:rsidDel="005C7395">
          <w:rPr>
            <w:rFonts w:ascii="Aptos" w:eastAsia="Times New Roman" w:hAnsi="Aptos" w:cstheme="minorHAnsi"/>
            <w:color w:val="000000" w:themeColor="text1"/>
          </w:rPr>
          <w:delText xml:space="preserve">that are </w:delText>
        </w:r>
      </w:del>
      <w:r w:rsidR="005A44D8" w:rsidRPr="007B5054">
        <w:rPr>
          <w:rFonts w:ascii="Aptos" w:eastAsia="Times New Roman" w:hAnsi="Aptos" w:cstheme="minorHAnsi"/>
          <w:color w:val="000000" w:themeColor="text1"/>
        </w:rPr>
        <w:t>part of a duplication/transposition event</w:t>
      </w:r>
      <w:ins w:id="177" w:author="Maxim Warwick Dus Adams" w:date="2025-10-31T12:19:00Z">
        <w:r w:rsidR="007832BE">
          <w:rPr>
            <w:rFonts w:ascii="Aptos" w:eastAsia="Times New Roman" w:hAnsi="Aptos" w:cstheme="minorHAnsi"/>
            <w:color w:val="000000" w:themeColor="text1"/>
          </w:rPr>
          <w:t>,</w:t>
        </w:r>
      </w:ins>
      <w:ins w:id="178" w:author="Maxim Warwick Dus Adams" w:date="2025-10-30T15:05:00Z">
        <w:r w:rsidR="005C7395">
          <w:rPr>
            <w:rFonts w:ascii="Aptos" w:eastAsia="Times New Roman" w:hAnsi="Aptos" w:cstheme="minorHAnsi"/>
            <w:color w:val="000000" w:themeColor="text1"/>
          </w:rPr>
          <w:t xml:space="preserve"> as</w:t>
        </w:r>
      </w:ins>
      <w:del w:id="179" w:author="Maxim Warwick Dus Adams" w:date="2025-10-30T15:05:00Z">
        <w:r w:rsidR="005A44D8" w:rsidRPr="007B5054" w:rsidDel="005C7395">
          <w:rPr>
            <w:rFonts w:ascii="Aptos" w:eastAsia="Times New Roman" w:hAnsi="Aptos" w:cstheme="minorHAnsi"/>
            <w:color w:val="000000" w:themeColor="text1"/>
          </w:rPr>
          <w:delText>,</w:delText>
        </w:r>
      </w:del>
      <w:r w:rsidR="005A44D8" w:rsidRPr="007B5054">
        <w:rPr>
          <w:rFonts w:ascii="Aptos" w:eastAsia="Times New Roman" w:hAnsi="Aptos" w:cstheme="minorHAnsi"/>
          <w:color w:val="000000" w:themeColor="text1"/>
        </w:rPr>
        <w:t xml:space="preserve"> characterised abov</w:t>
      </w:r>
      <w:ins w:id="180" w:author="Maxim Warwick Dus Adams" w:date="2025-10-31T12:19:00Z">
        <w:r w:rsidR="007832BE">
          <w:rPr>
            <w:rFonts w:ascii="Aptos" w:eastAsia="Times New Roman" w:hAnsi="Aptos" w:cstheme="minorHAnsi"/>
            <w:color w:val="000000" w:themeColor="text1"/>
          </w:rPr>
          <w:t>e</w:t>
        </w:r>
      </w:ins>
      <w:del w:id="181" w:author="Maxim Warwick Dus Adams" w:date="2025-10-30T15:05:00Z">
        <w:r w:rsidR="005A44D8" w:rsidRPr="007B5054" w:rsidDel="005C7395">
          <w:rPr>
            <w:rFonts w:ascii="Aptos" w:eastAsia="Times New Roman" w:hAnsi="Aptos" w:cstheme="minorHAnsi"/>
            <w:color w:val="000000" w:themeColor="text1"/>
          </w:rPr>
          <w:delText>e</w:delText>
        </w:r>
      </w:del>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bedtools.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ins w:id="182" w:author="Maxim Warwick Dus Adams" w:date="2025-10-30T15:16:00Z">
        <w:r w:rsidR="00E07182">
          <w:rPr>
            <w:rFonts w:ascii="Aptos" w:eastAsia="Times New Roman" w:hAnsi="Aptos" w:cstheme="minorHAnsi"/>
            <w:color w:val="000000" w:themeColor="text1"/>
          </w:rPr>
          <w:t xml:space="preserve"> given</w:t>
        </w:r>
      </w:ins>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BLASTed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 xml:space="preserve">that the species harbours. </w:t>
      </w:r>
      <w:del w:id="183" w:author="Maxim Warwick Dus Adams" w:date="2025-10-30T15:17:00Z">
        <w:r w:rsidR="005A44D8" w:rsidRPr="007B5054" w:rsidDel="00E07182">
          <w:rPr>
            <w:rFonts w:ascii="Aptos" w:eastAsia="Times New Roman" w:hAnsi="Aptos" w:cstheme="minorHAnsi"/>
            <w:color w:val="000000" w:themeColor="text1"/>
          </w:rPr>
          <w:delText>Note,</w:delText>
        </w:r>
      </w:del>
      <w:ins w:id="184" w:author="Maxim Warwick Dus Adams" w:date="2025-10-30T15:17:00Z">
        <w:r w:rsidR="00E07182">
          <w:rPr>
            <w:rFonts w:ascii="Aptos" w:eastAsia="Times New Roman" w:hAnsi="Aptos" w:cstheme="minorHAnsi"/>
            <w:color w:val="000000" w:themeColor="text1"/>
          </w:rPr>
          <w:t>Where</w:t>
        </w:r>
      </w:ins>
      <w:ins w:id="185" w:author="Maxim Warwick Dus Adams" w:date="2025-10-31T12:20:00Z">
        <w:r w:rsidR="007832BE">
          <w:rPr>
            <w:rFonts w:ascii="Aptos" w:eastAsia="Times New Roman" w:hAnsi="Aptos" w:cstheme="minorHAnsi"/>
            <w:color w:val="000000" w:themeColor="text1"/>
          </w:rPr>
          <w:t xml:space="preserve"> a</w:t>
        </w:r>
      </w:ins>
      <w:r w:rsidR="005A44D8" w:rsidRPr="007B5054">
        <w:rPr>
          <w:rFonts w:ascii="Aptos" w:eastAsia="Times New Roman" w:hAnsi="Aptos" w:cstheme="minorHAnsi"/>
          <w:color w:val="000000" w:themeColor="text1"/>
        </w:rPr>
        <w:t xml:space="preserve"> species-specific </w:t>
      </w:r>
      <w:r w:rsidR="005A44D8" w:rsidRPr="007B5054">
        <w:rPr>
          <w:rFonts w:ascii="Aptos" w:eastAsia="Times New Roman" w:hAnsi="Aptos" w:cstheme="minorHAnsi"/>
          <w:i/>
          <w:iCs/>
          <w:color w:val="000000" w:themeColor="text1"/>
        </w:rPr>
        <w:t>Blattabacterium</w:t>
      </w:r>
      <w:r w:rsidR="005A44D8" w:rsidRPr="007B5054">
        <w:rPr>
          <w:rFonts w:ascii="Aptos" w:eastAsia="Times New Roman" w:hAnsi="Aptos" w:cstheme="minorHAnsi"/>
          <w:color w:val="000000" w:themeColor="text1"/>
        </w:rPr>
        <w:t xml:space="preserve"> genome</w:t>
      </w:r>
      <w:del w:id="186" w:author="Maxim Warwick Dus Adams" w:date="2025-10-31T12:20:00Z">
        <w:r w:rsidR="005A44D8" w:rsidRPr="007B5054" w:rsidDel="007832BE">
          <w:rPr>
            <w:rFonts w:ascii="Aptos" w:eastAsia="Times New Roman" w:hAnsi="Aptos" w:cstheme="minorHAnsi"/>
            <w:color w:val="000000" w:themeColor="text1"/>
          </w:rPr>
          <w:delText>s</w:delText>
        </w:r>
      </w:del>
      <w:r w:rsidR="005A44D8" w:rsidRPr="007B5054">
        <w:rPr>
          <w:rFonts w:ascii="Aptos" w:eastAsia="Times New Roman" w:hAnsi="Aptos" w:cstheme="minorHAnsi"/>
          <w:color w:val="000000" w:themeColor="text1"/>
        </w:rPr>
        <w:t xml:space="preserve"> </w:t>
      </w:r>
      <w:del w:id="187" w:author="Maxim Warwick Dus Adams" w:date="2025-10-31T12:20:00Z">
        <w:r w:rsidR="005A44D8" w:rsidRPr="007B5054" w:rsidDel="007832BE">
          <w:rPr>
            <w:rFonts w:ascii="Aptos" w:eastAsia="Times New Roman" w:hAnsi="Aptos" w:cstheme="minorHAnsi"/>
            <w:color w:val="000000" w:themeColor="text1"/>
          </w:rPr>
          <w:delText xml:space="preserve">were </w:delText>
        </w:r>
      </w:del>
      <w:ins w:id="188" w:author="Maxim Warwick Dus Adams" w:date="2025-10-31T12:20:00Z">
        <w:r w:rsidR="007832BE">
          <w:rPr>
            <w:rFonts w:ascii="Aptos" w:eastAsia="Times New Roman" w:hAnsi="Aptos" w:cstheme="minorHAnsi"/>
            <w:color w:val="000000" w:themeColor="text1"/>
          </w:rPr>
          <w:t>was</w:t>
        </w:r>
        <w:r w:rsidR="007832BE" w:rsidRPr="007B5054">
          <w:rPr>
            <w:rFonts w:ascii="Aptos" w:eastAsia="Times New Roman" w:hAnsi="Aptos" w:cstheme="minorHAnsi"/>
            <w:color w:val="000000" w:themeColor="text1"/>
          </w:rPr>
          <w:t xml:space="preserve"> </w:t>
        </w:r>
      </w:ins>
      <w:r w:rsidR="005A44D8" w:rsidRPr="007B5054">
        <w:rPr>
          <w:rFonts w:ascii="Aptos" w:eastAsia="Times New Roman" w:hAnsi="Aptos" w:cstheme="minorHAnsi"/>
          <w:color w:val="000000" w:themeColor="text1"/>
        </w:rPr>
        <w:t>not available</w:t>
      </w:r>
      <w:ins w:id="189" w:author="Maxim Warwick Dus Adams" w:date="2025-10-30T15:17:00Z">
        <w:r w:rsidR="00E07182">
          <w:rPr>
            <w:rFonts w:ascii="Aptos" w:eastAsia="Times New Roman" w:hAnsi="Aptos" w:cstheme="minorHAnsi"/>
            <w:color w:val="000000" w:themeColor="text1"/>
          </w:rPr>
          <w:t xml:space="preserve">, that of the closest available relative was used </w:t>
        </w:r>
      </w:ins>
      <w:del w:id="190" w:author="Maxim Warwick Dus Adams" w:date="2025-10-30T15:17:00Z">
        <w:r w:rsidR="005A44D8" w:rsidRPr="007B5054" w:rsidDel="00E07182">
          <w:rPr>
            <w:rFonts w:ascii="Aptos" w:eastAsia="Times New Roman" w:hAnsi="Aptos" w:cstheme="minorHAnsi"/>
            <w:color w:val="000000" w:themeColor="text1"/>
          </w:rPr>
          <w:delText xml:space="preserve"> for all genomes analysed here</w:delText>
        </w:r>
        <w:r w:rsidR="001D3140" w:rsidRPr="007B5054" w:rsidDel="00E07182">
          <w:rPr>
            <w:rFonts w:ascii="Aptos" w:eastAsia="Times New Roman" w:hAnsi="Aptos" w:cstheme="minorHAnsi"/>
            <w:color w:val="000000" w:themeColor="text1"/>
          </w:rPr>
          <w:delText xml:space="preserve"> </w:delText>
        </w:r>
      </w:del>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BLASTed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 (alternate threshold &lt;50%).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del w:id="191" w:author="Maxim Warwick Dus Adams" w:date="2025-10-30T15:17:00Z">
        <w:r w:rsidR="0065342C" w:rsidRPr="007B5054" w:rsidDel="00E07182">
          <w:rPr>
            <w:rFonts w:ascii="Aptos" w:eastAsia="Times New Roman" w:hAnsi="Aptos" w:cstheme="minorHAnsi"/>
            <w:color w:val="000000" w:themeColor="text1"/>
          </w:rPr>
          <w:delText xml:space="preserve"> </w:delText>
        </w:r>
        <w:r w:rsidR="0091708B" w:rsidRPr="007B5054" w:rsidDel="00E07182">
          <w:rPr>
            <w:rFonts w:ascii="Aptos" w:eastAsia="Times New Roman" w:hAnsi="Aptos" w:cstheme="minorHAnsi"/>
            <w:color w:val="000000" w:themeColor="text1"/>
          </w:rPr>
          <w:delText>%</w:delText>
        </w:r>
      </w:del>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del w:id="192" w:author="Maxim Warwick Dus Adams" w:date="2025-10-30T15:18:00Z">
        <w:r w:rsidR="0065342C" w:rsidRPr="007B5054" w:rsidDel="00E07182">
          <w:rPr>
            <w:rFonts w:ascii="Aptos" w:eastAsia="Times New Roman" w:hAnsi="Aptos" w:cstheme="minorHAnsi"/>
            <w:color w:val="000000" w:themeColor="text1"/>
          </w:rPr>
          <w:delText>inser</w:delText>
        </w:r>
        <w:r w:rsidR="006A0874" w:rsidRPr="007B5054" w:rsidDel="00E07182">
          <w:rPr>
            <w:rFonts w:ascii="Aptos" w:eastAsia="Times New Roman" w:hAnsi="Aptos" w:cstheme="minorHAnsi"/>
            <w:color w:val="000000" w:themeColor="text1"/>
          </w:rPr>
          <w:delText>t</w:delText>
        </w:r>
        <w:r w:rsidR="0091708B" w:rsidRPr="007B5054" w:rsidDel="00E07182">
          <w:rPr>
            <w:rFonts w:ascii="Aptos" w:eastAsia="Times New Roman" w:hAnsi="Aptos" w:cstheme="minorHAnsi"/>
            <w:color w:val="000000" w:themeColor="text1"/>
          </w:rPr>
          <w:delText>s</w:delText>
        </w:r>
      </w:del>
      <w:ins w:id="193" w:author="Maxim Warwick Dus Adams" w:date="2025-10-30T15:18:00Z">
        <w:r w:rsidR="00E07182">
          <w:rPr>
            <w:rFonts w:ascii="Aptos" w:eastAsia="Times New Roman" w:hAnsi="Aptos" w:cstheme="minorHAnsi"/>
            <w:color w:val="000000" w:themeColor="text1"/>
          </w:rPr>
          <w:t>genomes</w:t>
        </w:r>
      </w:ins>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ins w:id="194" w:author="Maxim Warwick Dus Adams" w:date="2025-10-31T12:21:00Z">
        <w:r w:rsidR="007832BE">
          <w:rPr>
            <w:rFonts w:ascii="Aptos" w:eastAsia="Times New Roman" w:hAnsi="Aptos" w:cstheme="minorHAnsi"/>
            <w:color w:val="000000" w:themeColor="text1"/>
          </w:rPr>
          <w:t>ion</w:t>
        </w:r>
      </w:ins>
      <w:r w:rsidR="0091708B" w:rsidRPr="007B5054">
        <w:rPr>
          <w:rFonts w:ascii="Aptos" w:eastAsia="Times New Roman" w:hAnsi="Aptos" w:cstheme="minorHAnsi"/>
          <w:color w:val="000000" w:themeColor="text1"/>
        </w:rPr>
        <w:t xml:space="preserve"> was considered to have occurred </w:t>
      </w:r>
      <w:del w:id="195" w:author="Maxim Warwick Dus Adams" w:date="2025-10-31T12:21:00Z">
        <w:r w:rsidR="0091708B" w:rsidRPr="007B5054" w:rsidDel="007832BE">
          <w:rPr>
            <w:rFonts w:ascii="Aptos" w:eastAsia="Times New Roman" w:hAnsi="Aptos" w:cstheme="minorHAnsi"/>
            <w:color w:val="000000" w:themeColor="text1"/>
          </w:rPr>
          <w:delText xml:space="preserve">relatively recently in the </w:delText>
        </w:r>
      </w:del>
      <w:del w:id="196" w:author="Maxim Warwick Dus Adams" w:date="2025-10-30T15:18:00Z">
        <w:r w:rsidR="0091708B" w:rsidRPr="007B5054" w:rsidDel="00E07182">
          <w:rPr>
            <w:rFonts w:ascii="Aptos" w:eastAsia="Times New Roman" w:hAnsi="Aptos" w:cstheme="minorHAnsi"/>
            <w:color w:val="000000" w:themeColor="text1"/>
          </w:rPr>
          <w:delText xml:space="preserve">ancestral </w:delText>
        </w:r>
      </w:del>
      <w:del w:id="197" w:author="Maxim Warwick Dus Adams" w:date="2025-10-31T12:21:00Z">
        <w:r w:rsidR="0091708B" w:rsidRPr="007B5054" w:rsidDel="007832BE">
          <w:rPr>
            <w:rFonts w:ascii="Aptos" w:eastAsia="Times New Roman" w:hAnsi="Aptos" w:cstheme="minorHAnsi"/>
            <w:color w:val="000000" w:themeColor="text1"/>
          </w:rPr>
          <w:delText>lineage of the host</w:delText>
        </w:r>
      </w:del>
      <w:ins w:id="198" w:author="Maxim Warwick Dus Adams" w:date="2025-10-31T12:21:00Z">
        <w:r w:rsidR="007832BE">
          <w:rPr>
            <w:rFonts w:ascii="Aptos" w:eastAsia="Times New Roman" w:hAnsi="Aptos" w:cstheme="minorHAnsi"/>
            <w:color w:val="000000" w:themeColor="text1"/>
          </w:rPr>
          <w:t>subs</w:t>
        </w:r>
      </w:ins>
      <w:ins w:id="199" w:author="Maxim Warwick Dus Adams" w:date="2025-10-31T12:22:00Z">
        <w:r w:rsidR="007832BE">
          <w:rPr>
            <w:rFonts w:ascii="Aptos" w:eastAsia="Times New Roman" w:hAnsi="Aptos" w:cstheme="minorHAnsi"/>
            <w:color w:val="000000" w:themeColor="text1"/>
          </w:rPr>
          <w:t>equent to the host’s divergence from the other species in the sample</w:t>
        </w:r>
      </w:ins>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w:t>
      </w:r>
      <w:del w:id="200" w:author="Maxim Warwick Dus Adams" w:date="2025-10-30T15:18:00Z">
        <w:r w:rsidR="0091708B" w:rsidRPr="007B5054" w:rsidDel="00E07182">
          <w:rPr>
            <w:rFonts w:ascii="Aptos" w:eastAsia="Times New Roman" w:hAnsi="Aptos" w:cstheme="minorHAnsi"/>
            <w:color w:val="000000" w:themeColor="text1"/>
          </w:rPr>
          <w:delText xml:space="preserve">% </w:delText>
        </w:r>
      </w:del>
      <w:r w:rsidR="006A0874" w:rsidRPr="007B5054">
        <w:rPr>
          <w:rFonts w:ascii="Aptos" w:eastAsia="Times New Roman" w:hAnsi="Aptos" w:cstheme="minorHAnsi"/>
          <w:color w:val="000000" w:themeColor="text1"/>
        </w:rPr>
        <w:t xml:space="preserve">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del w:id="201" w:author="Maxim Warwick Dus Adams" w:date="2025-10-31T12:23:00Z">
        <w:r w:rsidR="0091708B" w:rsidRPr="007B5054" w:rsidDel="007832BE">
          <w:rPr>
            <w:rFonts w:ascii="Aptos" w:eastAsia="Times New Roman" w:hAnsi="Aptos" w:cstheme="minorHAnsi"/>
            <w:color w:val="000000" w:themeColor="text1"/>
          </w:rPr>
          <w:delText xml:space="preserve">an </w:delText>
        </w:r>
      </w:del>
      <w:ins w:id="202" w:author="Maxim Warwick Dus Adams" w:date="2025-10-31T12:24:00Z">
        <w:r w:rsidR="007832BE">
          <w:rPr>
            <w:rFonts w:ascii="Aptos" w:eastAsia="Times New Roman" w:hAnsi="Aptos" w:cstheme="minorHAnsi"/>
            <w:color w:val="000000" w:themeColor="text1"/>
          </w:rPr>
          <w:t xml:space="preserve">or or more </w:t>
        </w:r>
      </w:ins>
      <w:r w:rsidR="0091708B" w:rsidRPr="007B5054">
        <w:rPr>
          <w:rFonts w:ascii="Aptos" w:eastAsia="Times New Roman" w:hAnsi="Aptos" w:cstheme="minorHAnsi"/>
          <w:color w:val="000000" w:themeColor="text1"/>
        </w:rPr>
        <w:t>insert</w:t>
      </w:r>
      <w:ins w:id="203" w:author="Maxim Warwick Dus Adams" w:date="2025-10-31T12:24:00Z">
        <w:r w:rsidR="007832BE">
          <w:rPr>
            <w:rFonts w:ascii="Aptos" w:eastAsia="Times New Roman" w:hAnsi="Aptos" w:cstheme="minorHAnsi"/>
            <w:color w:val="000000" w:themeColor="text1"/>
          </w:rPr>
          <w:t>s</w:t>
        </w:r>
      </w:ins>
      <w:r w:rsidR="0091708B" w:rsidRPr="007B5054">
        <w:rPr>
          <w:rFonts w:ascii="Aptos" w:eastAsia="Times New Roman" w:hAnsi="Aptos" w:cstheme="minorHAnsi"/>
          <w:color w:val="000000" w:themeColor="text1"/>
        </w:rPr>
        <w:t xml:space="preserve"> from the termite/cockroach </w:t>
      </w:r>
      <w:del w:id="204" w:author="Maxim Warwick Dus Adams" w:date="2025-10-31T12:24:00Z">
        <w:r w:rsidR="0091708B" w:rsidRPr="007B5054" w:rsidDel="007832BE">
          <w:rPr>
            <w:rFonts w:ascii="Aptos" w:eastAsia="Times New Roman" w:hAnsi="Aptos" w:cstheme="minorHAnsi"/>
            <w:color w:val="000000" w:themeColor="text1"/>
          </w:rPr>
          <w:delText xml:space="preserve">insert </w:delText>
        </w:r>
      </w:del>
      <w:r w:rsidR="0091708B" w:rsidRPr="007B5054">
        <w:rPr>
          <w:rFonts w:ascii="Aptos" w:eastAsia="Times New Roman" w:hAnsi="Aptos" w:cstheme="minorHAnsi"/>
          <w:color w:val="000000" w:themeColor="text1"/>
        </w:rPr>
        <w:t>library, than for the host’s</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ins w:id="205" w:author="Maxim Warwick Dus Adams" w:date="2025-10-31T12:24:00Z">
        <w:r w:rsidR="007832BE">
          <w:rPr>
            <w:rFonts w:ascii="Aptos" w:eastAsia="Times New Roman" w:hAnsi="Aptos" w:cstheme="minorHAnsi"/>
            <w:color w:val="000000" w:themeColor="text1"/>
          </w:rPr>
          <w:t xml:space="preserve"> to those species sharing it</w:t>
        </w:r>
      </w:ins>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del w:id="206" w:author="Maxim Warwick Dus Adams" w:date="2025-10-30T15:18:00Z">
        <w:r w:rsidR="0065342C" w:rsidRPr="007B5054" w:rsidDel="00E07182">
          <w:rPr>
            <w:rFonts w:ascii="Aptos" w:eastAsia="Times New Roman" w:hAnsi="Aptos" w:cstheme="minorHAnsi"/>
            <w:color w:val="000000" w:themeColor="text1"/>
          </w:rPr>
          <w:delText xml:space="preserve"> </w:delText>
        </w:r>
        <w:r w:rsidR="0091708B" w:rsidRPr="007B5054" w:rsidDel="00E07182">
          <w:rPr>
            <w:rFonts w:ascii="Aptos" w:eastAsia="Times New Roman" w:hAnsi="Aptos" w:cstheme="minorHAnsi"/>
            <w:color w:val="000000" w:themeColor="text1"/>
          </w:rPr>
          <w:delText>%</w:delText>
        </w:r>
      </w:del>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 </w:t>
      </w:r>
      <w:r w:rsidR="006A0874" w:rsidRPr="007B5054">
        <w:rPr>
          <w:rFonts w:ascii="Aptos" w:eastAsia="Times New Roman" w:hAnsi="Aptos" w:cstheme="minorHAnsi"/>
          <w:color w:val="000000" w:themeColor="text1"/>
        </w:rPr>
        <w:t>(see Figure S1)</w:t>
      </w:r>
      <w:r w:rsidR="0065342C" w:rsidRPr="007B5054">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del w:id="207" w:author="Maxim Warwick Dus Adams" w:date="2025-10-31T12:24:00Z">
        <w:r w:rsidR="0091708B" w:rsidRPr="007B5054" w:rsidDel="007832BE">
          <w:rPr>
            <w:rFonts w:ascii="Aptos" w:eastAsia="Times New Roman" w:hAnsi="Aptos" w:cstheme="minorHAnsi"/>
            <w:color w:val="000000" w:themeColor="text1"/>
          </w:rPr>
          <w:delText>in</w:delText>
        </w:r>
        <w:r w:rsidR="006A0874" w:rsidRPr="007B5054" w:rsidDel="007832BE">
          <w:rPr>
            <w:rFonts w:ascii="Aptos" w:eastAsia="Times New Roman" w:hAnsi="Aptos" w:cstheme="minorHAnsi"/>
            <w:color w:val="000000" w:themeColor="text1"/>
          </w:rPr>
          <w:delText xml:space="preserve"> the BLAST sequence identities</w:delText>
        </w:r>
      </w:del>
      <w:ins w:id="208" w:author="Maxim Warwick Dus Adams" w:date="2025-10-31T12:24:00Z">
        <w:r w:rsidR="007832BE">
          <w:rPr>
            <w:rFonts w:ascii="Aptos" w:eastAsia="Times New Roman" w:hAnsi="Aptos" w:cstheme="minorHAnsi"/>
            <w:color w:val="000000" w:themeColor="text1"/>
          </w:rPr>
          <w:t>between these three cases</w:t>
        </w:r>
      </w:ins>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 xml:space="preserve">Figure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209"/>
      <w:del w:id="210" w:author="Maxim Warwick Dus Adams" w:date="2025-10-31T12:25:00Z">
        <w:r w:rsidR="007B5054" w:rsidDel="007832BE">
          <w:rPr>
            <w:rFonts w:ascii="Aptos" w:eastAsia="Times New Roman" w:hAnsi="Aptos" w:cstheme="minorHAnsi"/>
            <w:color w:val="000000" w:themeColor="text1"/>
          </w:rPr>
          <w:delText>These putatively</w:delText>
        </w:r>
      </w:del>
      <w:ins w:id="211" w:author="Maxim Warwick Dus Adams" w:date="2025-10-31T12:25:00Z">
        <w:r w:rsidR="007832BE">
          <w:rPr>
            <w:rFonts w:ascii="Aptos" w:eastAsia="Times New Roman" w:hAnsi="Aptos" w:cstheme="minorHAnsi"/>
            <w:color w:val="000000" w:themeColor="text1"/>
          </w:rPr>
          <w:t>Putatively</w:t>
        </w:r>
      </w:ins>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209"/>
      <w:r w:rsidR="007B5054">
        <w:rPr>
          <w:rStyle w:val="CommentReference"/>
        </w:rPr>
        <w:commentReference w:id="209"/>
      </w:r>
      <w:r w:rsidR="00C53983" w:rsidRPr="007B5054">
        <w:rPr>
          <w:rFonts w:ascii="Aptos" w:eastAsia="Times New Roman" w:hAnsi="Aptos" w:cstheme="minorHAnsi"/>
          <w:color w:val="000000" w:themeColor="text1"/>
        </w:rPr>
        <w:t xml:space="preserve"> The </w:t>
      </w:r>
      <w:del w:id="212" w:author="Maxim Warwick Dus Adams" w:date="2025-10-31T12:25:00Z">
        <w:r w:rsidR="0091708B" w:rsidRPr="007B5054" w:rsidDel="007832BE">
          <w:rPr>
            <w:rFonts w:ascii="Aptos" w:eastAsia="Times New Roman" w:hAnsi="Aptos" w:cstheme="minorHAnsi"/>
            <w:color w:val="000000" w:themeColor="text1"/>
          </w:rPr>
          <w:delText xml:space="preserve">earliest </w:delText>
        </w:r>
      </w:del>
      <w:r w:rsidR="00C53983" w:rsidRPr="007B5054">
        <w:rPr>
          <w:rFonts w:ascii="Aptos" w:eastAsia="Times New Roman" w:hAnsi="Aptos" w:cstheme="minorHAnsi"/>
          <w:color w:val="000000" w:themeColor="text1"/>
        </w:rPr>
        <w:t xml:space="preserve">divergence </w:t>
      </w:r>
      <w:del w:id="213" w:author="Maxim Warwick Dus Adams" w:date="2025-10-30T15:19:00Z">
        <w:r w:rsidR="00C53983" w:rsidRPr="007B5054" w:rsidDel="00E07182">
          <w:rPr>
            <w:rFonts w:ascii="Aptos" w:eastAsia="Times New Roman" w:hAnsi="Aptos" w:cstheme="minorHAnsi"/>
            <w:color w:val="000000" w:themeColor="text1"/>
          </w:rPr>
          <w:delText xml:space="preserve">dates </w:delText>
        </w:r>
      </w:del>
      <w:ins w:id="214" w:author="Maxim Warwick Dus Adams" w:date="2025-10-30T15:19:00Z">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ins>
      <w:del w:id="215" w:author="Maxim Warwick Dus Adams" w:date="2025-10-30T15:19:00Z">
        <w:r w:rsidR="00C53983" w:rsidRPr="007B5054" w:rsidDel="00E07182">
          <w:rPr>
            <w:rFonts w:ascii="Aptos" w:eastAsia="Times New Roman" w:hAnsi="Aptos" w:cstheme="minorHAnsi"/>
            <w:color w:val="000000" w:themeColor="text1"/>
          </w:rPr>
          <w:delText xml:space="preserve">of this combination of species </w:delText>
        </w:r>
        <w:r w:rsidR="004445FF" w:rsidDel="00E07182">
          <w:rPr>
            <w:rFonts w:ascii="Aptos" w:eastAsia="Times New Roman" w:hAnsi="Aptos" w:cstheme="minorHAnsi"/>
            <w:color w:val="000000" w:themeColor="text1"/>
          </w:rPr>
          <w:delText xml:space="preserve">that the insert derived </w:delText>
        </w:r>
      </w:del>
      <w:r w:rsidR="00C53983" w:rsidRPr="007B5054">
        <w:rPr>
          <w:rFonts w:ascii="Aptos" w:eastAsia="Times New Roman" w:hAnsi="Aptos" w:cstheme="minorHAnsi"/>
          <w:color w:val="000000" w:themeColor="text1"/>
        </w:rPr>
        <w:t xml:space="preserve">was </w:t>
      </w:r>
      <w:del w:id="216" w:author="Maxim Warwick Dus Adams" w:date="2025-10-30T15:19:00Z">
        <w:r w:rsidR="00C53983" w:rsidRPr="007B5054" w:rsidDel="00E07182">
          <w:rPr>
            <w:rFonts w:ascii="Aptos" w:eastAsia="Times New Roman" w:hAnsi="Aptos" w:cstheme="minorHAnsi"/>
            <w:color w:val="000000" w:themeColor="text1"/>
          </w:rPr>
          <w:delText xml:space="preserve">used </w:delText>
        </w:r>
      </w:del>
      <w:ins w:id="217" w:author="Maxim Warwick Dus Adams" w:date="2025-10-30T15:19:00Z">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ins>
      <w:del w:id="218" w:author="Maxim Warwick Dus Adams" w:date="2025-10-30T15:19:00Z">
        <w:r w:rsidR="00C53983" w:rsidRPr="007B5054" w:rsidDel="00E07182">
          <w:rPr>
            <w:rFonts w:ascii="Aptos" w:eastAsia="Times New Roman" w:hAnsi="Aptos" w:cstheme="minorHAnsi"/>
            <w:color w:val="000000" w:themeColor="text1"/>
          </w:rPr>
          <w:delText xml:space="preserve">to infer </w:delText>
        </w:r>
      </w:del>
      <w:r w:rsidR="00C53983" w:rsidRPr="007B5054">
        <w:rPr>
          <w:rFonts w:ascii="Aptos" w:eastAsia="Times New Roman" w:hAnsi="Aptos" w:cstheme="minorHAnsi"/>
          <w:color w:val="000000" w:themeColor="text1"/>
        </w:rPr>
        <w:t>the minimum age of the insert.</w:t>
      </w:r>
    </w:p>
    <w:p w14:paraId="3599F6A7" w14:textId="0E68B0DA" w:rsidR="00E513E6" w:rsidRDefault="00C53983" w:rsidP="00C90231">
      <w:pPr>
        <w:spacing w:after="100" w:afterAutospacing="1"/>
        <w:jc w:val="both"/>
        <w:rPr>
          <w:rFonts w:ascii="Aptos" w:eastAsia="Times New Roman" w:hAnsi="Aptos" w:cstheme="minorHAnsi"/>
          <w:color w:val="FF0000"/>
        </w:rPr>
      </w:pPr>
      <w:r w:rsidRPr="007B5054">
        <w:rPr>
          <w:rFonts w:ascii="Aptos" w:eastAsia="Times New Roman" w:hAnsi="Aptos" w:cstheme="minorHAnsi"/>
          <w:color w:val="000000" w:themeColor="text1"/>
        </w:rPr>
        <w:br/>
      </w:r>
      <w:r w:rsidR="00606C77" w:rsidRPr="007B5054">
        <w:rPr>
          <w:rFonts w:ascii="Aptos" w:eastAsia="Times New Roman" w:hAnsi="Aptos" w:cstheme="minorHAnsi"/>
          <w:color w:val="FF0000"/>
        </w:rPr>
        <w:t>[</w:t>
      </w:r>
      <w:r w:rsidR="00AF29CB" w:rsidRPr="007B5054">
        <w:rPr>
          <w:rFonts w:ascii="Aptos" w:eastAsia="Times New Roman" w:hAnsi="Aptos" w:cstheme="minorHAnsi"/>
          <w:color w:val="FF0000"/>
        </w:rPr>
        <w:t>Leo pipeline for characterising where in the Blattabacterium genomes the inserts derived.</w:t>
      </w:r>
      <w:r w:rsidR="00606C77" w:rsidRPr="007B5054">
        <w:rPr>
          <w:rFonts w:ascii="Aptos" w:eastAsia="Times New Roman" w:hAnsi="Aptos" w:cstheme="minorHAnsi"/>
          <w:color w:val="FF0000"/>
        </w:rPr>
        <w:t>]</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38DD94C6"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del w:id="219" w:author="Maxim Warwick Dus Adams" w:date="2025-10-31T12:26:00Z">
        <w:r w:rsidRPr="00AC5742" w:rsidDel="005C5AF0">
          <w:rPr>
            <w:rFonts w:ascii="Aptos" w:hAnsi="Aptos" w:cstheme="minorHAnsi"/>
            <w:color w:val="000000" w:themeColor="text1"/>
            <w:lang w:eastAsia="zh-CN"/>
          </w:rPr>
          <w:delText>characteri</w:delText>
        </w:r>
        <w:r w:rsidR="00B227EE" w:rsidRPr="00AC5742" w:rsidDel="005C5AF0">
          <w:rPr>
            <w:rFonts w:ascii="Aptos" w:hAnsi="Aptos" w:cstheme="minorHAnsi"/>
            <w:color w:val="000000" w:themeColor="text1"/>
            <w:lang w:eastAsia="zh-CN"/>
          </w:rPr>
          <w:delText>se</w:delText>
        </w:r>
        <w:r w:rsidRPr="00AC5742" w:rsidDel="005C5AF0">
          <w:rPr>
            <w:rFonts w:ascii="Aptos" w:hAnsi="Aptos" w:cstheme="minorHAnsi"/>
            <w:color w:val="000000" w:themeColor="text1"/>
            <w:lang w:eastAsia="zh-CN"/>
          </w:rPr>
          <w:delText xml:space="preserve"> </w:delText>
        </w:r>
      </w:del>
      <w:ins w:id="220" w:author="Maxim Warwick Dus Adams" w:date="2025-10-31T12:26:00Z">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ins>
      <w:r w:rsidRPr="00AC5742">
        <w:rPr>
          <w:rFonts w:ascii="Aptos" w:hAnsi="Aptos" w:cstheme="minorHAnsi"/>
          <w:color w:val="000000" w:themeColor="text1"/>
          <w:lang w:eastAsia="zh-CN"/>
        </w:rPr>
        <w:t xml:space="preserve">inserts </w:t>
      </w:r>
      <w:del w:id="221" w:author="Maxim Warwick Dus Adams" w:date="2025-10-31T12:26:00Z">
        <w:r w:rsidRPr="00AC5742" w:rsidDel="005C5AF0">
          <w:rPr>
            <w:rFonts w:ascii="Aptos" w:hAnsi="Aptos" w:cstheme="minorHAnsi"/>
            <w:color w:val="000000" w:themeColor="text1"/>
            <w:lang w:eastAsia="zh-CN"/>
          </w:rPr>
          <w:delText>within raw reads</w:delText>
        </w:r>
      </w:del>
      <w:ins w:id="222" w:author="Maxim Warwick Dus Adams" w:date="2025-10-31T12:26:00Z">
        <w:r w:rsidR="005C5AF0">
          <w:rPr>
            <w:rFonts w:ascii="Aptos" w:hAnsi="Aptos" w:cstheme="minorHAnsi"/>
            <w:color w:val="000000" w:themeColor="text1"/>
            <w:lang w:eastAsia="zh-CN"/>
          </w:rPr>
          <w:t>were evident in raw genomic reads as well as the final assemblies</w:t>
        </w:r>
      </w:ins>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ins w:id="223" w:author="Maxim Warwick Dus Adams" w:date="2025-10-31T12:26:00Z">
        <w:r w:rsidR="005C5AF0">
          <w:rPr>
            <w:rFonts w:ascii="Aptos" w:hAnsi="Aptos" w:cstheme="minorHAnsi"/>
            <w:color w:val="000000" w:themeColor="text1"/>
          </w:rPr>
          <w:t xml:space="preserve"> the</w:t>
        </w:r>
      </w:ins>
      <w:r w:rsidRPr="00AC5742">
        <w:rPr>
          <w:rFonts w:ascii="Aptos" w:hAnsi="Aptos" w:cstheme="minorHAnsi"/>
          <w:color w:val="000000" w:themeColor="text1"/>
        </w:rPr>
        <w:t xml:space="preserve"> raw reads </w:t>
      </w:r>
      <w:del w:id="224" w:author="Maxim Warwick Dus Adams" w:date="2025-10-31T12:26:00Z">
        <w:r w:rsidRPr="00AC5742" w:rsidDel="005C5AF0">
          <w:rPr>
            <w:rFonts w:ascii="Aptos" w:hAnsi="Aptos" w:cstheme="minorHAnsi"/>
            <w:color w:val="000000" w:themeColor="text1"/>
          </w:rPr>
          <w:delText xml:space="preserve">back </w:delText>
        </w:r>
      </w:del>
      <w:ins w:id="225" w:author="Maxim Warwick Dus Adams" w:date="2025-10-31T12:26:00Z">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ins>
      <w:del w:id="226" w:author="Maxim Warwick Dus Adams" w:date="2025-10-31T12:26:00Z">
        <w:r w:rsidRPr="00AC5742" w:rsidDel="005C5AF0">
          <w:rPr>
            <w:rFonts w:ascii="Aptos" w:hAnsi="Aptos" w:cstheme="minorHAnsi"/>
            <w:color w:val="000000" w:themeColor="text1"/>
          </w:rPr>
          <w:delText xml:space="preserve">to </w:delText>
        </w:r>
      </w:del>
      <w:r w:rsidRPr="00AC5742">
        <w:rPr>
          <w:rFonts w:ascii="Aptos" w:hAnsi="Aptos" w:cstheme="minorHAnsi"/>
          <w:color w:val="000000" w:themeColor="text1"/>
        </w:rPr>
        <w:t>the</w:t>
      </w:r>
      <w:ins w:id="227" w:author="Maxim Warwick Dus Adams" w:date="2025-10-31T12:26:00Z">
        <w:r w:rsidR="005C5AF0">
          <w:rPr>
            <w:rFonts w:ascii="Aptos" w:hAnsi="Aptos" w:cstheme="minorHAnsi"/>
            <w:color w:val="000000" w:themeColor="text1"/>
          </w:rPr>
          <w:t xml:space="preserve"> respective</w:t>
        </w:r>
      </w:ins>
      <w:r w:rsidRPr="00AC5742">
        <w:rPr>
          <w:rFonts w:ascii="Aptos" w:hAnsi="Aptos" w:cstheme="minorHAnsi"/>
          <w:color w:val="000000" w:themeColor="text1"/>
        </w:rPr>
        <w:t xml:space="preserve"> assembled genome</w:t>
      </w:r>
      <w:ins w:id="228" w:author="Maxim Warwick Dus Adams" w:date="2025-10-31T12:26:00Z">
        <w:r w:rsidR="005C5AF0">
          <w:rPr>
            <w:rFonts w:ascii="Aptos" w:hAnsi="Aptos" w:cstheme="minorHAnsi"/>
            <w:color w:val="000000" w:themeColor="text1"/>
          </w:rPr>
          <w:t>s</w:t>
        </w:r>
      </w:ins>
      <w:r w:rsidR="009925B9" w:rsidRPr="00AC5742">
        <w:rPr>
          <w:rFonts w:ascii="Aptos" w:hAnsi="Aptos" w:cstheme="minorHAnsi"/>
          <w:color w:val="000000" w:themeColor="text1"/>
        </w:rPr>
        <w:t xml:space="preserve">. </w:t>
      </w:r>
      <w:del w:id="229" w:author="Maxim Warwick Dus Adams" w:date="2025-10-30T15:20:00Z">
        <w:r w:rsidR="009925B9" w:rsidRPr="00AC5742" w:rsidDel="00233841">
          <w:rPr>
            <w:rFonts w:ascii="Aptos" w:hAnsi="Aptos" w:cstheme="minorHAnsi"/>
            <w:color w:val="000000" w:themeColor="text1"/>
          </w:rPr>
          <w:delText>T</w:delText>
        </w:r>
        <w:r w:rsidRPr="00AC5742" w:rsidDel="00233841">
          <w:rPr>
            <w:rFonts w:ascii="Aptos" w:hAnsi="Aptos" w:cstheme="minorHAnsi"/>
            <w:color w:val="000000" w:themeColor="text1"/>
          </w:rPr>
          <w:delText>hose reads</w:delText>
        </w:r>
      </w:del>
      <w:ins w:id="230" w:author="Maxim Warwick Dus Adams" w:date="2025-10-30T15:20:00Z">
        <w:r w:rsidR="00233841">
          <w:rPr>
            <w:rFonts w:ascii="Aptos" w:hAnsi="Aptos" w:cstheme="minorHAnsi"/>
            <w:color w:val="000000" w:themeColor="text1"/>
          </w:rPr>
          <w:t>Raw reads</w:t>
        </w:r>
      </w:ins>
      <w:r w:rsidRPr="00AC5742">
        <w:rPr>
          <w:rFonts w:ascii="Aptos" w:hAnsi="Aptos" w:cstheme="minorHAnsi"/>
          <w:color w:val="000000" w:themeColor="text1"/>
        </w:rPr>
        <w:t xml:space="preserve"> </w:t>
      </w:r>
      <w:del w:id="231" w:author="Maxim Warwick Dus Adams" w:date="2025-10-30T15:20:00Z">
        <w:r w:rsidRPr="00AC5742" w:rsidDel="00233841">
          <w:rPr>
            <w:rFonts w:ascii="Aptos" w:hAnsi="Aptos" w:cstheme="minorHAnsi"/>
            <w:color w:val="000000" w:themeColor="text1"/>
          </w:rPr>
          <w:delText xml:space="preserve">whose </w:delText>
        </w:r>
      </w:del>
      <w:ins w:id="232" w:author="Maxim Warwick Dus Adams" w:date="2025-10-31T12:27:00Z">
        <w:r w:rsidR="005C5AF0">
          <w:rPr>
            <w:rFonts w:ascii="Aptos" w:hAnsi="Aptos" w:cstheme="minorHAnsi"/>
            <w:color w:val="000000" w:themeColor="text1"/>
          </w:rPr>
          <w:t>which aligned only with the putative insert, or a subset thereof,</w:t>
        </w:r>
      </w:ins>
      <w:ins w:id="233" w:author="Maxim Warwick Dus Adams" w:date="2025-10-30T15:20:00Z">
        <w:r w:rsidR="00233841">
          <w:rPr>
            <w:rFonts w:ascii="Aptos" w:hAnsi="Aptos" w:cstheme="minorHAnsi"/>
            <w:color w:val="000000" w:themeColor="text1"/>
          </w:rPr>
          <w:t xml:space="preserve"> </w:t>
        </w:r>
      </w:ins>
      <w:del w:id="234" w:author="Maxim Warwick Dus Adams" w:date="2025-10-31T12:27:00Z">
        <w:r w:rsidRPr="00AC5742" w:rsidDel="005C5AF0">
          <w:rPr>
            <w:rFonts w:ascii="Aptos" w:hAnsi="Aptos" w:cstheme="minorHAnsi"/>
            <w:color w:val="000000" w:themeColor="text1"/>
          </w:rPr>
          <w:delText xml:space="preserve">aligned </w:delText>
        </w:r>
      </w:del>
      <w:del w:id="235" w:author="Maxim Warwick Dus Adams" w:date="2025-10-30T15:20:00Z">
        <w:r w:rsidRPr="00AC5742" w:rsidDel="00233841">
          <w:rPr>
            <w:rFonts w:ascii="Aptos" w:hAnsi="Aptos" w:cstheme="minorHAnsi"/>
            <w:color w:val="000000" w:themeColor="text1"/>
          </w:rPr>
          <w:delText>region i</w:delText>
        </w:r>
      </w:del>
      <w:del w:id="236" w:author="Maxim Warwick Dus Adams" w:date="2025-10-31T12:27:00Z">
        <w:r w:rsidRPr="00AC5742" w:rsidDel="005C5AF0">
          <w:rPr>
            <w:rFonts w:ascii="Aptos" w:hAnsi="Aptos" w:cstheme="minorHAnsi"/>
            <w:color w:val="000000" w:themeColor="text1"/>
          </w:rPr>
          <w:delText xml:space="preserve">s shorter than the insertion </w:delText>
        </w:r>
      </w:del>
      <w:del w:id="237" w:author="Maxim Warwick Dus Adams" w:date="2025-10-30T15:20:00Z">
        <w:r w:rsidRPr="00AC5742" w:rsidDel="00233841">
          <w:rPr>
            <w:rFonts w:ascii="Aptos" w:hAnsi="Aptos" w:cstheme="minorHAnsi"/>
            <w:color w:val="000000" w:themeColor="text1"/>
          </w:rPr>
          <w:delText xml:space="preserve">we located </w:delText>
        </w:r>
      </w:del>
      <w:r w:rsidRPr="00AC5742">
        <w:rPr>
          <w:rFonts w:ascii="Aptos" w:hAnsi="Aptos" w:cstheme="minorHAnsi"/>
          <w:color w:val="000000" w:themeColor="text1"/>
        </w:rPr>
        <w:t xml:space="preserve">were </w:t>
      </w:r>
      <w:del w:id="238" w:author="Maxim Warwick Dus Adams" w:date="2025-10-30T15:20:00Z">
        <w:r w:rsidRPr="00AC5742" w:rsidDel="00233841">
          <w:rPr>
            <w:rFonts w:ascii="Aptos" w:hAnsi="Aptos" w:cstheme="minorHAnsi"/>
            <w:color w:val="000000" w:themeColor="text1"/>
          </w:rPr>
          <w:delText xml:space="preserve">identified </w:delText>
        </w:r>
      </w:del>
      <w:ins w:id="239" w:author="Maxim Warwick Dus Adams" w:date="2025-10-31T12:28:00Z">
        <w:r w:rsidR="005C5AF0">
          <w:rPr>
            <w:rFonts w:ascii="Aptos" w:hAnsi="Aptos" w:cstheme="minorHAnsi"/>
            <w:color w:val="000000" w:themeColor="text1"/>
          </w:rPr>
          <w:t>assessed to have likely</w:t>
        </w:r>
      </w:ins>
      <w:ins w:id="240" w:author="Maxim Warwick Dus Adams" w:date="2025-10-30T15:20:00Z">
        <w:r w:rsidR="00233841">
          <w:rPr>
            <w:rFonts w:ascii="Aptos" w:hAnsi="Aptos" w:cstheme="minorHAnsi"/>
            <w:color w:val="000000" w:themeColor="text1"/>
          </w:rPr>
          <w:t xml:space="preserve"> </w:t>
        </w:r>
      </w:ins>
      <w:del w:id="241" w:author="Maxim Warwick Dus Adams" w:date="2025-10-30T15:20:00Z">
        <w:r w:rsidRPr="00AC5742" w:rsidDel="00233841">
          <w:rPr>
            <w:rFonts w:ascii="Aptos" w:hAnsi="Aptos" w:cstheme="minorHAnsi"/>
            <w:color w:val="000000" w:themeColor="text1"/>
          </w:rPr>
          <w:delText>as</w:delText>
        </w:r>
        <w:r w:rsidR="004A74BD" w:rsidRPr="00AC5742" w:rsidDel="00233841">
          <w:rPr>
            <w:rFonts w:ascii="Aptos" w:hAnsi="Aptos" w:cstheme="minorHAnsi"/>
            <w:color w:val="000000" w:themeColor="text1"/>
          </w:rPr>
          <w:delText xml:space="preserve"> being </w:delText>
        </w:r>
      </w:del>
      <w:r w:rsidR="004A74BD" w:rsidRPr="00AC5742">
        <w:rPr>
          <w:rFonts w:ascii="Aptos" w:hAnsi="Aptos" w:cstheme="minorHAnsi"/>
          <w:color w:val="000000" w:themeColor="text1"/>
        </w:rPr>
        <w:t>derived from</w:t>
      </w:r>
      <w:ins w:id="242" w:author="Maxim Warwick Dus Adams" w:date="2025-10-30T15:20:00Z">
        <w:r w:rsidR="00233841">
          <w:rPr>
            <w:rFonts w:ascii="Aptos" w:hAnsi="Aptos" w:cstheme="minorHAnsi"/>
            <w:color w:val="000000" w:themeColor="text1"/>
          </w:rPr>
          <w:t xml:space="preserve"> contaminant</w:t>
        </w:r>
      </w:ins>
      <w:r w:rsidRPr="00AC5742">
        <w:rPr>
          <w:rFonts w:ascii="Aptos" w:hAnsi="Aptos" w:cstheme="minorHAnsi"/>
          <w:color w:val="000000" w:themeColor="text1"/>
        </w:rPr>
        <w:t xml:space="preserve"> </w:t>
      </w:r>
      <w:r w:rsidRPr="00AC5742">
        <w:rPr>
          <w:rFonts w:ascii="Aptos" w:hAnsi="Aptos" w:cstheme="minorHAnsi"/>
          <w:i/>
          <w:iCs/>
          <w:color w:val="000000" w:themeColor="text1"/>
        </w:rPr>
        <w:t>Blattabacterium</w:t>
      </w:r>
      <w:r w:rsidRPr="00AC5742">
        <w:rPr>
          <w:rFonts w:ascii="Aptos" w:hAnsi="Aptos" w:cstheme="minorHAnsi"/>
          <w:color w:val="000000" w:themeColor="text1"/>
        </w:rPr>
        <w:t xml:space="preserve"> DNA</w:t>
      </w:r>
      <w:ins w:id="243" w:author="Maxim Warwick Dus Adams" w:date="2025-10-31T12:28:00Z">
        <w:r w:rsidR="005C5AF0">
          <w:rPr>
            <w:rFonts w:ascii="Aptos" w:hAnsi="Aptos" w:cstheme="minorHAnsi"/>
            <w:color w:val="000000" w:themeColor="text1"/>
          </w:rPr>
          <w:t>. In contrast, raw</w:t>
        </w:r>
      </w:ins>
      <w:del w:id="244" w:author="Maxim Warwick Dus Adams" w:date="2025-10-31T12:28:00Z">
        <w:r w:rsidRPr="00AC5742" w:rsidDel="005C5AF0">
          <w:rPr>
            <w:rFonts w:ascii="Aptos" w:hAnsi="Aptos" w:cstheme="minorHAnsi"/>
            <w:color w:val="000000" w:themeColor="text1"/>
          </w:rPr>
          <w:delText>,</w:delText>
        </w:r>
      </w:del>
      <w:r w:rsidRPr="00AC5742">
        <w:rPr>
          <w:rFonts w:ascii="Aptos" w:hAnsi="Aptos" w:cstheme="minorHAnsi"/>
          <w:color w:val="000000" w:themeColor="text1"/>
        </w:rPr>
        <w:t xml:space="preserve"> </w:t>
      </w:r>
      <w:ins w:id="245" w:author="Maxim Warwick Dus Adams" w:date="2025-10-31T12:28:00Z">
        <w:r w:rsidR="005C5AF0">
          <w:rPr>
            <w:rFonts w:ascii="Aptos" w:hAnsi="Aptos" w:cstheme="minorHAnsi"/>
            <w:color w:val="000000" w:themeColor="text1"/>
          </w:rPr>
          <w:t>reads spanning all or some of the insert as well as</w:t>
        </w:r>
      </w:ins>
      <w:ins w:id="246" w:author="Maxim Warwick Dus Adams" w:date="2025-10-31T12:29:00Z">
        <w:r w:rsidR="005C5AF0">
          <w:rPr>
            <w:rFonts w:ascii="Aptos" w:hAnsi="Aptos" w:cstheme="minorHAnsi"/>
            <w:color w:val="000000" w:themeColor="text1"/>
          </w:rPr>
          <w:t xml:space="preserve"> ‘native’ cockroach flanking sequence were considered evidence that the insert was genuine.</w:t>
        </w:r>
      </w:ins>
      <w:ins w:id="247" w:author="Maxim Warwick Dus Adams" w:date="2025-10-31T12:28:00Z">
        <w:r w:rsidR="005C5AF0">
          <w:rPr>
            <w:rFonts w:ascii="Aptos" w:hAnsi="Aptos" w:cstheme="minorHAnsi"/>
            <w:color w:val="000000" w:themeColor="text1"/>
          </w:rPr>
          <w:t xml:space="preserve"> </w:t>
        </w:r>
      </w:ins>
      <w:del w:id="248" w:author="Maxim Warwick Dus Adams" w:date="2025-10-31T12:29:00Z">
        <w:r w:rsidR="009925B9" w:rsidRPr="00AC5742" w:rsidDel="005C5AF0">
          <w:rPr>
            <w:rFonts w:ascii="Aptos" w:hAnsi="Aptos" w:cstheme="minorHAnsi"/>
            <w:color w:val="000000" w:themeColor="text1"/>
          </w:rPr>
          <w:delText xml:space="preserve">since they did not show any </w:delText>
        </w:r>
      </w:del>
      <w:del w:id="249" w:author="Maxim Warwick Dus Adams" w:date="2025-10-30T15:21:00Z">
        <w:r w:rsidR="009925B9" w:rsidRPr="00AC5742" w:rsidDel="002D70F7">
          <w:rPr>
            <w:rFonts w:ascii="Aptos" w:hAnsi="Aptos" w:cstheme="minorHAnsi"/>
            <w:color w:val="000000" w:themeColor="text1"/>
          </w:rPr>
          <w:delText xml:space="preserve">sequence </w:delText>
        </w:r>
      </w:del>
      <w:del w:id="250" w:author="Maxim Warwick Dus Adams" w:date="2025-10-31T12:29:00Z">
        <w:r w:rsidR="009925B9" w:rsidRPr="00AC5742" w:rsidDel="005C5AF0">
          <w:rPr>
            <w:rFonts w:ascii="Aptos" w:hAnsi="Aptos" w:cstheme="minorHAnsi"/>
            <w:color w:val="000000" w:themeColor="text1"/>
          </w:rPr>
          <w:delText>similarity with</w:delText>
        </w:r>
        <w:r w:rsidRPr="00AC5742" w:rsidDel="005C5AF0">
          <w:rPr>
            <w:rFonts w:ascii="Aptos" w:hAnsi="Aptos" w:cstheme="minorHAnsi"/>
            <w:color w:val="000000" w:themeColor="text1"/>
          </w:rPr>
          <w:delText xml:space="preserve"> </w:delText>
        </w:r>
        <w:r w:rsidR="009925B9" w:rsidRPr="00AC5742" w:rsidDel="005C5AF0">
          <w:rPr>
            <w:rFonts w:ascii="Aptos" w:hAnsi="Aptos" w:cstheme="minorHAnsi"/>
            <w:color w:val="000000" w:themeColor="text1"/>
          </w:rPr>
          <w:delText>host</w:delText>
        </w:r>
        <w:r w:rsidRPr="00AC5742" w:rsidDel="005C5AF0">
          <w:rPr>
            <w:rFonts w:ascii="Aptos" w:hAnsi="Aptos" w:cstheme="minorHAnsi"/>
            <w:color w:val="000000" w:themeColor="text1"/>
          </w:rPr>
          <w:delText xml:space="preserve"> flanking </w:delText>
        </w:r>
      </w:del>
      <w:del w:id="251" w:author="Maxim Warwick Dus Adams" w:date="2025-10-30T15:21:00Z">
        <w:r w:rsidRPr="00AC5742" w:rsidDel="002D70F7">
          <w:rPr>
            <w:rFonts w:ascii="Aptos" w:hAnsi="Aptos" w:cstheme="minorHAnsi"/>
            <w:color w:val="000000" w:themeColor="text1"/>
          </w:rPr>
          <w:delText>regions</w:delText>
        </w:r>
      </w:del>
      <w:del w:id="252" w:author="Maxim Warwick Dus Adams" w:date="2025-10-31T12:29:00Z">
        <w:r w:rsidRPr="00AC5742" w:rsidDel="005C5AF0">
          <w:rPr>
            <w:rFonts w:ascii="Aptos" w:hAnsi="Aptos" w:cstheme="minorHAnsi"/>
            <w:color w:val="000000" w:themeColor="text1"/>
          </w:rPr>
          <w:delText xml:space="preserve">. </w:delText>
        </w:r>
      </w:del>
      <w:r w:rsidRPr="00AC5742">
        <w:rPr>
          <w:rFonts w:ascii="Aptos" w:hAnsi="Aptos" w:cstheme="minorHAnsi"/>
          <w:color w:val="000000" w:themeColor="text1"/>
        </w:rPr>
        <w:t xml:space="preserve">This </w:t>
      </w:r>
      <w:del w:id="253" w:author="Maxim Warwick Dus Adams" w:date="2025-10-30T15:21:00Z">
        <w:r w:rsidRPr="00AC5742" w:rsidDel="002D70F7">
          <w:rPr>
            <w:rFonts w:ascii="Aptos" w:hAnsi="Aptos" w:cstheme="minorHAnsi"/>
            <w:color w:val="000000" w:themeColor="text1"/>
          </w:rPr>
          <w:delText xml:space="preserve">pipeline </w:delText>
        </w:r>
      </w:del>
      <w:ins w:id="254" w:author="Maxim Warwick Dus Adams" w:date="2025-10-30T15:21:00Z">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ins>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del w:id="255" w:author="Maxim Warwick Dus Adams" w:date="2025-10-30T15:21:00Z">
        <w:r w:rsidRPr="00AC5742" w:rsidDel="002D70F7">
          <w:rPr>
            <w:rFonts w:ascii="Aptos" w:hAnsi="Aptos" w:cstheme="minorHAnsi"/>
            <w:color w:val="000000" w:themeColor="text1"/>
          </w:rPr>
          <w:delText xml:space="preserve">run </w:delText>
        </w:r>
      </w:del>
      <w:ins w:id="256" w:author="Maxim Warwick Dus Adams" w:date="2025-10-30T15:21:00Z">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ins>
      <w:commentRangeStart w:id="257"/>
      <w:r w:rsidRPr="00AC5742">
        <w:rPr>
          <w:rFonts w:ascii="Aptos" w:hAnsi="Aptos" w:cstheme="minorHAnsi"/>
          <w:color w:val="000000" w:themeColor="text1"/>
        </w:rPr>
        <w:t>on five genomes</w:t>
      </w:r>
      <w:del w:id="258" w:author="Maxim Warwick Dus Adams" w:date="2025-10-30T15:21:00Z">
        <w:r w:rsidRPr="00AC5742" w:rsidDel="002D70F7">
          <w:rPr>
            <w:rFonts w:ascii="Aptos" w:hAnsi="Aptos" w:cstheme="minorHAnsi"/>
            <w:color w:val="000000" w:themeColor="text1"/>
          </w:rPr>
          <w:delText xml:space="preserve"> </w:delText>
        </w:r>
        <w:commentRangeEnd w:id="257"/>
        <w:r w:rsidR="002D70F7" w:rsidDel="002D70F7">
          <w:rPr>
            <w:rStyle w:val="CommentReference"/>
          </w:rPr>
          <w:commentReference w:id="257"/>
        </w:r>
        <w:r w:rsidRPr="00AC5742" w:rsidDel="002D70F7">
          <w:rPr>
            <w:rFonts w:ascii="Aptos" w:hAnsi="Aptos" w:cstheme="minorHAnsi"/>
            <w:color w:val="000000" w:themeColor="text1"/>
          </w:rPr>
          <w:delText>a</w:delText>
        </w:r>
      </w:del>
      <w:ins w:id="259" w:author="Maxim Warwick Dus Adams" w:date="2025-10-30T15:21:00Z">
        <w:r w:rsidR="002D70F7">
          <w:rPr>
            <w:rStyle w:val="CommentReference"/>
          </w:rPr>
          <w:t xml:space="preserve">. </w:t>
        </w:r>
      </w:ins>
      <w:del w:id="260" w:author="Maxim Warwick Dus Adams" w:date="2025-10-30T15:22:00Z">
        <w:r w:rsidRPr="00AC5742" w:rsidDel="002D70F7">
          <w:rPr>
            <w:rFonts w:ascii="Aptos" w:hAnsi="Aptos" w:cstheme="minorHAnsi"/>
            <w:color w:val="000000" w:themeColor="text1"/>
          </w:rPr>
          <w:delText xml:space="preserve">nd </w:delText>
        </w:r>
      </w:del>
      <w:ins w:id="261" w:author="Maxim Warwick Dus Adams" w:date="2025-10-30T15:22:00Z">
        <w:r w:rsidR="002D70F7">
          <w:rPr>
            <w:rFonts w:ascii="Aptos" w:hAnsi="Aptos" w:cstheme="minorHAnsi"/>
            <w:color w:val="000000" w:themeColor="text1"/>
          </w:rPr>
          <w:t xml:space="preserve">We found that none of the identified inserts aligned with solely contaminant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reads</w:t>
        </w:r>
      </w:ins>
      <w:ins w:id="262" w:author="Maxim Warwick Dus Adams" w:date="2025-10-30T15:23:00Z">
        <w:r w:rsidR="002D70F7">
          <w:rPr>
            <w:rFonts w:ascii="Aptos" w:hAnsi="Aptos" w:cstheme="minorHAnsi"/>
            <w:color w:val="000000" w:themeColor="text1"/>
          </w:rPr>
          <w:t xml:space="preserve">; rather, each aligned with </w:t>
        </w:r>
      </w:ins>
      <w:ins w:id="263" w:author="Maxim Warwick Dus Adams" w:date="2025-10-31T12:29:00Z">
        <w:r w:rsidR="005C5AF0">
          <w:rPr>
            <w:rFonts w:ascii="Aptos" w:hAnsi="Aptos" w:cstheme="minorHAnsi"/>
            <w:color w:val="000000" w:themeColor="text1"/>
          </w:rPr>
          <w:t>multiple</w:t>
        </w:r>
      </w:ins>
      <w:ins w:id="264" w:author="Maxim Warwick Dus Adams" w:date="2025-10-30T15:23:00Z">
        <w:r w:rsidR="002D70F7">
          <w:rPr>
            <w:rFonts w:ascii="Aptos" w:hAnsi="Aptos" w:cstheme="minorHAnsi"/>
            <w:color w:val="000000" w:themeColor="text1"/>
          </w:rPr>
          <w:t xml:space="preserve"> raw read</w:t>
        </w:r>
      </w:ins>
      <w:ins w:id="265" w:author="Maxim Warwick Dus Adams" w:date="2025-10-31T12:29:00Z">
        <w:r w:rsidR="005C5AF0">
          <w:rPr>
            <w:rFonts w:ascii="Aptos" w:hAnsi="Aptos" w:cstheme="minorHAnsi"/>
            <w:color w:val="000000" w:themeColor="text1"/>
          </w:rPr>
          <w:t>s</w:t>
        </w:r>
      </w:ins>
      <w:ins w:id="266" w:author="Maxim Warwick Dus Adams" w:date="2025-10-30T15:23:00Z">
        <w:r w:rsidR="002D70F7">
          <w:rPr>
            <w:rFonts w:ascii="Aptos" w:hAnsi="Aptos" w:cstheme="minorHAnsi"/>
            <w:color w:val="000000" w:themeColor="text1"/>
          </w:rPr>
          <w:t xml:space="preserve"> spanning the boundary between exogenous inserted DNA </w:t>
        </w:r>
      </w:ins>
      <w:ins w:id="267" w:author="Maxim Warwick Dus Adams" w:date="2025-10-31T12:29:00Z">
        <w:r w:rsidR="005C5AF0">
          <w:rPr>
            <w:rFonts w:ascii="Aptos" w:hAnsi="Aptos" w:cstheme="minorHAnsi"/>
            <w:color w:val="000000" w:themeColor="text1"/>
          </w:rPr>
          <w:t xml:space="preserve">and </w:t>
        </w:r>
      </w:ins>
      <w:ins w:id="268" w:author="Maxim Warwick Dus Adams" w:date="2025-10-30T15:23:00Z">
        <w:r w:rsidR="002D70F7">
          <w:rPr>
            <w:rFonts w:ascii="Aptos" w:hAnsi="Aptos" w:cstheme="minorHAnsi"/>
            <w:color w:val="000000" w:themeColor="text1"/>
          </w:rPr>
          <w:t>cockroach flanking sequence.</w:t>
        </w:r>
      </w:ins>
      <w:ins w:id="269" w:author="Maxim Warwick Dus Adams" w:date="2025-10-30T15:22:00Z">
        <w:r w:rsidR="002D70F7" w:rsidRPr="00AC5742">
          <w:rPr>
            <w:rFonts w:ascii="Aptos" w:hAnsi="Aptos" w:cstheme="minorHAnsi"/>
            <w:color w:val="000000" w:themeColor="text1"/>
          </w:rPr>
          <w:t xml:space="preserve"> </w:t>
        </w:r>
      </w:ins>
      <w:ins w:id="270" w:author="Maxim Warwick Dus Adams" w:date="2025-10-30T15:23:00Z">
        <w:r w:rsidR="002D70F7">
          <w:rPr>
            <w:rFonts w:ascii="Aptos" w:hAnsi="Aptos" w:cstheme="minorHAnsi"/>
            <w:color w:val="000000" w:themeColor="text1"/>
          </w:rPr>
          <w:t xml:space="preserve">In addition, in cases where </w:t>
        </w:r>
        <w:r w:rsidR="002D70F7">
          <w:rPr>
            <w:rFonts w:ascii="Aptos" w:hAnsi="Aptos" w:cstheme="minorHAnsi"/>
            <w:i/>
            <w:iCs/>
            <w:color w:val="000000" w:themeColor="text1"/>
          </w:rPr>
          <w:t>Blattab</w:t>
        </w:r>
      </w:ins>
      <w:ins w:id="271" w:author="Maxim Warwick Dus Adams" w:date="2025-10-30T15:24:00Z">
        <w:r w:rsidR="002D70F7">
          <w:rPr>
            <w:rFonts w:ascii="Aptos" w:hAnsi="Aptos" w:cstheme="minorHAnsi"/>
            <w:i/>
            <w:iCs/>
            <w:color w:val="000000" w:themeColor="text1"/>
          </w:rPr>
          <w:t>acterium</w:t>
        </w:r>
        <w:r w:rsidR="002D70F7">
          <w:rPr>
            <w:rFonts w:ascii="Aptos" w:hAnsi="Aptos" w:cstheme="minorHAnsi"/>
            <w:color w:val="000000" w:themeColor="text1"/>
          </w:rPr>
          <w:t xml:space="preserve"> contaminant DNA was found to align to the insert (alongside genuine cockroach genomic reads), the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sequence</w:t>
        </w:r>
      </w:ins>
      <w:ins w:id="272" w:author="Maxim Warwick Dus Adams" w:date="2025-10-31T12:30:00Z">
        <w:r w:rsidR="008373B0">
          <w:rPr>
            <w:rFonts w:ascii="Aptos" w:hAnsi="Aptos" w:cstheme="minorHAnsi"/>
            <w:color w:val="000000" w:themeColor="text1"/>
          </w:rPr>
          <w:t>s</w:t>
        </w:r>
      </w:ins>
      <w:ins w:id="273" w:author="Maxim Warwick Dus Adams" w:date="2025-10-30T15:24:00Z">
        <w:r w:rsidR="002D70F7">
          <w:rPr>
            <w:rFonts w:ascii="Aptos" w:hAnsi="Aptos" w:cstheme="minorHAnsi"/>
            <w:color w:val="000000" w:themeColor="text1"/>
          </w:rPr>
          <w:t xml:space="preserve"> </w:t>
        </w:r>
      </w:ins>
      <w:ins w:id="274" w:author="Maxim Warwick Dus Adams" w:date="2025-10-31T12:30:00Z">
        <w:r w:rsidR="008373B0">
          <w:rPr>
            <w:rFonts w:ascii="Aptos" w:hAnsi="Aptos" w:cstheme="minorHAnsi"/>
            <w:color w:val="000000" w:themeColor="text1"/>
          </w:rPr>
          <w:t>were</w:t>
        </w:r>
      </w:ins>
      <w:ins w:id="275" w:author="Maxim Warwick Dus Adams" w:date="2025-10-30T15:25:00Z">
        <w:r w:rsidR="002D70F7">
          <w:rPr>
            <w:rFonts w:ascii="Aptos" w:hAnsi="Aptos" w:cstheme="minorHAnsi"/>
            <w:color w:val="000000" w:themeColor="text1"/>
          </w:rPr>
          <w:t xml:space="preserve"> consistently divergent from the insert sequence</w:t>
        </w:r>
      </w:ins>
      <w:ins w:id="276" w:author="Maxim Warwick Dus Adams" w:date="2025-10-31T12:30:00Z">
        <w:r w:rsidR="008373B0">
          <w:rPr>
            <w:rFonts w:ascii="Aptos" w:hAnsi="Aptos" w:cstheme="minorHAnsi"/>
            <w:color w:val="000000" w:themeColor="text1"/>
          </w:rPr>
          <w:t>s</w:t>
        </w:r>
      </w:ins>
      <w:ins w:id="277" w:author="Maxim Warwick Dus Adams" w:date="2025-10-30T15:25:00Z">
        <w:r w:rsidR="002D70F7">
          <w:rPr>
            <w:rFonts w:ascii="Aptos" w:hAnsi="Aptos" w:cstheme="minorHAnsi"/>
            <w:color w:val="000000" w:themeColor="text1"/>
          </w:rPr>
          <w:t xml:space="preserve"> (mean pairwise divergence = </w:t>
        </w:r>
        <w:r w:rsidR="002D70F7">
          <w:rPr>
            <w:rFonts w:ascii="Aptos" w:hAnsi="Aptos" w:cstheme="minorHAnsi"/>
            <w:b/>
            <w:bCs/>
            <w:color w:val="000000" w:themeColor="text1"/>
          </w:rPr>
          <w:t>X%</w:t>
        </w:r>
        <w:r w:rsidR="002D70F7">
          <w:rPr>
            <w:rFonts w:ascii="Aptos" w:hAnsi="Aptos" w:cstheme="minorHAnsi"/>
            <w:color w:val="000000" w:themeColor="text1"/>
          </w:rPr>
          <w:t>).</w:t>
        </w:r>
      </w:ins>
      <w:del w:id="278" w:author="Maxim Warwick Dus Adams" w:date="2025-10-30T15:23:00Z">
        <w:r w:rsidRPr="00AC5742" w:rsidDel="002D70F7">
          <w:rPr>
            <w:rFonts w:ascii="Aptos" w:hAnsi="Aptos" w:cstheme="minorHAnsi"/>
            <w:color w:val="000000" w:themeColor="text1"/>
          </w:rPr>
          <w:delText xml:space="preserve">none of them were assembly by only </w:delText>
        </w:r>
        <w:r w:rsidRPr="00AC5742" w:rsidDel="002D70F7">
          <w:rPr>
            <w:rFonts w:ascii="Aptos" w:hAnsi="Aptos" w:cstheme="minorHAnsi"/>
            <w:i/>
            <w:iCs/>
            <w:color w:val="000000" w:themeColor="text1"/>
          </w:rPr>
          <w:delText xml:space="preserve">Blattabacterium </w:delText>
        </w:r>
        <w:r w:rsidRPr="00AC5742" w:rsidDel="002D70F7">
          <w:rPr>
            <w:rFonts w:ascii="Aptos" w:hAnsi="Aptos" w:cstheme="minorHAnsi"/>
            <w:color w:val="000000" w:themeColor="text1"/>
          </w:rPr>
          <w:delText xml:space="preserve">reads, and different consensus were identified in the assembled genome and </w:delText>
        </w:r>
        <w:r w:rsidRPr="00AC5742" w:rsidDel="002D70F7">
          <w:rPr>
            <w:rFonts w:ascii="Aptos" w:hAnsi="Aptos" w:cstheme="minorHAnsi"/>
            <w:i/>
            <w:iCs/>
            <w:color w:val="000000" w:themeColor="text1"/>
          </w:rPr>
          <w:delText xml:space="preserve">Blattabacterium </w:delText>
        </w:r>
        <w:r w:rsidRPr="00AC5742" w:rsidDel="002D70F7">
          <w:rPr>
            <w:rFonts w:ascii="Aptos" w:hAnsi="Aptos" w:cstheme="minorHAnsi"/>
            <w:color w:val="000000" w:themeColor="text1"/>
          </w:rPr>
          <w:delText>reads, this not only proved that these insertions were not spliced by contamination, and visually showed the mutations accumulated in these insertions.</w:delText>
        </w:r>
      </w:del>
    </w:p>
    <w:p w14:paraId="0734CF10" w14:textId="0FF8537C" w:rsidR="00E8085F" w:rsidRDefault="00E8085F" w:rsidP="003E4D9D">
      <w:pPr>
        <w:jc w:val="both"/>
        <w:rPr>
          <w:color w:val="000000" w:themeColor="text1"/>
        </w:rPr>
      </w:pPr>
    </w:p>
    <w:p w14:paraId="61A16F59" w14:textId="5CF1FD7B" w:rsidR="00E513E6" w:rsidRPr="00E513E6" w:rsidRDefault="00E513E6" w:rsidP="00E8085F">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r w:rsidRPr="002D70F7">
        <w:rPr>
          <w:rFonts w:ascii="Aptos" w:hAnsi="Aptos" w:cstheme="minorHAnsi"/>
          <w:i/>
          <w:iCs/>
          <w:color w:val="000000" w:themeColor="text1"/>
          <w:rPrChange w:id="279" w:author="Maxim Warwick Dus Adams" w:date="2025-10-30T15:25:00Z">
            <w:rPr>
              <w:rFonts w:ascii="Aptos" w:hAnsi="Aptos" w:cstheme="minorHAnsi"/>
              <w:color w:val="000000" w:themeColor="text1"/>
            </w:rPr>
          </w:rPrChange>
        </w:rPr>
        <w:t>Blattabacterium</w:t>
      </w:r>
      <w:r>
        <w:rPr>
          <w:rFonts w:ascii="Aptos" w:hAnsi="Aptos" w:cstheme="minorHAnsi"/>
          <w:color w:val="000000" w:themeColor="text1"/>
        </w:rPr>
        <w:t>)</w:t>
      </w:r>
      <w:r w:rsidRPr="00E513E6">
        <w:rPr>
          <w:rFonts w:ascii="Aptos" w:hAnsi="Aptos" w:cstheme="minorHAnsi"/>
          <w:color w:val="000000" w:themeColor="text1"/>
        </w:rPr>
        <w:t>.</w:t>
      </w:r>
    </w:p>
    <w:p w14:paraId="399C667C" w14:textId="61554D2C" w:rsidR="00E8085F" w:rsidRDefault="00E8085F" w:rsidP="00E8085F">
      <w:pPr>
        <w:jc w:val="both"/>
        <w:rPr>
          <w:rFonts w:ascii="Aptos" w:hAnsi="Aptos" w:cstheme="minorHAnsi"/>
          <w:color w:val="FF0000"/>
        </w:rPr>
      </w:pPr>
    </w:p>
    <w:p w14:paraId="207E70BF" w14:textId="2DB8081C" w:rsidR="00C90231" w:rsidRDefault="00C90231" w:rsidP="00E8085F">
      <w:pPr>
        <w:jc w:val="both"/>
        <w:rPr>
          <w:rFonts w:ascii="Aptos" w:hAnsi="Aptos" w:cstheme="minorHAnsi"/>
          <w:color w:val="FF0000"/>
        </w:rPr>
      </w:pPr>
    </w:p>
    <w:p w14:paraId="081BE0E8" w14:textId="308FE9BE" w:rsidR="00C90231" w:rsidRDefault="00C90231" w:rsidP="00E8085F">
      <w:pPr>
        <w:jc w:val="both"/>
        <w:rPr>
          <w:rFonts w:ascii="Aptos" w:hAnsi="Aptos" w:cstheme="minorHAnsi"/>
          <w:color w:val="FF0000"/>
        </w:rPr>
      </w:pP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w:t>
      </w:r>
      <w:proofErr w:type="gramStart"/>
      <w:r w:rsidRPr="00AC5742">
        <w:rPr>
          <w:rFonts w:ascii="Aptos" w:hAnsi="Aptos" w:cstheme="minorHAnsi"/>
          <w:b/>
          <w:i/>
          <w:color w:val="000000" w:themeColor="text1"/>
        </w:rPr>
        <w:t>reference</w:t>
      </w:r>
      <w:commentRangeStart w:id="280"/>
      <w:r w:rsidRPr="00AC5742">
        <w:rPr>
          <w:rFonts w:ascii="Aptos" w:hAnsi="Aptos" w:cstheme="minorHAnsi"/>
          <w:b/>
          <w:i/>
          <w:color w:val="000000" w:themeColor="text1"/>
        </w:rPr>
        <w:t>s</w:t>
      </w:r>
      <w:commentRangeEnd w:id="280"/>
      <w:proofErr w:type="gramEnd"/>
      <w:r>
        <w:rPr>
          <w:rStyle w:val="CommentReference"/>
        </w:rPr>
        <w:commentReference w:id="280"/>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Ho,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Danecek, P., Bonfield, J. K., Liddle, J., Marshall, J., Ohan, V., Pollard, M. O., ... &amp; Li, H. (2021). Twelve years of SAMtools and BCFtools. Gigascience,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lang w:val="fi-FI"/>
        </w:rPr>
        <w:t xml:space="preserve">Kolmogorov, M., Yuan, J., Lin, Y., &amp; Pevzner,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Mei, Y., Jing, D., Tang, S., Chen, X., Chen, H., Duanmu, H., ... &amp; Li, F. (2022). InsectBase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Quinlan, A. R., &amp; Hall, I. M. (2010). BEDTools: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Salamov, A. A., &amp; Solovyev,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Solovyev, V., Kosarev, P., Seledsov, I., &amp; Vorobyev,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lastRenderedPageBreak/>
        <w:t xml:space="preserve">Smit, A., Hubley, R., &amp; Green P. (2015). RepeatMasker Open-4.0. Retrieved from </w:t>
      </w:r>
      <w:hyperlink r:id="rId14"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Flynn, J. M., Hubley, R., Goubert, C., Rosen, J., Clark, A. G., Feschotte,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Gurevich, A., Saveliev, V., Vyahhi, N., &amp; Tesler,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Simão, F. A., Waterhouse, R. M., Ioannidis, P., Kriventseva, E. V., &amp; Zdobnov,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Seppey</w:t>
      </w:r>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Simão</w:t>
      </w:r>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r w:rsidRPr="00EC7C17">
        <w:rPr>
          <w:rFonts w:ascii="Aptos" w:hAnsi="Aptos" w:cstheme="minorHAnsi"/>
          <w:color w:val="000000" w:themeColor="text1"/>
        </w:rPr>
        <w:t>Zdobnov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vol. 1858 (eds Brown S, Pfrender M). New York, NY: Humana Press.</w:t>
      </w:r>
    </w:p>
    <w:p w14:paraId="0D26CBA6" w14:textId="2E8BF1DB" w:rsidR="00C90231" w:rsidRDefault="00C90231">
      <w:pPr>
        <w:rPr>
          <w:color w:val="000000" w:themeColor="text1"/>
        </w:rPr>
      </w:pPr>
    </w:p>
    <w:p w14:paraId="49CA3553" w14:textId="6D6C9807" w:rsidR="00ED7A26" w:rsidRDefault="00ED7A26">
      <w:pPr>
        <w:rPr>
          <w:rFonts w:ascii="Aptos" w:hAnsi="Aptos" w:cstheme="minorHAnsi"/>
          <w:color w:val="000000" w:themeColor="text1"/>
        </w:rPr>
      </w:pPr>
    </w:p>
    <w:p w14:paraId="7A112D70" w14:textId="77777777" w:rsidR="00ED7A26" w:rsidRDefault="00ED7A26">
      <w:pPr>
        <w:rPr>
          <w:rFonts w:ascii="Aptos" w:hAnsi="Aptos" w:cstheme="minorHAnsi"/>
          <w:color w:val="000000" w:themeColor="text1"/>
        </w:rPr>
      </w:pPr>
    </w:p>
    <w:p w14:paraId="591F257C" w14:textId="64C4BD89" w:rsidR="00A95E7D" w:rsidRPr="00E513E6" w:rsidRDefault="00E513E6" w:rsidP="00E513E6">
      <w:pPr>
        <w:rPr>
          <w:rFonts w:ascii="Aptos" w:hAnsi="Aptos" w:cstheme="minorHAnsi"/>
          <w:b/>
          <w:iCs/>
          <w:color w:val="000000" w:themeColor="text1"/>
          <w:sz w:val="40"/>
          <w:szCs w:val="40"/>
        </w:rPr>
      </w:pPr>
      <w:r w:rsidRPr="00E513E6">
        <w:rPr>
          <w:rFonts w:ascii="Aptos" w:hAnsi="Aptos" w:cstheme="minorHAnsi"/>
          <w:b/>
          <w:iCs/>
          <w:color w:val="000000" w:themeColor="text1"/>
          <w:sz w:val="40"/>
          <w:szCs w:val="40"/>
        </w:rPr>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r w:rsidRPr="00AD3598">
        <w:rPr>
          <w:rFonts w:ascii="Aptos" w:hAnsi="Aptos" w:cstheme="minorHAnsi"/>
          <w:i/>
          <w:noProof/>
          <w:color w:val="000000" w:themeColor="text1"/>
        </w:rPr>
        <w:lastRenderedPageBreak/>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commentRangeStart w:id="281"/>
      <w:r w:rsidR="004A4750">
        <w:rPr>
          <w:rFonts w:ascii="Aptos" w:hAnsi="Aptos" w:cstheme="minorHAnsi"/>
          <w:b/>
          <w:bCs/>
          <w:color w:val="000000" w:themeColor="text1"/>
        </w:rPr>
        <w:t>2</w:t>
      </w:r>
      <w:commentRangeEnd w:id="281"/>
      <w:r w:rsidR="00DF6038">
        <w:rPr>
          <w:rStyle w:val="CommentReference"/>
        </w:rPr>
        <w:commentReference w:id="281"/>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1124" cy="6317845"/>
                    </a:xfrm>
                    <a:prstGeom prst="rect">
                      <a:avLst/>
                    </a:prstGeom>
                  </pic:spPr>
                </pic:pic>
              </a:graphicData>
            </a:graphic>
          </wp:inline>
        </w:drawing>
      </w:r>
    </w:p>
    <w:p w14:paraId="199473D7" w14:textId="7292830C"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283"/>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283"/>
      <w:r w:rsidR="00233C25" w:rsidRPr="00237FF2">
        <w:rPr>
          <w:rStyle w:val="CommentReference"/>
        </w:rPr>
        <w:commentReference w:id="283"/>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r w:rsidR="00233C25" w:rsidRPr="00233C25">
        <w:rPr>
          <w:rFonts w:ascii="Aptos" w:hAnsi="Aptos" w:cstheme="minorHAnsi"/>
          <w:i/>
          <w:iCs/>
          <w:color w:val="000000" w:themeColor="text1"/>
        </w:rPr>
        <w:t>Panesthia tryoni tegminifera</w:t>
      </w:r>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r w:rsidR="00233C25" w:rsidRPr="00233C25">
        <w:rPr>
          <w:rFonts w:ascii="Aptos" w:hAnsi="Aptos" w:cstheme="minorHAnsi"/>
          <w:i/>
          <w:iCs/>
          <w:color w:val="000000" w:themeColor="text1"/>
        </w:rPr>
        <w:t>tegminifera</w:t>
      </w:r>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r w:rsidR="00233C25" w:rsidRPr="00A9387B">
        <w:rPr>
          <w:rFonts w:ascii="Aptos" w:hAnsi="Aptos" w:cstheme="minorHAnsi"/>
          <w:i/>
          <w:iCs/>
          <w:color w:val="000000" w:themeColor="text1"/>
        </w:rPr>
        <w:t xml:space="preserve">Blattabacterium cuenoti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r w:rsidR="00A9387B" w:rsidRPr="00A9387B">
        <w:rPr>
          <w:rFonts w:ascii="Aptos" w:hAnsi="Aptos" w:cstheme="minorHAnsi"/>
          <w:i/>
          <w:iCs/>
          <w:color w:val="000000" w:themeColor="text1"/>
        </w:rPr>
        <w:t xml:space="preserve">Blattabacterium cuenoti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5271C1F4" w:rsidR="007B6655" w:rsidRDefault="007B6655" w:rsidP="003E4D9D">
      <w:pPr>
        <w:jc w:val="both"/>
        <w:rPr>
          <w:rFonts w:ascii="Aptos" w:hAnsi="Aptos" w:cstheme="minorHAnsi"/>
          <w:color w:val="000000" w:themeColor="text1"/>
        </w:rPr>
      </w:pPr>
    </w:p>
    <w:p w14:paraId="712A8FB8" w14:textId="77777777" w:rsidR="00ED7A26" w:rsidRDefault="00ED7A26" w:rsidP="003E4D9D">
      <w:pPr>
        <w:jc w:val="both"/>
        <w:rPr>
          <w:rFonts w:ascii="Aptos" w:hAnsi="Aptos" w:cstheme="minorHAnsi"/>
          <w:color w:val="000000" w:themeColor="text1"/>
        </w:rPr>
      </w:pPr>
    </w:p>
    <w:p w14:paraId="0CA217EA" w14:textId="14FB2821" w:rsidR="00A12C26" w:rsidRPr="00233C25" w:rsidRDefault="00A12C26" w:rsidP="00233C25">
      <w:pPr>
        <w:jc w:val="both"/>
        <w:rPr>
          <w:rFonts w:ascii="Aptos" w:hAnsi="Aptos" w:cstheme="minorHAnsi"/>
          <w:color w:val="FF0000"/>
        </w:rPr>
      </w:pPr>
      <w:r w:rsidRPr="00233C25">
        <w:rPr>
          <w:rFonts w:ascii="Aptos" w:hAnsi="Aptos" w:cstheme="minorHAnsi"/>
          <w:b/>
          <w:bCs/>
          <w:color w:val="FF0000"/>
        </w:rPr>
        <w:t>Figure X.</w:t>
      </w:r>
      <w:r w:rsidRPr="00233C25">
        <w:rPr>
          <w:rFonts w:ascii="Aptos" w:hAnsi="Aptos" w:cstheme="minorHAnsi"/>
          <w:color w:val="FF0000"/>
        </w:rPr>
        <w:t xml:space="preserve"> </w:t>
      </w:r>
      <w:r w:rsidR="00233C25" w:rsidRPr="00233C25">
        <w:rPr>
          <w:rFonts w:ascii="Aptos" w:hAnsi="Aptos" w:cstheme="minorHAnsi"/>
          <w:color w:val="FF0000"/>
        </w:rPr>
        <w:t xml:space="preserve">It would be good to include a screenshot of </w:t>
      </w:r>
      <w:proofErr w:type="gramStart"/>
      <w:r w:rsidR="00233C25" w:rsidRPr="00233C25">
        <w:rPr>
          <w:rFonts w:ascii="Aptos" w:hAnsi="Aptos" w:cstheme="minorHAnsi"/>
          <w:color w:val="FF0000"/>
        </w:rPr>
        <w:t>an</w:t>
      </w:r>
      <w:proofErr w:type="gramEnd"/>
      <w:r w:rsidR="00233C25" w:rsidRPr="00233C25">
        <w:rPr>
          <w:rFonts w:ascii="Aptos" w:hAnsi="Aptos" w:cstheme="minorHAnsi"/>
          <w:color w:val="FF0000"/>
        </w:rPr>
        <w:t xml:space="preserve"> raw sequence alignment against an insert, showing that the insert sits with many long read sequences. </w:t>
      </w:r>
      <w:r w:rsidRPr="00233C25">
        <w:rPr>
          <w:rFonts w:ascii="Aptos" w:hAnsi="Aptos" w:cstheme="minorHAnsi"/>
          <w:color w:val="FF0000"/>
        </w:rPr>
        <w:t>If there is a bam file, this would just be opnieng it in IGV and taking a screenshot.</w:t>
      </w:r>
    </w:p>
    <w:p w14:paraId="0A8EA663" w14:textId="08D87D22" w:rsidR="00762B29" w:rsidRDefault="00762B29" w:rsidP="003E4D9D">
      <w:pPr>
        <w:jc w:val="both"/>
        <w:rPr>
          <w:rFonts w:ascii="Aptos" w:hAnsi="Aptos" w:cstheme="minorHAnsi"/>
          <w:color w:val="000000" w:themeColor="text1"/>
        </w:rPr>
      </w:pPr>
    </w:p>
    <w:p w14:paraId="74453B6B" w14:textId="77777777" w:rsidR="00ED7A26" w:rsidRDefault="00ED7A26" w:rsidP="003E4D9D">
      <w:pPr>
        <w:jc w:val="both"/>
        <w:rPr>
          <w:rFonts w:ascii="Aptos" w:hAnsi="Aptos" w:cstheme="minorHAnsi"/>
          <w:color w:val="000000" w:themeColor="text1"/>
        </w:rPr>
      </w:pPr>
    </w:p>
    <w:p w14:paraId="62CF1E46" w14:textId="3A5AA579"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r w:rsidR="003C5AE2" w:rsidRPr="003C5AE2">
        <w:rPr>
          <w:rFonts w:ascii="Aptos" w:hAnsi="Aptos" w:cstheme="minorHAnsi"/>
          <w:color w:val="000000" w:themeColor="text1"/>
        </w:rPr>
        <w:t>Blattodea</w:t>
      </w:r>
      <w:r>
        <w:rPr>
          <w:rFonts w:ascii="Aptos" w:hAnsi="Aptos" w:cstheme="minorHAnsi"/>
          <w:color w:val="000000" w:themeColor="text1"/>
        </w:rPr>
        <w:t xml:space="preserve"> and </w:t>
      </w:r>
      <w:r w:rsidRPr="009C52D5">
        <w:rPr>
          <w:rFonts w:ascii="Aptos" w:hAnsi="Aptos" w:cstheme="minorHAnsi"/>
          <w:color w:val="000000" w:themeColor="text1"/>
        </w:rPr>
        <w:t>Blattbacterium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Species-specific Blattabacterium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lata</w:t>
            </w:r>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sloanei</w:t>
            </w:r>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Macropanesthia lithgowae</w:t>
            </w:r>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tryoni tryoni</w:t>
            </w:r>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r w:rsidRPr="003B571D">
              <w:rPr>
                <w:rFonts w:ascii="Calibri" w:eastAsia="Times New Roman" w:hAnsi="Calibri" w:cs="Times New Roman"/>
                <w:i/>
                <w:iCs/>
                <w:color w:val="000000"/>
                <w:sz w:val="20"/>
                <w:szCs w:val="20"/>
                <w:lang w:eastAsia="zh-CN"/>
              </w:rPr>
              <w:t>Parapanesthia gigantea</w:t>
            </w:r>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tryoni tegminifera</w:t>
            </w:r>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tryoni tryoni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Neogeoscapheus dahmsi</w:t>
            </w:r>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cribrata</w:t>
            </w:r>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Neogeoscapheus hanni</w:t>
            </w:r>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Geoscapheus dilatatus</w:t>
            </w:r>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Diploptera punctata</w:t>
            </w:r>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Periplaneta americana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Periplaneta americana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Periplaneta americana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China National GeneBank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Periplaneta americana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Zootermopsis nevadensis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Zootermopsis nevadensis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(suppplied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Coptotermes formosanus</w:t>
            </w:r>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Cryptotermes secundus</w:t>
            </w:r>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Reticulitermes lucifugus</w:t>
            </w:r>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InsectBase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Blattabacterium cuenoti</w:t>
            </w:r>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Blattabacterium cuenoti</w:t>
            </w:r>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Blattabacterium cuenoti</w:t>
            </w:r>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3B571D">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Basecalling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B571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B571D">
            <w:pPr>
              <w:rPr>
                <w:rFonts w:eastAsia="Times New Roman" w:cstheme="minorHAnsi"/>
                <w:color w:val="000000"/>
                <w:sz w:val="20"/>
                <w:szCs w:val="20"/>
                <w:lang w:eastAsia="zh-CN"/>
              </w:rPr>
            </w:pPr>
            <w:r w:rsidRPr="00AC5742">
              <w:rPr>
                <w:rFonts w:eastAsia="Times New Roman" w:cstheme="minorHAnsi"/>
                <w:color w:val="000000"/>
                <w:sz w:val="20"/>
                <w:szCs w:val="20"/>
                <w:lang w:eastAsia="zh-CN"/>
              </w:rPr>
              <w:t>Panesthia lata</w:t>
            </w:r>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B571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sloanei</w:t>
            </w:r>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Macropanesthia lithgowae</w:t>
            </w:r>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B571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tryoni tryoni</w:t>
            </w:r>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B571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5467C142" w:rsidR="00A71874" w:rsidRPr="00AC5742" w:rsidRDefault="003B571D" w:rsidP="003B571D">
            <w:pPr>
              <w:rPr>
                <w:rFonts w:eastAsia="Times New Roman" w:cstheme="minorHAnsi"/>
                <w:i/>
                <w:iCs/>
                <w:color w:val="000000"/>
                <w:sz w:val="20"/>
                <w:szCs w:val="20"/>
                <w:lang w:eastAsia="zh-CN"/>
              </w:rPr>
            </w:pPr>
            <w:r w:rsidRPr="003B571D">
              <w:rPr>
                <w:rFonts w:eastAsia="Times New Roman" w:cstheme="minorHAnsi"/>
                <w:i/>
                <w:iCs/>
                <w:color w:val="000000"/>
                <w:sz w:val="20"/>
                <w:szCs w:val="20"/>
                <w:lang w:eastAsia="zh-CN"/>
              </w:rPr>
              <w:t>Parapanesthia gigantea</w:t>
            </w:r>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tryoni tegminifera</w:t>
            </w:r>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tryoni tryoni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B571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Neogeoscapheus dahmsi</w:t>
            </w:r>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1230F5A4" w14:textId="77777777" w:rsidR="00AF29CB" w:rsidRPr="00AC5742" w:rsidRDefault="00AF29CB"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0-29T16:22:00Z" w:initials="MOU">
    <w:p w14:paraId="20EC1BE6" w14:textId="77777777" w:rsidR="00EC286E" w:rsidRDefault="00EC286E" w:rsidP="00EC286E">
      <w:pPr>
        <w:pStyle w:val="CommentText"/>
      </w:pPr>
      <w:r>
        <w:rPr>
          <w:rStyle w:val="CommentReference"/>
        </w:rPr>
        <w:annotationRef/>
      </w:r>
      <w:r>
        <w:t>Sections can be omitted if needed – see instructions here:</w:t>
      </w:r>
    </w:p>
    <w:p w14:paraId="1CF71B4D" w14:textId="77777777" w:rsidR="00EC286E" w:rsidRPr="0099320B" w:rsidRDefault="00DF6038" w:rsidP="00EC286E">
      <w:pPr>
        <w:rPr>
          <w:rFonts w:ascii="Aptos" w:hAnsi="Aptos" w:cstheme="minorHAnsi"/>
          <w:bCs/>
          <w:iCs/>
        </w:rPr>
      </w:pPr>
      <w:hyperlink r:id="rId1" w:history="1">
        <w:r w:rsidR="00EC286E" w:rsidRPr="0099320B">
          <w:rPr>
            <w:rStyle w:val="Hyperlink"/>
            <w:rFonts w:ascii="Aptos" w:hAnsi="Aptos" w:cstheme="minorHAnsi"/>
            <w:bCs/>
            <w:iCs/>
          </w:rPr>
          <w:t>https://www.cell.com/pb-assets/journals/research/cell/methods/Methods_Guide_general-1724873926937.pdf</w:t>
        </w:r>
      </w:hyperlink>
    </w:p>
    <w:p w14:paraId="4EDF1D28" w14:textId="77777777" w:rsidR="00EC286E" w:rsidRDefault="00EC286E" w:rsidP="00EC286E">
      <w:pPr>
        <w:pStyle w:val="CommentText"/>
      </w:pPr>
    </w:p>
    <w:p w14:paraId="606E6C9C" w14:textId="77777777" w:rsidR="00EC286E" w:rsidRDefault="00EC286E" w:rsidP="00EC286E">
      <w:pPr>
        <w:pStyle w:val="CommentText"/>
      </w:pPr>
      <w:r>
        <w:t xml:space="preserve">For the division of our methods, I mainly followed the following paper: </w:t>
      </w:r>
    </w:p>
    <w:p w14:paraId="074977CA" w14:textId="77777777" w:rsidR="00EC286E" w:rsidRDefault="00EC286E"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C90231" w:rsidRDefault="00C90231">
      <w:pPr>
        <w:pStyle w:val="CommentText"/>
      </w:pPr>
      <w:r>
        <w:rPr>
          <w:rStyle w:val="CommentReference"/>
        </w:rPr>
        <w:annotationRef/>
      </w:r>
      <w:r>
        <w:t>Nate – can you please add some additional collection/sampling details if possible, including any ethical consideration (though I don’t think there are any?)</w:t>
      </w:r>
    </w:p>
  </w:comment>
  <w:comment w:id="4" w:author="Maxim Warwick Dus Adams" w:date="2025-10-31T11:59:00Z" w:initials="MA">
    <w:p w14:paraId="5CF09D01" w14:textId="77777777" w:rsidR="006461C1" w:rsidRDefault="006461C1" w:rsidP="006461C1">
      <w:r>
        <w:rPr>
          <w:rStyle w:val="CommentReference"/>
        </w:rPr>
        <w:annotationRef/>
      </w:r>
      <w:r>
        <w:rPr>
          <w:sz w:val="20"/>
          <w:szCs w:val="20"/>
        </w:rPr>
        <w:t>kraussiana not mentioned in collection part above</w:t>
      </w:r>
    </w:p>
  </w:comment>
  <w:comment w:id="12" w:author="Maxim Warwick Dus Adams" w:date="2025-10-30T14:16:00Z" w:initials="MA">
    <w:p w14:paraId="25C24085" w14:textId="558374F6" w:rsidR="007C2C9A" w:rsidRDefault="007C2C9A" w:rsidP="007C2C9A">
      <w:r>
        <w:rPr>
          <w:rStyle w:val="CommentReference"/>
        </w:rPr>
        <w:annotationRef/>
      </w:r>
      <w:r>
        <w:rPr>
          <w:sz w:val="20"/>
          <w:szCs w:val="20"/>
        </w:rPr>
        <w:t>Should we then note immediate euthanasia?</w:t>
      </w:r>
    </w:p>
  </w:comment>
  <w:comment w:id="13" w:author="Microsoft Office User" w:date="2025-10-29T15:52:00Z" w:initials="MOU">
    <w:p w14:paraId="40FFBB87" w14:textId="32DCF6EA" w:rsidR="008F36F1" w:rsidRDefault="008F36F1">
      <w:pPr>
        <w:pStyle w:val="CommentText"/>
      </w:pPr>
      <w:r>
        <w:rPr>
          <w:rStyle w:val="CommentReference"/>
        </w:rPr>
        <w:annotationRef/>
      </w:r>
      <w:r>
        <w:t>Was one method used for a particular sample type?</w:t>
      </w:r>
    </w:p>
  </w:comment>
  <w:comment w:id="50" w:author="Kyle Ewart" w:date="2025-10-28T11:53:00Z" w:initials="KE">
    <w:p w14:paraId="3EA6FE47" w14:textId="122779E7" w:rsidR="001C6A90" w:rsidRDefault="001C6A90">
      <w:pPr>
        <w:pStyle w:val="CommentText"/>
      </w:pPr>
      <w:r>
        <w:rPr>
          <w:rStyle w:val="CommentReference"/>
        </w:rPr>
        <w:annotationRef/>
      </w:r>
      <w:r w:rsidR="004445FF">
        <w:t>We could possibly</w:t>
      </w:r>
      <w:r>
        <w:t xml:space="preserve"> drop this as we d</w:t>
      </w:r>
      <w:r w:rsidR="004445FF">
        <w:t>idn</w:t>
      </w:r>
      <w:r>
        <w:t>’t analyse methylation in this paper.</w:t>
      </w:r>
    </w:p>
  </w:comment>
  <w:comment w:id="52" w:author="Microsoft Office User" w:date="2025-10-29T15:18:00Z" w:initials="MOU">
    <w:p w14:paraId="6377D23F" w14:textId="77777777" w:rsidR="001C6A90" w:rsidRDefault="001C6A90">
      <w:pPr>
        <w:pStyle w:val="CommentText"/>
      </w:pPr>
      <w:r>
        <w:rPr>
          <w:rStyle w:val="CommentReference"/>
        </w:rPr>
        <w:annotationRef/>
      </w:r>
      <w:r>
        <w:t>What version was used?</w:t>
      </w:r>
    </w:p>
    <w:p w14:paraId="4D57109E" w14:textId="2F14857C" w:rsidR="001C6A90" w:rsidRDefault="001C6A90">
      <w:pPr>
        <w:pStyle w:val="CommentText"/>
      </w:pPr>
      <w:r>
        <w:t>v. 4.3 was used for pervasive relaxed selection paper.</w:t>
      </w:r>
    </w:p>
  </w:comment>
  <w:comment w:id="53" w:author="Microsoft Office User" w:date="2025-10-29T15:18:00Z" w:initials="MOU">
    <w:p w14:paraId="79458D57" w14:textId="77777777" w:rsidR="001C6A90" w:rsidRDefault="001C6A90" w:rsidP="00EC7C17">
      <w:pPr>
        <w:pStyle w:val="CommentText"/>
      </w:pPr>
      <w:r>
        <w:rPr>
          <w:rStyle w:val="CommentReference"/>
        </w:rPr>
        <w:annotationRef/>
      </w:r>
      <w:r>
        <w:t>What version was used?</w:t>
      </w:r>
    </w:p>
    <w:p w14:paraId="7C4C4461" w14:textId="4A4F4677" w:rsidR="001C6A90" w:rsidRDefault="001C6A90" w:rsidP="00EC7C17">
      <w:pPr>
        <w:pStyle w:val="CommentText"/>
      </w:pPr>
      <w:r>
        <w:t xml:space="preserve">v. </w:t>
      </w:r>
      <w:r w:rsidRPr="00EC7C17">
        <w:t>4.0.6</w:t>
      </w:r>
      <w:r>
        <w:t xml:space="preserve"> was used for pervasive relaxed selection paper.</w:t>
      </w:r>
    </w:p>
  </w:comment>
  <w:comment w:id="57" w:author="Maxim Warwick Dus Adams" w:date="2025-10-31T12:01:00Z" w:initials="MA">
    <w:p w14:paraId="710D3D51" w14:textId="77777777" w:rsidR="00493C01" w:rsidRDefault="00493C01" w:rsidP="00493C01">
      <w:r>
        <w:rPr>
          <w:rStyle w:val="CommentReference"/>
        </w:rPr>
        <w:annotationRef/>
      </w:r>
      <w:r>
        <w:rPr>
          <w:sz w:val="20"/>
          <w:szCs w:val="20"/>
        </w:rPr>
        <w:t>add link?</w:t>
      </w:r>
    </w:p>
  </w:comment>
  <w:comment w:id="99" w:author="Microsoft Office User" w:date="2025-09-28T21:32:00Z" w:initials="MOU">
    <w:p w14:paraId="4641E8BC" w14:textId="40F06C9A" w:rsidR="001C6A90" w:rsidRDefault="001C6A90">
      <w:pPr>
        <w:pStyle w:val="CommentText"/>
      </w:pPr>
      <w:r>
        <w:rPr>
          <w:rStyle w:val="CommentReference"/>
        </w:rPr>
        <w:annotationRef/>
      </w:r>
      <w:r>
        <w:t>Maxim – there was a filter added here whe</w:t>
      </w:r>
      <w:r>
        <w:rPr>
          <w:noProof/>
        </w:rPr>
        <w:t>re sequences were removed if they were flaned by Ns right. Was it here, or elsewhere (i.e. earlier in the filtering pipeline?</w:t>
      </w:r>
    </w:p>
  </w:comment>
  <w:comment w:id="100" w:author="Maxim Warwick Dus Adams" w:date="2025-10-30T14:41:00Z" w:initials="MA">
    <w:p w14:paraId="2EE38E55" w14:textId="77777777" w:rsidR="00FE002C" w:rsidRDefault="00FE002C" w:rsidP="00FE002C">
      <w:r>
        <w:rPr>
          <w:rStyle w:val="CommentReference"/>
        </w:rPr>
        <w:annotationRef/>
      </w:r>
      <w:r>
        <w:rPr>
          <w:sz w:val="20"/>
          <w:szCs w:val="20"/>
        </w:rPr>
        <w:t>added!</w:t>
      </w:r>
    </w:p>
  </w:comment>
  <w:comment w:id="209" w:author="Microsoft Office User" w:date="2025-10-17T13:14:00Z" w:initials="MOU">
    <w:p w14:paraId="60144F0F" w14:textId="56242880" w:rsidR="001C6A90" w:rsidRDefault="001C6A90">
      <w:pPr>
        <w:pStyle w:val="CommentText"/>
      </w:pPr>
      <w:r>
        <w:rPr>
          <w:rStyle w:val="CommentReference"/>
        </w:rPr>
        <w:annotationRef/>
      </w:r>
      <w:r>
        <w:t>Does this accurately capture the auditing of these old inserts?</w:t>
      </w:r>
    </w:p>
  </w:comment>
  <w:comment w:id="257" w:author="Maxim Warwick Dus Adams" w:date="2025-10-30T15:21:00Z" w:initials="MA">
    <w:p w14:paraId="549930B0" w14:textId="77777777" w:rsidR="002D70F7" w:rsidRDefault="002D70F7" w:rsidP="002D70F7">
      <w:r>
        <w:rPr>
          <w:rStyle w:val="CommentReference"/>
        </w:rPr>
        <w:annotationRef/>
      </w:r>
      <w:r>
        <w:rPr>
          <w:sz w:val="20"/>
          <w:szCs w:val="20"/>
        </w:rPr>
        <w:t>Which?</w:t>
      </w:r>
    </w:p>
  </w:comment>
  <w:comment w:id="280" w:author="Microsoft Office User" w:date="2025-10-29T16:05:00Z" w:initials="MOU">
    <w:p w14:paraId="60351448" w14:textId="19C9E793" w:rsidR="00E513E6" w:rsidRDefault="00E513E6" w:rsidP="00E513E6">
      <w:pPr>
        <w:pStyle w:val="CommentText"/>
      </w:pPr>
      <w:r>
        <w:rPr>
          <w:rStyle w:val="CommentReference"/>
        </w:rPr>
        <w:annotationRef/>
      </w:r>
      <w:r>
        <w:t xml:space="preserve">These need to be integrated into the main reference list. </w:t>
      </w:r>
    </w:p>
  </w:comment>
  <w:comment w:id="281" w:author="Microsoft Office User" w:date="2025-11-03T20:12:00Z" w:initials="MOU">
    <w:p w14:paraId="2953C0FC" w14:textId="67673780" w:rsidR="00DF6038" w:rsidRDefault="00DF6038">
      <w:pPr>
        <w:pStyle w:val="CommentText"/>
      </w:pPr>
      <w:r>
        <w:rPr>
          <w:rStyle w:val="CommentReference"/>
        </w:rPr>
        <w:annotationRef/>
      </w:r>
      <w:r>
        <w:t>Might also add the length distribution of these inserts in a second panel (similar to Fig 1B).</w:t>
      </w:r>
      <w:bookmarkStart w:id="282" w:name="_GoBack"/>
      <w:bookmarkEnd w:id="282"/>
    </w:p>
  </w:comment>
  <w:comment w:id="283" w:author="Microsoft Office User" w:date="2025-10-29T19:41:00Z" w:initials="MOU">
    <w:p w14:paraId="21C5D346" w14:textId="6A8E96EA" w:rsidR="00233C25" w:rsidRDefault="00233C25" w:rsidP="00233C25">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4977CA" w15:done="0"/>
  <w15:commentEx w15:paraId="3C6C2526" w15:done="0"/>
  <w15:commentEx w15:paraId="5CF09D01" w15:done="0"/>
  <w15:commentEx w15:paraId="25C24085" w15:done="0"/>
  <w15:commentEx w15:paraId="40FFBB87" w15:done="0"/>
  <w15:commentEx w15:paraId="3EA6FE47" w15:done="0"/>
  <w15:commentEx w15:paraId="4D57109E" w15:done="0"/>
  <w15:commentEx w15:paraId="7C4C4461" w15:done="0"/>
  <w15:commentEx w15:paraId="710D3D51" w15:done="0"/>
  <w15:commentEx w15:paraId="4641E8BC" w15:done="0"/>
  <w15:commentEx w15:paraId="2EE38E55" w15:paraIdParent="4641E8BC" w15:done="0"/>
  <w15:commentEx w15:paraId="60144F0F" w15:done="0"/>
  <w15:commentEx w15:paraId="549930B0" w15:done="0"/>
  <w15:commentEx w15:paraId="60351448" w15:done="0"/>
  <w15:commentEx w15:paraId="2953C0FC" w15:done="0"/>
  <w15:commentEx w15:paraId="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DFAA6F" w16cex:dateUtc="2025-10-31T00:59:00Z"/>
  <w16cex:commentExtensible w16cex:durableId="39965A5F" w16cex:dateUtc="2025-10-30T03:16:00Z"/>
  <w16cex:commentExtensible w16cex:durableId="59E75959" w16cex:dateUtc="2025-10-28T11:53:00Z"/>
  <w16cex:commentExtensible w16cex:durableId="4CE6E34D" w16cex:dateUtc="2025-10-31T01:01:00Z"/>
  <w16cex:commentExtensible w16cex:durableId="17A47DD1" w16cex:dateUtc="2025-10-30T03:41:00Z"/>
  <w16cex:commentExtensible w16cex:durableId="0149DD15" w16cex:dateUtc="2025-10-30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4977CA" w16cid:durableId="2CACBDA8"/>
  <w16cid:commentId w16cid:paraId="3C6C2526" w16cid:durableId="2CACC3A0"/>
  <w16cid:commentId w16cid:paraId="5CF09D01" w16cid:durableId="44DFAA6F"/>
  <w16cid:commentId w16cid:paraId="25C24085" w16cid:durableId="39965A5F"/>
  <w16cid:commentId w16cid:paraId="40FFBB87" w16cid:durableId="2CACB6B8"/>
  <w16cid:commentId w16cid:paraId="3EA6FE47" w16cid:durableId="59E75959"/>
  <w16cid:commentId w16cid:paraId="4D57109E" w16cid:durableId="2CACAEA9"/>
  <w16cid:commentId w16cid:paraId="7C4C4461" w16cid:durableId="2CACAF3E"/>
  <w16cid:commentId w16cid:paraId="710D3D51" w16cid:durableId="4CE6E34D"/>
  <w16cid:commentId w16cid:paraId="4641E8BC" w16cid:durableId="2C8427D6"/>
  <w16cid:commentId w16cid:paraId="2EE38E55" w16cid:durableId="17A47DD1"/>
  <w16cid:commentId w16cid:paraId="60144F0F" w16cid:durableId="2C9CBFC8"/>
  <w16cid:commentId w16cid:paraId="549930B0" w16cid:durableId="0149DD15"/>
  <w16cid:commentId w16cid:paraId="60351448" w16cid:durableId="2CACB9BE"/>
  <w16cid:commentId w16cid:paraId="2953C0FC" w16cid:durableId="2CB38B31"/>
  <w16cid:commentId w16cid:paraId="21C5D346" w16cid:durableId="2CACEC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0"/>
  </w:num>
  <w:num w:numId="5">
    <w:abstractNumId w:val="1"/>
  </w:num>
  <w:num w:numId="6">
    <w:abstractNumId w:val="2"/>
  </w:num>
  <w:num w:numId="7">
    <w:abstractNumId w:val="9"/>
  </w:num>
  <w:num w:numId="8">
    <w:abstractNumId w:val="4"/>
  </w:num>
  <w:num w:numId="9">
    <w:abstractNumId w:val="5"/>
  </w:num>
  <w:num w:numId="10">
    <w:abstractNumId w:val="3"/>
  </w:num>
  <w:num w:numId="11">
    <w:abstractNumId w:val="7"/>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A22B8"/>
    <w:rsid w:val="000B02B9"/>
    <w:rsid w:val="000B78DF"/>
    <w:rsid w:val="00117EC2"/>
    <w:rsid w:val="00137D80"/>
    <w:rsid w:val="00157B5A"/>
    <w:rsid w:val="00175D73"/>
    <w:rsid w:val="00196185"/>
    <w:rsid w:val="001A35A8"/>
    <w:rsid w:val="001C01B2"/>
    <w:rsid w:val="001C6A90"/>
    <w:rsid w:val="001D3140"/>
    <w:rsid w:val="001E1D48"/>
    <w:rsid w:val="00233841"/>
    <w:rsid w:val="00233C25"/>
    <w:rsid w:val="00237FF2"/>
    <w:rsid w:val="00245A96"/>
    <w:rsid w:val="00253C55"/>
    <w:rsid w:val="002634A4"/>
    <w:rsid w:val="00281557"/>
    <w:rsid w:val="002B29BE"/>
    <w:rsid w:val="002B68DB"/>
    <w:rsid w:val="002D70F7"/>
    <w:rsid w:val="00307DEE"/>
    <w:rsid w:val="00317779"/>
    <w:rsid w:val="003769A2"/>
    <w:rsid w:val="00385296"/>
    <w:rsid w:val="003B571D"/>
    <w:rsid w:val="003C5AE2"/>
    <w:rsid w:val="003C747E"/>
    <w:rsid w:val="003E260C"/>
    <w:rsid w:val="003E4D9D"/>
    <w:rsid w:val="00403F8F"/>
    <w:rsid w:val="00413D2D"/>
    <w:rsid w:val="00426239"/>
    <w:rsid w:val="004445FF"/>
    <w:rsid w:val="004649E7"/>
    <w:rsid w:val="00467F02"/>
    <w:rsid w:val="00493C01"/>
    <w:rsid w:val="004A4549"/>
    <w:rsid w:val="004A4750"/>
    <w:rsid w:val="004A488E"/>
    <w:rsid w:val="004A74BD"/>
    <w:rsid w:val="004B37A0"/>
    <w:rsid w:val="004C3702"/>
    <w:rsid w:val="005450BE"/>
    <w:rsid w:val="00571BFD"/>
    <w:rsid w:val="00593BDE"/>
    <w:rsid w:val="005A40F9"/>
    <w:rsid w:val="005A44D8"/>
    <w:rsid w:val="005C5AF0"/>
    <w:rsid w:val="005C7395"/>
    <w:rsid w:val="005F3A1A"/>
    <w:rsid w:val="00606C77"/>
    <w:rsid w:val="00620103"/>
    <w:rsid w:val="0062778A"/>
    <w:rsid w:val="006461C1"/>
    <w:rsid w:val="0065342C"/>
    <w:rsid w:val="00675564"/>
    <w:rsid w:val="00677E7B"/>
    <w:rsid w:val="006A0874"/>
    <w:rsid w:val="006A7E0B"/>
    <w:rsid w:val="006B4BD3"/>
    <w:rsid w:val="006B5AF3"/>
    <w:rsid w:val="006D2DC1"/>
    <w:rsid w:val="006F2915"/>
    <w:rsid w:val="00723DC1"/>
    <w:rsid w:val="007255A0"/>
    <w:rsid w:val="007255AA"/>
    <w:rsid w:val="00750065"/>
    <w:rsid w:val="007514D5"/>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F3069"/>
    <w:rsid w:val="00811A2E"/>
    <w:rsid w:val="008373B0"/>
    <w:rsid w:val="008B47DC"/>
    <w:rsid w:val="008C1745"/>
    <w:rsid w:val="008F36F1"/>
    <w:rsid w:val="00900CF6"/>
    <w:rsid w:val="009043D6"/>
    <w:rsid w:val="0091032D"/>
    <w:rsid w:val="0091558D"/>
    <w:rsid w:val="0091708B"/>
    <w:rsid w:val="0092113D"/>
    <w:rsid w:val="00974F02"/>
    <w:rsid w:val="009853F9"/>
    <w:rsid w:val="00985B92"/>
    <w:rsid w:val="009925B9"/>
    <w:rsid w:val="0099320B"/>
    <w:rsid w:val="00995F6C"/>
    <w:rsid w:val="009B3A06"/>
    <w:rsid w:val="00A07AD1"/>
    <w:rsid w:val="00A128E0"/>
    <w:rsid w:val="00A12C26"/>
    <w:rsid w:val="00A526A1"/>
    <w:rsid w:val="00A57F37"/>
    <w:rsid w:val="00A71874"/>
    <w:rsid w:val="00A82A7F"/>
    <w:rsid w:val="00A9387B"/>
    <w:rsid w:val="00A93ECB"/>
    <w:rsid w:val="00A949ED"/>
    <w:rsid w:val="00A95E7D"/>
    <w:rsid w:val="00AC5742"/>
    <w:rsid w:val="00AD0453"/>
    <w:rsid w:val="00AD3598"/>
    <w:rsid w:val="00AE2F28"/>
    <w:rsid w:val="00AF29CB"/>
    <w:rsid w:val="00AF461A"/>
    <w:rsid w:val="00B02F63"/>
    <w:rsid w:val="00B227EE"/>
    <w:rsid w:val="00B4507B"/>
    <w:rsid w:val="00B60AA4"/>
    <w:rsid w:val="00B93221"/>
    <w:rsid w:val="00BA7BB3"/>
    <w:rsid w:val="00BB450B"/>
    <w:rsid w:val="00BC1199"/>
    <w:rsid w:val="00BE56E8"/>
    <w:rsid w:val="00C14CF5"/>
    <w:rsid w:val="00C53983"/>
    <w:rsid w:val="00C63439"/>
    <w:rsid w:val="00C64381"/>
    <w:rsid w:val="00C75447"/>
    <w:rsid w:val="00C84BDC"/>
    <w:rsid w:val="00C90231"/>
    <w:rsid w:val="00C90E48"/>
    <w:rsid w:val="00C97A6A"/>
    <w:rsid w:val="00CA2F3A"/>
    <w:rsid w:val="00CB14F0"/>
    <w:rsid w:val="00CC1780"/>
    <w:rsid w:val="00CC2BBA"/>
    <w:rsid w:val="00CE01CD"/>
    <w:rsid w:val="00CE08A0"/>
    <w:rsid w:val="00CF2859"/>
    <w:rsid w:val="00CF3671"/>
    <w:rsid w:val="00D11775"/>
    <w:rsid w:val="00D61AED"/>
    <w:rsid w:val="00D80AAE"/>
    <w:rsid w:val="00D94B32"/>
    <w:rsid w:val="00DA28CD"/>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2154B"/>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nanoporetech/dorado"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cell.com/current-biology/fulltext/S0960-9822(23)00186-0" TargetMode="Externa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CAAA4-4E80-4243-86F9-256DFE0AA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4578</Words>
  <Characters>26097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46</cp:revision>
  <dcterms:created xsi:type="dcterms:W3CDTF">2025-10-28T16:48:00Z</dcterms:created>
  <dcterms:modified xsi:type="dcterms:W3CDTF">2025-11-03T20:12:00Z</dcterms:modified>
</cp:coreProperties>
</file>