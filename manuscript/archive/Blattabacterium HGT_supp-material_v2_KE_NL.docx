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09CF6" w14:textId="6FC21092" w:rsidR="00CF2859" w:rsidRPr="001E1D48" w:rsidRDefault="005450BE" w:rsidP="00C14CF5">
      <w:pPr>
        <w:jc w:val="center"/>
        <w:rPr>
          <w:rFonts w:ascii="Aptos" w:hAnsi="Aptos" w:cstheme="minorHAnsi"/>
          <w:b/>
          <w:sz w:val="40"/>
          <w:rPrChange w:id="0" w:author="Nathan Lo" w:date="2025-09-11T14:12:00Z">
            <w:rPr>
              <w:rFonts w:cstheme="minorHAnsi"/>
              <w:b/>
              <w:sz w:val="40"/>
            </w:rPr>
          </w:rPrChange>
        </w:rPr>
      </w:pPr>
      <w:r w:rsidRPr="001E1D48">
        <w:rPr>
          <w:rFonts w:ascii="Aptos" w:hAnsi="Aptos" w:cstheme="minorHAnsi"/>
          <w:b/>
          <w:sz w:val="40"/>
          <w:rPrChange w:id="1" w:author="Nathan Lo" w:date="2025-09-11T14:12:00Z">
            <w:rPr>
              <w:rFonts w:cstheme="minorHAnsi"/>
              <w:b/>
              <w:sz w:val="40"/>
            </w:rPr>
          </w:rPrChange>
        </w:rPr>
        <w:t>Supplementary Material</w:t>
      </w:r>
    </w:p>
    <w:p w14:paraId="0302A8DA" w14:textId="77777777" w:rsidR="005450BE" w:rsidRPr="001E1D48" w:rsidRDefault="005450BE" w:rsidP="00790F30">
      <w:pPr>
        <w:jc w:val="both"/>
        <w:rPr>
          <w:rFonts w:ascii="Aptos" w:hAnsi="Aptos" w:cstheme="minorHAnsi"/>
          <w:rPrChange w:id="2" w:author="Nathan Lo" w:date="2025-09-11T14:12:00Z">
            <w:rPr>
              <w:rFonts w:cstheme="minorHAnsi"/>
            </w:rPr>
          </w:rPrChange>
        </w:rPr>
      </w:pPr>
    </w:p>
    <w:p w14:paraId="22D2489C" w14:textId="20C2B642" w:rsidR="00CF2859" w:rsidRPr="001E1D48" w:rsidRDefault="005450BE" w:rsidP="00790F30">
      <w:pPr>
        <w:jc w:val="both"/>
        <w:rPr>
          <w:rFonts w:ascii="Aptos" w:hAnsi="Aptos" w:cstheme="minorHAnsi"/>
          <w:b/>
          <w:i/>
          <w:rPrChange w:id="3" w:author="Nathan Lo" w:date="2025-09-11T14:12:00Z">
            <w:rPr>
              <w:rFonts w:cstheme="minorHAnsi"/>
              <w:b/>
              <w:i/>
            </w:rPr>
          </w:rPrChange>
        </w:rPr>
      </w:pPr>
      <w:r w:rsidRPr="001E1D48">
        <w:rPr>
          <w:rFonts w:ascii="Aptos" w:hAnsi="Aptos" w:cstheme="minorHAnsi"/>
          <w:b/>
          <w:i/>
          <w:rPrChange w:id="4" w:author="Nathan Lo" w:date="2025-09-11T14:12:00Z">
            <w:rPr>
              <w:rFonts w:cstheme="minorHAnsi"/>
              <w:b/>
              <w:i/>
            </w:rPr>
          </w:rPrChange>
        </w:rPr>
        <w:t>DNA extraction</w:t>
      </w:r>
      <w:r w:rsidR="00723DC1" w:rsidRPr="001E1D48">
        <w:rPr>
          <w:rFonts w:ascii="Aptos" w:hAnsi="Aptos" w:cstheme="minorHAnsi"/>
          <w:b/>
          <w:i/>
          <w:rPrChange w:id="5" w:author="Nathan Lo" w:date="2025-09-11T14:12:00Z">
            <w:rPr>
              <w:rFonts w:cstheme="minorHAnsi"/>
              <w:b/>
              <w:i/>
            </w:rPr>
          </w:rPrChange>
        </w:rPr>
        <w:t xml:space="preserve">, </w:t>
      </w:r>
      <w:proofErr w:type="gramStart"/>
      <w:r w:rsidR="00723DC1" w:rsidRPr="001E1D48">
        <w:rPr>
          <w:rFonts w:ascii="Aptos" w:hAnsi="Aptos" w:cstheme="minorHAnsi"/>
          <w:b/>
          <w:i/>
          <w:rPrChange w:id="6" w:author="Nathan Lo" w:date="2025-09-11T14:12:00Z">
            <w:rPr>
              <w:rFonts w:cstheme="minorHAnsi"/>
              <w:b/>
              <w:i/>
            </w:rPr>
          </w:rPrChange>
        </w:rPr>
        <w:t>library</w:t>
      </w:r>
      <w:proofErr w:type="gramEnd"/>
      <w:r w:rsidRPr="001E1D48">
        <w:rPr>
          <w:rFonts w:ascii="Aptos" w:hAnsi="Aptos" w:cstheme="minorHAnsi"/>
          <w:b/>
          <w:i/>
          <w:rPrChange w:id="7" w:author="Nathan Lo" w:date="2025-09-11T14:12:00Z">
            <w:rPr>
              <w:rFonts w:cstheme="minorHAnsi"/>
              <w:b/>
              <w:i/>
            </w:rPr>
          </w:rPrChange>
        </w:rPr>
        <w:t xml:space="preserve"> </w:t>
      </w:r>
      <w:r w:rsidR="00723DC1" w:rsidRPr="001E1D48">
        <w:rPr>
          <w:rFonts w:ascii="Aptos" w:hAnsi="Aptos" w:cstheme="minorHAnsi"/>
          <w:b/>
          <w:i/>
          <w:rPrChange w:id="8" w:author="Nathan Lo" w:date="2025-09-11T14:12:00Z">
            <w:rPr>
              <w:rFonts w:cstheme="minorHAnsi"/>
              <w:b/>
              <w:i/>
            </w:rPr>
          </w:rPrChange>
        </w:rPr>
        <w:t xml:space="preserve">and </w:t>
      </w:r>
      <w:r w:rsidRPr="001E1D48">
        <w:rPr>
          <w:rFonts w:ascii="Aptos" w:hAnsi="Aptos" w:cstheme="minorHAnsi"/>
          <w:b/>
          <w:i/>
          <w:rPrChange w:id="9" w:author="Nathan Lo" w:date="2025-09-11T14:12:00Z">
            <w:rPr>
              <w:rFonts w:cstheme="minorHAnsi"/>
              <w:b/>
              <w:i/>
            </w:rPr>
          </w:rPrChange>
        </w:rPr>
        <w:t>s</w:t>
      </w:r>
      <w:r w:rsidR="00CF2859" w:rsidRPr="001E1D48">
        <w:rPr>
          <w:rFonts w:ascii="Aptos" w:hAnsi="Aptos" w:cstheme="minorHAnsi"/>
          <w:b/>
          <w:i/>
          <w:rPrChange w:id="10" w:author="Nathan Lo" w:date="2025-09-11T14:12:00Z">
            <w:rPr>
              <w:rFonts w:cstheme="minorHAnsi"/>
              <w:b/>
              <w:i/>
            </w:rPr>
          </w:rPrChange>
        </w:rPr>
        <w:t>equencing details</w:t>
      </w:r>
    </w:p>
    <w:p w14:paraId="08041C38" w14:textId="77777777" w:rsidR="00CB14F0" w:rsidRPr="00CB14F0" w:rsidRDefault="000A22B8" w:rsidP="00CB14F0">
      <w:pPr>
        <w:spacing w:after="120"/>
        <w:jc w:val="both"/>
        <w:rPr>
          <w:rFonts w:ascii="Aptos" w:hAnsi="Aptos"/>
        </w:rPr>
      </w:pPr>
      <w:ins w:id="11" w:author="Microsoft Office User" w:date="2025-09-03T20:48:00Z">
        <w:r w:rsidRPr="00CB14F0">
          <w:rPr>
            <w:rFonts w:ascii="Aptos" w:hAnsi="Aptos"/>
            <w:rPrChange w:id="12" w:author="Nathan Lo" w:date="2025-09-11T14:12:00Z">
              <w:rPr/>
            </w:rPrChange>
          </w:rPr>
          <w:t>Genomic DNA (gDNA) was prepared from 20</w:t>
        </w:r>
      </w:ins>
      <w:ins w:id="13" w:author="Microsoft Office User" w:date="2025-09-28T10:41:00Z">
        <w:r w:rsidR="006D2DC1" w:rsidRPr="00CB14F0">
          <w:rPr>
            <w:rFonts w:ascii="Aptos" w:hAnsi="Aptos"/>
          </w:rPr>
          <w:t xml:space="preserve"> </w:t>
        </w:r>
      </w:ins>
      <w:ins w:id="14" w:author="Microsoft Office User" w:date="2025-09-03T20:48:00Z">
        <w:r w:rsidRPr="00CB14F0">
          <w:rPr>
            <w:rFonts w:ascii="Aptos" w:hAnsi="Aptos"/>
            <w:rPrChange w:id="15" w:author="Nathan Lo" w:date="2025-09-11T14:12:00Z">
              <w:rPr/>
            </w:rPrChange>
          </w:rPr>
          <w:t>mg of</w:t>
        </w:r>
      </w:ins>
      <w:r w:rsidR="00A93ECB" w:rsidRPr="00CB14F0">
        <w:rPr>
          <w:rFonts w:ascii="Aptos" w:hAnsi="Aptos"/>
        </w:rPr>
        <w:t xml:space="preserve"> </w:t>
      </w:r>
      <w:ins w:id="16" w:author="Microsoft Office User" w:date="2025-09-03T20:48:00Z">
        <w:r w:rsidRPr="00CB14F0">
          <w:rPr>
            <w:rFonts w:ascii="Aptos" w:hAnsi="Aptos"/>
            <w:rPrChange w:id="17" w:author="Nathan Lo" w:date="2025-09-11T14:12:00Z">
              <w:rPr/>
            </w:rPrChange>
          </w:rPr>
          <w:t>leg muscle</w:t>
        </w:r>
      </w:ins>
      <w:r w:rsidR="00A93ECB" w:rsidRPr="00CB14F0">
        <w:rPr>
          <w:rFonts w:ascii="Aptos" w:hAnsi="Aptos"/>
        </w:rPr>
        <w:t xml:space="preserve"> and, in some cases, fat-body</w:t>
      </w:r>
      <w:ins w:id="18" w:author="Microsoft Office User" w:date="2025-09-03T20:48:00Z">
        <w:r w:rsidRPr="00CB14F0">
          <w:rPr>
            <w:rFonts w:ascii="Aptos" w:hAnsi="Aptos"/>
            <w:rPrChange w:id="19" w:author="Nathan Lo" w:date="2025-09-11T14:12:00Z">
              <w:rPr/>
            </w:rPrChange>
          </w:rPr>
          <w:t xml:space="preserve"> </w:t>
        </w:r>
      </w:ins>
      <w:r w:rsidR="00A93ECB" w:rsidRPr="00CB14F0">
        <w:rPr>
          <w:rFonts w:ascii="Aptos" w:hAnsi="Aptos"/>
        </w:rPr>
        <w:t xml:space="preserve">in individual cockroaches. </w:t>
      </w:r>
      <w:ins w:id="20" w:author="Microsoft Office User" w:date="2025-09-03T20:48:00Z">
        <w:r w:rsidRPr="00CB14F0">
          <w:rPr>
            <w:rFonts w:ascii="Aptos" w:hAnsi="Aptos"/>
            <w:rPrChange w:id="21" w:author="Nathan Lo" w:date="2025-09-11T14:12:00Z">
              <w:rPr/>
            </w:rPrChange>
          </w:rPr>
          <w:t xml:space="preserve">This was done </w:t>
        </w:r>
      </w:ins>
      <w:r w:rsidR="00A93ECB" w:rsidRPr="00CB14F0">
        <w:rPr>
          <w:rFonts w:ascii="Aptos" w:hAnsi="Aptos"/>
        </w:rPr>
        <w:t xml:space="preserve">either using the </w:t>
      </w:r>
      <w:commentRangeStart w:id="22"/>
      <w:r w:rsidR="00A93ECB" w:rsidRPr="00CB14F0">
        <w:rPr>
          <w:rFonts w:ascii="Aptos" w:hAnsi="Aptos"/>
        </w:rPr>
        <w:t>phenol chloroform method</w:t>
      </w:r>
      <w:commentRangeEnd w:id="22"/>
      <w:r w:rsidR="00CB14F0">
        <w:rPr>
          <w:rStyle w:val="CommentReference"/>
        </w:rPr>
        <w:commentReference w:id="22"/>
      </w:r>
      <w:r w:rsidR="00A93ECB" w:rsidRPr="00CB14F0">
        <w:rPr>
          <w:rFonts w:ascii="Aptos" w:hAnsi="Aptos"/>
        </w:rPr>
        <w:t xml:space="preserve">, or </w:t>
      </w:r>
      <w:ins w:id="23" w:author="Microsoft Office User" w:date="2025-09-03T20:48:00Z">
        <w:r w:rsidRPr="00CB14F0">
          <w:rPr>
            <w:rFonts w:ascii="Aptos" w:hAnsi="Aptos"/>
            <w:rPrChange w:id="24" w:author="Nathan Lo" w:date="2025-09-11T14:12:00Z">
              <w:rPr/>
            </w:rPrChange>
          </w:rPr>
          <w:t>using the NEB Monarch HMW DNA Extraction Kit (NEB #T3060)</w:t>
        </w:r>
      </w:ins>
      <w:r w:rsidR="00A93ECB" w:rsidRPr="00CB14F0">
        <w:rPr>
          <w:rFonts w:ascii="Aptos" w:hAnsi="Aptos"/>
        </w:rPr>
        <w:t>.</w:t>
      </w:r>
      <w:r w:rsidR="00CB14F0" w:rsidRPr="00CB14F0">
        <w:rPr>
          <w:rFonts w:ascii="Aptos" w:hAnsi="Aptos"/>
        </w:rPr>
        <w:t xml:space="preserve"> </w:t>
      </w:r>
      <w:r w:rsidR="00CB14F0" w:rsidRPr="00CB14F0">
        <w:rPr>
          <w:rFonts w:ascii="Aptos" w:hAnsi="Aptos"/>
        </w:rPr>
        <w:t xml:space="preserve">Cockroaches were chilled at –30 °C for 4–5 min to induce torpor, and the femoral muscle (~3 mm) was dissected from one or two hind legs, depending on body size. Tissue was incubated overnight at 56 °C in 600 µl SDS buffer with 20 µl Proteinase K, followed by RNase A treatment (5 µl, 37 °C, 1 h). DNA was purified by phenol–chloroform extraction and isopropanol precipitation with sodium acetate (3 M, pH 5.5), washed twice with 70% ethanol, air-dried, and dissolved in 40 µl 10 mM Tris (pH 8.0). DNA quality and concentration were assessed with </w:t>
      </w:r>
      <w:proofErr w:type="spellStart"/>
      <w:r w:rsidR="00CB14F0" w:rsidRPr="00CB14F0">
        <w:rPr>
          <w:rFonts w:ascii="Aptos" w:hAnsi="Aptos"/>
        </w:rPr>
        <w:t>NanoDrop</w:t>
      </w:r>
      <w:proofErr w:type="spellEnd"/>
      <w:r w:rsidR="00CB14F0" w:rsidRPr="00CB14F0">
        <w:rPr>
          <w:rFonts w:ascii="Aptos" w:hAnsi="Aptos"/>
        </w:rPr>
        <w:t xml:space="preserve"> and Qubit, and samples were stored at –80 °C. </w:t>
      </w:r>
      <w:r w:rsidR="00CB14F0" w:rsidRPr="00CB14F0">
        <w:rPr>
          <w:rFonts w:ascii="Aptos" w:hAnsi="Aptos"/>
          <w:color w:val="000000"/>
        </w:rPr>
        <w:t xml:space="preserve">The DNA of </w:t>
      </w:r>
      <w:r w:rsidR="00CB14F0" w:rsidRPr="00CB14F0">
        <w:rPr>
          <w:rFonts w:ascii="Aptos" w:hAnsi="Aptos"/>
          <w:i/>
          <w:iCs/>
        </w:rPr>
        <w:t xml:space="preserve">M. </w:t>
      </w:r>
      <w:proofErr w:type="spellStart"/>
      <w:r w:rsidR="00CB14F0" w:rsidRPr="00CB14F0">
        <w:rPr>
          <w:rFonts w:ascii="Aptos" w:hAnsi="Aptos"/>
          <w:i/>
          <w:iCs/>
        </w:rPr>
        <w:t>lithgowae</w:t>
      </w:r>
      <w:proofErr w:type="spellEnd"/>
      <w:r w:rsidR="00CB14F0" w:rsidRPr="00CB14F0">
        <w:rPr>
          <w:rFonts w:ascii="Aptos" w:hAnsi="Aptos"/>
        </w:rPr>
        <w:t>,</w:t>
      </w:r>
      <w:r w:rsidR="00CB14F0" w:rsidRPr="00CB14F0">
        <w:rPr>
          <w:rFonts w:ascii="Aptos" w:hAnsi="Aptos"/>
          <w:i/>
          <w:iCs/>
          <w:color w:val="000000"/>
        </w:rPr>
        <w:t xml:space="preserve"> M. </w:t>
      </w:r>
      <w:proofErr w:type="spellStart"/>
      <w:r w:rsidR="00CB14F0" w:rsidRPr="00CB14F0">
        <w:rPr>
          <w:rFonts w:ascii="Aptos" w:hAnsi="Aptos"/>
          <w:i/>
          <w:iCs/>
          <w:color w:val="000000"/>
        </w:rPr>
        <w:t>kraussiana</w:t>
      </w:r>
      <w:proofErr w:type="spellEnd"/>
      <w:r w:rsidR="00CB14F0" w:rsidRPr="00CB14F0">
        <w:rPr>
          <w:rFonts w:ascii="Aptos" w:hAnsi="Aptos"/>
          <w:color w:val="000000"/>
        </w:rPr>
        <w:t>,</w:t>
      </w:r>
      <w:r w:rsidR="00CB14F0" w:rsidRPr="00CB14F0">
        <w:rPr>
          <w:rFonts w:ascii="Aptos" w:hAnsi="Aptos"/>
          <w:i/>
          <w:iCs/>
        </w:rPr>
        <w:t xml:space="preserve"> P. </w:t>
      </w:r>
      <w:proofErr w:type="spellStart"/>
      <w:r w:rsidR="00CB14F0" w:rsidRPr="00CB14F0">
        <w:rPr>
          <w:rFonts w:ascii="Aptos" w:hAnsi="Aptos"/>
          <w:i/>
          <w:iCs/>
        </w:rPr>
        <w:t>tryoni</w:t>
      </w:r>
      <w:proofErr w:type="spellEnd"/>
      <w:r w:rsidR="00CB14F0" w:rsidRPr="00CB14F0">
        <w:rPr>
          <w:rFonts w:ascii="Aptos" w:hAnsi="Aptos"/>
          <w:i/>
          <w:iCs/>
        </w:rPr>
        <w:t xml:space="preserve"> </w:t>
      </w:r>
      <w:proofErr w:type="spellStart"/>
      <w:r w:rsidR="00CB14F0" w:rsidRPr="00CB14F0">
        <w:rPr>
          <w:rFonts w:ascii="Aptos" w:hAnsi="Aptos"/>
          <w:i/>
          <w:iCs/>
        </w:rPr>
        <w:t>tryoni</w:t>
      </w:r>
      <w:proofErr w:type="spellEnd"/>
      <w:r w:rsidR="00CB14F0" w:rsidRPr="00CB14F0">
        <w:rPr>
          <w:rFonts w:ascii="Aptos" w:hAnsi="Aptos"/>
          <w:i/>
          <w:iCs/>
        </w:rPr>
        <w:t xml:space="preserve"> </w:t>
      </w:r>
      <w:r w:rsidR="00CB14F0" w:rsidRPr="00CB14F0">
        <w:rPr>
          <w:rFonts w:ascii="Aptos" w:hAnsi="Aptos"/>
        </w:rPr>
        <w:t>(</w:t>
      </w:r>
      <w:proofErr w:type="spellStart"/>
      <w:r w:rsidR="00CB14F0" w:rsidRPr="00CB14F0">
        <w:rPr>
          <w:rFonts w:ascii="Aptos" w:hAnsi="Aptos"/>
        </w:rPr>
        <w:t>Kroombit</w:t>
      </w:r>
      <w:proofErr w:type="spellEnd"/>
      <w:r w:rsidR="00CB14F0" w:rsidRPr="00CB14F0">
        <w:rPr>
          <w:rFonts w:ascii="Aptos" w:hAnsi="Aptos"/>
        </w:rPr>
        <w:t>),</w:t>
      </w:r>
      <w:r w:rsidR="00CB14F0" w:rsidRPr="00CB14F0">
        <w:rPr>
          <w:rFonts w:ascii="Aptos" w:hAnsi="Aptos"/>
          <w:i/>
          <w:iCs/>
        </w:rPr>
        <w:t xml:space="preserve"> P. </w:t>
      </w:r>
      <w:proofErr w:type="spellStart"/>
      <w:r w:rsidR="00CB14F0" w:rsidRPr="00CB14F0">
        <w:rPr>
          <w:rFonts w:ascii="Aptos" w:hAnsi="Aptos"/>
          <w:i/>
          <w:iCs/>
        </w:rPr>
        <w:t>sloanei</w:t>
      </w:r>
      <w:proofErr w:type="spellEnd"/>
      <w:r w:rsidR="00CB14F0" w:rsidRPr="00CB14F0">
        <w:rPr>
          <w:rFonts w:ascii="Aptos" w:hAnsi="Aptos"/>
        </w:rPr>
        <w:t>,</w:t>
      </w:r>
      <w:r w:rsidR="00CB14F0" w:rsidRPr="00CB14F0">
        <w:rPr>
          <w:rFonts w:ascii="Aptos" w:hAnsi="Aptos"/>
          <w:i/>
          <w:iCs/>
        </w:rPr>
        <w:t xml:space="preserve"> P. </w:t>
      </w:r>
      <w:proofErr w:type="spellStart"/>
      <w:r w:rsidR="00CB14F0" w:rsidRPr="00CB14F0">
        <w:rPr>
          <w:rFonts w:ascii="Aptos" w:hAnsi="Aptos"/>
          <w:i/>
          <w:iCs/>
        </w:rPr>
        <w:t>lata</w:t>
      </w:r>
      <w:proofErr w:type="spellEnd"/>
      <w:r w:rsidR="00CB14F0" w:rsidRPr="00CB14F0">
        <w:rPr>
          <w:rFonts w:ascii="Aptos" w:hAnsi="Aptos"/>
        </w:rPr>
        <w:t xml:space="preserve"> and </w:t>
      </w:r>
      <w:r w:rsidR="00CB14F0" w:rsidRPr="00CB14F0">
        <w:rPr>
          <w:rFonts w:ascii="Aptos" w:hAnsi="Aptos"/>
          <w:i/>
          <w:iCs/>
        </w:rPr>
        <w:t>P. australis</w:t>
      </w:r>
      <w:r w:rsidR="00CB14F0" w:rsidRPr="00CB14F0">
        <w:rPr>
          <w:rFonts w:ascii="Aptos" w:hAnsi="Aptos"/>
        </w:rPr>
        <w:t xml:space="preserve"> was extracted using leg muscle only, while the DNA of </w:t>
      </w:r>
      <w:r w:rsidR="00CB14F0" w:rsidRPr="00CB14F0">
        <w:rPr>
          <w:rFonts w:ascii="Aptos" w:hAnsi="Aptos"/>
          <w:i/>
          <w:iCs/>
          <w:color w:val="000000"/>
        </w:rPr>
        <w:t>Par. gigantea</w:t>
      </w:r>
      <w:r w:rsidR="00CB14F0" w:rsidRPr="00CB14F0">
        <w:rPr>
          <w:rFonts w:ascii="Aptos" w:hAnsi="Aptos"/>
          <w:color w:val="000000"/>
        </w:rPr>
        <w:t xml:space="preserve">, </w:t>
      </w:r>
      <w:r w:rsidR="00CB14F0" w:rsidRPr="00CB14F0">
        <w:rPr>
          <w:rFonts w:ascii="Aptos" w:hAnsi="Aptos"/>
          <w:i/>
          <w:iCs/>
          <w:color w:val="000000"/>
        </w:rPr>
        <w:t xml:space="preserve">P. </w:t>
      </w:r>
      <w:proofErr w:type="spellStart"/>
      <w:r w:rsidR="00CB14F0" w:rsidRPr="00CB14F0">
        <w:rPr>
          <w:rFonts w:ascii="Aptos" w:hAnsi="Aptos"/>
          <w:i/>
          <w:iCs/>
          <w:color w:val="000000"/>
        </w:rPr>
        <w:t>tryoni</w:t>
      </w:r>
      <w:proofErr w:type="spellEnd"/>
      <w:r w:rsidR="00CB14F0" w:rsidRPr="00CB14F0">
        <w:rPr>
          <w:rFonts w:ascii="Aptos" w:hAnsi="Aptos"/>
          <w:i/>
          <w:iCs/>
          <w:color w:val="000000"/>
        </w:rPr>
        <w:t xml:space="preserve"> </w:t>
      </w:r>
      <w:proofErr w:type="spellStart"/>
      <w:r w:rsidR="00CB14F0" w:rsidRPr="00CB14F0">
        <w:rPr>
          <w:rFonts w:ascii="Aptos" w:hAnsi="Aptos"/>
          <w:i/>
          <w:iCs/>
          <w:color w:val="000000"/>
        </w:rPr>
        <w:t>tegminifera</w:t>
      </w:r>
      <w:proofErr w:type="spellEnd"/>
      <w:r w:rsidR="00CB14F0" w:rsidRPr="00CB14F0">
        <w:rPr>
          <w:rFonts w:ascii="Aptos" w:hAnsi="Aptos"/>
          <w:color w:val="000000"/>
        </w:rPr>
        <w:t xml:space="preserve">, </w:t>
      </w:r>
      <w:r w:rsidR="00CB14F0" w:rsidRPr="00CB14F0">
        <w:rPr>
          <w:rFonts w:ascii="Aptos" w:hAnsi="Aptos"/>
          <w:i/>
          <w:iCs/>
          <w:color w:val="000000"/>
        </w:rPr>
        <w:t xml:space="preserve">P. </w:t>
      </w:r>
      <w:proofErr w:type="spellStart"/>
      <w:r w:rsidR="00CB14F0" w:rsidRPr="00CB14F0">
        <w:rPr>
          <w:rFonts w:ascii="Aptos" w:hAnsi="Aptos"/>
          <w:i/>
          <w:iCs/>
          <w:color w:val="000000"/>
        </w:rPr>
        <w:t>tryoni</w:t>
      </w:r>
      <w:proofErr w:type="spellEnd"/>
      <w:r w:rsidR="00CB14F0" w:rsidRPr="00CB14F0">
        <w:rPr>
          <w:rFonts w:ascii="Aptos" w:hAnsi="Aptos"/>
          <w:i/>
          <w:iCs/>
          <w:color w:val="000000"/>
        </w:rPr>
        <w:t xml:space="preserve"> </w:t>
      </w:r>
      <w:proofErr w:type="spellStart"/>
      <w:r w:rsidR="00CB14F0" w:rsidRPr="00CB14F0">
        <w:rPr>
          <w:rFonts w:ascii="Aptos" w:hAnsi="Aptos"/>
          <w:i/>
          <w:iCs/>
          <w:color w:val="000000"/>
        </w:rPr>
        <w:t>tryoni</w:t>
      </w:r>
      <w:proofErr w:type="spellEnd"/>
      <w:r w:rsidR="00CB14F0" w:rsidRPr="00CB14F0">
        <w:rPr>
          <w:rFonts w:ascii="Aptos" w:hAnsi="Aptos"/>
          <w:color w:val="000000"/>
        </w:rPr>
        <w:t xml:space="preserve"> (Eungella) and </w:t>
      </w:r>
      <w:r w:rsidR="00CB14F0" w:rsidRPr="00CB14F0">
        <w:rPr>
          <w:rFonts w:ascii="Aptos" w:hAnsi="Aptos"/>
          <w:i/>
          <w:iCs/>
          <w:color w:val="000000"/>
        </w:rPr>
        <w:t xml:space="preserve">N. </w:t>
      </w:r>
      <w:proofErr w:type="spellStart"/>
      <w:r w:rsidR="00CB14F0" w:rsidRPr="00CB14F0">
        <w:rPr>
          <w:rFonts w:ascii="Aptos" w:hAnsi="Aptos"/>
          <w:i/>
          <w:iCs/>
          <w:color w:val="000000"/>
        </w:rPr>
        <w:t>dahmsi</w:t>
      </w:r>
      <w:proofErr w:type="spellEnd"/>
      <w:r w:rsidR="00CB14F0" w:rsidRPr="00CB14F0">
        <w:rPr>
          <w:rFonts w:ascii="Aptos" w:hAnsi="Aptos"/>
          <w:color w:val="000000"/>
        </w:rPr>
        <w:t xml:space="preserve"> </w:t>
      </w:r>
      <w:r w:rsidR="00CB14F0" w:rsidRPr="00CB14F0">
        <w:rPr>
          <w:rFonts w:ascii="Aptos" w:hAnsi="Aptos"/>
        </w:rPr>
        <w:t xml:space="preserve">were extracted using leg muscle + fat body tissue. </w:t>
      </w:r>
    </w:p>
    <w:p w14:paraId="152EB1ED" w14:textId="6A1C27FC" w:rsidR="000A22B8" w:rsidRDefault="00A93ECB" w:rsidP="000A22B8">
      <w:pPr>
        <w:rPr>
          <w:ins w:id="25" w:author="Microsoft Office User" w:date="2025-09-28T10:43:00Z"/>
          <w:rFonts w:ascii="Aptos" w:hAnsi="Aptos" w:cs="Times New Roman"/>
        </w:rPr>
      </w:pPr>
      <w:r>
        <w:rPr>
          <w:rFonts w:ascii="Aptos" w:hAnsi="Aptos"/>
        </w:rPr>
        <w:t xml:space="preserve">The </w:t>
      </w:r>
      <w:ins w:id="26" w:author="Microsoft Office User" w:date="2025-09-03T20:48:00Z">
        <w:r w:rsidRPr="001E1D48">
          <w:rPr>
            <w:rFonts w:ascii="Aptos" w:hAnsi="Aptos"/>
            <w:rPrChange w:id="27" w:author="Nathan Lo" w:date="2025-09-11T14:12:00Z">
              <w:rPr/>
            </w:rPrChange>
          </w:rPr>
          <w:t xml:space="preserve">NEB Monarch HMW DNA Extraction </w:t>
        </w:r>
        <w:proofErr w:type="gramStart"/>
        <w:r w:rsidRPr="001E1D48">
          <w:rPr>
            <w:rFonts w:ascii="Aptos" w:hAnsi="Aptos"/>
            <w:rPrChange w:id="28" w:author="Nathan Lo" w:date="2025-09-11T14:12:00Z">
              <w:rPr/>
            </w:rPrChange>
          </w:rPr>
          <w:t xml:space="preserve">Kit </w:t>
        </w:r>
      </w:ins>
      <w:r>
        <w:rPr>
          <w:rFonts w:ascii="Aptos" w:hAnsi="Aptos"/>
        </w:rPr>
        <w:t xml:space="preserve"> was</w:t>
      </w:r>
      <w:proofErr w:type="gramEnd"/>
      <w:r>
        <w:rPr>
          <w:rFonts w:ascii="Aptos" w:hAnsi="Aptos"/>
        </w:rPr>
        <w:t xml:space="preserve"> used </w:t>
      </w:r>
      <w:ins w:id="29" w:author="Microsoft Office User" w:date="2025-09-03T20:48:00Z">
        <w:r w:rsidR="000A22B8" w:rsidRPr="001E1D48">
          <w:rPr>
            <w:rFonts w:ascii="Aptos" w:hAnsi="Aptos"/>
            <w:rPrChange w:id="30" w:author="Nathan Lo" w:date="2025-09-11T14:12:00Z">
              <w:rPr/>
            </w:rPrChange>
          </w:rPr>
          <w:t>according to the manufacturer’s instructions, with the exception that Proteinase K digestion was undertaken for 4 hours at 600</w:t>
        </w:r>
      </w:ins>
      <w:ins w:id="31" w:author="Microsoft Office User" w:date="2025-09-28T10:42:00Z">
        <w:r w:rsidR="00E7214D">
          <w:rPr>
            <w:rFonts w:ascii="Aptos" w:hAnsi="Aptos"/>
          </w:rPr>
          <w:t xml:space="preserve"> </w:t>
        </w:r>
      </w:ins>
      <w:ins w:id="32" w:author="Microsoft Office User" w:date="2025-09-03T20:48:00Z">
        <w:r w:rsidR="000A22B8" w:rsidRPr="001E1D48">
          <w:rPr>
            <w:rFonts w:ascii="Aptos" w:hAnsi="Aptos"/>
            <w:rPrChange w:id="33" w:author="Nathan Lo" w:date="2025-09-11T14:12:00Z">
              <w:rPr/>
            </w:rPrChange>
          </w:rPr>
          <w:t xml:space="preserve">rpm, rather than the recommended 45 minutes, </w:t>
        </w:r>
      </w:ins>
      <w:ins w:id="34" w:author="Microsoft Office User" w:date="2025-09-28T10:42:00Z">
        <w:r w:rsidR="00E7214D">
          <w:rPr>
            <w:rFonts w:ascii="Aptos" w:hAnsi="Aptos"/>
          </w:rPr>
          <w:t>to ensure</w:t>
        </w:r>
      </w:ins>
      <w:ins w:id="35" w:author="Microsoft Office User" w:date="2025-09-03T20:48:00Z">
        <w:r w:rsidR="000A22B8" w:rsidRPr="001E1D48">
          <w:rPr>
            <w:rFonts w:ascii="Aptos" w:hAnsi="Aptos"/>
            <w:rPrChange w:id="36" w:author="Nathan Lo" w:date="2025-09-11T14:12:00Z">
              <w:rPr/>
            </w:rPrChange>
          </w:rPr>
          <w:t xml:space="preserve"> thorough digestion of the tissue. As minimal gDNA appeared to stick to the glass beads, the supernatant was centrifuged for 10 minutes at 16,000</w:t>
        </w:r>
      </w:ins>
      <w:ins w:id="37" w:author="Microsoft Office User" w:date="2025-09-28T10:42:00Z">
        <w:r w:rsidR="00E7214D">
          <w:rPr>
            <w:rFonts w:ascii="Aptos" w:hAnsi="Aptos"/>
          </w:rPr>
          <w:t xml:space="preserve"> </w:t>
        </w:r>
      </w:ins>
      <w:ins w:id="38" w:author="Microsoft Office User" w:date="2025-09-03T20:48:00Z">
        <w:r w:rsidR="000A22B8" w:rsidRPr="001E1D48">
          <w:rPr>
            <w:rFonts w:ascii="Aptos" w:hAnsi="Aptos"/>
            <w:rPrChange w:id="39" w:author="Nathan Lo" w:date="2025-09-11T14:12:00Z">
              <w:rPr/>
            </w:rPrChange>
          </w:rPr>
          <w:t xml:space="preserve">g at room temperature, the pellet </w:t>
        </w:r>
      </w:ins>
      <w:ins w:id="40" w:author="Microsoft Office User" w:date="2025-09-28T10:45:00Z">
        <w:r w:rsidR="00E7214D">
          <w:rPr>
            <w:rFonts w:ascii="Aptos" w:hAnsi="Aptos"/>
          </w:rPr>
          <w:t xml:space="preserve">was </w:t>
        </w:r>
      </w:ins>
      <w:ins w:id="41" w:author="Microsoft Office User" w:date="2025-09-03T20:48:00Z">
        <w:r w:rsidR="000A22B8" w:rsidRPr="001E1D48">
          <w:rPr>
            <w:rFonts w:ascii="Aptos" w:hAnsi="Aptos"/>
            <w:rPrChange w:id="42" w:author="Nathan Lo" w:date="2025-09-11T14:12:00Z">
              <w:rPr/>
            </w:rPrChange>
          </w:rPr>
          <w:t>washed twice in 500</w:t>
        </w:r>
      </w:ins>
      <w:ins w:id="43" w:author="Microsoft Office User" w:date="2025-09-28T10:42:00Z">
        <w:r w:rsidR="00E7214D">
          <w:rPr>
            <w:rFonts w:ascii="Aptos" w:hAnsi="Aptos"/>
          </w:rPr>
          <w:t xml:space="preserve"> </w:t>
        </w:r>
      </w:ins>
      <w:proofErr w:type="spellStart"/>
      <w:ins w:id="44" w:author="Microsoft Office User" w:date="2025-09-03T20:48:00Z">
        <w:r w:rsidR="000A22B8" w:rsidRPr="001E1D48">
          <w:rPr>
            <w:rFonts w:ascii="Aptos" w:hAnsi="Aptos"/>
            <w:rPrChange w:id="45" w:author="Nathan Lo" w:date="2025-09-11T14:12:00Z">
              <w:rPr/>
            </w:rPrChange>
          </w:rPr>
          <w:t>u</w:t>
        </w:r>
      </w:ins>
      <w:ins w:id="46" w:author="Microsoft Office User" w:date="2025-09-28T10:42:00Z">
        <w:r w:rsidR="00E7214D">
          <w:rPr>
            <w:rFonts w:ascii="Aptos" w:hAnsi="Aptos"/>
          </w:rPr>
          <w:t>L</w:t>
        </w:r>
      </w:ins>
      <w:proofErr w:type="spellEnd"/>
      <w:ins w:id="47" w:author="Microsoft Office User" w:date="2025-09-03T20:48:00Z">
        <w:r w:rsidR="000A22B8" w:rsidRPr="001E1D48">
          <w:rPr>
            <w:rFonts w:ascii="Aptos" w:hAnsi="Aptos"/>
            <w:rPrChange w:id="48" w:author="Nathan Lo" w:date="2025-09-11T14:12:00Z">
              <w:rPr/>
            </w:rPrChange>
          </w:rPr>
          <w:t xml:space="preserve"> kit Wash Buffer, dried briefly </w:t>
        </w:r>
      </w:ins>
      <w:ins w:id="49" w:author="Microsoft Office User" w:date="2025-09-28T10:45:00Z">
        <w:r w:rsidR="00E7214D">
          <w:rPr>
            <w:rFonts w:ascii="Aptos" w:hAnsi="Aptos"/>
          </w:rPr>
          <w:t>then</w:t>
        </w:r>
      </w:ins>
      <w:ins w:id="50" w:author="Microsoft Office User" w:date="2025-09-03T20:48:00Z">
        <w:r w:rsidR="000A22B8" w:rsidRPr="001E1D48">
          <w:rPr>
            <w:rFonts w:ascii="Aptos" w:hAnsi="Aptos"/>
            <w:rPrChange w:id="51" w:author="Nathan Lo" w:date="2025-09-11T14:12:00Z">
              <w:rPr/>
            </w:rPrChange>
          </w:rPr>
          <w:t xml:space="preserve"> resuspended in 20</w:t>
        </w:r>
      </w:ins>
      <w:ins w:id="52" w:author="Microsoft Office User" w:date="2025-09-28T10:42:00Z">
        <w:r w:rsidR="00E7214D">
          <w:rPr>
            <w:rFonts w:ascii="Aptos" w:hAnsi="Aptos"/>
          </w:rPr>
          <w:t xml:space="preserve"> </w:t>
        </w:r>
        <w:proofErr w:type="spellStart"/>
        <w:r w:rsidR="00E7214D">
          <w:rPr>
            <w:rFonts w:ascii="Aptos" w:hAnsi="Aptos"/>
          </w:rPr>
          <w:t>uL</w:t>
        </w:r>
      </w:ins>
      <w:proofErr w:type="spellEnd"/>
      <w:ins w:id="53" w:author="Microsoft Office User" w:date="2025-09-03T20:48:00Z">
        <w:r w:rsidR="000A22B8" w:rsidRPr="001E1D48">
          <w:rPr>
            <w:rFonts w:ascii="Aptos" w:hAnsi="Aptos"/>
            <w:rPrChange w:id="54" w:author="Nathan Lo" w:date="2025-09-11T14:12:00Z">
              <w:rPr/>
            </w:rPrChange>
          </w:rPr>
          <w:t xml:space="preserve"> Elution Buffer II. The quality and integrity of the gDNA was assessed by a </w:t>
        </w:r>
        <w:r w:rsidR="000A22B8" w:rsidRPr="001E1D48">
          <w:rPr>
            <w:rFonts w:ascii="Aptos" w:hAnsi="Aptos" w:cs="Times New Roman"/>
            <w:rPrChange w:id="55" w:author="Nathan Lo" w:date="2025-09-11T14:12:00Z">
              <w:rPr>
                <w:rFonts w:cs="Times New Roman"/>
              </w:rPr>
            </w:rPrChange>
          </w:rPr>
          <w:t xml:space="preserve">4200 </w:t>
        </w:r>
        <w:proofErr w:type="spellStart"/>
        <w:r w:rsidR="000A22B8" w:rsidRPr="001E1D48">
          <w:rPr>
            <w:rFonts w:ascii="Aptos" w:hAnsi="Aptos" w:cs="Times New Roman"/>
            <w:rPrChange w:id="56" w:author="Nathan Lo" w:date="2025-09-11T14:12:00Z">
              <w:rPr>
                <w:rFonts w:cs="Times New Roman"/>
              </w:rPr>
            </w:rPrChange>
          </w:rPr>
          <w:t>TapeStation</w:t>
        </w:r>
        <w:proofErr w:type="spellEnd"/>
        <w:r w:rsidR="000A22B8" w:rsidRPr="001E1D48">
          <w:rPr>
            <w:rFonts w:ascii="Aptos" w:hAnsi="Aptos" w:cs="Times New Roman"/>
            <w:rPrChange w:id="57" w:author="Nathan Lo" w:date="2025-09-11T14:12:00Z">
              <w:rPr>
                <w:rFonts w:cs="Times New Roman"/>
              </w:rPr>
            </w:rPrChange>
          </w:rPr>
          <w:t xml:space="preserve"> System (Agilent Technologies) using Genomic DNA </w:t>
        </w:r>
        <w:proofErr w:type="spellStart"/>
        <w:r w:rsidR="000A22B8" w:rsidRPr="001E1D48">
          <w:rPr>
            <w:rFonts w:ascii="Aptos" w:hAnsi="Aptos" w:cs="Times New Roman"/>
            <w:rPrChange w:id="58" w:author="Nathan Lo" w:date="2025-09-11T14:12:00Z">
              <w:rPr>
                <w:rFonts w:cs="Times New Roman"/>
              </w:rPr>
            </w:rPrChange>
          </w:rPr>
          <w:t>ScreenTape</w:t>
        </w:r>
        <w:proofErr w:type="spellEnd"/>
        <w:r w:rsidR="000A22B8" w:rsidRPr="001E1D48">
          <w:rPr>
            <w:rFonts w:ascii="Aptos" w:hAnsi="Aptos" w:cs="Times New Roman"/>
            <w:rPrChange w:id="59" w:author="Nathan Lo" w:date="2025-09-11T14:12:00Z">
              <w:rPr>
                <w:rFonts w:cs="Times New Roman"/>
              </w:rPr>
            </w:rPrChange>
          </w:rPr>
          <w:t xml:space="preserve"> (Cat No. 5067-5365) and reagents (Cat No. 5067-5366). The absorbance ratios were assessed by Nanodrop Spectrophotometer (</w:t>
        </w:r>
        <w:proofErr w:type="spellStart"/>
        <w:r w:rsidR="000A22B8" w:rsidRPr="001E1D48">
          <w:rPr>
            <w:rFonts w:ascii="Aptos" w:hAnsi="Aptos" w:cs="Times New Roman"/>
            <w:rPrChange w:id="60" w:author="Nathan Lo" w:date="2025-09-11T14:12:00Z">
              <w:rPr>
                <w:rFonts w:cs="Times New Roman"/>
              </w:rPr>
            </w:rPrChange>
          </w:rPr>
          <w:t>DeNovix</w:t>
        </w:r>
        <w:proofErr w:type="spellEnd"/>
        <w:r w:rsidR="000A22B8" w:rsidRPr="001E1D48">
          <w:rPr>
            <w:rFonts w:ascii="Aptos" w:hAnsi="Aptos" w:cs="Times New Roman"/>
            <w:rPrChange w:id="61" w:author="Nathan Lo" w:date="2025-09-11T14:12:00Z">
              <w:rPr>
                <w:rFonts w:cs="Times New Roman"/>
              </w:rPr>
            </w:rPrChange>
          </w:rPr>
          <w:t xml:space="preserve"> DS-11). Quantification was determined using a Qubit 2.0 Fluorometer (Invitrogen by Life Technologies) using a dsDNA BR assay kit (Cat No. Q32850).</w:t>
        </w:r>
      </w:ins>
    </w:p>
    <w:p w14:paraId="5CD474AF" w14:textId="77777777" w:rsidR="00E7214D" w:rsidRPr="001E1D48" w:rsidRDefault="00E7214D" w:rsidP="000A22B8">
      <w:pPr>
        <w:rPr>
          <w:ins w:id="62" w:author="Microsoft Office User" w:date="2025-09-03T20:48:00Z"/>
          <w:rFonts w:ascii="Aptos" w:hAnsi="Aptos" w:cs="Times New Roman"/>
          <w:rPrChange w:id="63" w:author="Nathan Lo" w:date="2025-09-11T14:12:00Z">
            <w:rPr>
              <w:ins w:id="64" w:author="Microsoft Office User" w:date="2025-09-03T20:48:00Z"/>
              <w:rFonts w:cs="Times New Roman"/>
            </w:rPr>
          </w:rPrChange>
        </w:rPr>
      </w:pPr>
    </w:p>
    <w:p w14:paraId="3B6C8E04" w14:textId="05B4E0BE" w:rsidR="000A22B8" w:rsidRDefault="000A22B8" w:rsidP="000A22B8">
      <w:pPr>
        <w:rPr>
          <w:ins w:id="65" w:author="Microsoft Office User" w:date="2025-09-28T10:40:00Z"/>
          <w:rFonts w:ascii="Aptos" w:hAnsi="Aptos" w:cs="Times New Roman"/>
        </w:rPr>
      </w:pPr>
      <w:ins w:id="66" w:author="Microsoft Office User" w:date="2025-09-03T20:48:00Z">
        <w:r w:rsidRPr="001E1D48">
          <w:rPr>
            <w:rFonts w:ascii="Aptos" w:hAnsi="Aptos"/>
            <w:rPrChange w:id="67" w:author="Nathan Lo" w:date="2025-09-11T14:12:00Z">
              <w:rPr/>
            </w:rPrChange>
          </w:rPr>
          <w:t>Long-read sequencing was performed using gDNA from</w:t>
        </w:r>
        <w:r w:rsidRPr="001E1D48">
          <w:rPr>
            <w:rFonts w:ascii="Aptos" w:hAnsi="Aptos"/>
            <w:i/>
            <w:iCs/>
            <w:rPrChange w:id="68" w:author="Nathan Lo" w:date="2025-09-11T14:12:00Z">
              <w:rPr>
                <w:i/>
                <w:iCs/>
              </w:rPr>
            </w:rPrChange>
          </w:rPr>
          <w:t xml:space="preserve"> </w:t>
        </w:r>
        <w:proofErr w:type="spellStart"/>
        <w:r w:rsidRPr="001E1D48">
          <w:rPr>
            <w:rFonts w:ascii="Aptos" w:hAnsi="Aptos"/>
            <w:i/>
            <w:iCs/>
            <w:rPrChange w:id="69" w:author="Nathan Lo" w:date="2025-09-11T14:12:00Z">
              <w:rPr>
                <w:i/>
                <w:iCs/>
              </w:rPr>
            </w:rPrChange>
          </w:rPr>
          <w:t>Panesthis</w:t>
        </w:r>
        <w:proofErr w:type="spellEnd"/>
        <w:r w:rsidRPr="001E1D48">
          <w:rPr>
            <w:rFonts w:ascii="Aptos" w:hAnsi="Aptos"/>
            <w:i/>
            <w:iCs/>
            <w:rPrChange w:id="70" w:author="Nathan Lo" w:date="2025-09-11T14:12:00Z">
              <w:rPr>
                <w:i/>
                <w:iCs/>
              </w:rPr>
            </w:rPrChange>
          </w:rPr>
          <w:t xml:space="preserve"> australis,</w:t>
        </w:r>
      </w:ins>
      <w:ins w:id="71" w:author="Microsoft Office User" w:date="2025-09-28T10:40:00Z">
        <w:r w:rsidR="006D2DC1">
          <w:rPr>
            <w:rFonts w:ascii="Aptos" w:hAnsi="Aptos"/>
            <w:i/>
            <w:iCs/>
          </w:rPr>
          <w:t xml:space="preserve"> </w:t>
        </w:r>
      </w:ins>
      <w:commentRangeStart w:id="72"/>
      <w:proofErr w:type="spellStart"/>
      <w:ins w:id="73" w:author="Microsoft Office User" w:date="2025-09-03T20:48:00Z">
        <w:r w:rsidRPr="001E1D48">
          <w:rPr>
            <w:rFonts w:ascii="Aptos" w:hAnsi="Aptos"/>
            <w:i/>
            <w:iCs/>
            <w:rPrChange w:id="74" w:author="Nathan Lo" w:date="2025-09-11T14:12:00Z">
              <w:rPr>
                <w:i/>
                <w:iCs/>
              </w:rPr>
            </w:rPrChange>
          </w:rPr>
          <w:t>Neogeoscapheus</w:t>
        </w:r>
        <w:proofErr w:type="spellEnd"/>
        <w:r w:rsidRPr="001E1D48">
          <w:rPr>
            <w:rFonts w:ascii="Aptos" w:hAnsi="Aptos"/>
            <w:i/>
            <w:iCs/>
            <w:rPrChange w:id="75" w:author="Nathan Lo" w:date="2025-09-11T14:12:00Z">
              <w:rPr>
                <w:i/>
                <w:iCs/>
              </w:rPr>
            </w:rPrChange>
          </w:rPr>
          <w:t xml:space="preserve"> </w:t>
        </w:r>
        <w:proofErr w:type="spellStart"/>
        <w:r w:rsidRPr="001E1D48">
          <w:rPr>
            <w:rFonts w:ascii="Aptos" w:hAnsi="Aptos"/>
            <w:i/>
            <w:iCs/>
            <w:rPrChange w:id="76" w:author="Nathan Lo" w:date="2025-09-11T14:12:00Z">
              <w:rPr>
                <w:i/>
                <w:iCs/>
              </w:rPr>
            </w:rPrChange>
          </w:rPr>
          <w:t>dahmsi</w:t>
        </w:r>
        <w:proofErr w:type="spellEnd"/>
        <w:r w:rsidRPr="001E1D48">
          <w:rPr>
            <w:rFonts w:ascii="Aptos" w:hAnsi="Aptos"/>
            <w:i/>
            <w:iCs/>
            <w:rPrChange w:id="77" w:author="Nathan Lo" w:date="2025-09-11T14:12:00Z">
              <w:rPr>
                <w:i/>
                <w:iCs/>
              </w:rPr>
            </w:rPrChange>
          </w:rPr>
          <w:t xml:space="preserve">, </w:t>
        </w:r>
        <w:proofErr w:type="spellStart"/>
        <w:r w:rsidRPr="001E1D48">
          <w:rPr>
            <w:rFonts w:ascii="Aptos" w:hAnsi="Aptos"/>
            <w:i/>
            <w:iCs/>
            <w:rPrChange w:id="78" w:author="Nathan Lo" w:date="2025-09-11T14:12:00Z">
              <w:rPr>
                <w:i/>
                <w:iCs/>
              </w:rPr>
            </w:rPrChange>
          </w:rPr>
          <w:t>Panesthia</w:t>
        </w:r>
        <w:proofErr w:type="spellEnd"/>
        <w:r w:rsidRPr="001E1D48">
          <w:rPr>
            <w:rFonts w:ascii="Aptos" w:hAnsi="Aptos"/>
            <w:i/>
            <w:iCs/>
            <w:rPrChange w:id="79" w:author="Nathan Lo" w:date="2025-09-11T14:12:00Z">
              <w:rPr>
                <w:i/>
                <w:iCs/>
              </w:rPr>
            </w:rPrChange>
          </w:rPr>
          <w:t xml:space="preserve"> </w:t>
        </w:r>
        <w:proofErr w:type="spellStart"/>
        <w:r w:rsidRPr="001E1D48">
          <w:rPr>
            <w:rFonts w:ascii="Aptos" w:hAnsi="Aptos"/>
            <w:i/>
            <w:iCs/>
            <w:rPrChange w:id="80" w:author="Nathan Lo" w:date="2025-09-11T14:12:00Z">
              <w:rPr>
                <w:i/>
                <w:iCs/>
              </w:rPr>
            </w:rPrChange>
          </w:rPr>
          <w:t>tryoni</w:t>
        </w:r>
        <w:proofErr w:type="spellEnd"/>
        <w:r w:rsidRPr="001E1D48">
          <w:rPr>
            <w:rFonts w:ascii="Aptos" w:hAnsi="Aptos"/>
            <w:i/>
            <w:iCs/>
            <w:rPrChange w:id="81" w:author="Nathan Lo" w:date="2025-09-11T14:12:00Z">
              <w:rPr>
                <w:i/>
                <w:iCs/>
              </w:rPr>
            </w:rPrChange>
          </w:rPr>
          <w:t xml:space="preserve"> </w:t>
        </w:r>
        <w:proofErr w:type="spellStart"/>
        <w:r w:rsidRPr="001E1D48">
          <w:rPr>
            <w:rFonts w:ascii="Aptos" w:hAnsi="Aptos"/>
            <w:i/>
            <w:iCs/>
            <w:rPrChange w:id="82" w:author="Nathan Lo" w:date="2025-09-11T14:12:00Z">
              <w:rPr>
                <w:i/>
                <w:iCs/>
              </w:rPr>
            </w:rPrChange>
          </w:rPr>
          <w:t>tryoni</w:t>
        </w:r>
        <w:proofErr w:type="spellEnd"/>
        <w:r w:rsidRPr="001E1D48">
          <w:rPr>
            <w:rFonts w:ascii="Aptos" w:hAnsi="Aptos"/>
            <w:i/>
            <w:iCs/>
            <w:rPrChange w:id="83" w:author="Nathan Lo" w:date="2025-09-11T14:12:00Z">
              <w:rPr>
                <w:i/>
                <w:iCs/>
              </w:rPr>
            </w:rPrChange>
          </w:rPr>
          <w:t xml:space="preserve">, </w:t>
        </w:r>
        <w:proofErr w:type="spellStart"/>
        <w:r w:rsidRPr="001E1D48">
          <w:rPr>
            <w:rFonts w:ascii="Aptos" w:hAnsi="Aptos"/>
            <w:i/>
            <w:iCs/>
            <w:rPrChange w:id="84" w:author="Nathan Lo" w:date="2025-09-11T14:12:00Z">
              <w:rPr>
                <w:i/>
                <w:iCs/>
              </w:rPr>
            </w:rPrChange>
          </w:rPr>
          <w:t>Panesthia</w:t>
        </w:r>
        <w:proofErr w:type="spellEnd"/>
        <w:r w:rsidRPr="001E1D48">
          <w:rPr>
            <w:rFonts w:ascii="Aptos" w:hAnsi="Aptos"/>
            <w:i/>
            <w:iCs/>
            <w:rPrChange w:id="85" w:author="Nathan Lo" w:date="2025-09-11T14:12:00Z">
              <w:rPr>
                <w:i/>
                <w:iCs/>
              </w:rPr>
            </w:rPrChange>
          </w:rPr>
          <w:t xml:space="preserve"> </w:t>
        </w:r>
        <w:proofErr w:type="spellStart"/>
        <w:r w:rsidRPr="001E1D48">
          <w:rPr>
            <w:rFonts w:ascii="Aptos" w:hAnsi="Aptos"/>
            <w:i/>
            <w:iCs/>
            <w:rPrChange w:id="86" w:author="Nathan Lo" w:date="2025-09-11T14:12:00Z">
              <w:rPr>
                <w:i/>
                <w:iCs/>
              </w:rPr>
            </w:rPrChange>
          </w:rPr>
          <w:t>tryoni</w:t>
        </w:r>
        <w:proofErr w:type="spellEnd"/>
        <w:r w:rsidRPr="001E1D48">
          <w:rPr>
            <w:rFonts w:ascii="Aptos" w:hAnsi="Aptos"/>
            <w:i/>
            <w:iCs/>
            <w:rPrChange w:id="87" w:author="Nathan Lo" w:date="2025-09-11T14:12:00Z">
              <w:rPr>
                <w:i/>
                <w:iCs/>
              </w:rPr>
            </w:rPrChange>
          </w:rPr>
          <w:t xml:space="preserve"> </w:t>
        </w:r>
        <w:proofErr w:type="spellStart"/>
        <w:r w:rsidRPr="001E1D48">
          <w:rPr>
            <w:rFonts w:ascii="Aptos" w:hAnsi="Aptos"/>
            <w:i/>
            <w:iCs/>
            <w:rPrChange w:id="88" w:author="Nathan Lo" w:date="2025-09-11T14:12:00Z">
              <w:rPr>
                <w:i/>
                <w:iCs/>
              </w:rPr>
            </w:rPrChange>
          </w:rPr>
          <w:t>tegminifera</w:t>
        </w:r>
        <w:proofErr w:type="spellEnd"/>
        <w:r w:rsidRPr="001E1D48">
          <w:rPr>
            <w:rFonts w:ascii="Aptos" w:hAnsi="Aptos"/>
            <w:i/>
            <w:iCs/>
            <w:rPrChange w:id="89" w:author="Nathan Lo" w:date="2025-09-11T14:12:00Z">
              <w:rPr>
                <w:i/>
                <w:iCs/>
              </w:rPr>
            </w:rPrChange>
          </w:rPr>
          <w:t xml:space="preserve">, </w:t>
        </w:r>
        <w:proofErr w:type="spellStart"/>
        <w:r w:rsidRPr="001E1D48">
          <w:rPr>
            <w:rFonts w:ascii="Aptos" w:hAnsi="Aptos"/>
            <w:i/>
            <w:iCs/>
            <w:rPrChange w:id="90" w:author="Nathan Lo" w:date="2025-09-11T14:12:00Z">
              <w:rPr>
                <w:i/>
                <w:iCs/>
              </w:rPr>
            </w:rPrChange>
          </w:rPr>
          <w:t>Panesthai</w:t>
        </w:r>
        <w:proofErr w:type="spellEnd"/>
        <w:r w:rsidRPr="001E1D48">
          <w:rPr>
            <w:rFonts w:ascii="Aptos" w:hAnsi="Aptos"/>
            <w:i/>
            <w:iCs/>
            <w:rPrChange w:id="91" w:author="Nathan Lo" w:date="2025-09-11T14:12:00Z">
              <w:rPr>
                <w:i/>
                <w:iCs/>
              </w:rPr>
            </w:rPrChange>
          </w:rPr>
          <w:t xml:space="preserve"> gigantea, </w:t>
        </w:r>
        <w:proofErr w:type="spellStart"/>
        <w:r w:rsidRPr="001E1D48">
          <w:rPr>
            <w:rFonts w:ascii="Aptos" w:hAnsi="Aptos"/>
            <w:i/>
            <w:iCs/>
            <w:rPrChange w:id="92" w:author="Nathan Lo" w:date="2025-09-11T14:12:00Z">
              <w:rPr>
                <w:i/>
                <w:iCs/>
              </w:rPr>
            </w:rPrChange>
          </w:rPr>
          <w:t>Panesthia</w:t>
        </w:r>
        <w:proofErr w:type="spellEnd"/>
        <w:r w:rsidRPr="001E1D48">
          <w:rPr>
            <w:rFonts w:ascii="Aptos" w:hAnsi="Aptos"/>
            <w:i/>
            <w:iCs/>
            <w:rPrChange w:id="93" w:author="Nathan Lo" w:date="2025-09-11T14:12:00Z">
              <w:rPr>
                <w:i/>
                <w:iCs/>
              </w:rPr>
            </w:rPrChange>
          </w:rPr>
          <w:t xml:space="preserve"> </w:t>
        </w:r>
        <w:proofErr w:type="spellStart"/>
        <w:r w:rsidRPr="001E1D48">
          <w:rPr>
            <w:rFonts w:ascii="Aptos" w:hAnsi="Aptos"/>
            <w:i/>
            <w:iCs/>
            <w:rPrChange w:id="94" w:author="Nathan Lo" w:date="2025-09-11T14:12:00Z">
              <w:rPr>
                <w:i/>
                <w:iCs/>
              </w:rPr>
            </w:rPrChange>
          </w:rPr>
          <w:t>lata</w:t>
        </w:r>
        <w:proofErr w:type="spellEnd"/>
        <w:r w:rsidRPr="001E1D48">
          <w:rPr>
            <w:rFonts w:ascii="Aptos" w:hAnsi="Aptos"/>
            <w:i/>
            <w:iCs/>
            <w:rPrChange w:id="95" w:author="Nathan Lo" w:date="2025-09-11T14:12:00Z">
              <w:rPr>
                <w:i/>
                <w:iCs/>
              </w:rPr>
            </w:rPrChange>
          </w:rPr>
          <w:t xml:space="preserve">, </w:t>
        </w:r>
        <w:proofErr w:type="spellStart"/>
        <w:r w:rsidRPr="001E1D48">
          <w:rPr>
            <w:rFonts w:ascii="Aptos" w:hAnsi="Aptos"/>
            <w:i/>
            <w:iCs/>
            <w:rPrChange w:id="96" w:author="Nathan Lo" w:date="2025-09-11T14:12:00Z">
              <w:rPr>
                <w:i/>
                <w:iCs/>
              </w:rPr>
            </w:rPrChange>
          </w:rPr>
          <w:t>Macropanesthia</w:t>
        </w:r>
        <w:proofErr w:type="spellEnd"/>
        <w:r w:rsidRPr="001E1D48">
          <w:rPr>
            <w:rFonts w:ascii="Aptos" w:hAnsi="Aptos"/>
            <w:i/>
            <w:iCs/>
            <w:rPrChange w:id="97" w:author="Nathan Lo" w:date="2025-09-11T14:12:00Z">
              <w:rPr>
                <w:i/>
                <w:iCs/>
              </w:rPr>
            </w:rPrChange>
          </w:rPr>
          <w:t xml:space="preserve"> </w:t>
        </w:r>
        <w:proofErr w:type="spellStart"/>
        <w:r w:rsidRPr="001E1D48">
          <w:rPr>
            <w:rFonts w:ascii="Aptos" w:hAnsi="Aptos"/>
            <w:i/>
            <w:iCs/>
            <w:rPrChange w:id="98" w:author="Nathan Lo" w:date="2025-09-11T14:12:00Z">
              <w:rPr>
                <w:i/>
                <w:iCs/>
              </w:rPr>
            </w:rPrChange>
          </w:rPr>
          <w:t>lineopuncata</w:t>
        </w:r>
        <w:proofErr w:type="spellEnd"/>
        <w:r w:rsidRPr="001E1D48">
          <w:rPr>
            <w:rFonts w:ascii="Aptos" w:hAnsi="Aptos"/>
            <w:i/>
            <w:iCs/>
            <w:rPrChange w:id="99" w:author="Nathan Lo" w:date="2025-09-11T14:12:00Z">
              <w:rPr>
                <w:i/>
                <w:iCs/>
              </w:rPr>
            </w:rPrChange>
          </w:rPr>
          <w:t xml:space="preserve">, </w:t>
        </w:r>
        <w:proofErr w:type="spellStart"/>
        <w:r w:rsidRPr="001E1D48">
          <w:rPr>
            <w:rFonts w:ascii="Aptos" w:hAnsi="Aptos"/>
            <w:i/>
            <w:iCs/>
            <w:rPrChange w:id="100" w:author="Nathan Lo" w:date="2025-09-11T14:12:00Z">
              <w:rPr>
                <w:i/>
                <w:iCs/>
              </w:rPr>
            </w:rPrChange>
          </w:rPr>
          <w:t>Macropanesthia</w:t>
        </w:r>
        <w:proofErr w:type="spellEnd"/>
        <w:r w:rsidRPr="001E1D48">
          <w:rPr>
            <w:rFonts w:ascii="Aptos" w:hAnsi="Aptos"/>
            <w:i/>
            <w:iCs/>
            <w:rPrChange w:id="101" w:author="Nathan Lo" w:date="2025-09-11T14:12:00Z">
              <w:rPr>
                <w:i/>
                <w:iCs/>
              </w:rPr>
            </w:rPrChange>
          </w:rPr>
          <w:t xml:space="preserve"> rhinoceros and </w:t>
        </w:r>
        <w:proofErr w:type="spellStart"/>
        <w:r w:rsidRPr="001E1D48">
          <w:rPr>
            <w:rFonts w:ascii="Aptos" w:hAnsi="Aptos"/>
            <w:i/>
            <w:iCs/>
            <w:rPrChange w:id="102" w:author="Nathan Lo" w:date="2025-09-11T14:12:00Z">
              <w:rPr>
                <w:i/>
                <w:iCs/>
              </w:rPr>
            </w:rPrChange>
          </w:rPr>
          <w:t>Parapanesthia</w:t>
        </w:r>
        <w:proofErr w:type="spellEnd"/>
        <w:r w:rsidRPr="001E1D48">
          <w:rPr>
            <w:rFonts w:ascii="Aptos" w:hAnsi="Aptos"/>
            <w:i/>
            <w:iCs/>
            <w:rPrChange w:id="103" w:author="Nathan Lo" w:date="2025-09-11T14:12:00Z">
              <w:rPr>
                <w:i/>
                <w:iCs/>
              </w:rPr>
            </w:rPrChange>
          </w:rPr>
          <w:t xml:space="preserve"> gigantea</w:t>
        </w:r>
      </w:ins>
      <w:commentRangeEnd w:id="72"/>
      <w:ins w:id="104" w:author="Microsoft Office User" w:date="2025-09-28T10:45:00Z">
        <w:r w:rsidR="00E7214D">
          <w:rPr>
            <w:rStyle w:val="CommentReference"/>
          </w:rPr>
          <w:commentReference w:id="72"/>
        </w:r>
      </w:ins>
      <w:ins w:id="105" w:author="Microsoft Office User" w:date="2025-09-28T10:55:00Z">
        <w:r w:rsidR="00675564">
          <w:rPr>
            <w:rFonts w:ascii="Aptos" w:hAnsi="Aptos"/>
            <w:i/>
            <w:iCs/>
          </w:rPr>
          <w:t xml:space="preserve"> </w:t>
        </w:r>
        <w:r w:rsidR="00675564">
          <w:rPr>
            <w:rFonts w:ascii="Aptos" w:hAnsi="Aptos"/>
          </w:rPr>
          <w:t>(Table S1)</w:t>
        </w:r>
      </w:ins>
      <w:ins w:id="106" w:author="Microsoft Office User" w:date="2025-09-03T20:48:00Z">
        <w:r w:rsidRPr="001E1D48">
          <w:rPr>
            <w:rFonts w:ascii="Aptos" w:hAnsi="Aptos"/>
            <w:i/>
            <w:iCs/>
            <w:rPrChange w:id="107" w:author="Nathan Lo" w:date="2025-09-11T14:12:00Z">
              <w:rPr>
                <w:i/>
                <w:iCs/>
              </w:rPr>
            </w:rPrChange>
          </w:rPr>
          <w:t>.</w:t>
        </w:r>
        <w:r w:rsidRPr="001E1D48">
          <w:rPr>
            <w:rFonts w:ascii="Aptos" w:hAnsi="Aptos"/>
            <w:rPrChange w:id="108" w:author="Nathan Lo" w:date="2025-09-11T14:12:00Z">
              <w:rPr/>
            </w:rPrChange>
          </w:rPr>
          <w:t xml:space="preserve">  Libraries were prepared from gDNA using the Ligation Sequencing Kit V14 (SQK-LSK114) protocol according to the manufacturer’s instructions with the following modifications and options. The DNA Repair and End-Prep reaction continued for 15-20 minutes. The Adapter ligation </w:t>
        </w:r>
        <w:del w:id="109" w:author="Nathan Lo" w:date="2025-09-11T14:12:00Z">
          <w:r w:rsidRPr="001E1D48" w:rsidDel="001E1D48">
            <w:rPr>
              <w:rFonts w:ascii="Aptos" w:hAnsi="Aptos"/>
              <w:rPrChange w:id="110" w:author="Nathan Lo" w:date="2025-09-11T14:12:00Z">
                <w:rPr/>
              </w:rPrChange>
            </w:rPr>
            <w:delText>r</w:delText>
          </w:r>
        </w:del>
        <w:r w:rsidRPr="001E1D48">
          <w:rPr>
            <w:rFonts w:ascii="Aptos" w:hAnsi="Aptos"/>
            <w:rPrChange w:id="111" w:author="Nathan Lo" w:date="2025-09-11T14:12:00Z">
              <w:rPr/>
            </w:rPrChange>
          </w:rPr>
          <w:t>reaction proceeded for 20 minutes and the kit LFB wash buffer was used to enrich for longer fragments. Final library elution occurred at 37</w:t>
        </w:r>
        <w:r w:rsidRPr="001E1D48">
          <w:rPr>
            <w:rFonts w:ascii="Aptos" w:hAnsi="Aptos"/>
            <w:vertAlign w:val="superscript"/>
            <w:rPrChange w:id="112" w:author="Nathan Lo" w:date="2025-09-11T14:12:00Z">
              <w:rPr>
                <w:vertAlign w:val="superscript"/>
              </w:rPr>
            </w:rPrChange>
          </w:rPr>
          <w:t>o</w:t>
        </w:r>
        <w:r w:rsidRPr="001E1D48">
          <w:rPr>
            <w:rFonts w:ascii="Aptos" w:hAnsi="Aptos"/>
            <w:rPrChange w:id="113" w:author="Nathan Lo" w:date="2025-09-11T14:12:00Z">
              <w:rPr/>
            </w:rPrChange>
          </w:rPr>
          <w:t xml:space="preserve">C to improve the recovery of long fragments. The integrity and concentration of final libraries were assessed using a </w:t>
        </w:r>
        <w:r w:rsidRPr="001E1D48">
          <w:rPr>
            <w:rFonts w:ascii="Aptos" w:hAnsi="Aptos" w:cs="Times New Roman"/>
            <w:rPrChange w:id="114" w:author="Nathan Lo" w:date="2025-09-11T14:12:00Z">
              <w:rPr>
                <w:rFonts w:cs="Times New Roman"/>
              </w:rPr>
            </w:rPrChange>
          </w:rPr>
          <w:t xml:space="preserve">4200 </w:t>
        </w:r>
        <w:proofErr w:type="spellStart"/>
        <w:r w:rsidRPr="001E1D48">
          <w:rPr>
            <w:rFonts w:ascii="Aptos" w:hAnsi="Aptos" w:cs="Times New Roman"/>
            <w:rPrChange w:id="115" w:author="Nathan Lo" w:date="2025-09-11T14:12:00Z">
              <w:rPr>
                <w:rFonts w:cs="Times New Roman"/>
              </w:rPr>
            </w:rPrChange>
          </w:rPr>
          <w:t>TapeStation</w:t>
        </w:r>
        <w:proofErr w:type="spellEnd"/>
        <w:r w:rsidRPr="001E1D48">
          <w:rPr>
            <w:rFonts w:ascii="Aptos" w:hAnsi="Aptos" w:cs="Times New Roman"/>
            <w:rPrChange w:id="116" w:author="Nathan Lo" w:date="2025-09-11T14:12:00Z">
              <w:rPr>
                <w:rFonts w:cs="Times New Roman"/>
              </w:rPr>
            </w:rPrChange>
          </w:rPr>
          <w:t xml:space="preserve"> System (Agilent Technologies) and Qubit 2.0 Fluorometer (Invitrogen by Life Technologies) as previously described.</w:t>
        </w:r>
      </w:ins>
    </w:p>
    <w:p w14:paraId="5E1A6C20" w14:textId="77777777" w:rsidR="006D2DC1" w:rsidRPr="001E1D48" w:rsidRDefault="006D2DC1" w:rsidP="000A22B8">
      <w:pPr>
        <w:rPr>
          <w:ins w:id="117" w:author="Microsoft Office User" w:date="2025-09-03T20:48:00Z"/>
          <w:rFonts w:ascii="Aptos" w:hAnsi="Aptos"/>
          <w:rPrChange w:id="118" w:author="Nathan Lo" w:date="2025-09-11T14:12:00Z">
            <w:rPr>
              <w:ins w:id="119" w:author="Microsoft Office User" w:date="2025-09-03T20:48:00Z"/>
            </w:rPr>
          </w:rPrChange>
        </w:rPr>
      </w:pPr>
    </w:p>
    <w:p w14:paraId="4E90FCC7" w14:textId="369DE427" w:rsidR="000A22B8" w:rsidRPr="001E1D48" w:rsidDel="001E1D48" w:rsidRDefault="000A22B8" w:rsidP="000A22B8">
      <w:pPr>
        <w:rPr>
          <w:ins w:id="120" w:author="Microsoft Office User" w:date="2025-09-03T20:48:00Z"/>
          <w:del w:id="121" w:author="Nathan Lo" w:date="2025-09-11T14:13:00Z"/>
          <w:rFonts w:ascii="Aptos" w:hAnsi="Aptos"/>
          <w:rPrChange w:id="122" w:author="Nathan Lo" w:date="2025-09-11T14:12:00Z">
            <w:rPr>
              <w:ins w:id="123" w:author="Microsoft Office User" w:date="2025-09-03T20:48:00Z"/>
              <w:del w:id="124" w:author="Nathan Lo" w:date="2025-09-11T14:13:00Z"/>
            </w:rPr>
          </w:rPrChange>
        </w:rPr>
      </w:pPr>
      <w:ins w:id="125" w:author="Microsoft Office User" w:date="2025-09-03T20:48:00Z">
        <w:r w:rsidRPr="001E1D48">
          <w:rPr>
            <w:rFonts w:ascii="Aptos" w:hAnsi="Aptos"/>
            <w:rPrChange w:id="126" w:author="Nathan Lo" w:date="2025-09-11T14:12:00Z">
              <w:rPr/>
            </w:rPrChange>
          </w:rPr>
          <w:t xml:space="preserve">Libraries were sequenced on a </w:t>
        </w:r>
        <w:proofErr w:type="spellStart"/>
        <w:r w:rsidRPr="001E1D48">
          <w:rPr>
            <w:rFonts w:ascii="Aptos" w:hAnsi="Aptos"/>
            <w:rPrChange w:id="127" w:author="Nathan Lo" w:date="2025-09-11T14:12:00Z">
              <w:rPr/>
            </w:rPrChange>
          </w:rPr>
          <w:t>PromethION</w:t>
        </w:r>
        <w:proofErr w:type="spellEnd"/>
        <w:r w:rsidRPr="001E1D48">
          <w:rPr>
            <w:rFonts w:ascii="Aptos" w:hAnsi="Aptos"/>
            <w:rPrChange w:id="128" w:author="Nathan Lo" w:date="2025-09-11T14:12:00Z">
              <w:rPr/>
            </w:rPrChange>
          </w:rPr>
          <w:t xml:space="preserve"> 24 sequencer (Oxford Nanopore Technologies) using R10.4.1 flow cells (FLO-PRO114M)</w:t>
        </w:r>
      </w:ins>
      <w:ins w:id="129" w:author="Microsoft Office User" w:date="2025-09-28T10:49:00Z">
        <w:r w:rsidR="00E7214D">
          <w:rPr>
            <w:rFonts w:ascii="Aptos" w:hAnsi="Aptos"/>
          </w:rPr>
          <w:t xml:space="preserve">, following </w:t>
        </w:r>
      </w:ins>
      <w:ins w:id="130" w:author="Microsoft Office User" w:date="2025-09-03T20:48:00Z">
        <w:r w:rsidRPr="001E1D48">
          <w:rPr>
            <w:rFonts w:ascii="Aptos" w:hAnsi="Aptos"/>
            <w:rPrChange w:id="131" w:author="Nathan Lo" w:date="2025-09-11T14:12:00Z">
              <w:rPr/>
            </w:rPrChange>
          </w:rPr>
          <w:t>the manufacturer’s instructions. Libraries were stored at 4</w:t>
        </w:r>
        <w:r w:rsidRPr="001E1D48">
          <w:rPr>
            <w:rFonts w:ascii="Aptos" w:hAnsi="Aptos"/>
            <w:vertAlign w:val="superscript"/>
            <w:rPrChange w:id="132" w:author="Nathan Lo" w:date="2025-09-11T14:12:00Z">
              <w:rPr>
                <w:vertAlign w:val="superscript"/>
              </w:rPr>
            </w:rPrChange>
          </w:rPr>
          <w:t>o</w:t>
        </w:r>
        <w:r w:rsidRPr="001E1D48">
          <w:rPr>
            <w:rFonts w:ascii="Aptos" w:hAnsi="Aptos"/>
            <w:rPrChange w:id="133" w:author="Nathan Lo" w:date="2025-09-11T14:12:00Z">
              <w:rPr/>
            </w:rPrChange>
          </w:rPr>
          <w:t xml:space="preserve">C for less than a week if not sequenced </w:t>
        </w:r>
        <w:r w:rsidRPr="001E1D48">
          <w:rPr>
            <w:rFonts w:ascii="Aptos" w:hAnsi="Aptos"/>
            <w:rPrChange w:id="134" w:author="Nathan Lo" w:date="2025-09-11T14:12:00Z">
              <w:rPr/>
            </w:rPrChange>
          </w:rPr>
          <w:lastRenderedPageBreak/>
          <w:t xml:space="preserve">immediately.  Sequencing output was maximised by waiting for 30-60 minutes after loading the flow cells before starting the sequencing run. The output was additionally increased by routinely </w:t>
        </w:r>
        <w:commentRangeStart w:id="135"/>
        <w:commentRangeStart w:id="136"/>
        <w:r w:rsidRPr="001E1D48">
          <w:rPr>
            <w:rFonts w:ascii="Aptos" w:hAnsi="Aptos"/>
            <w:rPrChange w:id="137" w:author="Nathan Lo" w:date="2025-09-11T14:12:00Z">
              <w:rPr/>
            </w:rPrChange>
          </w:rPr>
          <w:t>recovering</w:t>
        </w:r>
      </w:ins>
      <w:commentRangeEnd w:id="135"/>
      <w:ins w:id="138" w:author="Microsoft Office User" w:date="2025-09-28T10:50:00Z">
        <w:r w:rsidR="00E7214D">
          <w:rPr>
            <w:rStyle w:val="CommentReference"/>
          </w:rPr>
          <w:commentReference w:id="135"/>
        </w:r>
      </w:ins>
      <w:commentRangeEnd w:id="136"/>
      <w:r w:rsidR="00571BFD">
        <w:rPr>
          <w:rStyle w:val="CommentReference"/>
        </w:rPr>
        <w:commentReference w:id="136"/>
      </w:r>
      <w:ins w:id="139" w:author="Microsoft Office User" w:date="2025-09-03T20:48:00Z">
        <w:r w:rsidRPr="001E1D48">
          <w:rPr>
            <w:rFonts w:ascii="Aptos" w:hAnsi="Aptos"/>
            <w:rPrChange w:id="140" w:author="Nathan Lo" w:date="2025-09-11T14:12:00Z">
              <w:rPr/>
            </w:rPrChange>
          </w:rPr>
          <w:t xml:space="preserve"> the libraries after approximately 24 and 48 hours, washing the flow cells (EXP-WSH004) and reloading the libraries for sequencing for a total of 72 hours. Sequencing was performed in </w:t>
        </w:r>
        <w:commentRangeStart w:id="141"/>
        <w:commentRangeStart w:id="142"/>
        <w:r w:rsidRPr="001E1D48">
          <w:rPr>
            <w:rFonts w:ascii="Aptos" w:hAnsi="Aptos"/>
            <w:rPrChange w:id="143" w:author="Nathan Lo" w:date="2025-09-11T14:12:00Z">
              <w:rPr/>
            </w:rPrChange>
          </w:rPr>
          <w:t xml:space="preserve">super-accurate base-calling mode </w:t>
        </w:r>
      </w:ins>
      <w:commentRangeEnd w:id="141"/>
      <w:ins w:id="144" w:author="Microsoft Office User" w:date="2025-09-28T10:51:00Z">
        <w:r w:rsidR="00675564">
          <w:rPr>
            <w:rStyle w:val="CommentReference"/>
          </w:rPr>
          <w:commentReference w:id="141"/>
        </w:r>
      </w:ins>
      <w:commentRangeEnd w:id="142"/>
      <w:r w:rsidR="00571BFD">
        <w:rPr>
          <w:rStyle w:val="CommentReference"/>
        </w:rPr>
        <w:commentReference w:id="142"/>
      </w:r>
      <w:ins w:id="145" w:author="Microsoft Office User" w:date="2025-09-03T20:48:00Z">
        <w:r w:rsidRPr="001E1D48">
          <w:rPr>
            <w:rFonts w:ascii="Aptos" w:hAnsi="Aptos"/>
            <w:rPrChange w:id="146" w:author="Nathan Lo" w:date="2025-09-11T14:12:00Z">
              <w:rPr/>
            </w:rPrChange>
          </w:rPr>
          <w:t>and parameters set to also capture methylation 5mC + 5hmC modified bases.</w:t>
        </w:r>
      </w:ins>
      <w:ins w:id="147" w:author="Nathan Lo" w:date="2025-09-11T14:13:00Z">
        <w:r w:rsidR="001E1D48">
          <w:rPr>
            <w:rFonts w:ascii="Aptos" w:hAnsi="Aptos" w:cstheme="minorHAnsi"/>
            <w:color w:val="FF0000"/>
          </w:rPr>
          <w:t xml:space="preserve"> </w:t>
        </w:r>
      </w:ins>
    </w:p>
    <w:p w14:paraId="0F972406" w14:textId="77777777" w:rsidR="000A22B8" w:rsidRPr="001E1D48" w:rsidDel="001E1D48" w:rsidRDefault="000A22B8" w:rsidP="00790F30">
      <w:pPr>
        <w:jc w:val="both"/>
        <w:rPr>
          <w:ins w:id="148" w:author="Microsoft Office User" w:date="2025-09-03T20:48:00Z"/>
          <w:del w:id="149" w:author="Nathan Lo" w:date="2025-09-11T14:13:00Z"/>
          <w:rFonts w:ascii="Aptos" w:hAnsi="Aptos" w:cstheme="minorHAnsi"/>
          <w:color w:val="FF0000"/>
          <w:rPrChange w:id="150" w:author="Nathan Lo" w:date="2025-09-11T14:12:00Z">
            <w:rPr>
              <w:ins w:id="151" w:author="Microsoft Office User" w:date="2025-09-03T20:48:00Z"/>
              <w:del w:id="152" w:author="Nathan Lo" w:date="2025-09-11T14:13:00Z"/>
              <w:rFonts w:cstheme="minorHAnsi"/>
              <w:color w:val="FF0000"/>
            </w:rPr>
          </w:rPrChange>
        </w:rPr>
      </w:pPr>
    </w:p>
    <w:p w14:paraId="236D934F" w14:textId="77777777" w:rsidR="000A22B8" w:rsidRPr="001E1D48" w:rsidDel="001E1D48" w:rsidRDefault="000A22B8" w:rsidP="00790F30">
      <w:pPr>
        <w:jc w:val="both"/>
        <w:rPr>
          <w:ins w:id="153" w:author="Microsoft Office User" w:date="2025-09-03T20:48:00Z"/>
          <w:del w:id="154" w:author="Nathan Lo" w:date="2025-09-11T14:13:00Z"/>
          <w:rFonts w:ascii="Aptos" w:hAnsi="Aptos" w:cstheme="minorHAnsi"/>
          <w:color w:val="FF0000"/>
          <w:rPrChange w:id="155" w:author="Nathan Lo" w:date="2025-09-11T14:12:00Z">
            <w:rPr>
              <w:ins w:id="156" w:author="Microsoft Office User" w:date="2025-09-03T20:48:00Z"/>
              <w:del w:id="157" w:author="Nathan Lo" w:date="2025-09-11T14:13:00Z"/>
              <w:rFonts w:cstheme="minorHAnsi"/>
              <w:color w:val="FF0000"/>
            </w:rPr>
          </w:rPrChange>
        </w:rPr>
      </w:pPr>
    </w:p>
    <w:p w14:paraId="783847D5" w14:textId="79540381" w:rsidR="00CF2859" w:rsidRDefault="00CF2859" w:rsidP="00571BFD">
      <w:pPr>
        <w:rPr>
          <w:rFonts w:ascii="Aptos" w:hAnsi="Aptos" w:cstheme="minorHAnsi"/>
          <w:color w:val="FF0000"/>
        </w:rPr>
      </w:pPr>
    </w:p>
    <w:p w14:paraId="271757D6" w14:textId="77777777" w:rsidR="00571BFD" w:rsidRPr="001E1D48" w:rsidRDefault="00571BFD" w:rsidP="00571BFD">
      <w:pPr>
        <w:rPr>
          <w:rFonts w:ascii="Aptos" w:hAnsi="Aptos" w:cstheme="minorHAnsi"/>
          <w:rPrChange w:id="158" w:author="Nathan Lo" w:date="2025-09-11T14:12:00Z">
            <w:rPr>
              <w:rFonts w:cstheme="minorHAnsi"/>
            </w:rPr>
          </w:rPrChange>
        </w:rPr>
      </w:pPr>
    </w:p>
    <w:p w14:paraId="70B9F39A" w14:textId="77777777" w:rsidR="001E1D48" w:rsidRPr="001E1D48" w:rsidRDefault="001E1D48" w:rsidP="00790F30">
      <w:pPr>
        <w:jc w:val="both"/>
        <w:rPr>
          <w:rFonts w:ascii="Aptos" w:hAnsi="Aptos" w:cstheme="minorHAnsi"/>
          <w:b/>
          <w:i/>
          <w:rPrChange w:id="159" w:author="Nathan Lo" w:date="2025-09-11T14:12:00Z">
            <w:rPr>
              <w:rFonts w:cstheme="minorHAnsi"/>
              <w:b/>
              <w:i/>
            </w:rPr>
          </w:rPrChange>
        </w:rPr>
      </w:pPr>
    </w:p>
    <w:p w14:paraId="2228BB4E" w14:textId="5B3DB158" w:rsidR="00CF2859" w:rsidRPr="001E1D48" w:rsidRDefault="00723DC1" w:rsidP="00790F30">
      <w:pPr>
        <w:jc w:val="both"/>
        <w:rPr>
          <w:rFonts w:ascii="Aptos" w:hAnsi="Aptos" w:cstheme="minorHAnsi"/>
          <w:b/>
          <w:i/>
          <w:rPrChange w:id="160" w:author="Nathan Lo" w:date="2025-09-11T14:12:00Z">
            <w:rPr>
              <w:rFonts w:cstheme="minorHAnsi"/>
              <w:b/>
              <w:i/>
            </w:rPr>
          </w:rPrChange>
        </w:rPr>
      </w:pPr>
      <w:r w:rsidRPr="001E1D48">
        <w:rPr>
          <w:rFonts w:ascii="Aptos" w:hAnsi="Aptos" w:cstheme="minorHAnsi"/>
          <w:b/>
          <w:i/>
          <w:rPrChange w:id="161" w:author="Nathan Lo" w:date="2025-09-11T14:12:00Z">
            <w:rPr>
              <w:rFonts w:cstheme="minorHAnsi"/>
              <w:b/>
              <w:i/>
            </w:rPr>
          </w:rPrChange>
        </w:rPr>
        <w:t>Genome a</w:t>
      </w:r>
      <w:r w:rsidR="00CF2859" w:rsidRPr="001E1D48">
        <w:rPr>
          <w:rFonts w:ascii="Aptos" w:hAnsi="Aptos" w:cstheme="minorHAnsi"/>
          <w:b/>
          <w:i/>
          <w:rPrChange w:id="162" w:author="Nathan Lo" w:date="2025-09-11T14:12:00Z">
            <w:rPr>
              <w:rFonts w:cstheme="minorHAnsi"/>
              <w:b/>
              <w:i/>
            </w:rPr>
          </w:rPrChange>
        </w:rPr>
        <w:t xml:space="preserve">ssembly </w:t>
      </w:r>
      <w:r w:rsidR="00E570A3" w:rsidRPr="001E1D48">
        <w:rPr>
          <w:rFonts w:ascii="Aptos" w:hAnsi="Aptos" w:cstheme="minorHAnsi"/>
          <w:b/>
          <w:i/>
          <w:rPrChange w:id="163" w:author="Nathan Lo" w:date="2025-09-11T14:12:00Z">
            <w:rPr>
              <w:rFonts w:cstheme="minorHAnsi"/>
              <w:b/>
              <w:i/>
            </w:rPr>
          </w:rPrChange>
        </w:rPr>
        <w:t>and annotation</w:t>
      </w:r>
    </w:p>
    <w:p w14:paraId="6282FF02" w14:textId="77777777" w:rsidR="00137D80" w:rsidRPr="001E1D48" w:rsidRDefault="00137D80" w:rsidP="00790F30">
      <w:pPr>
        <w:jc w:val="both"/>
        <w:rPr>
          <w:rFonts w:ascii="Aptos" w:hAnsi="Aptos" w:cstheme="minorHAnsi"/>
          <w:color w:val="000000" w:themeColor="text1"/>
          <w:rPrChange w:id="164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03BB4E3A" w14:textId="12EB28A5" w:rsidR="00723DC1" w:rsidRPr="001E1D48" w:rsidRDefault="00723DC1" w:rsidP="00790F30">
      <w:pPr>
        <w:jc w:val="both"/>
        <w:rPr>
          <w:rFonts w:ascii="Aptos" w:hAnsi="Aptos" w:cstheme="minorHAnsi"/>
          <w:color w:val="000000" w:themeColor="text1"/>
          <w:rPrChange w:id="165" w:author="Nathan Lo" w:date="2025-09-11T14:12:00Z">
            <w:rPr>
              <w:rFonts w:cstheme="minorHAnsi"/>
              <w:color w:val="000000" w:themeColor="text1"/>
            </w:rPr>
          </w:rPrChange>
        </w:rPr>
      </w:pPr>
      <w:r w:rsidRPr="001E1D48">
        <w:rPr>
          <w:rFonts w:ascii="Aptos" w:hAnsi="Aptos" w:cstheme="minorHAnsi"/>
          <w:color w:val="000000" w:themeColor="text1"/>
          <w:rPrChange w:id="166" w:author="Nathan Lo" w:date="2025-09-11T14:12:00Z">
            <w:rPr>
              <w:rFonts w:cstheme="minorHAnsi"/>
              <w:color w:val="000000" w:themeColor="text1"/>
            </w:rPr>
          </w:rPrChange>
        </w:rPr>
        <w:t>For the ONT sequencing that incorporated duplex base calling (Table S1), redundant simplex reads (</w:t>
      </w:r>
      <w:proofErr w:type="gramStart"/>
      <w:r w:rsidRPr="001E1D48">
        <w:rPr>
          <w:rFonts w:ascii="Aptos" w:hAnsi="Aptos" w:cstheme="minorHAnsi"/>
          <w:color w:val="000000" w:themeColor="text1"/>
          <w:rPrChange w:id="167" w:author="Nathan Lo" w:date="2025-09-11T14:12:00Z">
            <w:rPr>
              <w:rFonts w:cstheme="minorHAnsi"/>
              <w:color w:val="000000" w:themeColor="text1"/>
            </w:rPr>
          </w:rPrChange>
        </w:rPr>
        <w:t>i.e.</w:t>
      </w:r>
      <w:proofErr w:type="gramEnd"/>
      <w:r w:rsidRPr="001E1D48">
        <w:rPr>
          <w:rFonts w:ascii="Aptos" w:hAnsi="Aptos" w:cstheme="minorHAnsi"/>
          <w:color w:val="000000" w:themeColor="text1"/>
          <w:rPrChange w:id="168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simplex reads which have duplex </w:t>
      </w:r>
      <w:proofErr w:type="spellStart"/>
      <w:r w:rsidRPr="001E1D48">
        <w:rPr>
          <w:rFonts w:ascii="Aptos" w:hAnsi="Aptos" w:cstheme="minorHAnsi"/>
          <w:color w:val="000000" w:themeColor="text1"/>
          <w:rPrChange w:id="169" w:author="Nathan Lo" w:date="2025-09-11T14:12:00Z">
            <w:rPr>
              <w:rFonts w:cstheme="minorHAnsi"/>
              <w:color w:val="000000" w:themeColor="text1"/>
            </w:rPr>
          </w:rPrChange>
        </w:rPr>
        <w:t>offsprings</w:t>
      </w:r>
      <w:proofErr w:type="spellEnd"/>
      <w:r w:rsidRPr="001E1D48">
        <w:rPr>
          <w:rFonts w:ascii="Aptos" w:hAnsi="Aptos" w:cstheme="minorHAnsi"/>
          <w:color w:val="000000" w:themeColor="text1"/>
          <w:rPrChange w:id="170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) were removed using </w:t>
      </w:r>
      <w:proofErr w:type="spellStart"/>
      <w:r w:rsidRPr="001E1D48">
        <w:rPr>
          <w:rFonts w:ascii="Aptos" w:hAnsi="Aptos" w:cstheme="minorHAnsi"/>
          <w:color w:val="000000" w:themeColor="text1"/>
          <w:rPrChange w:id="171" w:author="Nathan Lo" w:date="2025-09-11T14:12:00Z">
            <w:rPr>
              <w:rFonts w:cstheme="minorHAnsi"/>
              <w:color w:val="000000" w:themeColor="text1"/>
            </w:rPr>
          </w:rPrChange>
        </w:rPr>
        <w:t>samtools</w:t>
      </w:r>
      <w:proofErr w:type="spellEnd"/>
      <w:r w:rsidRPr="001E1D48">
        <w:rPr>
          <w:rFonts w:ascii="Aptos" w:hAnsi="Aptos" w:cstheme="minorHAnsi"/>
          <w:color w:val="000000" w:themeColor="text1"/>
          <w:rPrChange w:id="172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v1.2 (</w:t>
      </w:r>
      <w:proofErr w:type="spellStart"/>
      <w:r w:rsidRPr="001E1D48">
        <w:rPr>
          <w:rFonts w:ascii="Aptos" w:hAnsi="Aptos" w:cstheme="minorHAnsi"/>
          <w:color w:val="000000" w:themeColor="text1"/>
          <w:rPrChange w:id="173" w:author="Nathan Lo" w:date="2025-09-11T14:12:00Z">
            <w:rPr>
              <w:rFonts w:cstheme="minorHAnsi"/>
              <w:color w:val="000000" w:themeColor="text1"/>
            </w:rPr>
          </w:rPrChange>
        </w:rPr>
        <w:t>Danecek</w:t>
      </w:r>
      <w:proofErr w:type="spellEnd"/>
      <w:r w:rsidRPr="001E1D48">
        <w:rPr>
          <w:rFonts w:ascii="Aptos" w:hAnsi="Aptos" w:cstheme="minorHAnsi"/>
          <w:color w:val="000000" w:themeColor="text1"/>
          <w:rPrChange w:id="174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et al., 2021).</w:t>
      </w:r>
      <w:r w:rsidR="004A488E" w:rsidRPr="001E1D48">
        <w:rPr>
          <w:rFonts w:ascii="Aptos" w:hAnsi="Aptos" w:cstheme="minorHAnsi"/>
          <w:color w:val="000000" w:themeColor="text1"/>
          <w:rPrChange w:id="175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Adapters were trimmed for all ONT sequence data (with and without duplex calling) and converted into </w:t>
      </w:r>
      <w:proofErr w:type="spellStart"/>
      <w:r w:rsidR="004A488E" w:rsidRPr="001E1D48">
        <w:rPr>
          <w:rFonts w:ascii="Aptos" w:hAnsi="Aptos" w:cstheme="minorHAnsi"/>
          <w:color w:val="000000" w:themeColor="text1"/>
          <w:rPrChange w:id="176" w:author="Nathan Lo" w:date="2025-09-11T14:12:00Z">
            <w:rPr>
              <w:rFonts w:cstheme="minorHAnsi"/>
              <w:color w:val="000000" w:themeColor="text1"/>
            </w:rPr>
          </w:rPrChange>
        </w:rPr>
        <w:t>fastq</w:t>
      </w:r>
      <w:proofErr w:type="spellEnd"/>
      <w:r w:rsidR="004A488E" w:rsidRPr="001E1D48">
        <w:rPr>
          <w:rFonts w:ascii="Aptos" w:hAnsi="Aptos" w:cstheme="minorHAnsi"/>
          <w:color w:val="000000" w:themeColor="text1"/>
          <w:rPrChange w:id="177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files using dorado v0.6 (</w:t>
      </w:r>
      <w:r w:rsidRPr="001E1D48">
        <w:rPr>
          <w:rFonts w:ascii="Aptos" w:hAnsi="Aptos"/>
          <w:rPrChange w:id="178" w:author="Nathan Lo" w:date="2025-09-11T14:12:00Z">
            <w:rPr/>
          </w:rPrChange>
        </w:rPr>
        <w:fldChar w:fldCharType="begin"/>
      </w:r>
      <w:r w:rsidRPr="001E1D48">
        <w:rPr>
          <w:rFonts w:ascii="Aptos" w:hAnsi="Aptos"/>
          <w:rPrChange w:id="179" w:author="Nathan Lo" w:date="2025-09-11T14:12:00Z">
            <w:rPr/>
          </w:rPrChange>
        </w:rPr>
        <w:instrText>HYPERLINK "https://github.com/nanoporetech/dorado"</w:instrText>
      </w:r>
      <w:r w:rsidRPr="001E1D48">
        <w:rPr>
          <w:rFonts w:ascii="Aptos" w:hAnsi="Aptos"/>
          <w:rPrChange w:id="180" w:author="Nathan Lo" w:date="2025-09-11T14:12:00Z">
            <w:rPr>
              <w:rFonts w:ascii="Aptos" w:hAnsi="Aptos"/>
            </w:rPr>
          </w:rPrChange>
        </w:rPr>
      </w:r>
      <w:r w:rsidRPr="001E1D48">
        <w:rPr>
          <w:rFonts w:ascii="Aptos" w:hAnsi="Aptos"/>
          <w:rPrChange w:id="181" w:author="Nathan Lo" w:date="2025-09-11T14:12:00Z">
            <w:rPr>
              <w:rStyle w:val="Hyperlink"/>
              <w:rFonts w:cstheme="minorHAnsi"/>
            </w:rPr>
          </w:rPrChange>
        </w:rPr>
        <w:fldChar w:fldCharType="separate"/>
      </w:r>
      <w:r w:rsidR="004A488E" w:rsidRPr="001E1D48">
        <w:rPr>
          <w:rStyle w:val="Hyperlink"/>
          <w:rFonts w:ascii="Aptos" w:hAnsi="Aptos" w:cstheme="minorHAnsi"/>
          <w:rPrChange w:id="182" w:author="Nathan Lo" w:date="2025-09-11T14:12:00Z">
            <w:rPr>
              <w:rStyle w:val="Hyperlink"/>
              <w:rFonts w:cstheme="minorHAnsi"/>
            </w:rPr>
          </w:rPrChange>
        </w:rPr>
        <w:t>https://github.com/nanoporetech/dorado</w:t>
      </w:r>
      <w:r w:rsidRPr="001E1D48">
        <w:rPr>
          <w:rStyle w:val="Hyperlink"/>
          <w:rFonts w:ascii="Aptos" w:hAnsi="Aptos" w:cstheme="minorHAnsi"/>
          <w:rPrChange w:id="183" w:author="Nathan Lo" w:date="2025-09-11T14:12:00Z">
            <w:rPr>
              <w:rStyle w:val="Hyperlink"/>
              <w:rFonts w:cstheme="minorHAnsi"/>
            </w:rPr>
          </w:rPrChange>
        </w:rPr>
        <w:fldChar w:fldCharType="end"/>
      </w:r>
      <w:r w:rsidR="004A488E" w:rsidRPr="001E1D48">
        <w:rPr>
          <w:rFonts w:ascii="Aptos" w:hAnsi="Aptos" w:cstheme="minorHAnsi"/>
          <w:color w:val="000000" w:themeColor="text1"/>
          <w:rPrChange w:id="184" w:author="Nathan Lo" w:date="2025-09-11T14:12:00Z">
            <w:rPr>
              <w:rFonts w:cstheme="minorHAnsi"/>
              <w:color w:val="000000" w:themeColor="text1"/>
            </w:rPr>
          </w:rPrChange>
        </w:rPr>
        <w:t>).</w:t>
      </w:r>
    </w:p>
    <w:p w14:paraId="6669876D" w14:textId="78A6B6F3" w:rsidR="004A488E" w:rsidRPr="001E1D48" w:rsidRDefault="004A488E" w:rsidP="00790F30">
      <w:pPr>
        <w:jc w:val="both"/>
        <w:rPr>
          <w:rFonts w:ascii="Aptos" w:hAnsi="Aptos" w:cstheme="minorHAnsi"/>
          <w:color w:val="000000" w:themeColor="text1"/>
          <w:rPrChange w:id="185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480B1E3C" w14:textId="48B0E51A" w:rsidR="00723DC1" w:rsidRPr="001E1D48" w:rsidRDefault="004A488E" w:rsidP="00790F30">
      <w:pPr>
        <w:jc w:val="both"/>
        <w:rPr>
          <w:rFonts w:ascii="Aptos" w:hAnsi="Aptos" w:cstheme="minorHAnsi"/>
          <w:color w:val="000000" w:themeColor="text1"/>
          <w:rPrChange w:id="186" w:author="Nathan Lo" w:date="2025-09-11T14:12:00Z">
            <w:rPr>
              <w:rFonts w:cstheme="minorHAnsi"/>
              <w:color w:val="000000" w:themeColor="text1"/>
            </w:rPr>
          </w:rPrChange>
        </w:rPr>
      </w:pPr>
      <w:r w:rsidRPr="001E1D48">
        <w:rPr>
          <w:rFonts w:ascii="Aptos" w:hAnsi="Aptos" w:cstheme="minorHAnsi"/>
          <w:color w:val="000000" w:themeColor="text1"/>
          <w:rPrChange w:id="187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A </w:t>
      </w:r>
      <w:r w:rsidRPr="001E1D48">
        <w:rPr>
          <w:rFonts w:ascii="Aptos" w:hAnsi="Aptos" w:cstheme="minorHAnsi"/>
          <w:i/>
          <w:color w:val="000000" w:themeColor="text1"/>
          <w:rPrChange w:id="188" w:author="Nathan Lo" w:date="2025-09-11T14:12:00Z">
            <w:rPr>
              <w:rFonts w:cstheme="minorHAnsi"/>
              <w:i/>
              <w:color w:val="000000" w:themeColor="text1"/>
            </w:rPr>
          </w:rPrChange>
        </w:rPr>
        <w:t>de novo</w:t>
      </w:r>
      <w:r w:rsidRPr="001E1D48">
        <w:rPr>
          <w:rFonts w:ascii="Aptos" w:hAnsi="Aptos" w:cstheme="minorHAnsi"/>
          <w:color w:val="000000" w:themeColor="text1"/>
          <w:rPrChange w:id="189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assembly was carried out using the trimmed ONT data using </w:t>
      </w:r>
      <w:proofErr w:type="spellStart"/>
      <w:r w:rsidRPr="001E1D48">
        <w:rPr>
          <w:rFonts w:ascii="Aptos" w:hAnsi="Aptos" w:cstheme="minorHAnsi"/>
          <w:color w:val="000000" w:themeColor="text1"/>
          <w:rPrChange w:id="190" w:author="Nathan Lo" w:date="2025-09-11T14:12:00Z">
            <w:rPr>
              <w:rFonts w:cstheme="minorHAnsi"/>
              <w:color w:val="000000" w:themeColor="text1"/>
            </w:rPr>
          </w:rPrChange>
        </w:rPr>
        <w:t>Flye</w:t>
      </w:r>
      <w:proofErr w:type="spellEnd"/>
      <w:r w:rsidRPr="001E1D48">
        <w:rPr>
          <w:rFonts w:ascii="Aptos" w:hAnsi="Aptos" w:cstheme="minorHAnsi"/>
          <w:color w:val="000000" w:themeColor="text1"/>
          <w:rPrChange w:id="191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v</w:t>
      </w:r>
      <w:r w:rsidRPr="001E1D48">
        <w:rPr>
          <w:rFonts w:ascii="Aptos" w:hAnsi="Aptos"/>
          <w:rPrChange w:id="192" w:author="Nathan Lo" w:date="2025-09-11T14:12:00Z">
            <w:rPr/>
          </w:rPrChange>
        </w:rPr>
        <w:t xml:space="preserve"> </w:t>
      </w:r>
      <w:r w:rsidRPr="001E1D48">
        <w:rPr>
          <w:rFonts w:ascii="Aptos" w:hAnsi="Aptos" w:cstheme="minorHAnsi"/>
          <w:color w:val="000000" w:themeColor="text1"/>
          <w:rPrChange w:id="193" w:author="Nathan Lo" w:date="2025-09-11T14:12:00Z">
            <w:rPr>
              <w:rFonts w:cstheme="minorHAnsi"/>
              <w:color w:val="000000" w:themeColor="text1"/>
            </w:rPr>
          </w:rPrChange>
        </w:rPr>
        <w:t>2.9.3 (Kolmogorov et al., 2019).</w:t>
      </w:r>
      <w:r w:rsidR="004649E7" w:rsidRPr="001E1D48">
        <w:rPr>
          <w:rFonts w:ascii="Aptos" w:hAnsi="Aptos" w:cstheme="minorHAnsi"/>
          <w:color w:val="000000" w:themeColor="text1"/>
          <w:rPrChange w:id="194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</w:t>
      </w:r>
      <w:r w:rsidR="003769A2" w:rsidRPr="001E1D48">
        <w:rPr>
          <w:rFonts w:ascii="Aptos" w:hAnsi="Aptos" w:cstheme="minorHAnsi"/>
          <w:color w:val="000000" w:themeColor="text1"/>
          <w:rPrChange w:id="195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After some initial optimisation </w:t>
      </w:r>
      <w:del w:id="196" w:author="Microsoft Office User" w:date="2025-09-28T10:55:00Z">
        <w:r w:rsidR="003769A2" w:rsidRPr="001E1D48" w:rsidDel="00675564">
          <w:rPr>
            <w:rFonts w:ascii="Aptos" w:hAnsi="Aptos" w:cstheme="minorHAnsi"/>
            <w:color w:val="000000" w:themeColor="text1"/>
            <w:rPrChange w:id="197" w:author="Nathan Lo" w:date="2025-09-11T14:12:00Z">
              <w:rPr>
                <w:rFonts w:cstheme="minorHAnsi"/>
                <w:color w:val="000000" w:themeColor="text1"/>
              </w:rPr>
            </w:rPrChange>
          </w:rPr>
          <w:delText>experimements</w:delText>
        </w:r>
      </w:del>
      <w:ins w:id="198" w:author="Microsoft Office User" w:date="2025-09-28T10:55:00Z">
        <w:r w:rsidR="00675564" w:rsidRPr="00675564">
          <w:rPr>
            <w:rFonts w:ascii="Aptos" w:hAnsi="Aptos" w:cstheme="minorHAnsi"/>
            <w:color w:val="000000" w:themeColor="text1"/>
          </w:rPr>
          <w:t>experiments</w:t>
        </w:r>
      </w:ins>
      <w:r w:rsidR="003769A2" w:rsidRPr="001E1D48">
        <w:rPr>
          <w:rFonts w:ascii="Aptos" w:hAnsi="Aptos" w:cstheme="minorHAnsi"/>
          <w:color w:val="000000" w:themeColor="text1"/>
          <w:rPrChange w:id="199" w:author="Nathan Lo" w:date="2025-09-11T14:12:00Z">
            <w:rPr>
              <w:rFonts w:cstheme="minorHAnsi"/>
              <w:color w:val="000000" w:themeColor="text1"/>
            </w:rPr>
          </w:rPrChange>
        </w:rPr>
        <w:t>, the ONT sequencing data with duplex calling was assembled using the ‘ONT corrected’ mode (--nano-</w:t>
      </w:r>
      <w:proofErr w:type="spellStart"/>
      <w:r w:rsidR="003769A2" w:rsidRPr="001E1D48">
        <w:rPr>
          <w:rFonts w:ascii="Aptos" w:hAnsi="Aptos" w:cstheme="minorHAnsi"/>
          <w:color w:val="000000" w:themeColor="text1"/>
          <w:rPrChange w:id="200" w:author="Nathan Lo" w:date="2025-09-11T14:12:00Z">
            <w:rPr>
              <w:rFonts w:cstheme="minorHAnsi"/>
              <w:color w:val="000000" w:themeColor="text1"/>
            </w:rPr>
          </w:rPrChange>
        </w:rPr>
        <w:t>corr</w:t>
      </w:r>
      <w:proofErr w:type="spellEnd"/>
      <w:r w:rsidR="003769A2" w:rsidRPr="001E1D48">
        <w:rPr>
          <w:rFonts w:ascii="Aptos" w:hAnsi="Aptos" w:cstheme="minorHAnsi"/>
          <w:color w:val="000000" w:themeColor="text1"/>
          <w:rPrChange w:id="201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) and a minimum overlap of 10,000 (--min-overlap 10000), while the other </w:t>
      </w:r>
      <w:r w:rsidR="00CE01CD" w:rsidRPr="001E1D48">
        <w:rPr>
          <w:rFonts w:ascii="Aptos" w:hAnsi="Aptos" w:cstheme="minorHAnsi"/>
          <w:color w:val="000000" w:themeColor="text1"/>
          <w:rPrChange w:id="202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ONT sequencing data was assembled using </w:t>
      </w:r>
      <w:r w:rsidR="003769A2" w:rsidRPr="001E1D48">
        <w:rPr>
          <w:rFonts w:ascii="Aptos" w:hAnsi="Aptos" w:cstheme="minorHAnsi"/>
          <w:color w:val="000000" w:themeColor="text1"/>
          <w:rPrChange w:id="203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the ‘ONT raw’ mode (--nano-raw) and </w:t>
      </w:r>
      <w:r w:rsidR="004649E7" w:rsidRPr="001E1D48">
        <w:rPr>
          <w:rFonts w:ascii="Aptos" w:hAnsi="Aptos" w:cstheme="minorHAnsi"/>
          <w:color w:val="000000" w:themeColor="text1"/>
          <w:rPrChange w:id="204" w:author="Nathan Lo" w:date="2025-09-11T14:12:00Z">
            <w:rPr>
              <w:rFonts w:cstheme="minorHAnsi"/>
              <w:color w:val="000000" w:themeColor="text1"/>
            </w:rPr>
          </w:rPrChange>
        </w:rPr>
        <w:t>default settings</w:t>
      </w:r>
      <w:r w:rsidR="00CE01CD" w:rsidRPr="001E1D48">
        <w:rPr>
          <w:rFonts w:ascii="Aptos" w:hAnsi="Aptos" w:cstheme="minorHAnsi"/>
          <w:color w:val="000000" w:themeColor="text1"/>
          <w:rPrChange w:id="205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. An addition two iterations of polishing were carried out after the assemblies. The </w:t>
      </w:r>
      <w:proofErr w:type="spellStart"/>
      <w:r w:rsidR="00CE01CD" w:rsidRPr="001E1D48">
        <w:rPr>
          <w:rFonts w:ascii="Aptos" w:hAnsi="Aptos" w:cstheme="minorHAnsi"/>
          <w:color w:val="000000" w:themeColor="text1"/>
          <w:rPrChange w:id="206" w:author="Nathan Lo" w:date="2025-09-11T14:12:00Z">
            <w:rPr>
              <w:rFonts w:cstheme="minorHAnsi"/>
              <w:color w:val="000000" w:themeColor="text1"/>
            </w:rPr>
          </w:rPrChange>
        </w:rPr>
        <w:t>purge_dups</w:t>
      </w:r>
      <w:proofErr w:type="spellEnd"/>
      <w:r w:rsidR="00CE01CD" w:rsidRPr="001E1D48">
        <w:rPr>
          <w:rFonts w:ascii="Aptos" w:hAnsi="Aptos" w:cstheme="minorHAnsi"/>
          <w:color w:val="000000" w:themeColor="text1"/>
          <w:rPrChange w:id="207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v1.2.5 (Guan et al., 2020) pipeline was used to remove putative haplotypic duplications and heterozygous overlaps from the genome</w:t>
      </w:r>
      <w:ins w:id="208" w:author="Microsoft Office User" w:date="2025-09-28T10:57:00Z">
        <w:r w:rsidR="00675564">
          <w:rPr>
            <w:rFonts w:ascii="Aptos" w:hAnsi="Aptos" w:cstheme="minorHAnsi"/>
            <w:color w:val="000000" w:themeColor="text1"/>
          </w:rPr>
          <w:t>s</w:t>
        </w:r>
      </w:ins>
      <w:r w:rsidR="00CE01CD" w:rsidRPr="001E1D48">
        <w:rPr>
          <w:rFonts w:ascii="Aptos" w:hAnsi="Aptos" w:cstheme="minorHAnsi"/>
          <w:color w:val="000000" w:themeColor="text1"/>
          <w:rPrChange w:id="209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. Raw ONT reads were mapped to the draft assembly using </w:t>
      </w:r>
      <w:r w:rsidR="003E260C" w:rsidRPr="001E1D48">
        <w:rPr>
          <w:rFonts w:ascii="Aptos" w:hAnsi="Aptos" w:cstheme="minorHAnsi"/>
          <w:color w:val="000000" w:themeColor="text1"/>
          <w:rPrChange w:id="210" w:author="Nathan Lo" w:date="2025-09-11T14:12:00Z">
            <w:rPr>
              <w:rFonts w:cstheme="minorHAnsi"/>
              <w:color w:val="000000" w:themeColor="text1"/>
            </w:rPr>
          </w:rPrChange>
        </w:rPr>
        <w:t>m</w:t>
      </w:r>
      <w:r w:rsidR="00CE01CD" w:rsidRPr="001E1D48">
        <w:rPr>
          <w:rFonts w:ascii="Aptos" w:hAnsi="Aptos" w:cstheme="minorHAnsi"/>
          <w:color w:val="000000" w:themeColor="text1"/>
          <w:rPrChange w:id="211" w:author="Nathan Lo" w:date="2025-09-11T14:12:00Z">
            <w:rPr>
              <w:rFonts w:cstheme="minorHAnsi"/>
              <w:color w:val="000000" w:themeColor="text1"/>
            </w:rPr>
          </w:rPrChange>
        </w:rPr>
        <w:t>inimap2 v2.18 (Li, 2018)</w:t>
      </w:r>
      <w:r w:rsidR="003E260C" w:rsidRPr="001E1D48">
        <w:rPr>
          <w:rFonts w:ascii="Aptos" w:hAnsi="Aptos" w:cstheme="minorHAnsi"/>
          <w:color w:val="000000" w:themeColor="text1"/>
          <w:rPrChange w:id="212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for this </w:t>
      </w:r>
      <w:ins w:id="213" w:author="Microsoft Office User" w:date="2025-09-28T10:57:00Z">
        <w:r w:rsidR="00675564">
          <w:rPr>
            <w:rFonts w:ascii="Aptos" w:hAnsi="Aptos" w:cstheme="minorHAnsi"/>
            <w:color w:val="000000" w:themeColor="text1"/>
          </w:rPr>
          <w:t xml:space="preserve">purging </w:t>
        </w:r>
      </w:ins>
      <w:r w:rsidR="003E260C" w:rsidRPr="001E1D48">
        <w:rPr>
          <w:rFonts w:ascii="Aptos" w:hAnsi="Aptos" w:cstheme="minorHAnsi"/>
          <w:color w:val="000000" w:themeColor="text1"/>
          <w:rPrChange w:id="214" w:author="Nathan Lo" w:date="2025-09-11T14:12:00Z">
            <w:rPr>
              <w:rFonts w:cstheme="minorHAnsi"/>
              <w:color w:val="000000" w:themeColor="text1"/>
            </w:rPr>
          </w:rPrChange>
        </w:rPr>
        <w:t>step</w:t>
      </w:r>
      <w:r w:rsidR="00CE01CD" w:rsidRPr="001E1D48">
        <w:rPr>
          <w:rFonts w:ascii="Aptos" w:hAnsi="Aptos" w:cstheme="minorHAnsi"/>
          <w:color w:val="000000" w:themeColor="text1"/>
          <w:rPrChange w:id="215" w:author="Nathan Lo" w:date="2025-09-11T14:12:00Z">
            <w:rPr>
              <w:rFonts w:cstheme="minorHAnsi"/>
              <w:color w:val="000000" w:themeColor="text1"/>
            </w:rPr>
          </w:rPrChange>
        </w:rPr>
        <w:t>.</w:t>
      </w:r>
      <w:del w:id="216" w:author="Microsoft Office User" w:date="2025-09-28T11:00:00Z">
        <w:r w:rsidR="003E260C" w:rsidRPr="001E1D48" w:rsidDel="00675564">
          <w:rPr>
            <w:rFonts w:ascii="Aptos" w:hAnsi="Aptos" w:cstheme="minorHAnsi"/>
            <w:color w:val="000000" w:themeColor="text1"/>
            <w:rPrChange w:id="217" w:author="Nathan Lo" w:date="2025-09-11T14:12:00Z">
              <w:rPr>
                <w:rFonts w:cstheme="minorHAnsi"/>
                <w:color w:val="000000" w:themeColor="text1"/>
              </w:rPr>
            </w:rPrChange>
          </w:rPr>
          <w:delText xml:space="preserve"> </w:delText>
        </w:r>
        <w:r w:rsidR="00723DC1" w:rsidRPr="001E1D48" w:rsidDel="00675564">
          <w:rPr>
            <w:rFonts w:ascii="Aptos" w:hAnsi="Aptos" w:cstheme="minorHAnsi"/>
            <w:color w:val="000000" w:themeColor="text1"/>
            <w:rPrChange w:id="218" w:author="Nathan Lo" w:date="2025-09-11T14:12:00Z">
              <w:rPr>
                <w:rFonts w:cstheme="minorHAnsi"/>
                <w:color w:val="000000" w:themeColor="text1"/>
              </w:rPr>
            </w:rPrChange>
          </w:rPr>
          <w:delText>This genome assembly workflow and the relevant scripts are available on GitHub (</w:delText>
        </w:r>
        <w:r w:rsidR="00723DC1" w:rsidRPr="001E1D48" w:rsidDel="00675564">
          <w:rPr>
            <w:rFonts w:ascii="Aptos" w:hAnsi="Aptos" w:cstheme="minorHAnsi"/>
            <w:color w:val="FF0000"/>
            <w:rPrChange w:id="219" w:author="Nathan Lo" w:date="2025-09-11T14:12:00Z">
              <w:rPr>
                <w:rFonts w:cstheme="minorHAnsi"/>
                <w:color w:val="FF0000"/>
              </w:rPr>
            </w:rPrChange>
          </w:rPr>
          <w:delText>link</w:delText>
        </w:r>
        <w:r w:rsidR="00723DC1" w:rsidRPr="001E1D48" w:rsidDel="00675564">
          <w:rPr>
            <w:rFonts w:ascii="Aptos" w:hAnsi="Aptos" w:cstheme="minorHAnsi"/>
            <w:color w:val="000000" w:themeColor="text1"/>
            <w:rPrChange w:id="220" w:author="Nathan Lo" w:date="2025-09-11T14:12:00Z">
              <w:rPr>
                <w:rFonts w:cstheme="minorHAnsi"/>
                <w:color w:val="000000" w:themeColor="text1"/>
              </w:rPr>
            </w:rPrChange>
          </w:rPr>
          <w:delText>)</w:delText>
        </w:r>
        <w:r w:rsidR="003E260C" w:rsidRPr="001E1D48" w:rsidDel="00675564">
          <w:rPr>
            <w:rFonts w:ascii="Aptos" w:hAnsi="Aptos" w:cstheme="minorHAnsi"/>
            <w:color w:val="000000" w:themeColor="text1"/>
            <w:rPrChange w:id="221" w:author="Nathan Lo" w:date="2025-09-11T14:12:00Z">
              <w:rPr>
                <w:rFonts w:cstheme="minorHAnsi"/>
                <w:color w:val="000000" w:themeColor="text1"/>
              </w:rPr>
            </w:rPrChange>
          </w:rPr>
          <w:delText>.</w:delText>
        </w:r>
      </w:del>
    </w:p>
    <w:p w14:paraId="558A46E8" w14:textId="34CF04EE" w:rsidR="00AF29CB" w:rsidRPr="001E1D48" w:rsidRDefault="00AF29CB" w:rsidP="00790F30">
      <w:pPr>
        <w:jc w:val="both"/>
        <w:rPr>
          <w:rFonts w:ascii="Aptos" w:hAnsi="Aptos" w:cstheme="minorHAnsi"/>
          <w:color w:val="000000" w:themeColor="text1"/>
          <w:rPrChange w:id="222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04FCDF5A" w14:textId="093B65C4" w:rsidR="00AF29CB" w:rsidRPr="001E1D48" w:rsidRDefault="00AF29CB" w:rsidP="00790F30">
      <w:pPr>
        <w:jc w:val="both"/>
        <w:rPr>
          <w:rFonts w:ascii="Aptos" w:hAnsi="Aptos" w:cstheme="minorHAnsi"/>
          <w:color w:val="000000" w:themeColor="text1"/>
          <w:rPrChange w:id="223" w:author="Nathan Lo" w:date="2025-09-11T14:12:00Z">
            <w:rPr>
              <w:rFonts w:cstheme="minorHAnsi"/>
              <w:color w:val="000000" w:themeColor="text1"/>
            </w:rPr>
          </w:rPrChange>
        </w:rPr>
      </w:pPr>
      <w:commentRangeStart w:id="224"/>
      <w:r w:rsidRPr="001E1D48">
        <w:rPr>
          <w:rFonts w:ascii="Aptos" w:hAnsi="Aptos" w:cstheme="minorHAnsi"/>
          <w:color w:val="000000" w:themeColor="text1"/>
          <w:rPrChange w:id="225" w:author="Nathan Lo" w:date="2025-09-11T14:12:00Z">
            <w:rPr>
              <w:rFonts w:cstheme="minorHAnsi"/>
              <w:color w:val="000000" w:themeColor="text1"/>
            </w:rPr>
          </w:rPrChange>
        </w:rPr>
        <w:t>T</w:t>
      </w:r>
      <w:commentRangeEnd w:id="224"/>
      <w:r w:rsidRPr="001E1D48">
        <w:rPr>
          <w:rStyle w:val="CommentReference"/>
          <w:rFonts w:ascii="Aptos" w:hAnsi="Aptos"/>
          <w:rPrChange w:id="226" w:author="Nathan Lo" w:date="2025-09-11T14:12:00Z">
            <w:rPr>
              <w:rStyle w:val="CommentReference"/>
            </w:rPr>
          </w:rPrChange>
        </w:rPr>
        <w:commentReference w:id="224"/>
      </w:r>
      <w:r w:rsidRPr="001E1D48">
        <w:rPr>
          <w:rFonts w:ascii="Aptos" w:hAnsi="Aptos" w:cstheme="minorHAnsi"/>
          <w:color w:val="000000" w:themeColor="text1"/>
          <w:rPrChange w:id="227" w:author="Nathan Lo" w:date="2025-09-11T14:12:00Z">
            <w:rPr>
              <w:rFonts w:cstheme="minorHAnsi"/>
              <w:color w:val="000000" w:themeColor="text1"/>
            </w:rPr>
          </w:rPrChange>
        </w:rPr>
        <w:t>he genome assemblies were annotated using FGENESH++ v7.2.2 (</w:t>
      </w:r>
      <w:proofErr w:type="spellStart"/>
      <w:r w:rsidRPr="001E1D48">
        <w:rPr>
          <w:rFonts w:ascii="Aptos" w:hAnsi="Aptos" w:cstheme="minorHAnsi"/>
          <w:color w:val="000000" w:themeColor="text1"/>
          <w:rPrChange w:id="228" w:author="Nathan Lo" w:date="2025-09-11T14:12:00Z">
            <w:rPr>
              <w:rFonts w:cstheme="minorHAnsi"/>
              <w:color w:val="000000" w:themeColor="text1"/>
            </w:rPr>
          </w:rPrChange>
        </w:rPr>
        <w:t>Salamov</w:t>
      </w:r>
      <w:proofErr w:type="spellEnd"/>
      <w:r w:rsidRPr="001E1D48">
        <w:rPr>
          <w:rFonts w:ascii="Aptos" w:hAnsi="Aptos" w:cstheme="minorHAnsi"/>
          <w:color w:val="000000" w:themeColor="text1"/>
          <w:rPrChange w:id="229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&amp; </w:t>
      </w:r>
      <w:proofErr w:type="spellStart"/>
      <w:r w:rsidRPr="001E1D48">
        <w:rPr>
          <w:rFonts w:ascii="Aptos" w:hAnsi="Aptos" w:cstheme="minorHAnsi"/>
          <w:color w:val="000000" w:themeColor="text1"/>
          <w:rPrChange w:id="230" w:author="Nathan Lo" w:date="2025-09-11T14:12:00Z">
            <w:rPr>
              <w:rFonts w:cstheme="minorHAnsi"/>
              <w:color w:val="000000" w:themeColor="text1"/>
            </w:rPr>
          </w:rPrChange>
        </w:rPr>
        <w:t>Solovyev</w:t>
      </w:r>
      <w:proofErr w:type="spellEnd"/>
      <w:r w:rsidRPr="001E1D48">
        <w:rPr>
          <w:rFonts w:ascii="Aptos" w:hAnsi="Aptos" w:cstheme="minorHAnsi"/>
          <w:color w:val="000000" w:themeColor="text1"/>
          <w:rPrChange w:id="231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, 2000; </w:t>
      </w:r>
      <w:proofErr w:type="spellStart"/>
      <w:r w:rsidRPr="001E1D48">
        <w:rPr>
          <w:rFonts w:ascii="Aptos" w:hAnsi="Aptos" w:cstheme="minorHAnsi"/>
          <w:color w:val="000000" w:themeColor="text1"/>
          <w:rPrChange w:id="232" w:author="Nathan Lo" w:date="2025-09-11T14:12:00Z">
            <w:rPr>
              <w:rFonts w:cstheme="minorHAnsi"/>
              <w:color w:val="000000" w:themeColor="text1"/>
            </w:rPr>
          </w:rPrChange>
        </w:rPr>
        <w:t>Solovyev</w:t>
      </w:r>
      <w:proofErr w:type="spellEnd"/>
      <w:r w:rsidRPr="001E1D48">
        <w:rPr>
          <w:rFonts w:ascii="Aptos" w:hAnsi="Aptos" w:cstheme="minorHAnsi"/>
          <w:color w:val="000000" w:themeColor="text1"/>
          <w:rPrChange w:id="233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et al., 2006), carried out on the Nimbus cloud service (provided by the Pawsey Supercomputing Centre). To prepare the assemblies for annotation, we generated a repeat database using </w:t>
      </w:r>
      <w:proofErr w:type="spellStart"/>
      <w:r w:rsidRPr="001E1D48">
        <w:rPr>
          <w:rFonts w:ascii="Aptos" w:hAnsi="Aptos" w:cstheme="minorHAnsi"/>
          <w:color w:val="000000" w:themeColor="text1"/>
          <w:rPrChange w:id="234" w:author="Nathan Lo" w:date="2025-09-11T14:12:00Z">
            <w:rPr>
              <w:rFonts w:cstheme="minorHAnsi"/>
              <w:color w:val="000000" w:themeColor="text1"/>
            </w:rPr>
          </w:rPrChange>
        </w:rPr>
        <w:t>RepeatModeler</w:t>
      </w:r>
      <w:proofErr w:type="spellEnd"/>
      <w:r w:rsidRPr="001E1D48">
        <w:rPr>
          <w:rFonts w:ascii="Aptos" w:hAnsi="Aptos" w:cstheme="minorHAnsi"/>
          <w:color w:val="000000" w:themeColor="text1"/>
          <w:rPrChange w:id="235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v2.0.1 (Flynn et al., 2020), then masked repetitive regions in the assemblies using </w:t>
      </w:r>
      <w:proofErr w:type="spellStart"/>
      <w:r w:rsidRPr="001E1D48">
        <w:rPr>
          <w:rFonts w:ascii="Aptos" w:hAnsi="Aptos" w:cstheme="minorHAnsi"/>
          <w:color w:val="000000" w:themeColor="text1"/>
          <w:rPrChange w:id="236" w:author="Nathan Lo" w:date="2025-09-11T14:12:00Z">
            <w:rPr>
              <w:rFonts w:cstheme="minorHAnsi"/>
              <w:color w:val="000000" w:themeColor="text1"/>
            </w:rPr>
          </w:rPrChange>
        </w:rPr>
        <w:t>RepeatMasker</w:t>
      </w:r>
      <w:proofErr w:type="spellEnd"/>
      <w:r w:rsidRPr="001E1D48">
        <w:rPr>
          <w:rFonts w:ascii="Aptos" w:hAnsi="Aptos" w:cstheme="minorHAnsi"/>
          <w:color w:val="000000" w:themeColor="text1"/>
          <w:rPrChange w:id="237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v4.0.6 (Smit et al., 2015), implementing the ‘-</w:t>
      </w:r>
      <w:proofErr w:type="spellStart"/>
      <w:r w:rsidRPr="001E1D48">
        <w:rPr>
          <w:rFonts w:ascii="Aptos" w:hAnsi="Aptos" w:cstheme="minorHAnsi"/>
          <w:color w:val="000000" w:themeColor="text1"/>
          <w:rPrChange w:id="238" w:author="Nathan Lo" w:date="2025-09-11T14:12:00Z">
            <w:rPr>
              <w:rFonts w:cstheme="minorHAnsi"/>
              <w:color w:val="000000" w:themeColor="text1"/>
            </w:rPr>
          </w:rPrChange>
        </w:rPr>
        <w:t>nolow</w:t>
      </w:r>
      <w:proofErr w:type="spellEnd"/>
      <w:r w:rsidRPr="001E1D48">
        <w:rPr>
          <w:rFonts w:ascii="Aptos" w:hAnsi="Aptos" w:cstheme="minorHAnsi"/>
          <w:color w:val="000000" w:themeColor="text1"/>
          <w:rPrChange w:id="239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’ option (i.e., low complexity or simple repeat regions are not masked). Both masked and unmasked genome assemblies were used as input for FGENESH++. </w:t>
      </w:r>
      <w:ins w:id="240" w:author="Microsoft Office User" w:date="2025-09-28T10:58:00Z">
        <w:r w:rsidR="00675564">
          <w:rPr>
            <w:rFonts w:ascii="Aptos" w:hAnsi="Aptos" w:cstheme="minorHAnsi"/>
            <w:color w:val="000000" w:themeColor="text1"/>
          </w:rPr>
          <w:t xml:space="preserve">Following </w:t>
        </w:r>
      </w:ins>
      <w:ins w:id="241" w:author="Microsoft Office User" w:date="2025-09-28T10:59:00Z">
        <w:r w:rsidR="00675564">
          <w:rPr>
            <w:rFonts w:ascii="Aptos" w:hAnsi="Aptos" w:cstheme="minorHAnsi"/>
            <w:color w:val="000000" w:themeColor="text1"/>
          </w:rPr>
          <w:t>Ewart et al. (2024)</w:t>
        </w:r>
      </w:ins>
      <w:ins w:id="242" w:author="Microsoft Office User" w:date="2025-09-28T10:58:00Z">
        <w:r w:rsidR="00675564">
          <w:rPr>
            <w:rFonts w:ascii="Aptos" w:hAnsi="Aptos" w:cstheme="minorHAnsi"/>
            <w:color w:val="000000" w:themeColor="text1"/>
          </w:rPr>
          <w:t xml:space="preserve">, </w:t>
        </w:r>
      </w:ins>
      <w:r w:rsidRPr="001E1D48">
        <w:rPr>
          <w:rFonts w:ascii="Aptos" w:hAnsi="Aptos" w:cstheme="minorHAnsi"/>
          <w:color w:val="000000" w:themeColor="text1"/>
          <w:rPrChange w:id="243" w:author="Nathan Lo" w:date="2025-09-11T14:12:00Z">
            <w:rPr>
              <w:rFonts w:cstheme="minorHAnsi"/>
              <w:color w:val="000000" w:themeColor="text1"/>
            </w:rPr>
          </w:rPrChange>
        </w:rPr>
        <w:t>FGENESH++ was run with the non-mammalian general pipeline parameters, optimized gene- finding parameters trained on the genome of the pea aphid (</w:t>
      </w:r>
      <w:proofErr w:type="spellStart"/>
      <w:r w:rsidRPr="001E1D48">
        <w:rPr>
          <w:rFonts w:ascii="Aptos" w:hAnsi="Aptos" w:cstheme="minorHAnsi"/>
          <w:i/>
          <w:color w:val="000000" w:themeColor="text1"/>
          <w:rPrChange w:id="244" w:author="Nathan Lo" w:date="2025-09-11T14:12:00Z">
            <w:rPr>
              <w:rFonts w:cstheme="minorHAnsi"/>
              <w:i/>
              <w:color w:val="000000" w:themeColor="text1"/>
            </w:rPr>
          </w:rPrChange>
        </w:rPr>
        <w:t>Acyrthosiphon</w:t>
      </w:r>
      <w:proofErr w:type="spellEnd"/>
      <w:r w:rsidRPr="001E1D48">
        <w:rPr>
          <w:rFonts w:ascii="Aptos" w:hAnsi="Aptos" w:cstheme="minorHAnsi"/>
          <w:i/>
          <w:color w:val="000000" w:themeColor="text1"/>
          <w:rPrChange w:id="245" w:author="Nathan Lo" w:date="2025-09-11T14:12:00Z">
            <w:rPr>
              <w:rFonts w:cstheme="minorHAnsi"/>
              <w:i/>
              <w:color w:val="000000" w:themeColor="text1"/>
            </w:rPr>
          </w:rPrChange>
        </w:rPr>
        <w:t xml:space="preserve"> </w:t>
      </w:r>
      <w:proofErr w:type="spellStart"/>
      <w:r w:rsidRPr="001E1D48">
        <w:rPr>
          <w:rFonts w:ascii="Aptos" w:hAnsi="Aptos" w:cstheme="minorHAnsi"/>
          <w:i/>
          <w:color w:val="000000" w:themeColor="text1"/>
          <w:rPrChange w:id="246" w:author="Nathan Lo" w:date="2025-09-11T14:12:00Z">
            <w:rPr>
              <w:rFonts w:cstheme="minorHAnsi"/>
              <w:i/>
              <w:color w:val="000000" w:themeColor="text1"/>
            </w:rPr>
          </w:rPrChange>
        </w:rPr>
        <w:t>pisum</w:t>
      </w:r>
      <w:proofErr w:type="spellEnd"/>
      <w:r w:rsidRPr="001E1D48">
        <w:rPr>
          <w:rFonts w:ascii="Aptos" w:hAnsi="Aptos" w:cstheme="minorHAnsi"/>
          <w:color w:val="000000" w:themeColor="text1"/>
          <w:rPrChange w:id="247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), and a curated insect protein database provided by </w:t>
      </w:r>
      <w:proofErr w:type="spellStart"/>
      <w:r w:rsidRPr="001E1D48">
        <w:rPr>
          <w:rFonts w:ascii="Aptos" w:hAnsi="Aptos" w:cstheme="minorHAnsi"/>
          <w:color w:val="000000" w:themeColor="text1"/>
          <w:rPrChange w:id="248" w:author="Nathan Lo" w:date="2025-09-11T14:12:00Z">
            <w:rPr>
              <w:rFonts w:cstheme="minorHAnsi"/>
              <w:color w:val="000000" w:themeColor="text1"/>
            </w:rPr>
          </w:rPrChange>
        </w:rPr>
        <w:t>Softberry</w:t>
      </w:r>
      <w:proofErr w:type="spellEnd"/>
      <w:r w:rsidRPr="001E1D48">
        <w:rPr>
          <w:rFonts w:ascii="Aptos" w:hAnsi="Aptos" w:cstheme="minorHAnsi"/>
          <w:color w:val="000000" w:themeColor="text1"/>
          <w:rPrChange w:id="249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(2020 release) for the “</w:t>
      </w:r>
      <w:proofErr w:type="spellStart"/>
      <w:r w:rsidRPr="001E1D48">
        <w:rPr>
          <w:rFonts w:ascii="Aptos" w:hAnsi="Aptos" w:cstheme="minorHAnsi"/>
          <w:color w:val="000000" w:themeColor="text1"/>
          <w:rPrChange w:id="250" w:author="Nathan Lo" w:date="2025-09-11T14:12:00Z">
            <w:rPr>
              <w:rFonts w:cstheme="minorHAnsi"/>
              <w:color w:val="000000" w:themeColor="text1"/>
            </w:rPr>
          </w:rPrChange>
        </w:rPr>
        <w:t>prot_map</w:t>
      </w:r>
      <w:proofErr w:type="spellEnd"/>
      <w:r w:rsidRPr="001E1D48">
        <w:rPr>
          <w:rFonts w:ascii="Aptos" w:hAnsi="Aptos" w:cstheme="minorHAnsi"/>
          <w:color w:val="000000" w:themeColor="text1"/>
          <w:rPrChange w:id="251" w:author="Nathan Lo" w:date="2025-09-11T14:12:00Z">
            <w:rPr>
              <w:rFonts w:cstheme="minorHAnsi"/>
              <w:color w:val="000000" w:themeColor="text1"/>
            </w:rPr>
          </w:rPrChange>
        </w:rPr>
        <w:t>” homology-based predictions. Ab initio predictions without any BLAST hits were removed.</w:t>
      </w:r>
    </w:p>
    <w:p w14:paraId="155AA2B7" w14:textId="3E383F13" w:rsidR="003E260C" w:rsidRPr="001E1D48" w:rsidRDefault="003E260C" w:rsidP="00790F30">
      <w:pPr>
        <w:jc w:val="both"/>
        <w:rPr>
          <w:rFonts w:ascii="Aptos" w:hAnsi="Aptos" w:cstheme="minorHAnsi"/>
          <w:color w:val="000000" w:themeColor="text1"/>
          <w:rPrChange w:id="252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0296F1EE" w14:textId="46BBCD58" w:rsidR="00AF29CB" w:rsidRPr="001E1D48" w:rsidRDefault="003E260C" w:rsidP="00790F30">
      <w:pPr>
        <w:jc w:val="both"/>
        <w:rPr>
          <w:rFonts w:ascii="Aptos" w:hAnsi="Aptos" w:cstheme="minorHAnsi"/>
          <w:color w:val="000000" w:themeColor="text1"/>
          <w:rPrChange w:id="253" w:author="Nathan Lo" w:date="2025-09-11T14:12:00Z">
            <w:rPr>
              <w:rFonts w:cstheme="minorHAnsi"/>
              <w:color w:val="000000" w:themeColor="text1"/>
            </w:rPr>
          </w:rPrChange>
        </w:rPr>
      </w:pPr>
      <w:r w:rsidRPr="001E1D48">
        <w:rPr>
          <w:rFonts w:ascii="Aptos" w:hAnsi="Aptos" w:cstheme="minorHAnsi"/>
          <w:color w:val="000000" w:themeColor="text1"/>
          <w:rPrChange w:id="254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These newly assembled genomes were combined with other cockroach and termite genomes from </w:t>
      </w:r>
      <w:proofErr w:type="spellStart"/>
      <w:r w:rsidRPr="001E1D48">
        <w:rPr>
          <w:rFonts w:ascii="Aptos" w:hAnsi="Aptos" w:cstheme="minorHAnsi"/>
          <w:color w:val="000000" w:themeColor="text1"/>
          <w:rPrChange w:id="255" w:author="Nathan Lo" w:date="2025-09-11T14:12:00Z">
            <w:rPr>
              <w:rFonts w:cstheme="minorHAnsi"/>
              <w:color w:val="000000" w:themeColor="text1"/>
            </w:rPr>
          </w:rPrChange>
        </w:rPr>
        <w:t>InsectBase</w:t>
      </w:r>
      <w:proofErr w:type="spellEnd"/>
      <w:r w:rsidRPr="001E1D48">
        <w:rPr>
          <w:rFonts w:ascii="Aptos" w:hAnsi="Aptos" w:cstheme="minorHAnsi"/>
          <w:color w:val="000000" w:themeColor="text1"/>
          <w:rPrChange w:id="256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2.0 (Mei et al., 2022), NCBI and Ewart et al. (2024) for subsequent analyses (see Table </w:t>
      </w:r>
      <w:ins w:id="257" w:author="Microsoft Office User" w:date="2025-09-28T10:59:00Z">
        <w:r w:rsidR="00675564">
          <w:rPr>
            <w:rFonts w:ascii="Aptos" w:hAnsi="Aptos" w:cstheme="minorHAnsi"/>
            <w:color w:val="000000" w:themeColor="text1"/>
          </w:rPr>
          <w:t>S</w:t>
        </w:r>
      </w:ins>
      <w:r w:rsidRPr="001E1D48">
        <w:rPr>
          <w:rFonts w:ascii="Aptos" w:hAnsi="Aptos" w:cstheme="minorHAnsi"/>
          <w:color w:val="000000" w:themeColor="text1"/>
          <w:rPrChange w:id="258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1 for species/genome details). For </w:t>
      </w:r>
      <w:proofErr w:type="spellStart"/>
      <w:r w:rsidRPr="001E1D48">
        <w:rPr>
          <w:rFonts w:ascii="Aptos" w:hAnsi="Aptos" w:cstheme="minorHAnsi"/>
          <w:i/>
          <w:color w:val="000000" w:themeColor="text1"/>
          <w:rPrChange w:id="259" w:author="Nathan Lo" w:date="2025-09-11T14:12:00Z">
            <w:rPr>
              <w:rFonts w:cstheme="minorHAnsi"/>
              <w:i/>
              <w:color w:val="000000" w:themeColor="text1"/>
            </w:rPr>
          </w:rPrChange>
        </w:rPr>
        <w:t>Periplaneta</w:t>
      </w:r>
      <w:proofErr w:type="spellEnd"/>
      <w:r w:rsidRPr="001E1D48">
        <w:rPr>
          <w:rFonts w:ascii="Aptos" w:hAnsi="Aptos" w:cstheme="minorHAnsi"/>
          <w:i/>
          <w:color w:val="000000" w:themeColor="text1"/>
          <w:rPrChange w:id="260" w:author="Nathan Lo" w:date="2025-09-11T14:12:00Z">
            <w:rPr>
              <w:rFonts w:cstheme="minorHAnsi"/>
              <w:i/>
              <w:color w:val="000000" w:themeColor="text1"/>
            </w:rPr>
          </w:rPrChange>
        </w:rPr>
        <w:t xml:space="preserve"> americana</w:t>
      </w:r>
      <w:r w:rsidRPr="001E1D48">
        <w:rPr>
          <w:rFonts w:ascii="Aptos" w:hAnsi="Aptos" w:cstheme="minorHAnsi"/>
          <w:color w:val="000000" w:themeColor="text1"/>
          <w:rPrChange w:id="261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, </w:t>
      </w:r>
      <w:r w:rsidRPr="001E1D48">
        <w:rPr>
          <w:rFonts w:ascii="Aptos" w:hAnsi="Aptos" w:cstheme="minorHAnsi"/>
          <w:i/>
          <w:color w:val="000000" w:themeColor="text1"/>
          <w:rPrChange w:id="262" w:author="Nathan Lo" w:date="2025-09-11T14:12:00Z">
            <w:rPr>
              <w:rFonts w:cstheme="minorHAnsi"/>
              <w:i/>
              <w:color w:val="000000" w:themeColor="text1"/>
            </w:rPr>
          </w:rPrChange>
        </w:rPr>
        <w:t>Blattella germanica</w:t>
      </w:r>
      <w:r w:rsidRPr="001E1D48">
        <w:rPr>
          <w:rFonts w:ascii="Aptos" w:hAnsi="Aptos" w:cstheme="minorHAnsi"/>
          <w:color w:val="000000" w:themeColor="text1"/>
          <w:rPrChange w:id="263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, and </w:t>
      </w:r>
      <w:proofErr w:type="spellStart"/>
      <w:r w:rsidRPr="001E1D48">
        <w:rPr>
          <w:rFonts w:ascii="Aptos" w:hAnsi="Aptos" w:cstheme="minorHAnsi"/>
          <w:i/>
          <w:color w:val="000000" w:themeColor="text1"/>
          <w:rPrChange w:id="264" w:author="Nathan Lo" w:date="2025-09-11T14:12:00Z">
            <w:rPr>
              <w:rFonts w:cstheme="minorHAnsi"/>
              <w:i/>
              <w:color w:val="000000" w:themeColor="text1"/>
            </w:rPr>
          </w:rPrChange>
        </w:rPr>
        <w:t>Zootermopsis</w:t>
      </w:r>
      <w:proofErr w:type="spellEnd"/>
      <w:r w:rsidRPr="001E1D48">
        <w:rPr>
          <w:rFonts w:ascii="Aptos" w:hAnsi="Aptos" w:cstheme="minorHAnsi"/>
          <w:i/>
          <w:color w:val="000000" w:themeColor="text1"/>
          <w:rPrChange w:id="265" w:author="Nathan Lo" w:date="2025-09-11T14:12:00Z">
            <w:rPr>
              <w:rFonts w:cstheme="minorHAnsi"/>
              <w:i/>
              <w:color w:val="000000" w:themeColor="text1"/>
            </w:rPr>
          </w:rPrChange>
        </w:rPr>
        <w:t xml:space="preserve"> </w:t>
      </w:r>
      <w:proofErr w:type="spellStart"/>
      <w:r w:rsidRPr="001E1D48">
        <w:rPr>
          <w:rFonts w:ascii="Aptos" w:hAnsi="Aptos" w:cstheme="minorHAnsi"/>
          <w:i/>
          <w:color w:val="000000" w:themeColor="text1"/>
          <w:rPrChange w:id="266" w:author="Nathan Lo" w:date="2025-09-11T14:12:00Z">
            <w:rPr>
              <w:rFonts w:cstheme="minorHAnsi"/>
              <w:i/>
              <w:color w:val="000000" w:themeColor="text1"/>
            </w:rPr>
          </w:rPrChange>
        </w:rPr>
        <w:t>nevadensis</w:t>
      </w:r>
      <w:proofErr w:type="spellEnd"/>
      <w:r w:rsidRPr="001E1D48">
        <w:rPr>
          <w:rFonts w:ascii="Aptos" w:hAnsi="Aptos" w:cstheme="minorHAnsi"/>
          <w:color w:val="000000" w:themeColor="text1"/>
          <w:rPrChange w:id="267" w:author="Nathan Lo" w:date="2025-09-11T14:12:00Z">
            <w:rPr>
              <w:rFonts w:cstheme="minorHAnsi"/>
              <w:color w:val="000000" w:themeColor="text1"/>
            </w:rPr>
          </w:rPrChange>
        </w:rPr>
        <w:t>, multiple genomes from various sources were included to assess whether differences in data type and/or assembly methods affected the results in subsequent analyses.</w:t>
      </w:r>
    </w:p>
    <w:p w14:paraId="7C1CB7B6" w14:textId="1F763B76" w:rsidR="00CF2859" w:rsidDel="00675564" w:rsidRDefault="00CF2859" w:rsidP="00790F30">
      <w:pPr>
        <w:jc w:val="both"/>
        <w:rPr>
          <w:del w:id="268" w:author="Microsoft Office User" w:date="2025-09-19T13:21:00Z"/>
          <w:rFonts w:ascii="Aptos" w:hAnsi="Aptos" w:cstheme="minorHAnsi"/>
          <w:color w:val="000000" w:themeColor="text1"/>
        </w:rPr>
      </w:pPr>
    </w:p>
    <w:p w14:paraId="6A3D7FFE" w14:textId="77777777" w:rsidR="00675564" w:rsidRPr="001E1D48" w:rsidRDefault="00675564" w:rsidP="00790F30">
      <w:pPr>
        <w:jc w:val="both"/>
        <w:rPr>
          <w:ins w:id="269" w:author="Microsoft Office User" w:date="2025-09-28T10:53:00Z"/>
          <w:rFonts w:ascii="Aptos" w:hAnsi="Aptos" w:cstheme="minorHAnsi"/>
          <w:color w:val="000000" w:themeColor="text1"/>
          <w:rPrChange w:id="270" w:author="Nathan Lo" w:date="2025-09-11T14:12:00Z">
            <w:rPr>
              <w:ins w:id="271" w:author="Microsoft Office User" w:date="2025-09-28T10:53:00Z"/>
              <w:rFonts w:cstheme="minorHAnsi"/>
              <w:color w:val="000000" w:themeColor="text1"/>
            </w:rPr>
          </w:rPrChange>
        </w:rPr>
      </w:pPr>
    </w:p>
    <w:p w14:paraId="31055C10" w14:textId="7CBE20D9" w:rsidR="00137D80" w:rsidRPr="001E1D48" w:rsidRDefault="00137D80" w:rsidP="00790F30">
      <w:pPr>
        <w:jc w:val="both"/>
        <w:rPr>
          <w:rFonts w:ascii="Aptos" w:hAnsi="Aptos" w:cstheme="minorHAnsi"/>
          <w:color w:val="000000" w:themeColor="text1"/>
          <w:rPrChange w:id="272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79486748" w14:textId="77777777" w:rsidR="00137D80" w:rsidRPr="001E1D48" w:rsidRDefault="00137D80" w:rsidP="00790F30">
      <w:pPr>
        <w:jc w:val="both"/>
        <w:rPr>
          <w:rFonts w:ascii="Aptos" w:hAnsi="Aptos" w:cstheme="minorHAnsi"/>
          <w:color w:val="000000" w:themeColor="text1"/>
          <w:rPrChange w:id="273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33CA2A10" w14:textId="03D0B8A6" w:rsidR="00D11775" w:rsidRPr="001E1D48" w:rsidRDefault="00C97A6A" w:rsidP="00790F30">
      <w:pPr>
        <w:jc w:val="both"/>
        <w:rPr>
          <w:rFonts w:ascii="Aptos" w:hAnsi="Aptos" w:cstheme="minorHAnsi"/>
          <w:color w:val="000000" w:themeColor="text1"/>
          <w:rPrChange w:id="274" w:author="Nathan Lo" w:date="2025-09-11T14:12:00Z">
            <w:rPr>
              <w:rFonts w:cstheme="minorHAnsi"/>
              <w:color w:val="000000" w:themeColor="text1"/>
            </w:rPr>
          </w:rPrChange>
        </w:rPr>
      </w:pPr>
      <w:r w:rsidRPr="001E1D48">
        <w:rPr>
          <w:rFonts w:ascii="Aptos" w:hAnsi="Aptos" w:cstheme="minorHAnsi"/>
          <w:b/>
          <w:i/>
          <w:color w:val="000000" w:themeColor="text1"/>
          <w:rPrChange w:id="275" w:author="Nathan Lo" w:date="2025-09-11T14:12:00Z">
            <w:rPr>
              <w:rFonts w:cstheme="minorHAnsi"/>
              <w:b/>
              <w:i/>
              <w:color w:val="000000" w:themeColor="text1"/>
            </w:rPr>
          </w:rPrChange>
        </w:rPr>
        <w:t xml:space="preserve">Characterising </w:t>
      </w:r>
      <w:r w:rsidR="00CF2859" w:rsidRPr="001E1D48">
        <w:rPr>
          <w:rFonts w:ascii="Aptos" w:hAnsi="Aptos" w:cstheme="minorHAnsi"/>
          <w:b/>
          <w:i/>
          <w:color w:val="000000" w:themeColor="text1"/>
          <w:rPrChange w:id="276" w:author="Nathan Lo" w:date="2025-09-11T14:12:00Z">
            <w:rPr>
              <w:rFonts w:cstheme="minorHAnsi"/>
              <w:b/>
              <w:i/>
              <w:color w:val="000000" w:themeColor="text1"/>
            </w:rPr>
          </w:rPrChange>
        </w:rPr>
        <w:t xml:space="preserve">HGT </w:t>
      </w:r>
      <w:r w:rsidRPr="001E1D48">
        <w:rPr>
          <w:rFonts w:ascii="Aptos" w:hAnsi="Aptos" w:cstheme="minorHAnsi"/>
          <w:b/>
          <w:i/>
          <w:color w:val="000000" w:themeColor="text1"/>
          <w:rPrChange w:id="277" w:author="Nathan Lo" w:date="2025-09-11T14:12:00Z">
            <w:rPr>
              <w:rFonts w:cstheme="minorHAnsi"/>
              <w:b/>
              <w:i/>
              <w:color w:val="000000" w:themeColor="text1"/>
            </w:rPr>
          </w:rPrChange>
        </w:rPr>
        <w:t>inserts</w:t>
      </w:r>
    </w:p>
    <w:p w14:paraId="759F2271" w14:textId="74F94880" w:rsidR="0065342C" w:rsidRPr="001E1D48" w:rsidRDefault="0065342C" w:rsidP="00790F30">
      <w:pPr>
        <w:jc w:val="both"/>
        <w:rPr>
          <w:rFonts w:ascii="Aptos" w:hAnsi="Aptos" w:cstheme="minorHAnsi"/>
          <w:color w:val="000000" w:themeColor="text1"/>
          <w:rPrChange w:id="278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129B261F" w14:textId="73DBD7B5" w:rsidR="00CE08A0" w:rsidRPr="001E1D48" w:rsidRDefault="00C97A6A" w:rsidP="00790F30">
      <w:pPr>
        <w:jc w:val="both"/>
        <w:rPr>
          <w:rFonts w:ascii="Aptos" w:hAnsi="Aptos" w:cstheme="minorHAnsi"/>
          <w:color w:val="000000" w:themeColor="text1"/>
          <w:rPrChange w:id="279" w:author="Nathan Lo" w:date="2025-09-11T14:12:00Z">
            <w:rPr>
              <w:rFonts w:cstheme="minorHAnsi"/>
              <w:color w:val="000000" w:themeColor="text1"/>
            </w:rPr>
          </w:rPrChange>
        </w:rPr>
      </w:pPr>
      <w:r w:rsidRPr="001E1D48">
        <w:rPr>
          <w:rFonts w:ascii="Aptos" w:eastAsia="Times New Roman" w:hAnsi="Aptos" w:cstheme="minorHAnsi"/>
          <w:color w:val="000000" w:themeColor="text1"/>
          <w:rPrChange w:id="28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The following steps were carried out to identify, filter, and age </w:t>
      </w:r>
      <w:proofErr w:type="spellStart"/>
      <w:r w:rsidRPr="001E1D48">
        <w:rPr>
          <w:rFonts w:ascii="Aptos" w:eastAsia="Times New Roman" w:hAnsi="Aptos" w:cstheme="minorHAnsi"/>
          <w:i/>
          <w:color w:val="000000" w:themeColor="text1"/>
          <w:rPrChange w:id="281" w:author="Nathan Lo" w:date="2025-09-11T14:12:00Z">
            <w:rPr>
              <w:rFonts w:eastAsia="Times New Roman" w:cstheme="minorHAnsi"/>
              <w:i/>
              <w:color w:val="000000" w:themeColor="text1"/>
            </w:rPr>
          </w:rPrChange>
        </w:rPr>
        <w:t>Blattabacterium</w:t>
      </w:r>
      <w:proofErr w:type="spellEnd"/>
      <w:ins w:id="282" w:author="Nathan Lo" w:date="2025-01-21T16:43:00Z">
        <w:r w:rsidR="00B4507B" w:rsidRPr="001E1D48">
          <w:rPr>
            <w:rFonts w:ascii="Aptos" w:eastAsia="Times New Roman" w:hAnsi="Aptos" w:cstheme="minorHAnsi"/>
            <w:i/>
            <w:color w:val="000000" w:themeColor="text1"/>
            <w:rPrChange w:id="283" w:author="Nathan Lo" w:date="2025-09-11T14:12:00Z">
              <w:rPr>
                <w:rFonts w:eastAsia="Times New Roman" w:cstheme="minorHAnsi"/>
                <w:i/>
                <w:color w:val="000000" w:themeColor="text1"/>
              </w:rPr>
            </w:rPrChange>
          </w:rPr>
          <w:t xml:space="preserve"> </w:t>
        </w:r>
        <w:proofErr w:type="spellStart"/>
        <w:r w:rsidR="00B4507B" w:rsidRPr="001E1D48">
          <w:rPr>
            <w:rFonts w:ascii="Aptos" w:eastAsia="Times New Roman" w:hAnsi="Aptos" w:cstheme="minorHAnsi"/>
            <w:i/>
            <w:color w:val="000000" w:themeColor="text1"/>
            <w:rPrChange w:id="284" w:author="Nathan Lo" w:date="2025-09-11T14:12:00Z">
              <w:rPr>
                <w:rFonts w:eastAsia="Times New Roman" w:cstheme="minorHAnsi"/>
                <w:i/>
                <w:color w:val="000000" w:themeColor="text1"/>
              </w:rPr>
            </w:rPrChange>
          </w:rPr>
          <w:t>cuenoti</w:t>
        </w:r>
        <w:proofErr w:type="spellEnd"/>
        <w:r w:rsidR="00B4507B" w:rsidRPr="001E1D48">
          <w:rPr>
            <w:rFonts w:ascii="Aptos" w:eastAsia="Times New Roman" w:hAnsi="Aptos" w:cstheme="minorHAnsi"/>
            <w:i/>
            <w:color w:val="000000" w:themeColor="text1"/>
            <w:rPrChange w:id="285" w:author="Nathan Lo" w:date="2025-09-11T14:12:00Z">
              <w:rPr>
                <w:rFonts w:eastAsia="Times New Roman" w:cstheme="minorHAnsi"/>
                <w:i/>
                <w:color w:val="000000" w:themeColor="text1"/>
              </w:rPr>
            </w:rPrChange>
          </w:rPr>
          <w:t xml:space="preserve"> </w:t>
        </w:r>
        <w:r w:rsidR="00B4507B" w:rsidRPr="001E1D48">
          <w:rPr>
            <w:rFonts w:ascii="Aptos" w:eastAsia="Times New Roman" w:hAnsi="Aptos" w:cstheme="minorHAnsi"/>
            <w:iCs/>
            <w:color w:val="000000" w:themeColor="text1"/>
            <w:rPrChange w:id="286" w:author="Nathan Lo" w:date="2025-09-11T14:12:00Z">
              <w:rPr>
                <w:rFonts w:eastAsia="Times New Roman" w:cstheme="minorHAnsi"/>
                <w:iCs/>
                <w:color w:val="000000" w:themeColor="text1"/>
              </w:rPr>
            </w:rPrChange>
          </w:rPr>
          <w:t xml:space="preserve">(hereafter </w:t>
        </w:r>
        <w:proofErr w:type="spellStart"/>
        <w:r w:rsidR="00B4507B" w:rsidRPr="001E1D48">
          <w:rPr>
            <w:rFonts w:ascii="Aptos" w:eastAsia="Times New Roman" w:hAnsi="Aptos" w:cstheme="minorHAnsi"/>
            <w:i/>
            <w:color w:val="000000" w:themeColor="text1"/>
            <w:rPrChange w:id="287" w:author="Nathan Lo" w:date="2025-09-11T14:12:00Z">
              <w:rPr>
                <w:rFonts w:eastAsia="Times New Roman" w:cstheme="minorHAnsi"/>
                <w:i/>
                <w:color w:val="000000" w:themeColor="text1"/>
              </w:rPr>
            </w:rPrChange>
          </w:rPr>
          <w:t>Blattabacterium</w:t>
        </w:r>
        <w:proofErr w:type="spellEnd"/>
        <w:r w:rsidR="00B4507B" w:rsidRPr="001E1D48">
          <w:rPr>
            <w:rFonts w:ascii="Aptos" w:eastAsia="Times New Roman" w:hAnsi="Aptos" w:cstheme="minorHAnsi"/>
            <w:iCs/>
            <w:color w:val="000000" w:themeColor="text1"/>
            <w:rPrChange w:id="288" w:author="Nathan Lo" w:date="2025-09-11T14:12:00Z">
              <w:rPr>
                <w:rFonts w:eastAsia="Times New Roman" w:cstheme="minorHAnsi"/>
                <w:iCs/>
                <w:color w:val="000000" w:themeColor="text1"/>
              </w:rPr>
            </w:rPrChange>
          </w:rPr>
          <w:t>)</w:t>
        </w:r>
      </w:ins>
      <w:r w:rsidRPr="001E1D48">
        <w:rPr>
          <w:rFonts w:ascii="Aptos" w:eastAsia="Times New Roman" w:hAnsi="Aptos" w:cstheme="minorHAnsi"/>
          <w:color w:val="000000" w:themeColor="text1"/>
          <w:rPrChange w:id="28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inserts in the cockroach and termite genomes.</w:t>
      </w:r>
      <w:r w:rsidRPr="001E1D48">
        <w:rPr>
          <w:rFonts w:ascii="Aptos" w:hAnsi="Aptos" w:cstheme="minorHAnsi"/>
          <w:color w:val="000000" w:themeColor="text1"/>
          <w:rPrChange w:id="290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This pipeline workflow and the relevant scripts are available on GitHub (</w:t>
      </w:r>
      <w:r w:rsidRPr="001E1D48">
        <w:rPr>
          <w:rFonts w:ascii="Aptos" w:hAnsi="Aptos" w:cstheme="minorHAnsi"/>
          <w:color w:val="FF0000"/>
          <w:rPrChange w:id="291" w:author="Nathan Lo" w:date="2025-09-11T14:12:00Z">
            <w:rPr>
              <w:rFonts w:cstheme="minorHAnsi"/>
              <w:color w:val="FF0000"/>
            </w:rPr>
          </w:rPrChange>
        </w:rPr>
        <w:t>link</w:t>
      </w:r>
      <w:proofErr w:type="gramStart"/>
      <w:r w:rsidRPr="001E1D48">
        <w:rPr>
          <w:rFonts w:ascii="Aptos" w:hAnsi="Aptos" w:cstheme="minorHAnsi"/>
          <w:color w:val="000000" w:themeColor="text1"/>
          <w:rPrChange w:id="292" w:author="Nathan Lo" w:date="2025-09-11T14:12:00Z">
            <w:rPr>
              <w:rFonts w:cstheme="minorHAnsi"/>
              <w:color w:val="000000" w:themeColor="text1"/>
            </w:rPr>
          </w:rPrChange>
        </w:rPr>
        <w:t>)</w:t>
      </w:r>
      <w:ins w:id="293" w:author="Microsoft Office User" w:date="2025-09-28T11:02:00Z">
        <w:r w:rsidR="007C26CF">
          <w:rPr>
            <w:rFonts w:ascii="Aptos" w:hAnsi="Aptos" w:cstheme="minorHAnsi"/>
            <w:color w:val="000000" w:themeColor="text1"/>
          </w:rPr>
          <w:t>, and</w:t>
        </w:r>
        <w:proofErr w:type="gramEnd"/>
        <w:r w:rsidR="007C26CF">
          <w:rPr>
            <w:rFonts w:ascii="Aptos" w:hAnsi="Aptos" w:cstheme="minorHAnsi"/>
            <w:color w:val="000000" w:themeColor="text1"/>
          </w:rPr>
          <w:t xml:space="preserve"> outlined in Figure S1</w:t>
        </w:r>
      </w:ins>
      <w:r w:rsidRPr="001E1D48">
        <w:rPr>
          <w:rFonts w:ascii="Aptos" w:hAnsi="Aptos" w:cstheme="minorHAnsi"/>
          <w:color w:val="000000" w:themeColor="text1"/>
          <w:rPrChange w:id="294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. </w:t>
      </w:r>
      <w:r w:rsidR="00CE08A0" w:rsidRPr="001E1D48">
        <w:rPr>
          <w:rFonts w:ascii="Aptos" w:hAnsi="Aptos" w:cstheme="minorHAnsi"/>
          <w:color w:val="000000" w:themeColor="text1"/>
          <w:rPrChange w:id="295" w:author="Nathan Lo" w:date="2025-09-11T14:12:00Z">
            <w:rPr>
              <w:rFonts w:cstheme="minorHAnsi"/>
              <w:color w:val="000000" w:themeColor="text1"/>
            </w:rPr>
          </w:rPrChange>
        </w:rPr>
        <w:t>Additionally, alternative thresholds for many of the steps were applied, and are included in brackets b</w:t>
      </w:r>
      <w:del w:id="296" w:author="Nathan Lo" w:date="2025-01-21T16:10:00Z">
        <w:r w:rsidR="00CE08A0" w:rsidRPr="001E1D48" w:rsidDel="00677E7B">
          <w:rPr>
            <w:rFonts w:ascii="Aptos" w:hAnsi="Aptos" w:cstheme="minorHAnsi"/>
            <w:color w:val="000000" w:themeColor="text1"/>
            <w:rPrChange w:id="297" w:author="Nathan Lo" w:date="2025-09-11T14:12:00Z">
              <w:rPr>
                <w:rFonts w:cstheme="minorHAnsi"/>
                <w:color w:val="000000" w:themeColor="text1"/>
              </w:rPr>
            </w:rPrChange>
          </w:rPr>
          <w:delText>l</w:delText>
        </w:r>
      </w:del>
      <w:r w:rsidR="00CE08A0" w:rsidRPr="001E1D48">
        <w:rPr>
          <w:rFonts w:ascii="Aptos" w:hAnsi="Aptos" w:cstheme="minorHAnsi"/>
          <w:color w:val="000000" w:themeColor="text1"/>
          <w:rPrChange w:id="298" w:author="Nathan Lo" w:date="2025-09-11T14:12:00Z">
            <w:rPr>
              <w:rFonts w:cstheme="minorHAnsi"/>
              <w:color w:val="000000" w:themeColor="text1"/>
            </w:rPr>
          </w:rPrChange>
        </w:rPr>
        <w:t>e</w:t>
      </w:r>
      <w:ins w:id="299" w:author="Nathan Lo" w:date="2025-01-21T16:10:00Z">
        <w:r w:rsidR="00677E7B" w:rsidRPr="001E1D48">
          <w:rPr>
            <w:rFonts w:ascii="Aptos" w:hAnsi="Aptos" w:cstheme="minorHAnsi"/>
            <w:color w:val="000000" w:themeColor="text1"/>
            <w:rPrChange w:id="300" w:author="Nathan Lo" w:date="2025-09-11T14:12:00Z">
              <w:rPr>
                <w:rFonts w:cstheme="minorHAnsi"/>
                <w:color w:val="000000" w:themeColor="text1"/>
              </w:rPr>
            </w:rPrChange>
          </w:rPr>
          <w:t>l</w:t>
        </w:r>
      </w:ins>
      <w:r w:rsidR="00CE08A0" w:rsidRPr="001E1D48">
        <w:rPr>
          <w:rFonts w:ascii="Aptos" w:hAnsi="Aptos" w:cstheme="minorHAnsi"/>
          <w:color w:val="000000" w:themeColor="text1"/>
          <w:rPrChange w:id="301" w:author="Nathan Lo" w:date="2025-09-11T14:12:00Z">
            <w:rPr>
              <w:rFonts w:cstheme="minorHAnsi"/>
              <w:color w:val="000000" w:themeColor="text1"/>
            </w:rPr>
          </w:rPrChange>
        </w:rPr>
        <w:t>ow. The corresponding results when applying these alternative thresholds are presented in the ‘HGT insert QC’ section.</w:t>
      </w:r>
      <w:r w:rsidR="00CE08A0" w:rsidRPr="001E1D48">
        <w:rPr>
          <w:rFonts w:ascii="Aptos" w:hAnsi="Aptos" w:cstheme="minorHAnsi"/>
          <w:color w:val="000000" w:themeColor="text1"/>
          <w:rPrChange w:id="302" w:author="Nathan Lo" w:date="2025-09-11T14:12:00Z">
            <w:rPr>
              <w:rFonts w:cstheme="minorHAnsi"/>
              <w:color w:val="000000" w:themeColor="text1"/>
            </w:rPr>
          </w:rPrChange>
        </w:rPr>
        <w:br/>
      </w:r>
    </w:p>
    <w:p w14:paraId="354C7E71" w14:textId="67CCFE20" w:rsidR="0065342C" w:rsidRPr="001E1D48" w:rsidRDefault="00593BDE" w:rsidP="00790F30">
      <w:pPr>
        <w:jc w:val="both"/>
        <w:rPr>
          <w:rFonts w:ascii="Aptos" w:eastAsia="Times New Roman" w:hAnsi="Aptos" w:cstheme="minorHAnsi"/>
          <w:color w:val="000000" w:themeColor="text1"/>
          <w:rPrChange w:id="30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</w:pPr>
      <w:r w:rsidRPr="001E1D48">
        <w:rPr>
          <w:rFonts w:ascii="Aptos" w:hAnsi="Aptos" w:cstheme="minorHAnsi"/>
          <w:color w:val="000000" w:themeColor="text1"/>
          <w:rPrChange w:id="304" w:author="Nathan Lo" w:date="2025-09-11T14:12:00Z">
            <w:rPr>
              <w:rFonts w:cstheme="minorHAnsi"/>
              <w:color w:val="000000" w:themeColor="text1"/>
            </w:rPr>
          </w:rPrChange>
        </w:rPr>
        <w:t>W</w:t>
      </w:r>
      <w:r w:rsidR="00CE08A0" w:rsidRPr="001E1D48">
        <w:rPr>
          <w:rFonts w:ascii="Aptos" w:hAnsi="Aptos" w:cstheme="minorHAnsi"/>
          <w:color w:val="000000" w:themeColor="text1"/>
          <w:rPrChange w:id="305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e first created a library comprising 77 </w:t>
      </w:r>
      <w:proofErr w:type="spellStart"/>
      <w:r w:rsidR="00CE08A0" w:rsidRPr="001E1D48">
        <w:rPr>
          <w:rFonts w:ascii="Aptos" w:hAnsi="Aptos" w:cstheme="minorHAnsi"/>
          <w:i/>
          <w:color w:val="000000" w:themeColor="text1"/>
          <w:rPrChange w:id="306" w:author="Nathan Lo" w:date="2025-09-11T14:12:00Z">
            <w:rPr>
              <w:rFonts w:cstheme="minorHAnsi"/>
              <w:i/>
              <w:color w:val="000000" w:themeColor="text1"/>
            </w:rPr>
          </w:rPrChange>
        </w:rPr>
        <w:t>Blattabacterium</w:t>
      </w:r>
      <w:proofErr w:type="spellEnd"/>
      <w:r w:rsidR="00CE08A0" w:rsidRPr="001E1D48">
        <w:rPr>
          <w:rFonts w:ascii="Aptos" w:hAnsi="Aptos" w:cstheme="minorHAnsi"/>
          <w:color w:val="000000" w:themeColor="text1"/>
          <w:rPrChange w:id="307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genomes (see Table S1 for genome details), each of which were broken into 150 bp fragments (alternate threshold = 100 bp) using a custom AWK script. These </w:t>
      </w:r>
      <w:proofErr w:type="spellStart"/>
      <w:r w:rsidR="00CE08A0" w:rsidRPr="001E1D48">
        <w:rPr>
          <w:rFonts w:ascii="Aptos" w:hAnsi="Aptos" w:cstheme="minorHAnsi"/>
          <w:i/>
          <w:color w:val="000000" w:themeColor="text1"/>
          <w:rPrChange w:id="308" w:author="Nathan Lo" w:date="2025-09-11T14:12:00Z">
            <w:rPr>
              <w:rFonts w:cstheme="minorHAnsi"/>
              <w:i/>
              <w:color w:val="000000" w:themeColor="text1"/>
            </w:rPr>
          </w:rPrChange>
        </w:rPr>
        <w:t>Blattabacterium</w:t>
      </w:r>
      <w:proofErr w:type="spellEnd"/>
      <w:r w:rsidR="00CE08A0" w:rsidRPr="001E1D48">
        <w:rPr>
          <w:rFonts w:ascii="Aptos" w:hAnsi="Aptos" w:cstheme="minorHAnsi"/>
          <w:color w:val="000000" w:themeColor="text1"/>
          <w:rPrChange w:id="309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</w:t>
      </w:r>
      <w:ins w:id="310" w:author="Nathan Lo" w:date="2025-01-21T16:13:00Z">
        <w:r w:rsidR="00A07AD1" w:rsidRPr="001E1D48">
          <w:rPr>
            <w:rFonts w:ascii="Aptos" w:hAnsi="Aptos" w:cstheme="minorHAnsi"/>
            <w:color w:val="000000" w:themeColor="text1"/>
            <w:rPrChange w:id="311" w:author="Nathan Lo" w:date="2025-09-11T14:12:00Z">
              <w:rPr>
                <w:rFonts w:cstheme="minorHAnsi"/>
                <w:color w:val="000000" w:themeColor="text1"/>
              </w:rPr>
            </w:rPrChange>
          </w:rPr>
          <w:t>‘</w:t>
        </w:r>
      </w:ins>
      <w:ins w:id="312" w:author="Microsoft Office User" w:date="2025-09-28T11:03:00Z">
        <w:r w:rsidR="007C26CF">
          <w:rPr>
            <w:rFonts w:ascii="Aptos" w:hAnsi="Aptos" w:cstheme="minorHAnsi"/>
            <w:color w:val="000000" w:themeColor="text1"/>
          </w:rPr>
          <w:t>fragment</w:t>
        </w:r>
      </w:ins>
      <w:del w:id="313" w:author="Microsoft Office User" w:date="2025-09-28T11:03:00Z">
        <w:r w:rsidR="00CE08A0" w:rsidRPr="001E1D48" w:rsidDel="007C26CF">
          <w:rPr>
            <w:rFonts w:ascii="Aptos" w:hAnsi="Aptos" w:cstheme="minorHAnsi"/>
            <w:color w:val="000000" w:themeColor="text1"/>
            <w:rPrChange w:id="314" w:author="Nathan Lo" w:date="2025-09-11T14:12:00Z">
              <w:rPr>
                <w:rFonts w:cstheme="minorHAnsi"/>
                <w:color w:val="000000" w:themeColor="text1"/>
              </w:rPr>
            </w:rPrChange>
          </w:rPr>
          <w:delText>chunk</w:delText>
        </w:r>
      </w:del>
      <w:r w:rsidR="00CE08A0" w:rsidRPr="001E1D48">
        <w:rPr>
          <w:rFonts w:ascii="Aptos" w:hAnsi="Aptos" w:cstheme="minorHAnsi"/>
          <w:color w:val="000000" w:themeColor="text1"/>
          <w:rPrChange w:id="315" w:author="Nathan Lo" w:date="2025-09-11T14:12:00Z">
            <w:rPr>
              <w:rFonts w:cstheme="minorHAnsi"/>
              <w:color w:val="000000" w:themeColor="text1"/>
            </w:rPr>
          </w:rPrChange>
        </w:rPr>
        <w:t>s</w:t>
      </w:r>
      <w:ins w:id="316" w:author="Nathan Lo" w:date="2025-01-21T16:13:00Z">
        <w:r w:rsidR="00A07AD1" w:rsidRPr="001E1D48">
          <w:rPr>
            <w:rFonts w:ascii="Aptos" w:hAnsi="Aptos" w:cstheme="minorHAnsi"/>
            <w:color w:val="000000" w:themeColor="text1"/>
            <w:rPrChange w:id="317" w:author="Nathan Lo" w:date="2025-09-11T14:12:00Z">
              <w:rPr>
                <w:rFonts w:cstheme="minorHAnsi"/>
                <w:color w:val="000000" w:themeColor="text1"/>
              </w:rPr>
            </w:rPrChange>
          </w:rPr>
          <w:t>’</w:t>
        </w:r>
      </w:ins>
      <w:r w:rsidR="00CE08A0" w:rsidRPr="001E1D48">
        <w:rPr>
          <w:rFonts w:ascii="Aptos" w:hAnsi="Aptos" w:cstheme="minorHAnsi"/>
          <w:color w:val="000000" w:themeColor="text1"/>
          <w:rPrChange w:id="318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were aligned to the 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31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reference host genome using bwa </w:t>
      </w:r>
      <w:r w:rsidR="007C5714" w:rsidRPr="001E1D48">
        <w:rPr>
          <w:rFonts w:ascii="Aptos" w:eastAsia="Times New Roman" w:hAnsi="Aptos" w:cstheme="minorHAnsi"/>
          <w:color w:val="000000" w:themeColor="text1"/>
          <w:rPrChange w:id="32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mem v0.7.17 (Li &amp; Durbin, 2009)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32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, implementing default parameters</w:t>
      </w:r>
      <w:r w:rsidR="007C5714" w:rsidRPr="001E1D48">
        <w:rPr>
          <w:rFonts w:ascii="Aptos" w:eastAsia="Times New Roman" w:hAnsi="Aptos" w:cstheme="minorHAnsi"/>
          <w:color w:val="000000" w:themeColor="text1"/>
          <w:rPrChange w:id="32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. </w:t>
      </w:r>
      <w:r w:rsidRPr="001E1D48">
        <w:rPr>
          <w:rFonts w:ascii="Aptos" w:eastAsia="Times New Roman" w:hAnsi="Aptos" w:cstheme="minorHAnsi"/>
          <w:color w:val="000000" w:themeColor="text1"/>
          <w:rPrChange w:id="32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T</w:t>
      </w:r>
      <w:r w:rsidR="007C5714" w:rsidRPr="001E1D48">
        <w:rPr>
          <w:rFonts w:ascii="Aptos" w:eastAsia="Times New Roman" w:hAnsi="Aptos" w:cstheme="minorHAnsi"/>
          <w:color w:val="000000" w:themeColor="text1"/>
          <w:rPrChange w:id="32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he resultant alignment was converted into a bam file with </w:t>
      </w:r>
      <w:proofErr w:type="spellStart"/>
      <w:r w:rsidR="007C5714" w:rsidRPr="001E1D48">
        <w:rPr>
          <w:rFonts w:ascii="Aptos" w:eastAsia="Times New Roman" w:hAnsi="Aptos" w:cstheme="minorHAnsi"/>
          <w:color w:val="000000" w:themeColor="text1"/>
          <w:rPrChange w:id="32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samtools</w:t>
      </w:r>
      <w:proofErr w:type="spellEnd"/>
      <w:r w:rsidR="007C5714" w:rsidRPr="001E1D48">
        <w:rPr>
          <w:rFonts w:ascii="Aptos" w:eastAsia="Times New Roman" w:hAnsi="Aptos" w:cstheme="minorHAnsi"/>
          <w:color w:val="000000" w:themeColor="text1"/>
          <w:rPrChange w:id="32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, then into a bed file using </w:t>
      </w:r>
      <w:proofErr w:type="spellStart"/>
      <w:r w:rsidR="007C5714" w:rsidRPr="001E1D48">
        <w:rPr>
          <w:rFonts w:ascii="Aptos" w:eastAsia="Times New Roman" w:hAnsi="Aptos" w:cstheme="minorHAnsi"/>
          <w:color w:val="000000" w:themeColor="text1"/>
          <w:rPrChange w:id="32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bedtools</w:t>
      </w:r>
      <w:proofErr w:type="spellEnd"/>
      <w:r w:rsidR="007C5714" w:rsidRPr="001E1D48">
        <w:rPr>
          <w:rFonts w:ascii="Aptos" w:eastAsia="Times New Roman" w:hAnsi="Aptos" w:cstheme="minorHAnsi"/>
          <w:color w:val="000000" w:themeColor="text1"/>
          <w:rPrChange w:id="32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v2.3 (Quinlan and Hall, 2010). </w:t>
      </w:r>
      <w:ins w:id="329" w:author="Nathan Lo" w:date="2025-08-29T09:49:00Z">
        <w:r w:rsidR="00CC1780" w:rsidRPr="001E1D48">
          <w:rPr>
            <w:rFonts w:ascii="Aptos" w:eastAsia="Times New Roman" w:hAnsi="Aptos" w:cstheme="minorHAnsi"/>
            <w:color w:val="000000" w:themeColor="text1"/>
            <w:rPrChange w:id="33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In the case that </w:t>
        </w:r>
      </w:ins>
      <w:del w:id="331" w:author="Nathan Lo" w:date="2025-08-29T09:50:00Z">
        <w:r w:rsidR="007C5714" w:rsidRPr="001E1D48" w:rsidDel="00CC1780">
          <w:rPr>
            <w:rFonts w:ascii="Aptos" w:eastAsia="Times New Roman" w:hAnsi="Aptos" w:cstheme="minorHAnsi"/>
            <w:color w:val="000000" w:themeColor="text1"/>
            <w:rPrChange w:id="33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Overlapping </w:delText>
        </w:r>
      </w:del>
      <w:r w:rsidR="007C5714" w:rsidRPr="001E1D48">
        <w:rPr>
          <w:rFonts w:ascii="Aptos" w:eastAsia="Times New Roman" w:hAnsi="Aptos" w:cstheme="minorHAnsi"/>
          <w:color w:val="000000" w:themeColor="text1"/>
          <w:rPrChange w:id="33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aligned </w:t>
      </w:r>
      <w:proofErr w:type="spellStart"/>
      <w:r w:rsidR="007C5714" w:rsidRPr="001E1D48">
        <w:rPr>
          <w:rFonts w:ascii="Aptos" w:eastAsia="Times New Roman" w:hAnsi="Aptos" w:cstheme="minorHAnsi"/>
          <w:i/>
          <w:color w:val="000000" w:themeColor="text1"/>
          <w:rPrChange w:id="334" w:author="Nathan Lo" w:date="2025-09-11T14:12:00Z">
            <w:rPr>
              <w:rFonts w:eastAsia="Times New Roman" w:cstheme="minorHAnsi"/>
              <w:i/>
              <w:color w:val="000000" w:themeColor="text1"/>
            </w:rPr>
          </w:rPrChange>
        </w:rPr>
        <w:t>Blattabacterium</w:t>
      </w:r>
      <w:proofErr w:type="spellEnd"/>
      <w:r w:rsidR="007C5714" w:rsidRPr="001E1D48">
        <w:rPr>
          <w:rFonts w:ascii="Aptos" w:eastAsia="Times New Roman" w:hAnsi="Aptos" w:cstheme="minorHAnsi"/>
          <w:color w:val="000000" w:themeColor="text1"/>
          <w:rPrChange w:id="33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</w:t>
      </w:r>
      <w:del w:id="336" w:author="Microsoft Office User" w:date="2025-09-28T11:04:00Z">
        <w:r w:rsidR="007C5714" w:rsidRPr="001E1D48" w:rsidDel="007C26CF">
          <w:rPr>
            <w:rFonts w:ascii="Aptos" w:eastAsia="Times New Roman" w:hAnsi="Aptos" w:cstheme="minorHAnsi"/>
            <w:color w:val="000000" w:themeColor="text1"/>
            <w:rPrChange w:id="337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chunks</w:delText>
        </w:r>
      </w:del>
      <w:ins w:id="338" w:author="Nathan Lo" w:date="2025-08-29T09:50:00Z">
        <w:del w:id="339" w:author="Microsoft Office User" w:date="2025-09-28T11:04:00Z">
          <w:r w:rsidR="00CC1780" w:rsidRPr="001E1D48" w:rsidDel="007C26CF">
            <w:rPr>
              <w:rFonts w:ascii="Aptos" w:eastAsia="Times New Roman" w:hAnsi="Aptos" w:cstheme="minorHAnsi"/>
              <w:color w:val="000000" w:themeColor="text1"/>
              <w:rPrChange w:id="340" w:author="Nathan Lo" w:date="2025-09-11T14:12:00Z">
                <w:rPr>
                  <w:rFonts w:eastAsia="Times New Roman" w:cstheme="minorHAnsi"/>
                  <w:color w:val="000000" w:themeColor="text1"/>
                </w:rPr>
              </w:rPrChange>
            </w:rPr>
            <w:delText xml:space="preserve"> </w:delText>
          </w:r>
        </w:del>
      </w:ins>
      <w:ins w:id="341" w:author="Microsoft Office User" w:date="2025-09-28T11:04:00Z">
        <w:r w:rsidR="007C26CF">
          <w:rPr>
            <w:rFonts w:ascii="Aptos" w:eastAsia="Times New Roman" w:hAnsi="Aptos" w:cstheme="minorHAnsi"/>
            <w:color w:val="000000" w:themeColor="text1"/>
          </w:rPr>
          <w:t>fragments</w:t>
        </w:r>
        <w:r w:rsidR="007C26CF" w:rsidRPr="001E1D48">
          <w:rPr>
            <w:rFonts w:ascii="Aptos" w:eastAsia="Times New Roman" w:hAnsi="Aptos" w:cstheme="minorHAnsi"/>
            <w:color w:val="000000" w:themeColor="text1"/>
            <w:rPrChange w:id="34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</w:t>
        </w:r>
      </w:ins>
      <w:ins w:id="343" w:author="Nathan Lo" w:date="2025-08-29T09:50:00Z">
        <w:r w:rsidR="00CC1780" w:rsidRPr="001E1D48">
          <w:rPr>
            <w:rFonts w:ascii="Aptos" w:eastAsia="Times New Roman" w:hAnsi="Aptos" w:cstheme="minorHAnsi"/>
            <w:color w:val="000000" w:themeColor="text1"/>
            <w:rPrChange w:id="344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overlapped </w:t>
        </w:r>
      </w:ins>
      <w:ins w:id="345" w:author="Nathan Lo" w:date="2025-08-29T09:52:00Z">
        <w:r w:rsidR="00CC1780" w:rsidRPr="001E1D48">
          <w:rPr>
            <w:rFonts w:ascii="Aptos" w:eastAsia="Times New Roman" w:hAnsi="Aptos" w:cstheme="minorHAnsi"/>
            <w:color w:val="000000" w:themeColor="text1"/>
            <w:rPrChange w:id="346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on</w:t>
        </w:r>
      </w:ins>
      <w:ins w:id="347" w:author="Nathan Lo" w:date="2025-08-29T09:51:00Z">
        <w:r w:rsidR="00CC1780" w:rsidRPr="001E1D48">
          <w:rPr>
            <w:rFonts w:ascii="Aptos" w:eastAsia="Times New Roman" w:hAnsi="Aptos" w:cstheme="minorHAnsi"/>
            <w:color w:val="000000" w:themeColor="text1"/>
            <w:rPrChange w:id="34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a host contig</w:t>
        </w:r>
      </w:ins>
      <w:r w:rsidR="007C5714" w:rsidRPr="001E1D48">
        <w:rPr>
          <w:rFonts w:ascii="Aptos" w:eastAsia="Times New Roman" w:hAnsi="Aptos" w:cstheme="minorHAnsi"/>
          <w:color w:val="000000" w:themeColor="text1"/>
          <w:rPrChange w:id="34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, </w:t>
      </w:r>
      <w:del w:id="350" w:author="Nathan Lo" w:date="2025-08-29T09:52:00Z">
        <w:r w:rsidR="007C5714" w:rsidRPr="001E1D48" w:rsidDel="00CC1780">
          <w:rPr>
            <w:rFonts w:ascii="Aptos" w:eastAsia="Times New Roman" w:hAnsi="Aptos" w:cstheme="minorHAnsi"/>
            <w:color w:val="000000" w:themeColor="text1"/>
            <w:rPrChange w:id="351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and </w:delText>
        </w:r>
      </w:del>
      <w:ins w:id="352" w:author="Nathan Lo" w:date="2025-08-29T09:52:00Z">
        <w:r w:rsidR="00CC1780" w:rsidRPr="001E1D48">
          <w:rPr>
            <w:rFonts w:ascii="Aptos" w:eastAsia="Times New Roman" w:hAnsi="Aptos" w:cstheme="minorHAnsi"/>
            <w:color w:val="000000" w:themeColor="text1"/>
            <w:rPrChange w:id="35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or </w:t>
        </w:r>
      </w:ins>
      <w:r w:rsidR="007C5714" w:rsidRPr="001E1D48">
        <w:rPr>
          <w:rFonts w:ascii="Aptos" w:eastAsia="Times New Roman" w:hAnsi="Aptos" w:cstheme="minorHAnsi"/>
          <w:color w:val="000000" w:themeColor="text1"/>
          <w:rPrChange w:id="35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aligned </w:t>
      </w:r>
      <w:del w:id="355" w:author="Microsoft Office User" w:date="2025-09-28T11:05:00Z">
        <w:r w:rsidR="007C5714" w:rsidRPr="001E1D48" w:rsidDel="007C26CF">
          <w:rPr>
            <w:rFonts w:ascii="Aptos" w:eastAsia="Times New Roman" w:hAnsi="Aptos" w:cstheme="minorHAnsi"/>
            <w:color w:val="000000" w:themeColor="text1"/>
            <w:rPrChange w:id="356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chunks </w:delText>
        </w:r>
      </w:del>
      <w:ins w:id="357" w:author="Microsoft Office User" w:date="2025-09-28T11:05:00Z">
        <w:r w:rsidR="007C26CF">
          <w:rPr>
            <w:rFonts w:ascii="Aptos" w:eastAsia="Times New Roman" w:hAnsi="Aptos" w:cstheme="minorHAnsi"/>
            <w:color w:val="000000" w:themeColor="text1"/>
          </w:rPr>
          <w:t>fragments</w:t>
        </w:r>
        <w:r w:rsidR="007C26CF" w:rsidRPr="001E1D48">
          <w:rPr>
            <w:rFonts w:ascii="Aptos" w:eastAsia="Times New Roman" w:hAnsi="Aptos" w:cstheme="minorHAnsi"/>
            <w:color w:val="000000" w:themeColor="text1"/>
            <w:rPrChange w:id="35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</w:t>
        </w:r>
      </w:ins>
      <w:del w:id="359" w:author="Nathan Lo" w:date="2025-08-29T09:51:00Z">
        <w:r w:rsidR="007C5714" w:rsidRPr="001E1D48" w:rsidDel="00CC1780">
          <w:rPr>
            <w:rFonts w:ascii="Aptos" w:eastAsia="Times New Roman" w:hAnsi="Aptos" w:cstheme="minorHAnsi"/>
            <w:color w:val="000000" w:themeColor="text1"/>
            <w:rPrChange w:id="36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that </w:delText>
        </w:r>
      </w:del>
      <w:del w:id="361" w:author="Nathan Lo" w:date="2025-08-29T09:47:00Z">
        <w:r w:rsidR="007C5714" w:rsidRPr="001E1D48" w:rsidDel="00CC1780">
          <w:rPr>
            <w:rFonts w:ascii="Aptos" w:eastAsia="Times New Roman" w:hAnsi="Aptos" w:cstheme="minorHAnsi"/>
            <w:color w:val="000000" w:themeColor="text1"/>
            <w:rPrChange w:id="36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aligned </w:delText>
        </w:r>
      </w:del>
      <w:ins w:id="363" w:author="Nathan Lo" w:date="2025-08-29T09:47:00Z">
        <w:r w:rsidR="00CC1780" w:rsidRPr="001E1D48">
          <w:rPr>
            <w:rFonts w:ascii="Aptos" w:eastAsia="Times New Roman" w:hAnsi="Aptos" w:cstheme="minorHAnsi"/>
            <w:color w:val="000000" w:themeColor="text1"/>
            <w:rPrChange w:id="364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were found </w:t>
        </w:r>
      </w:ins>
      <w:r w:rsidR="007C5714" w:rsidRPr="001E1D48">
        <w:rPr>
          <w:rFonts w:ascii="Aptos" w:eastAsia="Times New Roman" w:hAnsi="Aptos" w:cstheme="minorHAnsi"/>
          <w:color w:val="000000" w:themeColor="text1"/>
          <w:rPrChange w:id="36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within </w:t>
      </w:r>
      <w:commentRangeStart w:id="366"/>
      <w:r w:rsidR="007A4E69" w:rsidRPr="001E1D48">
        <w:rPr>
          <w:rFonts w:ascii="Aptos" w:eastAsia="Times New Roman" w:hAnsi="Aptos" w:cstheme="minorHAnsi"/>
          <w:color w:val="000000" w:themeColor="text1"/>
          <w:rPrChange w:id="36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150</w:t>
      </w:r>
      <w:commentRangeEnd w:id="366"/>
      <w:r w:rsidR="007A4E69" w:rsidRPr="001E1D48">
        <w:rPr>
          <w:rStyle w:val="CommentReference"/>
          <w:rFonts w:ascii="Aptos" w:hAnsi="Aptos"/>
          <w:rPrChange w:id="368" w:author="Nathan Lo" w:date="2025-09-11T14:12:00Z">
            <w:rPr>
              <w:rStyle w:val="CommentReference"/>
            </w:rPr>
          </w:rPrChange>
        </w:rPr>
        <w:commentReference w:id="366"/>
      </w:r>
      <w:r w:rsidR="007C5714" w:rsidRPr="001E1D48">
        <w:rPr>
          <w:rFonts w:ascii="Aptos" w:eastAsia="Times New Roman" w:hAnsi="Aptos" w:cstheme="minorHAnsi"/>
          <w:color w:val="000000" w:themeColor="text1"/>
          <w:rPrChange w:id="36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bp </w:t>
      </w:r>
      <w:r w:rsidR="007A4E69" w:rsidRPr="001E1D48">
        <w:rPr>
          <w:rFonts w:ascii="Aptos" w:eastAsia="Times New Roman" w:hAnsi="Aptos" w:cstheme="minorHAnsi"/>
          <w:color w:val="000000" w:themeColor="text1"/>
          <w:rPrChange w:id="37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of</w:t>
      </w:r>
      <w:r w:rsidR="007C5714" w:rsidRPr="001E1D48">
        <w:rPr>
          <w:rFonts w:ascii="Aptos" w:eastAsia="Times New Roman" w:hAnsi="Aptos" w:cstheme="minorHAnsi"/>
          <w:color w:val="000000" w:themeColor="text1"/>
          <w:rPrChange w:id="37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each other</w:t>
      </w:r>
      <w:ins w:id="372" w:author="Nathan Lo" w:date="2025-08-29T09:47:00Z">
        <w:r w:rsidR="00CC1780" w:rsidRPr="001E1D48">
          <w:rPr>
            <w:rFonts w:ascii="Aptos" w:eastAsia="Times New Roman" w:hAnsi="Aptos" w:cstheme="minorHAnsi"/>
            <w:color w:val="000000" w:themeColor="text1"/>
            <w:rPrChange w:id="37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on </w:t>
        </w:r>
      </w:ins>
      <w:ins w:id="374" w:author="Nathan Lo" w:date="2025-08-29T09:51:00Z">
        <w:r w:rsidR="00CC1780" w:rsidRPr="001E1D48">
          <w:rPr>
            <w:rFonts w:ascii="Aptos" w:eastAsia="Times New Roman" w:hAnsi="Aptos" w:cstheme="minorHAnsi"/>
            <w:color w:val="000000" w:themeColor="text1"/>
            <w:rPrChange w:id="37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a host contig</w:t>
        </w:r>
      </w:ins>
      <w:r w:rsidR="007C5714" w:rsidRPr="001E1D48">
        <w:rPr>
          <w:rFonts w:ascii="Aptos" w:eastAsia="Times New Roman" w:hAnsi="Aptos" w:cstheme="minorHAnsi"/>
          <w:color w:val="000000" w:themeColor="text1"/>
          <w:rPrChange w:id="37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(alternate threshold = </w:t>
      </w:r>
      <w:r w:rsidR="007A4E69" w:rsidRPr="001E1D48">
        <w:rPr>
          <w:rFonts w:ascii="Aptos" w:eastAsia="Times New Roman" w:hAnsi="Aptos" w:cstheme="minorHAnsi"/>
          <w:color w:val="000000" w:themeColor="text1"/>
          <w:rPrChange w:id="37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50</w:t>
      </w:r>
      <w:r w:rsidR="007C5714" w:rsidRPr="001E1D48">
        <w:rPr>
          <w:rFonts w:ascii="Aptos" w:eastAsia="Times New Roman" w:hAnsi="Aptos" w:cstheme="minorHAnsi"/>
          <w:color w:val="000000" w:themeColor="text1"/>
          <w:rPrChange w:id="37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bp), </w:t>
      </w:r>
      <w:ins w:id="379" w:author="Nathan Lo" w:date="2025-08-29T09:51:00Z">
        <w:r w:rsidR="00CC1780" w:rsidRPr="001E1D48">
          <w:rPr>
            <w:rFonts w:ascii="Aptos" w:eastAsia="Times New Roman" w:hAnsi="Aptos" w:cstheme="minorHAnsi"/>
            <w:color w:val="000000" w:themeColor="text1"/>
            <w:rPrChange w:id="38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we </w:t>
        </w:r>
      </w:ins>
      <w:ins w:id="381" w:author="Nathan Lo" w:date="2025-08-29T09:54:00Z">
        <w:r w:rsidR="0005031C" w:rsidRPr="001E1D48">
          <w:rPr>
            <w:rFonts w:ascii="Aptos" w:eastAsia="Times New Roman" w:hAnsi="Aptos" w:cstheme="minorHAnsi"/>
            <w:color w:val="000000" w:themeColor="text1"/>
            <w:rPrChange w:id="38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recorded </w:t>
        </w:r>
      </w:ins>
      <w:ins w:id="383" w:author="Nathan Lo" w:date="2025-08-29T09:51:00Z">
        <w:r w:rsidR="00CC1780" w:rsidRPr="001E1D48">
          <w:rPr>
            <w:rFonts w:ascii="Aptos" w:eastAsia="Times New Roman" w:hAnsi="Aptos" w:cstheme="minorHAnsi"/>
            <w:color w:val="000000" w:themeColor="text1"/>
            <w:rPrChange w:id="384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th</w:t>
        </w:r>
      </w:ins>
      <w:ins w:id="385" w:author="Nathan Lo" w:date="2025-08-29T09:53:00Z">
        <w:r w:rsidR="0005031C" w:rsidRPr="001E1D48">
          <w:rPr>
            <w:rFonts w:ascii="Aptos" w:eastAsia="Times New Roman" w:hAnsi="Aptos" w:cstheme="minorHAnsi"/>
            <w:color w:val="000000" w:themeColor="text1"/>
            <w:rPrChange w:id="386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e </w:t>
        </w:r>
      </w:ins>
      <w:ins w:id="387" w:author="Nathan Lo" w:date="2025-08-29T09:55:00Z">
        <w:r w:rsidR="0005031C" w:rsidRPr="001E1D48">
          <w:rPr>
            <w:rFonts w:ascii="Aptos" w:eastAsia="Times New Roman" w:hAnsi="Aptos" w:cstheme="minorHAnsi"/>
            <w:color w:val="000000" w:themeColor="text1"/>
            <w:rPrChange w:id="38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host contig </w:t>
        </w:r>
      </w:ins>
      <w:ins w:id="389" w:author="Nathan Lo" w:date="2025-08-29T09:53:00Z">
        <w:r w:rsidR="00CC1780" w:rsidRPr="001E1D48">
          <w:rPr>
            <w:rFonts w:ascii="Aptos" w:eastAsia="Times New Roman" w:hAnsi="Aptos" w:cstheme="minorHAnsi"/>
            <w:color w:val="000000" w:themeColor="text1"/>
            <w:rPrChange w:id="39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region</w:t>
        </w:r>
      </w:ins>
      <w:ins w:id="391" w:author="Nathan Lo" w:date="2025-08-29T09:54:00Z">
        <w:r w:rsidR="0005031C" w:rsidRPr="001E1D48">
          <w:rPr>
            <w:rFonts w:ascii="Aptos" w:eastAsia="Times New Roman" w:hAnsi="Aptos" w:cstheme="minorHAnsi"/>
            <w:color w:val="000000" w:themeColor="text1"/>
            <w:rPrChange w:id="39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comprising these aligned sequences</w:t>
        </w:r>
      </w:ins>
      <w:ins w:id="393" w:author="Nathan Lo" w:date="2025-08-29T09:52:00Z">
        <w:r w:rsidR="00CC1780" w:rsidRPr="001E1D48">
          <w:rPr>
            <w:rFonts w:ascii="Aptos" w:eastAsia="Times New Roman" w:hAnsi="Aptos" w:cstheme="minorHAnsi"/>
            <w:color w:val="000000" w:themeColor="text1"/>
            <w:rPrChange w:id="394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</w:t>
        </w:r>
      </w:ins>
      <w:ins w:id="395" w:author="Nathan Lo" w:date="2025-08-29T09:54:00Z">
        <w:r w:rsidR="0005031C" w:rsidRPr="001E1D48">
          <w:rPr>
            <w:rFonts w:ascii="Aptos" w:eastAsia="Times New Roman" w:hAnsi="Aptos" w:cstheme="minorHAnsi"/>
            <w:color w:val="000000" w:themeColor="text1"/>
            <w:rPrChange w:id="396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as</w:t>
        </w:r>
      </w:ins>
      <w:ins w:id="397" w:author="Nathan Lo" w:date="2025-08-29T09:52:00Z">
        <w:r w:rsidR="00CC1780" w:rsidRPr="001E1D48">
          <w:rPr>
            <w:rFonts w:ascii="Aptos" w:eastAsia="Times New Roman" w:hAnsi="Aptos" w:cstheme="minorHAnsi"/>
            <w:color w:val="000000" w:themeColor="text1"/>
            <w:rPrChange w:id="39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a </w:t>
        </w:r>
      </w:ins>
      <w:del w:id="399" w:author="Nathan Lo" w:date="2025-08-29T09:52:00Z">
        <w:r w:rsidR="007C5714" w:rsidRPr="001E1D48" w:rsidDel="00CC1780">
          <w:rPr>
            <w:rFonts w:ascii="Aptos" w:eastAsia="Times New Roman" w:hAnsi="Aptos" w:cstheme="minorHAnsi"/>
            <w:color w:val="000000" w:themeColor="text1"/>
            <w:rPrChange w:id="40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were combined</w:delText>
        </w:r>
      </w:del>
      <w:del w:id="401" w:author="Nathan Lo" w:date="2025-08-29T09:49:00Z">
        <w:r w:rsidR="007C5714" w:rsidRPr="001E1D48" w:rsidDel="00CC1780">
          <w:rPr>
            <w:rFonts w:ascii="Aptos" w:eastAsia="Times New Roman" w:hAnsi="Aptos" w:cstheme="minorHAnsi"/>
            <w:color w:val="000000" w:themeColor="text1"/>
            <w:rPrChange w:id="40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 to form</w:delText>
        </w:r>
      </w:del>
      <w:del w:id="403" w:author="Nathan Lo" w:date="2025-08-29T09:52:00Z">
        <w:r w:rsidR="007C5714" w:rsidRPr="001E1D48" w:rsidDel="00CC1780">
          <w:rPr>
            <w:rFonts w:ascii="Aptos" w:eastAsia="Times New Roman" w:hAnsi="Aptos" w:cstheme="minorHAnsi"/>
            <w:color w:val="000000" w:themeColor="text1"/>
            <w:rPrChange w:id="404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 </w:delText>
        </w:r>
      </w:del>
      <w:r w:rsidR="007C5714" w:rsidRPr="001E1D48">
        <w:rPr>
          <w:rFonts w:ascii="Aptos" w:eastAsia="Times New Roman" w:hAnsi="Aptos" w:cstheme="minorHAnsi"/>
          <w:color w:val="000000" w:themeColor="text1"/>
          <w:rPrChange w:id="40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single </w:t>
      </w:r>
      <w:ins w:id="406" w:author="Microsoft Office User" w:date="2025-09-28T11:05:00Z">
        <w:r w:rsidR="007C26CF">
          <w:rPr>
            <w:rFonts w:ascii="Aptos" w:eastAsia="Times New Roman" w:hAnsi="Aptos" w:cstheme="minorHAnsi"/>
            <w:color w:val="000000" w:themeColor="text1"/>
          </w:rPr>
          <w:t xml:space="preserve">putative </w:t>
        </w:r>
      </w:ins>
      <w:del w:id="407" w:author="Nathan Lo" w:date="2025-08-29T09:52:00Z">
        <w:r w:rsidR="007C5714" w:rsidRPr="001E1D48" w:rsidDel="00CC1780">
          <w:rPr>
            <w:rFonts w:ascii="Aptos" w:eastAsia="Times New Roman" w:hAnsi="Aptos" w:cstheme="minorHAnsi"/>
            <w:color w:val="000000" w:themeColor="text1"/>
            <w:rPrChange w:id="40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putative </w:delText>
        </w:r>
      </w:del>
      <w:r w:rsidR="007C5714" w:rsidRPr="001E1D48">
        <w:rPr>
          <w:rFonts w:ascii="Aptos" w:eastAsia="Times New Roman" w:hAnsi="Aptos" w:cstheme="minorHAnsi"/>
          <w:color w:val="000000" w:themeColor="text1"/>
          <w:rPrChange w:id="40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HGT insert. </w:t>
      </w:r>
      <w:r w:rsidRPr="001E1D48">
        <w:rPr>
          <w:rFonts w:ascii="Aptos" w:eastAsia="Times New Roman" w:hAnsi="Aptos" w:cstheme="minorHAnsi"/>
          <w:color w:val="000000" w:themeColor="text1"/>
          <w:rPrChange w:id="41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Putative inserts shorter th</w:t>
      </w:r>
      <w:ins w:id="411" w:author="Nathan Lo" w:date="2025-01-21T16:14:00Z">
        <w:r w:rsidR="00A07AD1" w:rsidRPr="001E1D48">
          <w:rPr>
            <w:rFonts w:ascii="Aptos" w:eastAsia="Times New Roman" w:hAnsi="Aptos" w:cstheme="minorHAnsi"/>
            <w:color w:val="000000" w:themeColor="text1"/>
            <w:rPrChange w:id="41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an</w:t>
        </w:r>
      </w:ins>
      <w:del w:id="413" w:author="Nathan Lo" w:date="2025-01-21T16:14:00Z">
        <w:r w:rsidRPr="001E1D48" w:rsidDel="00A07AD1">
          <w:rPr>
            <w:rFonts w:ascii="Aptos" w:eastAsia="Times New Roman" w:hAnsi="Aptos" w:cstheme="minorHAnsi"/>
            <w:color w:val="000000" w:themeColor="text1"/>
            <w:rPrChange w:id="414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e</w:delText>
        </w:r>
      </w:del>
      <w:r w:rsidRPr="001E1D48">
        <w:rPr>
          <w:rFonts w:ascii="Aptos" w:eastAsia="Times New Roman" w:hAnsi="Aptos" w:cstheme="minorHAnsi"/>
          <w:color w:val="000000" w:themeColor="text1"/>
          <w:rPrChange w:id="41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50 bp (alternate threshold = 30 bp) were removed using AWK.</w:t>
      </w:r>
    </w:p>
    <w:p w14:paraId="694CC6F1" w14:textId="41790635" w:rsidR="00593BDE" w:rsidRPr="001E1D48" w:rsidRDefault="00593BDE" w:rsidP="00790F30">
      <w:pPr>
        <w:jc w:val="both"/>
        <w:rPr>
          <w:rFonts w:ascii="Aptos" w:eastAsia="Times New Roman" w:hAnsi="Aptos" w:cstheme="minorHAnsi"/>
          <w:color w:val="000000" w:themeColor="text1"/>
          <w:rPrChange w:id="41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</w:pPr>
    </w:p>
    <w:p w14:paraId="0257BA6D" w14:textId="20455889" w:rsidR="00317779" w:rsidRPr="00FC01AF" w:rsidRDefault="00593BDE" w:rsidP="00790F30">
      <w:pPr>
        <w:jc w:val="both"/>
        <w:rPr>
          <w:rFonts w:ascii="Aptos" w:eastAsia="Times New Roman" w:hAnsi="Aptos" w:cstheme="minorHAnsi"/>
          <w:color w:val="000000" w:themeColor="text1"/>
          <w:rPrChange w:id="41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</w:pPr>
      <w:r w:rsidRPr="001E1D48">
        <w:rPr>
          <w:rFonts w:ascii="Aptos" w:eastAsia="Times New Roman" w:hAnsi="Aptos" w:cstheme="minorHAnsi"/>
          <w:color w:val="000000" w:themeColor="text1"/>
          <w:rPrChange w:id="41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Several filtering steps were carried out to remove </w:t>
      </w:r>
      <w:r w:rsidR="00F2154B" w:rsidRPr="001E1D48">
        <w:rPr>
          <w:rFonts w:ascii="Aptos" w:eastAsia="Times New Roman" w:hAnsi="Aptos" w:cstheme="minorHAnsi"/>
          <w:color w:val="000000" w:themeColor="text1"/>
          <w:rPrChange w:id="41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potential </w:t>
      </w:r>
      <w:r w:rsidRPr="001E1D48">
        <w:rPr>
          <w:rFonts w:ascii="Aptos" w:eastAsia="Times New Roman" w:hAnsi="Aptos" w:cstheme="minorHAnsi"/>
          <w:color w:val="000000" w:themeColor="text1"/>
          <w:rPrChange w:id="42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artefactual HGT inserts. </w:t>
      </w:r>
      <w:r w:rsidR="00F2154B" w:rsidRPr="001E1D48">
        <w:rPr>
          <w:rFonts w:ascii="Aptos" w:eastAsia="Times New Roman" w:hAnsi="Aptos" w:cstheme="minorHAnsi"/>
          <w:color w:val="000000" w:themeColor="text1"/>
          <w:rPrChange w:id="42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First, </w:t>
      </w:r>
      <w:ins w:id="422" w:author="Maxim Warwick Dus Adams" w:date="2025-01-15T16:55:00Z">
        <w:r w:rsidR="00D94B32" w:rsidRPr="001E1D48">
          <w:rPr>
            <w:rFonts w:ascii="Aptos" w:eastAsia="Times New Roman" w:hAnsi="Aptos" w:cstheme="minorHAnsi"/>
            <w:color w:val="000000" w:themeColor="text1"/>
            <w:rPrChange w:id="42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we conservatively removed any contigs in which </w:t>
        </w:r>
      </w:ins>
      <w:del w:id="424" w:author="Maxim Warwick Dus Adams" w:date="2025-01-15T16:56:00Z">
        <w:r w:rsidR="00F2154B" w:rsidRPr="001E1D48" w:rsidDel="00D94B32">
          <w:rPr>
            <w:rFonts w:ascii="Aptos" w:eastAsia="Times New Roman" w:hAnsi="Aptos" w:cstheme="minorHAnsi"/>
            <w:color w:val="000000" w:themeColor="text1"/>
            <w:rPrChange w:id="42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potential contaminant </w:delText>
        </w:r>
      </w:del>
      <w:r w:rsidR="00F2154B" w:rsidRPr="001E1D48">
        <w:rPr>
          <w:rFonts w:ascii="Aptos" w:eastAsia="Times New Roman" w:hAnsi="Aptos" w:cstheme="minorHAnsi"/>
          <w:color w:val="000000" w:themeColor="text1"/>
          <w:rPrChange w:id="42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genuine </w:t>
      </w:r>
      <w:proofErr w:type="spellStart"/>
      <w:r w:rsidR="00F2154B" w:rsidRPr="001E1D48">
        <w:rPr>
          <w:rFonts w:ascii="Aptos" w:eastAsia="Times New Roman" w:hAnsi="Aptos" w:cstheme="minorHAnsi"/>
          <w:i/>
          <w:color w:val="000000" w:themeColor="text1"/>
          <w:rPrChange w:id="427" w:author="Nathan Lo" w:date="2025-09-11T14:12:00Z">
            <w:rPr>
              <w:rFonts w:eastAsia="Times New Roman" w:cstheme="minorHAnsi"/>
              <w:i/>
              <w:color w:val="000000" w:themeColor="text1"/>
            </w:rPr>
          </w:rPrChange>
        </w:rPr>
        <w:t>Blattabacterium</w:t>
      </w:r>
      <w:proofErr w:type="spellEnd"/>
      <w:r w:rsidR="00F2154B" w:rsidRPr="001E1D48">
        <w:rPr>
          <w:rFonts w:ascii="Aptos" w:eastAsia="Times New Roman" w:hAnsi="Aptos" w:cstheme="minorHAnsi"/>
          <w:color w:val="000000" w:themeColor="text1"/>
          <w:rPrChange w:id="42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sequences </w:t>
      </w:r>
      <w:del w:id="429" w:author="Maxim Warwick Dus Adams" w:date="2025-01-15T16:56:00Z">
        <w:r w:rsidR="00F2154B" w:rsidRPr="001E1D48" w:rsidDel="00D94B32">
          <w:rPr>
            <w:rFonts w:ascii="Aptos" w:eastAsia="Times New Roman" w:hAnsi="Aptos" w:cstheme="minorHAnsi"/>
            <w:color w:val="000000" w:themeColor="text1"/>
            <w:rPrChange w:id="43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that </w:delText>
        </w:r>
      </w:del>
      <w:ins w:id="431" w:author="Maxim Warwick Dus Adams" w:date="2025-01-15T16:56:00Z">
        <w:r w:rsidR="00D94B32" w:rsidRPr="001E1D48">
          <w:rPr>
            <w:rFonts w:ascii="Aptos" w:eastAsia="Times New Roman" w:hAnsi="Aptos" w:cstheme="minorHAnsi"/>
            <w:color w:val="000000" w:themeColor="text1"/>
            <w:rPrChange w:id="43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may have been </w:t>
        </w:r>
      </w:ins>
      <w:del w:id="433" w:author="Maxim Warwick Dus Adams" w:date="2025-01-15T16:56:00Z">
        <w:r w:rsidR="00F2154B" w:rsidRPr="001E1D48" w:rsidDel="00D94B32">
          <w:rPr>
            <w:rFonts w:ascii="Aptos" w:eastAsia="Times New Roman" w:hAnsi="Aptos" w:cstheme="minorHAnsi"/>
            <w:color w:val="000000" w:themeColor="text1"/>
            <w:rPrChange w:id="434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were </w:delText>
        </w:r>
      </w:del>
      <w:del w:id="435" w:author="Maxim Warwick Dus Adams" w:date="2025-01-15T16:40:00Z">
        <w:r w:rsidR="00F2154B" w:rsidRPr="001E1D48" w:rsidDel="00E77C4F">
          <w:rPr>
            <w:rFonts w:ascii="Aptos" w:eastAsia="Times New Roman" w:hAnsi="Aptos" w:cstheme="minorHAnsi"/>
            <w:color w:val="000000" w:themeColor="text1"/>
            <w:rPrChange w:id="436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inadvertently </w:delText>
        </w:r>
      </w:del>
      <w:ins w:id="437" w:author="Maxim Warwick Dus Adams" w:date="2025-01-15T16:40:00Z">
        <w:r w:rsidR="00E77C4F" w:rsidRPr="001E1D48">
          <w:rPr>
            <w:rFonts w:ascii="Aptos" w:eastAsia="Times New Roman" w:hAnsi="Aptos" w:cstheme="minorHAnsi"/>
            <w:color w:val="000000" w:themeColor="text1"/>
            <w:rPrChange w:id="43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erroneously </w:t>
        </w:r>
      </w:ins>
      <w:ins w:id="439" w:author="Maxim Warwick Dus Adams" w:date="2025-01-15T16:41:00Z">
        <w:r w:rsidR="00E77C4F" w:rsidRPr="001E1D48">
          <w:rPr>
            <w:rFonts w:ascii="Aptos" w:eastAsia="Times New Roman" w:hAnsi="Aptos" w:cstheme="minorHAnsi"/>
            <w:color w:val="000000" w:themeColor="text1"/>
            <w:rPrChange w:id="44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combined with cockroach sequences during genome assembly (and therefore </w:t>
        </w:r>
      </w:ins>
      <w:r w:rsidR="00F2154B" w:rsidRPr="001E1D48">
        <w:rPr>
          <w:rFonts w:ascii="Aptos" w:eastAsia="Times New Roman" w:hAnsi="Aptos" w:cstheme="minorHAnsi"/>
          <w:color w:val="000000" w:themeColor="text1"/>
          <w:rPrChange w:id="44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characterized as HGT inserts</w:t>
      </w:r>
      <w:ins w:id="442" w:author="Maxim Warwick Dus Adams" w:date="2025-01-15T16:41:00Z">
        <w:r w:rsidR="00E77C4F" w:rsidRPr="001E1D48">
          <w:rPr>
            <w:rFonts w:ascii="Aptos" w:eastAsia="Times New Roman" w:hAnsi="Aptos" w:cstheme="minorHAnsi"/>
            <w:color w:val="000000" w:themeColor="text1"/>
            <w:rPrChange w:id="44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)</w:t>
        </w:r>
      </w:ins>
      <w:del w:id="444" w:author="Maxim Warwick Dus Adams" w:date="2025-01-15T16:56:00Z">
        <w:r w:rsidR="00F2154B" w:rsidRPr="001E1D48" w:rsidDel="00D94B32">
          <w:rPr>
            <w:rFonts w:ascii="Aptos" w:eastAsia="Times New Roman" w:hAnsi="Aptos" w:cstheme="minorHAnsi"/>
            <w:color w:val="000000" w:themeColor="text1"/>
            <w:rPrChange w:id="44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 were identified and removed by comparing the length of the insert to the length of the contig on which it resides using a custom R script</w:delText>
        </w:r>
      </w:del>
      <w:r w:rsidR="00F2154B" w:rsidRPr="001E1D48">
        <w:rPr>
          <w:rFonts w:ascii="Aptos" w:eastAsia="Times New Roman" w:hAnsi="Aptos" w:cstheme="minorHAnsi"/>
          <w:color w:val="000000" w:themeColor="text1"/>
          <w:rPrChange w:id="44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.</w:t>
      </w:r>
      <w:ins w:id="447" w:author="Maxim Warwick Dus Adams" w:date="2025-01-15T16:56:00Z">
        <w:r w:rsidR="00D94B32" w:rsidRPr="001E1D48">
          <w:rPr>
            <w:rFonts w:ascii="Aptos" w:eastAsia="Times New Roman" w:hAnsi="Aptos" w:cstheme="minorHAnsi"/>
            <w:color w:val="FF0000"/>
            <w:rPrChange w:id="448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 </w:t>
        </w:r>
      </w:ins>
      <w:ins w:id="449" w:author="Maxim Warwick Dus Adams" w:date="2025-01-15T16:49:00Z">
        <w:r w:rsidR="00D94B32" w:rsidRPr="001E1D48">
          <w:rPr>
            <w:rFonts w:ascii="Aptos" w:eastAsia="Times New Roman" w:hAnsi="Aptos" w:cstheme="minorHAnsi"/>
            <w:color w:val="FF0000"/>
            <w:rPrChange w:id="450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>Any contigs for which the</w:t>
        </w:r>
      </w:ins>
      <w:ins w:id="451" w:author="Maxim Warwick Dus Adams" w:date="2025-01-15T16:44:00Z">
        <w:r w:rsidR="00E77C4F" w:rsidRPr="001E1D48">
          <w:rPr>
            <w:rFonts w:ascii="Aptos" w:eastAsia="Times New Roman" w:hAnsi="Aptos" w:cstheme="minorHAnsi"/>
            <w:color w:val="FF0000"/>
            <w:rPrChange w:id="452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 total length of putative bacterial sequences (identified using the method above) was</w:t>
        </w:r>
      </w:ins>
      <w:ins w:id="453" w:author="Maxim Warwick Dus Adams" w:date="2025-01-15T16:42:00Z">
        <w:r w:rsidR="00E77C4F" w:rsidRPr="001E1D48">
          <w:rPr>
            <w:rFonts w:ascii="Aptos" w:eastAsia="Times New Roman" w:hAnsi="Aptos" w:cstheme="minorHAnsi"/>
            <w:color w:val="FF0000"/>
            <w:rPrChange w:id="454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 </w:t>
        </w:r>
      </w:ins>
      <w:ins w:id="455" w:author="Maxim Warwick Dus Adams" w:date="2025-01-15T16:44:00Z">
        <w:r w:rsidR="00E77C4F" w:rsidRPr="001E1D48">
          <w:rPr>
            <w:rFonts w:ascii="Aptos" w:eastAsia="Times New Roman" w:hAnsi="Aptos" w:cstheme="minorHAnsi"/>
            <w:color w:val="FF0000"/>
            <w:rPrChange w:id="456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≥ 20% </w:t>
        </w:r>
      </w:ins>
      <w:ins w:id="457" w:author="Maxim Warwick Dus Adams" w:date="2025-01-15T16:56:00Z">
        <w:r w:rsidR="00D94B32" w:rsidRPr="001E1D48">
          <w:rPr>
            <w:rFonts w:ascii="Aptos" w:eastAsia="Times New Roman" w:hAnsi="Aptos" w:cstheme="minorHAnsi"/>
            <w:color w:val="FF0000"/>
            <w:rPrChange w:id="458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of </w:t>
        </w:r>
      </w:ins>
      <w:ins w:id="459" w:author="Maxim Warwick Dus Adams" w:date="2025-01-15T16:44:00Z">
        <w:r w:rsidR="00E77C4F" w:rsidRPr="001E1D48">
          <w:rPr>
            <w:rFonts w:ascii="Aptos" w:eastAsia="Times New Roman" w:hAnsi="Aptos" w:cstheme="minorHAnsi"/>
            <w:color w:val="FF0000"/>
            <w:rPrChange w:id="460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>the total contig length were removed</w:t>
        </w:r>
      </w:ins>
      <w:ins w:id="461" w:author="Maxim Warwick Dus Adams" w:date="2025-01-15T16:45:00Z">
        <w:r w:rsidR="00E77C4F" w:rsidRPr="001E1D48">
          <w:rPr>
            <w:rFonts w:ascii="Aptos" w:eastAsia="Times New Roman" w:hAnsi="Aptos" w:cstheme="minorHAnsi"/>
            <w:color w:val="FF0000"/>
            <w:rPrChange w:id="462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>.</w:t>
        </w:r>
      </w:ins>
      <w:ins w:id="463" w:author="Maxim Warwick Dus Adams" w:date="2025-01-15T16:56:00Z">
        <w:r w:rsidR="00D94B32" w:rsidRPr="001E1D48">
          <w:rPr>
            <w:rFonts w:ascii="Aptos" w:eastAsia="Times New Roman" w:hAnsi="Aptos" w:cstheme="minorHAnsi"/>
            <w:color w:val="FF0000"/>
            <w:rPrChange w:id="464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 In addition</w:t>
        </w:r>
      </w:ins>
      <w:ins w:id="465" w:author="Maxim Warwick Dus Adams" w:date="2025-01-15T16:58:00Z">
        <w:r w:rsidR="00D94B32" w:rsidRPr="001E1D48">
          <w:rPr>
            <w:rFonts w:ascii="Aptos" w:eastAsia="Times New Roman" w:hAnsi="Aptos" w:cstheme="minorHAnsi"/>
            <w:color w:val="FF0000"/>
            <w:rPrChange w:id="466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, we conservatively removed any contigs with </w:t>
        </w:r>
      </w:ins>
      <w:ins w:id="467" w:author="Maxim Warwick Dus Adams" w:date="2025-01-15T16:59:00Z">
        <w:r w:rsidR="00D94B32" w:rsidRPr="001E1D48">
          <w:rPr>
            <w:rFonts w:ascii="Aptos" w:eastAsia="Times New Roman" w:hAnsi="Aptos" w:cstheme="minorHAnsi"/>
            <w:color w:val="FF0000"/>
            <w:rPrChange w:id="468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putative HGT inserts above 10,000 bp in length (which were found to be significant outliers based on the length distributions of all putative inserts in our dataset). </w:t>
        </w:r>
      </w:ins>
      <w:del w:id="469" w:author="Maxim Warwick Dus Adams" w:date="2025-01-15T16:41:00Z">
        <w:r w:rsidR="00F2154B" w:rsidRPr="001E1D48" w:rsidDel="00E77C4F">
          <w:rPr>
            <w:rFonts w:ascii="Aptos" w:eastAsia="Times New Roman" w:hAnsi="Aptos" w:cstheme="minorHAnsi"/>
            <w:color w:val="000000" w:themeColor="text1"/>
            <w:rPrChange w:id="47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 </w:delText>
        </w:r>
        <w:r w:rsidR="00F2154B" w:rsidRPr="001E1D48" w:rsidDel="00E77C4F">
          <w:rPr>
            <w:rFonts w:ascii="Aptos" w:eastAsia="Times New Roman" w:hAnsi="Aptos" w:cstheme="minorHAnsi"/>
            <w:color w:val="FF0000"/>
            <w:rPrChange w:id="471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delText xml:space="preserve">[Maxim to expand on this, as thresholds are currently being modified.] </w:delText>
        </w:r>
      </w:del>
      <w:r w:rsidR="00F2154B" w:rsidRPr="001E1D48">
        <w:rPr>
          <w:rFonts w:ascii="Aptos" w:eastAsia="Times New Roman" w:hAnsi="Aptos" w:cstheme="minorHAnsi"/>
          <w:color w:val="000000" w:themeColor="text1"/>
          <w:rPrChange w:id="47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Second, inserts that were part of false assembly duplications were identified and removed. </w:t>
      </w:r>
      <w:ins w:id="473" w:author="Microsoft Office User" w:date="2025-09-28T11:08:00Z">
        <w:r w:rsidR="007C26CF">
          <w:rPr>
            <w:rFonts w:ascii="Aptos" w:eastAsia="Times New Roman" w:hAnsi="Aptos" w:cstheme="minorHAnsi"/>
            <w:color w:val="000000" w:themeColor="text1"/>
          </w:rPr>
          <w:t xml:space="preserve">To identify these potential false duplicate inserts, </w:t>
        </w:r>
      </w:ins>
      <w:del w:id="474" w:author="Microsoft Office User" w:date="2025-09-28T11:08:00Z">
        <w:r w:rsidR="00F2154B" w:rsidRPr="001E1D48" w:rsidDel="007C26CF">
          <w:rPr>
            <w:rFonts w:ascii="Aptos" w:eastAsia="Times New Roman" w:hAnsi="Aptos" w:cstheme="minorHAnsi"/>
            <w:color w:val="000000" w:themeColor="text1"/>
            <w:rPrChange w:id="47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I</w:delText>
        </w:r>
      </w:del>
      <w:ins w:id="476" w:author="Microsoft Office User" w:date="2025-09-28T11:08:00Z">
        <w:r w:rsidR="007C26CF">
          <w:rPr>
            <w:rFonts w:ascii="Aptos" w:eastAsia="Times New Roman" w:hAnsi="Aptos" w:cstheme="minorHAnsi"/>
            <w:color w:val="000000" w:themeColor="text1"/>
          </w:rPr>
          <w:t>the i</w:t>
        </w:r>
      </w:ins>
      <w:r w:rsidR="00F2154B" w:rsidRPr="001E1D48">
        <w:rPr>
          <w:rFonts w:ascii="Aptos" w:eastAsia="Times New Roman" w:hAnsi="Aptos" w:cstheme="minorHAnsi"/>
          <w:color w:val="000000" w:themeColor="text1"/>
          <w:rPrChange w:id="47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nserts </w:t>
      </w:r>
      <w:ins w:id="478" w:author="Microsoft Office User" w:date="2025-09-28T11:08:00Z">
        <w:r w:rsidR="007C26CF">
          <w:rPr>
            <w:rFonts w:ascii="Aptos" w:eastAsia="Times New Roman" w:hAnsi="Aptos" w:cstheme="minorHAnsi"/>
            <w:color w:val="000000" w:themeColor="text1"/>
          </w:rPr>
          <w:t xml:space="preserve">regions </w:t>
        </w:r>
      </w:ins>
      <w:r w:rsidR="00F2154B" w:rsidRPr="001E1D48">
        <w:rPr>
          <w:rFonts w:ascii="Aptos" w:eastAsia="Times New Roman" w:hAnsi="Aptos" w:cstheme="minorHAnsi"/>
          <w:color w:val="000000" w:themeColor="text1"/>
          <w:rPrChange w:id="47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were extracted from the genomes with 300 bp of flanking sequence using </w:t>
      </w:r>
      <w:proofErr w:type="spellStart"/>
      <w:r w:rsidR="00F2154B" w:rsidRPr="001E1D48">
        <w:rPr>
          <w:rFonts w:ascii="Aptos" w:eastAsia="Times New Roman" w:hAnsi="Aptos" w:cstheme="minorHAnsi"/>
          <w:color w:val="000000" w:themeColor="text1"/>
          <w:rPrChange w:id="48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bedtools</w:t>
      </w:r>
      <w:proofErr w:type="spellEnd"/>
      <w:r w:rsidR="00F2154B" w:rsidRPr="001E1D48">
        <w:rPr>
          <w:rFonts w:ascii="Aptos" w:eastAsia="Times New Roman" w:hAnsi="Aptos" w:cstheme="minorHAnsi"/>
          <w:color w:val="000000" w:themeColor="text1"/>
          <w:rPrChange w:id="48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, then </w:t>
      </w:r>
      <w:proofErr w:type="spellStart"/>
      <w:r w:rsidR="00F2154B" w:rsidRPr="001E1D48">
        <w:rPr>
          <w:rFonts w:ascii="Aptos" w:eastAsia="Times New Roman" w:hAnsi="Aptos" w:cstheme="minorHAnsi"/>
          <w:color w:val="000000" w:themeColor="text1"/>
          <w:rPrChange w:id="48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BLASTed</w:t>
      </w:r>
      <w:proofErr w:type="spellEnd"/>
      <w:r w:rsidR="00F2154B" w:rsidRPr="001E1D48">
        <w:rPr>
          <w:rFonts w:ascii="Aptos" w:eastAsia="Times New Roman" w:hAnsi="Aptos" w:cstheme="minorHAnsi"/>
          <w:color w:val="000000" w:themeColor="text1"/>
          <w:rPrChange w:id="48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against </w:t>
      </w:r>
      <w:proofErr w:type="gramStart"/>
      <w:r w:rsidR="00F2154B" w:rsidRPr="001E1D48">
        <w:rPr>
          <w:rFonts w:ascii="Aptos" w:eastAsia="Times New Roman" w:hAnsi="Aptos" w:cstheme="minorHAnsi"/>
          <w:color w:val="000000" w:themeColor="text1"/>
          <w:rPrChange w:id="48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all of</w:t>
      </w:r>
      <w:proofErr w:type="gramEnd"/>
      <w:r w:rsidR="00F2154B" w:rsidRPr="001E1D48">
        <w:rPr>
          <w:rFonts w:ascii="Aptos" w:eastAsia="Times New Roman" w:hAnsi="Aptos" w:cstheme="minorHAnsi"/>
          <w:color w:val="000000" w:themeColor="text1"/>
          <w:rPrChange w:id="48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the other inserts (with flanking) within the same genome </w:t>
      </w:r>
      <w:r w:rsidR="00317779" w:rsidRPr="001E1D48">
        <w:rPr>
          <w:rFonts w:ascii="Aptos" w:eastAsia="Times New Roman" w:hAnsi="Aptos" w:cstheme="minorHAnsi"/>
          <w:color w:val="000000" w:themeColor="text1"/>
          <w:rPrChange w:id="48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using </w:t>
      </w:r>
      <w:proofErr w:type="spellStart"/>
      <w:r w:rsidR="00317779" w:rsidRPr="001E1D48">
        <w:rPr>
          <w:rFonts w:ascii="Aptos" w:eastAsia="Times New Roman" w:hAnsi="Aptos" w:cstheme="minorHAnsi"/>
          <w:color w:val="000000" w:themeColor="text1"/>
          <w:rPrChange w:id="48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blastn</w:t>
      </w:r>
      <w:proofErr w:type="spellEnd"/>
      <w:r w:rsidR="00317779" w:rsidRPr="001E1D48">
        <w:rPr>
          <w:rFonts w:ascii="Aptos" w:eastAsia="Times New Roman" w:hAnsi="Aptos" w:cstheme="minorHAnsi"/>
          <w:color w:val="000000" w:themeColor="text1"/>
          <w:rPrChange w:id="48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v2.2.3. Inserts were considered false duplicates and removed if the resultant sequence identity was &gt;90% (alternative threshold &gt;95%), and query coverage was &gt;90% (alternative threshold &gt;95%).</w:t>
      </w:r>
      <w:r w:rsidR="00D61AED" w:rsidRPr="001E1D48">
        <w:rPr>
          <w:rFonts w:ascii="Aptos" w:eastAsia="Times New Roman" w:hAnsi="Aptos" w:cstheme="minorHAnsi"/>
          <w:color w:val="000000" w:themeColor="text1"/>
          <w:rPrChange w:id="48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Third, highly repetitive low</w:t>
      </w:r>
      <w:ins w:id="490" w:author="Microsoft Office User" w:date="2025-09-28T11:09:00Z">
        <w:r w:rsidR="007C26CF">
          <w:rPr>
            <w:rFonts w:ascii="Aptos" w:eastAsia="Times New Roman" w:hAnsi="Aptos" w:cstheme="minorHAnsi"/>
            <w:color w:val="000000" w:themeColor="text1"/>
          </w:rPr>
          <w:t>-</w:t>
        </w:r>
      </w:ins>
      <w:del w:id="491" w:author="Microsoft Office User" w:date="2025-09-28T11:09:00Z">
        <w:r w:rsidR="00D61AED" w:rsidRPr="001E1D48" w:rsidDel="007C26CF">
          <w:rPr>
            <w:rFonts w:ascii="Aptos" w:eastAsia="Times New Roman" w:hAnsi="Aptos" w:cstheme="minorHAnsi"/>
            <w:color w:val="000000" w:themeColor="text1"/>
            <w:rPrChange w:id="49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 </w:delText>
        </w:r>
      </w:del>
      <w:r w:rsidR="00D61AED" w:rsidRPr="001E1D48">
        <w:rPr>
          <w:rFonts w:ascii="Aptos" w:eastAsia="Times New Roman" w:hAnsi="Aptos" w:cstheme="minorHAnsi"/>
          <w:color w:val="000000" w:themeColor="text1"/>
          <w:rPrChange w:id="49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complexity</w:t>
      </w:r>
      <w:ins w:id="494" w:author="Maxim Warwick Dus Adams" w:date="2025-01-15T16:33:00Z">
        <w:r w:rsidR="00E33ACE" w:rsidRPr="001E1D48">
          <w:rPr>
            <w:rFonts w:ascii="Aptos" w:eastAsia="Times New Roman" w:hAnsi="Aptos" w:cstheme="minorHAnsi"/>
            <w:color w:val="000000" w:themeColor="text1"/>
            <w:rPrChange w:id="49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(“low</w:t>
        </w:r>
      </w:ins>
      <w:ins w:id="496" w:author="Maxim Warwick Dus Adams" w:date="2025-01-15T16:38:00Z">
        <w:r w:rsidR="00E33ACE" w:rsidRPr="001E1D48">
          <w:rPr>
            <w:rFonts w:ascii="Aptos" w:eastAsia="Times New Roman" w:hAnsi="Aptos" w:cstheme="minorHAnsi"/>
            <w:color w:val="000000" w:themeColor="text1"/>
            <w:rPrChange w:id="497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-</w:t>
        </w:r>
      </w:ins>
      <w:ins w:id="498" w:author="Maxim Warwick Dus Adams" w:date="2025-01-15T16:33:00Z">
        <w:r w:rsidR="00E33ACE" w:rsidRPr="001E1D48">
          <w:rPr>
            <w:rFonts w:ascii="Aptos" w:eastAsia="Times New Roman" w:hAnsi="Aptos" w:cstheme="minorHAnsi"/>
            <w:color w:val="000000" w:themeColor="text1"/>
            <w:rPrChange w:id="499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entropy”</w:t>
        </w:r>
      </w:ins>
      <w:ins w:id="500" w:author="Maxim Warwick Dus Adams" w:date="2025-01-15T16:34:00Z">
        <w:r w:rsidR="00E33ACE" w:rsidRPr="001E1D48">
          <w:rPr>
            <w:rFonts w:ascii="Aptos" w:eastAsia="Times New Roman" w:hAnsi="Aptos" w:cstheme="minorHAnsi"/>
            <w:color w:val="000000" w:themeColor="text1"/>
            <w:rPrChange w:id="501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)</w:t>
        </w:r>
      </w:ins>
      <w:del w:id="502" w:author="Maxim Warwick Dus Adams" w:date="2025-01-15T16:33:00Z">
        <w:r w:rsidR="00E33ACE" w:rsidRPr="001E1D48" w:rsidDel="00E33ACE">
          <w:rPr>
            <w:rFonts w:ascii="Aptos" w:eastAsia="Times New Roman" w:hAnsi="Aptos" w:cstheme="minorHAnsi"/>
            <w:color w:val="000000" w:themeColor="text1"/>
            <w:rPrChange w:id="50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 ("</w:delText>
        </w:r>
      </w:del>
      <w:r w:rsidR="00D61AED" w:rsidRPr="001E1D48">
        <w:rPr>
          <w:rFonts w:ascii="Aptos" w:eastAsia="Times New Roman" w:hAnsi="Aptos" w:cstheme="minorHAnsi"/>
          <w:color w:val="000000" w:themeColor="text1"/>
          <w:rPrChange w:id="50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sequences were </w:t>
      </w:r>
      <w:ins w:id="505" w:author="Microsoft Office User" w:date="2025-09-28T11:09:00Z">
        <w:r w:rsidR="007C26CF">
          <w:rPr>
            <w:rFonts w:ascii="Aptos" w:eastAsia="Times New Roman" w:hAnsi="Aptos" w:cstheme="minorHAnsi"/>
            <w:color w:val="000000" w:themeColor="text1"/>
          </w:rPr>
          <w:t xml:space="preserve">identified </w:t>
        </w:r>
      </w:ins>
      <w:del w:id="506" w:author="Microsoft Office User" w:date="2025-09-28T11:10:00Z">
        <w:r w:rsidR="00D61AED" w:rsidRPr="001E1D48" w:rsidDel="007C26CF">
          <w:rPr>
            <w:rFonts w:ascii="Aptos" w:eastAsia="Times New Roman" w:hAnsi="Aptos" w:cstheme="minorHAnsi"/>
            <w:color w:val="000000" w:themeColor="text1"/>
            <w:rPrChange w:id="507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removed. </w:delText>
        </w:r>
        <w:r w:rsidR="00E33ACE" w:rsidRPr="001E1D48" w:rsidDel="007C26CF">
          <w:rPr>
            <w:rFonts w:ascii="Aptos" w:eastAsia="Times New Roman" w:hAnsi="Aptos" w:cstheme="minorHAnsi"/>
            <w:color w:val="FF0000"/>
            <w:rPrChange w:id="508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delText>We identified these</w:delText>
        </w:r>
      </w:del>
      <w:ins w:id="509" w:author="Maxim Warwick Dus Adams" w:date="2025-01-15T16:34:00Z">
        <w:del w:id="510" w:author="Microsoft Office User" w:date="2025-09-28T11:10:00Z">
          <w:r w:rsidR="00E33ACE" w:rsidRPr="001E1D48" w:rsidDel="007C26CF">
            <w:rPr>
              <w:rFonts w:ascii="Aptos" w:eastAsia="Times New Roman" w:hAnsi="Aptos" w:cstheme="minorHAnsi"/>
              <w:color w:val="FF0000"/>
              <w:rPrChange w:id="511" w:author="Nathan Lo" w:date="2025-09-11T14:12:00Z">
                <w:rPr>
                  <w:rFonts w:eastAsia="Times New Roman" w:cstheme="minorHAnsi"/>
                  <w:color w:val="FF0000"/>
                </w:rPr>
              </w:rPrChange>
            </w:rPr>
            <w:delText>low</w:delText>
          </w:r>
        </w:del>
      </w:ins>
      <w:ins w:id="512" w:author="Maxim Warwick Dus Adams" w:date="2025-01-15T16:38:00Z">
        <w:del w:id="513" w:author="Microsoft Office User" w:date="2025-09-28T11:10:00Z">
          <w:r w:rsidR="00E33ACE" w:rsidRPr="001E1D48" w:rsidDel="007C26CF">
            <w:rPr>
              <w:rFonts w:ascii="Aptos" w:eastAsia="Times New Roman" w:hAnsi="Aptos" w:cstheme="minorHAnsi"/>
              <w:color w:val="FF0000"/>
              <w:rPrChange w:id="514" w:author="Nathan Lo" w:date="2025-09-11T14:12:00Z">
                <w:rPr>
                  <w:rFonts w:eastAsia="Times New Roman" w:cstheme="minorHAnsi"/>
                  <w:color w:val="FF0000"/>
                </w:rPr>
              </w:rPrChange>
            </w:rPr>
            <w:delText>-</w:delText>
          </w:r>
        </w:del>
      </w:ins>
      <w:ins w:id="515" w:author="Maxim Warwick Dus Adams" w:date="2025-01-15T16:34:00Z">
        <w:del w:id="516" w:author="Microsoft Office User" w:date="2025-09-28T11:10:00Z">
          <w:r w:rsidR="00E33ACE" w:rsidRPr="001E1D48" w:rsidDel="007C26CF">
            <w:rPr>
              <w:rFonts w:ascii="Aptos" w:eastAsia="Times New Roman" w:hAnsi="Aptos" w:cstheme="minorHAnsi"/>
              <w:color w:val="FF0000"/>
              <w:rPrChange w:id="517" w:author="Nathan Lo" w:date="2025-09-11T14:12:00Z">
                <w:rPr>
                  <w:rFonts w:eastAsia="Times New Roman" w:cstheme="minorHAnsi"/>
                  <w:color w:val="FF0000"/>
                </w:rPr>
              </w:rPrChange>
            </w:rPr>
            <w:delText xml:space="preserve">entropy sequences </w:delText>
          </w:r>
        </w:del>
        <w:r w:rsidR="00E33ACE" w:rsidRPr="001E1D48">
          <w:rPr>
            <w:rFonts w:ascii="Aptos" w:eastAsia="Times New Roman" w:hAnsi="Aptos" w:cstheme="minorHAnsi"/>
            <w:color w:val="FF0000"/>
            <w:rPrChange w:id="518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>using</w:t>
        </w:r>
      </w:ins>
      <w:ins w:id="519" w:author="Maxim Warwick Dus Adams" w:date="2025-01-15T16:35:00Z">
        <w:r w:rsidR="00E33ACE" w:rsidRPr="001E1D48">
          <w:rPr>
            <w:rFonts w:ascii="Aptos" w:eastAsia="Times New Roman" w:hAnsi="Aptos" w:cstheme="minorHAnsi"/>
            <w:color w:val="FF0000"/>
            <w:rPrChange w:id="520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 the symmetrical DUST algorithm (</w:t>
        </w:r>
      </w:ins>
      <w:proofErr w:type="spellStart"/>
      <w:ins w:id="521" w:author="Maxim Warwick Dus Adams" w:date="2025-01-15T16:37:00Z">
        <w:r w:rsidR="00E33ACE" w:rsidRPr="001E1D48">
          <w:rPr>
            <w:rFonts w:ascii="Aptos" w:eastAsia="Times New Roman" w:hAnsi="Aptos" w:cstheme="minorHAnsi"/>
            <w:color w:val="FF0000"/>
            <w:rPrChange w:id="522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>Morgulis</w:t>
        </w:r>
        <w:proofErr w:type="spellEnd"/>
        <w:r w:rsidR="00E33ACE" w:rsidRPr="001E1D48">
          <w:rPr>
            <w:rFonts w:ascii="Aptos" w:eastAsia="Times New Roman" w:hAnsi="Aptos" w:cstheme="minorHAnsi"/>
            <w:color w:val="FF0000"/>
            <w:rPrChange w:id="523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 et al</w:t>
        </w:r>
      </w:ins>
      <w:ins w:id="524" w:author="Maxim Warwick Dus Adams" w:date="2025-01-15T16:38:00Z">
        <w:r w:rsidR="00E33ACE" w:rsidRPr="001E1D48">
          <w:rPr>
            <w:rFonts w:ascii="Aptos" w:eastAsia="Times New Roman" w:hAnsi="Aptos" w:cstheme="minorHAnsi"/>
            <w:color w:val="FF0000"/>
            <w:rPrChange w:id="525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>., 2006</w:t>
        </w:r>
      </w:ins>
      <w:ins w:id="526" w:author="Maxim Warwick Dus Adams" w:date="2025-01-15T16:35:00Z">
        <w:r w:rsidR="00E33ACE" w:rsidRPr="001E1D48">
          <w:rPr>
            <w:rFonts w:ascii="Aptos" w:eastAsia="Times New Roman" w:hAnsi="Aptos" w:cstheme="minorHAnsi"/>
            <w:color w:val="FF0000"/>
            <w:rPrChange w:id="527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>)</w:t>
        </w:r>
      </w:ins>
      <w:ins w:id="528" w:author="Maxim Warwick Dus Adams" w:date="2025-01-15T16:43:00Z">
        <w:r w:rsidR="00E77C4F" w:rsidRPr="001E1D48">
          <w:rPr>
            <w:rFonts w:ascii="Aptos" w:eastAsia="Times New Roman" w:hAnsi="Aptos" w:cstheme="minorHAnsi"/>
            <w:color w:val="FF0000"/>
            <w:rPrChange w:id="529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 </w:t>
        </w:r>
      </w:ins>
      <w:ins w:id="530" w:author="Maxim Warwick Dus Adams" w:date="2025-01-15T16:35:00Z">
        <w:r w:rsidR="00E33ACE" w:rsidRPr="001E1D48">
          <w:rPr>
            <w:rFonts w:ascii="Aptos" w:eastAsia="Times New Roman" w:hAnsi="Aptos" w:cstheme="minorHAnsi"/>
            <w:color w:val="FF0000"/>
            <w:rPrChange w:id="531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>implemented in Minimap2</w:t>
        </w:r>
      </w:ins>
      <w:ins w:id="532" w:author="Maxim Warwick Dus Adams" w:date="2025-01-15T16:36:00Z">
        <w:r w:rsidR="00E33ACE" w:rsidRPr="001E1D48">
          <w:rPr>
            <w:rFonts w:ascii="Aptos" w:eastAsia="Times New Roman" w:hAnsi="Aptos" w:cstheme="minorHAnsi"/>
            <w:color w:val="FF0000"/>
            <w:rPrChange w:id="533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 v.2.28 (Li, 2018, 2021)</w:t>
        </w:r>
      </w:ins>
      <w:ins w:id="534" w:author="Microsoft Office User" w:date="2025-09-28T11:10:00Z">
        <w:r w:rsidR="007C26CF">
          <w:rPr>
            <w:rFonts w:ascii="Aptos" w:eastAsia="Times New Roman" w:hAnsi="Aptos" w:cstheme="minorHAnsi"/>
            <w:color w:val="FF0000"/>
          </w:rPr>
          <w:t xml:space="preserve">, and </w:t>
        </w:r>
      </w:ins>
      <w:ins w:id="535" w:author="Maxim Warwick Dus Adams" w:date="2025-01-15T16:36:00Z">
        <w:del w:id="536" w:author="Microsoft Office User" w:date="2025-09-28T11:10:00Z">
          <w:r w:rsidR="00E33ACE" w:rsidRPr="001E1D48" w:rsidDel="007C26CF">
            <w:rPr>
              <w:rFonts w:ascii="Aptos" w:eastAsia="Times New Roman" w:hAnsi="Aptos" w:cstheme="minorHAnsi"/>
              <w:color w:val="FF0000"/>
              <w:rPrChange w:id="537" w:author="Nathan Lo" w:date="2025-09-11T14:12:00Z">
                <w:rPr>
                  <w:rFonts w:eastAsia="Times New Roman" w:cstheme="minorHAnsi"/>
                  <w:color w:val="FF0000"/>
                </w:rPr>
              </w:rPrChange>
            </w:rPr>
            <w:delText>.</w:delText>
          </w:r>
        </w:del>
      </w:ins>
      <w:ins w:id="538" w:author="Maxim Warwick Dus Adams" w:date="2025-01-15T16:38:00Z">
        <w:del w:id="539" w:author="Microsoft Office User" w:date="2025-09-28T11:10:00Z">
          <w:r w:rsidR="00E33ACE" w:rsidRPr="001E1D48" w:rsidDel="007C26CF">
            <w:rPr>
              <w:rFonts w:ascii="Aptos" w:eastAsia="Times New Roman" w:hAnsi="Aptos" w:cstheme="minorHAnsi"/>
              <w:color w:val="FF0000"/>
              <w:rPrChange w:id="540" w:author="Nathan Lo" w:date="2025-09-11T14:12:00Z">
                <w:rPr>
                  <w:rFonts w:eastAsia="Times New Roman" w:cstheme="minorHAnsi"/>
                  <w:color w:val="FF0000"/>
                </w:rPr>
              </w:rPrChange>
            </w:rPr>
            <w:delText xml:space="preserve"> A</w:delText>
          </w:r>
        </w:del>
      </w:ins>
      <w:ins w:id="541" w:author="Microsoft Office User" w:date="2025-09-28T11:10:00Z">
        <w:r w:rsidR="007C26CF">
          <w:rPr>
            <w:rFonts w:ascii="Aptos" w:eastAsia="Times New Roman" w:hAnsi="Aptos" w:cstheme="minorHAnsi"/>
            <w:color w:val="FF0000"/>
          </w:rPr>
          <w:t>a</w:t>
        </w:r>
      </w:ins>
      <w:ins w:id="542" w:author="Maxim Warwick Dus Adams" w:date="2025-01-15T16:38:00Z">
        <w:r w:rsidR="00E33ACE" w:rsidRPr="001E1D48">
          <w:rPr>
            <w:rFonts w:ascii="Aptos" w:eastAsia="Times New Roman" w:hAnsi="Aptos" w:cstheme="minorHAnsi"/>
            <w:color w:val="FF0000"/>
            <w:rPrChange w:id="543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>ny inserts with</w:t>
        </w:r>
      </w:ins>
      <w:ins w:id="544" w:author="Maxim Warwick Dus Adams" w:date="2025-01-15T16:39:00Z">
        <w:r w:rsidR="00E33ACE" w:rsidRPr="001E1D48">
          <w:rPr>
            <w:rFonts w:ascii="Aptos" w:eastAsia="Times New Roman" w:hAnsi="Aptos" w:cstheme="minorHAnsi"/>
            <w:color w:val="FF0000"/>
            <w:rPrChange w:id="545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 contiguous,</w:t>
        </w:r>
      </w:ins>
      <w:ins w:id="546" w:author="Maxim Warwick Dus Adams" w:date="2025-01-15T16:38:00Z">
        <w:r w:rsidR="00E33ACE" w:rsidRPr="001E1D48">
          <w:rPr>
            <w:rFonts w:ascii="Aptos" w:eastAsia="Times New Roman" w:hAnsi="Aptos" w:cstheme="minorHAnsi"/>
            <w:color w:val="FF0000"/>
            <w:rPrChange w:id="547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 low-entropy regions representing </w:t>
        </w:r>
      </w:ins>
      <w:ins w:id="548" w:author="Maxim Warwick Dus Adams" w:date="2025-01-15T16:39:00Z">
        <w:r w:rsidR="00E33ACE" w:rsidRPr="001E1D48">
          <w:rPr>
            <w:rFonts w:ascii="Aptos" w:eastAsia="Times New Roman" w:hAnsi="Aptos" w:cstheme="minorHAnsi"/>
            <w:color w:val="FF0000"/>
            <w:rPrChange w:id="549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>≥ 50% of the total insert length were removed</w:t>
        </w:r>
        <w:commentRangeStart w:id="550"/>
        <w:r w:rsidR="00E33ACE" w:rsidRPr="001E1D48">
          <w:rPr>
            <w:rFonts w:ascii="Aptos" w:eastAsia="Times New Roman" w:hAnsi="Aptos" w:cstheme="minorHAnsi"/>
            <w:color w:val="FF0000"/>
            <w:rPrChange w:id="551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>.</w:t>
        </w:r>
      </w:ins>
      <w:commentRangeEnd w:id="550"/>
      <w:r w:rsidR="0092113D">
        <w:rPr>
          <w:rStyle w:val="CommentReference"/>
        </w:rPr>
        <w:commentReference w:id="550"/>
      </w:r>
      <w:r w:rsidR="00FC01AF">
        <w:rPr>
          <w:rFonts w:ascii="Aptos" w:eastAsia="Times New Roman" w:hAnsi="Aptos" w:cstheme="minorHAnsi"/>
          <w:color w:val="FF0000"/>
        </w:rPr>
        <w:t xml:space="preserve"> </w:t>
      </w:r>
      <w:ins w:id="552" w:author="Microsoft Office User" w:date="2025-09-28T21:42:00Z">
        <w:r w:rsidR="00FC01AF">
          <w:rPr>
            <w:rFonts w:ascii="Aptos" w:eastAsia="Times New Roman" w:hAnsi="Aptos" w:cstheme="minorHAnsi"/>
            <w:color w:val="FF0000"/>
          </w:rPr>
          <w:t xml:space="preserve">Lastly, inserts that were more similar to other bacteria species (i.e. not </w:t>
        </w:r>
        <w:proofErr w:type="spellStart"/>
        <w:r w:rsidR="00FC01AF" w:rsidRPr="00FC01AF">
          <w:rPr>
            <w:rFonts w:ascii="Aptos" w:eastAsia="Times New Roman" w:hAnsi="Aptos" w:cstheme="minorHAnsi"/>
            <w:color w:val="FF0000"/>
          </w:rPr>
          <w:t>Blattabacterium</w:t>
        </w:r>
        <w:proofErr w:type="spellEnd"/>
        <w:r w:rsidR="00FC01AF" w:rsidRPr="00FC01AF">
          <w:rPr>
            <w:rFonts w:ascii="Aptos" w:eastAsia="Times New Roman" w:hAnsi="Aptos" w:cstheme="minorHAnsi"/>
            <w:color w:val="FF0000"/>
          </w:rPr>
          <w:t xml:space="preserve"> </w:t>
        </w:r>
        <w:r w:rsidR="00FC01AF">
          <w:rPr>
            <w:rFonts w:ascii="Aptos" w:eastAsia="Times New Roman" w:hAnsi="Aptos" w:cstheme="minorHAnsi"/>
            <w:color w:val="FF0000"/>
          </w:rPr>
          <w:t xml:space="preserve">were removed), as </w:t>
        </w:r>
        <w:proofErr w:type="spellStart"/>
        <w:r w:rsidR="00FC01AF">
          <w:rPr>
            <w:rFonts w:ascii="Aptos" w:eastAsia="Times New Roman" w:hAnsi="Aptos" w:cstheme="minorHAnsi"/>
            <w:color w:val="FF0000"/>
          </w:rPr>
          <w:t>tey</w:t>
        </w:r>
        <w:proofErr w:type="spellEnd"/>
        <w:r w:rsidR="00FC01AF">
          <w:rPr>
            <w:rFonts w:ascii="Aptos" w:eastAsia="Times New Roman" w:hAnsi="Aptos" w:cstheme="minorHAnsi"/>
            <w:color w:val="FF0000"/>
          </w:rPr>
          <w:t xml:space="preserve"> could be potential artefacts, or genuine inserts of other related </w:t>
        </w:r>
        <w:proofErr w:type="spellStart"/>
        <w:r w:rsidR="00FC01AF" w:rsidRPr="00FC01AF">
          <w:rPr>
            <w:rFonts w:ascii="Aptos" w:eastAsia="Times New Roman" w:hAnsi="Aptos" w:cstheme="minorHAnsi"/>
            <w:color w:val="FF0000"/>
          </w:rPr>
          <w:t>Bacteriodales</w:t>
        </w:r>
        <w:proofErr w:type="spellEnd"/>
        <w:r w:rsidR="00FC01AF">
          <w:rPr>
            <w:rFonts w:ascii="Aptos" w:eastAsia="Times New Roman" w:hAnsi="Aptos" w:cstheme="minorHAnsi"/>
            <w:color w:val="FF0000"/>
          </w:rPr>
          <w:t xml:space="preserve">. Each insert was </w:t>
        </w:r>
        <w:proofErr w:type="spellStart"/>
        <w:r w:rsidR="00FC01AF">
          <w:rPr>
            <w:rFonts w:ascii="Aptos" w:eastAsia="Times New Roman" w:hAnsi="Aptos" w:cstheme="minorHAnsi"/>
            <w:color w:val="FF0000"/>
          </w:rPr>
          <w:t>BLASTed</w:t>
        </w:r>
        <w:proofErr w:type="spellEnd"/>
        <w:r w:rsidR="00FC01AF">
          <w:rPr>
            <w:rFonts w:ascii="Aptos" w:eastAsia="Times New Roman" w:hAnsi="Aptos" w:cstheme="minorHAnsi"/>
            <w:color w:val="FF0000"/>
          </w:rPr>
          <w:t xml:space="preserve"> against two databases: one comprising only A </w:t>
        </w:r>
        <w:proofErr w:type="spellStart"/>
        <w:r w:rsidR="00FC01AF">
          <w:rPr>
            <w:rFonts w:ascii="Aptos" w:eastAsia="Times New Roman" w:hAnsi="Aptos" w:cstheme="minorHAnsi"/>
            <w:color w:val="FF0000"/>
          </w:rPr>
          <w:t>Blattabacterum</w:t>
        </w:r>
        <w:proofErr w:type="spellEnd"/>
        <w:r w:rsidR="00FC01AF">
          <w:rPr>
            <w:rFonts w:ascii="Aptos" w:eastAsia="Times New Roman" w:hAnsi="Aptos" w:cstheme="minorHAnsi"/>
            <w:color w:val="FF0000"/>
          </w:rPr>
          <w:t xml:space="preserve"> sequences database (</w:t>
        </w:r>
        <w:r w:rsidR="00FC01AF" w:rsidRPr="00FC01AF">
          <w:rPr>
            <w:rFonts w:ascii="Aptos" w:eastAsia="Times New Roman" w:hAnsi="Aptos" w:cstheme="minorHAnsi"/>
            <w:i/>
            <w:iCs/>
            <w:color w:val="FF0000"/>
          </w:rPr>
          <w:t>n</w:t>
        </w:r>
        <w:r w:rsidR="00FC01AF">
          <w:rPr>
            <w:rFonts w:ascii="Aptos" w:eastAsia="Times New Roman" w:hAnsi="Aptos" w:cstheme="minorHAnsi"/>
            <w:color w:val="FF0000"/>
          </w:rPr>
          <w:t xml:space="preserve"> = 77), and one with other bacteria, with </w:t>
        </w:r>
        <w:proofErr w:type="spellStart"/>
        <w:r w:rsidR="00FC01AF">
          <w:rPr>
            <w:rFonts w:ascii="Aptos" w:eastAsia="Times New Roman" w:hAnsi="Aptos" w:cstheme="minorHAnsi"/>
            <w:color w:val="FF0000"/>
          </w:rPr>
          <w:t>Blattabcterium</w:t>
        </w:r>
        <w:proofErr w:type="spellEnd"/>
        <w:r w:rsidR="00FC01AF">
          <w:rPr>
            <w:rFonts w:ascii="Aptos" w:eastAsia="Times New Roman" w:hAnsi="Aptos" w:cstheme="minorHAnsi"/>
            <w:color w:val="FF0000"/>
          </w:rPr>
          <w:t xml:space="preserve"> </w:t>
        </w:r>
        <w:proofErr w:type="spellStart"/>
        <w:r w:rsidR="00FC01AF">
          <w:rPr>
            <w:rFonts w:ascii="Aptos" w:eastAsia="Times New Roman" w:hAnsi="Aptos" w:cstheme="minorHAnsi"/>
            <w:color w:val="FF0000"/>
          </w:rPr>
          <w:t>seuqences</w:t>
        </w:r>
        <w:proofErr w:type="spellEnd"/>
        <w:r w:rsidR="00FC01AF">
          <w:rPr>
            <w:rFonts w:ascii="Aptos" w:eastAsia="Times New Roman" w:hAnsi="Aptos" w:cstheme="minorHAnsi"/>
            <w:color w:val="FF0000"/>
          </w:rPr>
          <w:t xml:space="preserve"> removed (</w:t>
        </w:r>
        <w:r w:rsidR="00FC01AF" w:rsidRPr="00FC01AF">
          <w:rPr>
            <w:rFonts w:ascii="Aptos" w:eastAsia="Times New Roman" w:hAnsi="Aptos" w:cstheme="minorHAnsi"/>
            <w:i/>
            <w:iCs/>
            <w:color w:val="FF0000"/>
          </w:rPr>
          <w:t>n</w:t>
        </w:r>
        <w:r w:rsidR="00FC01AF">
          <w:rPr>
            <w:rFonts w:ascii="Aptos" w:eastAsia="Times New Roman" w:hAnsi="Aptos" w:cstheme="minorHAnsi"/>
            <w:color w:val="FF0000"/>
          </w:rPr>
          <w:t xml:space="preserve"> &gt; </w:t>
        </w:r>
        <w:commentRangeStart w:id="553"/>
        <w:r w:rsidR="00FC01AF">
          <w:rPr>
            <w:rFonts w:ascii="Aptos" w:eastAsia="Times New Roman" w:hAnsi="Aptos" w:cstheme="minorHAnsi"/>
            <w:color w:val="FF0000"/>
          </w:rPr>
          <w:t>2 million</w:t>
        </w:r>
        <w:commentRangeEnd w:id="553"/>
        <w:r w:rsidR="00FC01AF">
          <w:rPr>
            <w:rStyle w:val="CommentReference"/>
          </w:rPr>
          <w:commentReference w:id="553"/>
        </w:r>
        <w:r w:rsidR="00FC01AF">
          <w:rPr>
            <w:rFonts w:ascii="Aptos" w:eastAsia="Times New Roman" w:hAnsi="Aptos" w:cstheme="minorHAnsi"/>
            <w:color w:val="FF0000"/>
          </w:rPr>
          <w:t xml:space="preserve">). If the sequence similarity of the bacteria database BLAST was </w:t>
        </w:r>
        <w:proofErr w:type="spellStart"/>
        <w:r w:rsidR="00FC01AF">
          <w:rPr>
            <w:rFonts w:ascii="Aptos" w:eastAsia="Times New Roman" w:hAnsi="Aptos" w:cstheme="minorHAnsi"/>
            <w:color w:val="FF0000"/>
          </w:rPr>
          <w:t>was</w:t>
        </w:r>
        <w:proofErr w:type="spellEnd"/>
        <w:r w:rsidR="00FC01AF">
          <w:rPr>
            <w:rFonts w:ascii="Aptos" w:eastAsia="Times New Roman" w:hAnsi="Aptos" w:cstheme="minorHAnsi"/>
            <w:color w:val="FF0000"/>
          </w:rPr>
          <w:t xml:space="preserve"> &gt;2% higher than the </w:t>
        </w:r>
        <w:proofErr w:type="spellStart"/>
        <w:r w:rsidR="00FC01AF">
          <w:rPr>
            <w:rFonts w:ascii="Aptos" w:eastAsia="Times New Roman" w:hAnsi="Aptos" w:cstheme="minorHAnsi"/>
            <w:color w:val="FF0000"/>
          </w:rPr>
          <w:t>Blattabacterium</w:t>
        </w:r>
        <w:proofErr w:type="spellEnd"/>
        <w:r w:rsidR="00FC01AF">
          <w:rPr>
            <w:rFonts w:ascii="Aptos" w:eastAsia="Times New Roman" w:hAnsi="Aptos" w:cstheme="minorHAnsi"/>
            <w:color w:val="FF0000"/>
          </w:rPr>
          <w:t xml:space="preserve"> database BLAST, then the sequence was removed.</w:t>
        </w:r>
      </w:ins>
    </w:p>
    <w:p w14:paraId="259066C1" w14:textId="77777777" w:rsidR="00317779" w:rsidRPr="001E1D48" w:rsidRDefault="00317779" w:rsidP="00790F30">
      <w:pPr>
        <w:jc w:val="both"/>
        <w:rPr>
          <w:rFonts w:ascii="Aptos" w:eastAsia="Times New Roman" w:hAnsi="Aptos" w:cstheme="minorHAnsi"/>
          <w:color w:val="000000" w:themeColor="text1"/>
          <w:rPrChange w:id="55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</w:pPr>
    </w:p>
    <w:p w14:paraId="153459E9" w14:textId="2446A113" w:rsidR="00F2154B" w:rsidRPr="001E1D48" w:rsidRDefault="00F2154B" w:rsidP="00790F30">
      <w:pPr>
        <w:jc w:val="both"/>
        <w:rPr>
          <w:rFonts w:ascii="Aptos" w:eastAsia="Times New Roman" w:hAnsi="Aptos" w:cstheme="minorHAnsi"/>
          <w:color w:val="FF0000"/>
          <w:rPrChange w:id="555" w:author="Nathan Lo" w:date="2025-09-11T14:12:00Z">
            <w:rPr>
              <w:rFonts w:eastAsia="Times New Roman" w:cstheme="minorHAnsi"/>
              <w:color w:val="FF0000"/>
            </w:rPr>
          </w:rPrChange>
        </w:rPr>
      </w:pPr>
      <w:commentRangeStart w:id="556"/>
      <w:commentRangeStart w:id="557"/>
      <w:r w:rsidRPr="001E1D48">
        <w:rPr>
          <w:rFonts w:ascii="Aptos" w:eastAsia="Times New Roman" w:hAnsi="Aptos" w:cstheme="minorHAnsi"/>
          <w:color w:val="000000" w:themeColor="text1"/>
          <w:rPrChange w:id="55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lastRenderedPageBreak/>
        <w:t xml:space="preserve">To identify duplicates, each insert </w:t>
      </w:r>
      <w:ins w:id="559" w:author="Nathan Lo" w:date="2025-01-21T16:18:00Z">
        <w:r w:rsidR="00A07AD1" w:rsidRPr="001E1D48">
          <w:rPr>
            <w:rFonts w:ascii="Aptos" w:eastAsia="Times New Roman" w:hAnsi="Aptos" w:cstheme="minorHAnsi"/>
            <w:color w:val="000000" w:themeColor="text1"/>
            <w:rPrChange w:id="56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was</w:t>
        </w:r>
      </w:ins>
      <w:del w:id="561" w:author="Nathan Lo" w:date="2025-01-21T16:18:00Z">
        <w:r w:rsidRPr="001E1D48" w:rsidDel="00A07AD1">
          <w:rPr>
            <w:rFonts w:ascii="Aptos" w:eastAsia="Times New Roman" w:hAnsi="Aptos" w:cstheme="minorHAnsi"/>
            <w:color w:val="000000" w:themeColor="text1"/>
            <w:rPrChange w:id="56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is</w:delText>
        </w:r>
      </w:del>
      <w:r w:rsidRPr="001E1D48">
        <w:rPr>
          <w:rFonts w:ascii="Aptos" w:eastAsia="Times New Roman" w:hAnsi="Aptos" w:cstheme="minorHAnsi"/>
          <w:color w:val="000000" w:themeColor="text1"/>
          <w:rPrChange w:id="56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extracted with </w:t>
      </w:r>
      <w:del w:id="564" w:author="Nathan Lo" w:date="2025-01-21T16:18:00Z">
        <w:r w:rsidRPr="001E1D48" w:rsidDel="00A07AD1">
          <w:rPr>
            <w:rFonts w:ascii="Aptos" w:eastAsia="Times New Roman" w:hAnsi="Aptos" w:cstheme="minorHAnsi"/>
            <w:color w:val="FF0000"/>
            <w:highlight w:val="yellow"/>
            <w:rPrChange w:id="56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some </w:delText>
        </w:r>
      </w:del>
      <w:ins w:id="566" w:author="Nathan Lo" w:date="2025-01-21T16:18:00Z">
        <w:r w:rsidR="00A07AD1" w:rsidRPr="001E1D48">
          <w:rPr>
            <w:rFonts w:ascii="Aptos" w:eastAsia="Times New Roman" w:hAnsi="Aptos" w:cstheme="minorHAnsi"/>
            <w:color w:val="FF0000"/>
            <w:highlight w:val="yellow"/>
            <w:rPrChange w:id="567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X</w:t>
        </w:r>
        <w:r w:rsidR="00A07AD1" w:rsidRPr="001E1D48">
          <w:rPr>
            <w:rFonts w:ascii="Aptos" w:eastAsia="Times New Roman" w:hAnsi="Aptos" w:cstheme="minorHAnsi"/>
            <w:color w:val="000000" w:themeColor="text1"/>
            <w:highlight w:val="yellow"/>
            <w:rPrChange w:id="56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bp of </w:t>
        </w:r>
      </w:ins>
      <w:r w:rsidRPr="001E1D48">
        <w:rPr>
          <w:rFonts w:ascii="Aptos" w:eastAsia="Times New Roman" w:hAnsi="Aptos" w:cstheme="minorHAnsi"/>
          <w:color w:val="000000" w:themeColor="text1"/>
          <w:highlight w:val="yellow"/>
          <w:rPrChange w:id="56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flanking </w:t>
      </w:r>
      <w:commentRangeStart w:id="570"/>
      <w:r w:rsidRPr="001E1D48">
        <w:rPr>
          <w:rFonts w:ascii="Aptos" w:eastAsia="Times New Roman" w:hAnsi="Aptos" w:cstheme="minorHAnsi"/>
          <w:color w:val="000000" w:themeColor="text1"/>
          <w:highlight w:val="yellow"/>
          <w:rPrChange w:id="57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region</w:t>
      </w:r>
      <w:commentRangeEnd w:id="570"/>
      <w:r w:rsidR="00A07AD1" w:rsidRPr="001E1D48">
        <w:rPr>
          <w:rStyle w:val="CommentReference"/>
          <w:rFonts w:ascii="Aptos" w:hAnsi="Aptos"/>
          <w:rPrChange w:id="572" w:author="Nathan Lo" w:date="2025-09-11T14:12:00Z">
            <w:rPr>
              <w:rStyle w:val="CommentReference"/>
            </w:rPr>
          </w:rPrChange>
        </w:rPr>
        <w:commentReference w:id="570"/>
      </w:r>
      <w:r w:rsidRPr="001E1D48">
        <w:rPr>
          <w:rFonts w:ascii="Aptos" w:eastAsia="Times New Roman" w:hAnsi="Aptos" w:cstheme="minorHAnsi"/>
          <w:color w:val="000000" w:themeColor="text1"/>
          <w:rPrChange w:id="57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. It </w:t>
      </w:r>
      <w:ins w:id="574" w:author="Nathan Lo" w:date="2025-01-21T16:19:00Z">
        <w:r w:rsidR="00A07AD1" w:rsidRPr="001E1D48">
          <w:rPr>
            <w:rFonts w:ascii="Aptos" w:eastAsia="Times New Roman" w:hAnsi="Aptos" w:cstheme="minorHAnsi"/>
            <w:color w:val="000000" w:themeColor="text1"/>
            <w:rPrChange w:id="57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was</w:t>
        </w:r>
      </w:ins>
      <w:del w:id="576" w:author="Nathan Lo" w:date="2025-01-21T16:19:00Z">
        <w:r w:rsidRPr="001E1D48" w:rsidDel="00A07AD1">
          <w:rPr>
            <w:rFonts w:ascii="Aptos" w:eastAsia="Times New Roman" w:hAnsi="Aptos" w:cstheme="minorHAnsi"/>
            <w:color w:val="000000" w:themeColor="text1"/>
            <w:rPrChange w:id="577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is</w:delText>
        </w:r>
      </w:del>
      <w:r w:rsidRPr="001E1D48">
        <w:rPr>
          <w:rFonts w:ascii="Aptos" w:eastAsia="Times New Roman" w:hAnsi="Aptos" w:cstheme="minorHAnsi"/>
          <w:color w:val="000000" w:themeColor="text1"/>
          <w:rPrChange w:id="57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then </w:t>
      </w:r>
      <w:proofErr w:type="spellStart"/>
      <w:r w:rsidRPr="001E1D48">
        <w:rPr>
          <w:rFonts w:ascii="Aptos" w:eastAsia="Times New Roman" w:hAnsi="Aptos" w:cstheme="minorHAnsi"/>
          <w:color w:val="000000" w:themeColor="text1"/>
          <w:rPrChange w:id="57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BLASTed</w:t>
      </w:r>
      <w:proofErr w:type="spellEnd"/>
      <w:r w:rsidRPr="001E1D48">
        <w:rPr>
          <w:rFonts w:ascii="Aptos" w:eastAsia="Times New Roman" w:hAnsi="Aptos" w:cstheme="minorHAnsi"/>
          <w:color w:val="000000" w:themeColor="text1"/>
          <w:rPrChange w:id="58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against all other inserts within the genome, and the top hit </w:t>
      </w:r>
      <w:del w:id="581" w:author="Nathan Lo" w:date="2025-01-21T16:19:00Z">
        <w:r w:rsidRPr="001E1D48" w:rsidDel="00CF3671">
          <w:rPr>
            <w:rFonts w:ascii="Aptos" w:eastAsia="Times New Roman" w:hAnsi="Aptos" w:cstheme="minorHAnsi"/>
            <w:color w:val="000000" w:themeColor="text1"/>
            <w:rPrChange w:id="58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is </w:delText>
        </w:r>
      </w:del>
      <w:r w:rsidRPr="001E1D48">
        <w:rPr>
          <w:rFonts w:ascii="Aptos" w:eastAsia="Times New Roman" w:hAnsi="Aptos" w:cstheme="minorHAnsi"/>
          <w:color w:val="000000" w:themeColor="text1"/>
          <w:rPrChange w:id="58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extracted (excluding </w:t>
      </w:r>
      <w:del w:id="584" w:author="Nathan Lo" w:date="2025-01-21T16:19:00Z">
        <w:r w:rsidRPr="001E1D48" w:rsidDel="00CF3671">
          <w:rPr>
            <w:rFonts w:ascii="Aptos" w:eastAsia="Times New Roman" w:hAnsi="Aptos" w:cstheme="minorHAnsi"/>
            <w:color w:val="000000" w:themeColor="text1"/>
            <w:rPrChange w:id="58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the </w:delText>
        </w:r>
      </w:del>
      <w:r w:rsidRPr="001E1D48">
        <w:rPr>
          <w:rFonts w:ascii="Aptos" w:eastAsia="Times New Roman" w:hAnsi="Aptos" w:cstheme="minorHAnsi"/>
          <w:color w:val="000000" w:themeColor="text1"/>
          <w:rPrChange w:id="58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hit</w:t>
      </w:r>
      <w:ins w:id="587" w:author="Nathan Lo" w:date="2025-01-21T16:19:00Z">
        <w:r w:rsidR="00CF3671" w:rsidRPr="001E1D48">
          <w:rPr>
            <w:rFonts w:ascii="Aptos" w:eastAsia="Times New Roman" w:hAnsi="Aptos" w:cstheme="minorHAnsi"/>
            <w:color w:val="000000" w:themeColor="text1"/>
            <w:rPrChange w:id="58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s</w:t>
        </w:r>
      </w:ins>
      <w:r w:rsidRPr="001E1D48">
        <w:rPr>
          <w:rFonts w:ascii="Aptos" w:eastAsia="Times New Roman" w:hAnsi="Aptos" w:cstheme="minorHAnsi"/>
          <w:color w:val="000000" w:themeColor="text1"/>
          <w:rPrChange w:id="58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to itself). This BLAST search </w:t>
      </w:r>
      <w:del w:id="590" w:author="Nathan Lo" w:date="2025-01-21T16:19:00Z">
        <w:r w:rsidRPr="001E1D48" w:rsidDel="00CF3671">
          <w:rPr>
            <w:rFonts w:ascii="Aptos" w:eastAsia="Times New Roman" w:hAnsi="Aptos" w:cstheme="minorHAnsi"/>
            <w:color w:val="000000" w:themeColor="text1"/>
            <w:rPrChange w:id="591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can be</w:delText>
        </w:r>
      </w:del>
      <w:ins w:id="592" w:author="Nathan Lo" w:date="2025-01-21T16:19:00Z">
        <w:r w:rsidR="00CF3671" w:rsidRPr="001E1D48">
          <w:rPr>
            <w:rFonts w:ascii="Aptos" w:eastAsia="Times New Roman" w:hAnsi="Aptos" w:cstheme="minorHAnsi"/>
            <w:color w:val="000000" w:themeColor="text1"/>
            <w:rPrChange w:id="59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was</w:t>
        </w:r>
      </w:ins>
      <w:r w:rsidRPr="001E1D48">
        <w:rPr>
          <w:rFonts w:ascii="Aptos" w:eastAsia="Times New Roman" w:hAnsi="Aptos" w:cstheme="minorHAnsi"/>
          <w:color w:val="000000" w:themeColor="text1"/>
          <w:rPrChange w:id="59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run for each genome</w:t>
      </w:r>
      <w:ins w:id="595" w:author="Nathan Lo" w:date="2025-01-21T16:20:00Z">
        <w:r w:rsidR="00CF3671" w:rsidRPr="001E1D48">
          <w:rPr>
            <w:rFonts w:ascii="Aptos" w:eastAsia="Times New Roman" w:hAnsi="Aptos" w:cstheme="minorHAnsi"/>
            <w:color w:val="000000" w:themeColor="text1"/>
            <w:rPrChange w:id="596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,</w:t>
        </w:r>
      </w:ins>
      <w:del w:id="597" w:author="Nathan Lo" w:date="2025-01-21T16:19:00Z">
        <w:r w:rsidRPr="001E1D48" w:rsidDel="00CF3671">
          <w:rPr>
            <w:rFonts w:ascii="Aptos" w:eastAsia="Times New Roman" w:hAnsi="Aptos" w:cstheme="minorHAnsi"/>
            <w:color w:val="000000" w:themeColor="text1"/>
            <w:rPrChange w:id="59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s</w:delText>
        </w:r>
      </w:del>
      <w:r w:rsidRPr="001E1D48">
        <w:rPr>
          <w:rFonts w:ascii="Aptos" w:eastAsia="Times New Roman" w:hAnsi="Aptos" w:cstheme="minorHAnsi"/>
          <w:color w:val="000000" w:themeColor="text1"/>
          <w:rPrChange w:id="59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using the following</w:t>
      </w:r>
      <w:commentRangeStart w:id="600"/>
      <w:r w:rsidRPr="001E1D48">
        <w:rPr>
          <w:rFonts w:ascii="Aptos" w:eastAsia="Times New Roman" w:hAnsi="Aptos" w:cstheme="minorHAnsi"/>
          <w:color w:val="000000" w:themeColor="text1"/>
          <w:rPrChange w:id="60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:</w:t>
      </w:r>
      <w:commentRangeEnd w:id="600"/>
      <w:r w:rsidR="00CF3671" w:rsidRPr="001E1D48">
        <w:rPr>
          <w:rStyle w:val="CommentReference"/>
          <w:rFonts w:ascii="Aptos" w:hAnsi="Aptos"/>
          <w:rPrChange w:id="602" w:author="Nathan Lo" w:date="2025-09-11T14:12:00Z">
            <w:rPr>
              <w:rStyle w:val="CommentReference"/>
            </w:rPr>
          </w:rPrChange>
        </w:rPr>
        <w:commentReference w:id="600"/>
      </w:r>
      <w:commentRangeEnd w:id="556"/>
      <w:r w:rsidR="002B29BE">
        <w:rPr>
          <w:rStyle w:val="CommentReference"/>
        </w:rPr>
        <w:commentReference w:id="556"/>
      </w:r>
      <w:commentRangeEnd w:id="557"/>
      <w:r w:rsidR="00571BFD">
        <w:rPr>
          <w:rStyle w:val="CommentReference"/>
        </w:rPr>
        <w:commentReference w:id="557"/>
      </w:r>
    </w:p>
    <w:p w14:paraId="543F81FD" w14:textId="77777777" w:rsidR="00F2154B" w:rsidRPr="001E1D48" w:rsidRDefault="00F2154B" w:rsidP="00790F30">
      <w:pPr>
        <w:jc w:val="both"/>
        <w:rPr>
          <w:rFonts w:ascii="Aptos" w:eastAsia="Times New Roman" w:hAnsi="Aptos" w:cstheme="minorHAnsi"/>
          <w:color w:val="000000" w:themeColor="text1"/>
          <w:rPrChange w:id="60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</w:pPr>
    </w:p>
    <w:p w14:paraId="13662E72" w14:textId="4FB00E28" w:rsidR="00D61AED" w:rsidRPr="001E1D48" w:rsidRDefault="0065342C" w:rsidP="00790F30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  <w:rPrChange w:id="60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</w:pPr>
      <w:r w:rsidRPr="001E1D48">
        <w:rPr>
          <w:rFonts w:ascii="Aptos" w:eastAsia="Times New Roman" w:hAnsi="Aptos" w:cstheme="minorHAnsi"/>
          <w:color w:val="000000" w:themeColor="text1"/>
          <w:rPrChange w:id="60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Some HGT inserts might be the result of a </w:t>
      </w:r>
      <w:del w:id="606" w:author="Nathan Lo" w:date="2025-01-21T16:21:00Z">
        <w:r w:rsidRPr="001E1D48" w:rsidDel="00CF3671">
          <w:rPr>
            <w:rFonts w:ascii="Aptos" w:eastAsia="Times New Roman" w:hAnsi="Aptos" w:cstheme="minorHAnsi"/>
            <w:color w:val="000000" w:themeColor="text1"/>
            <w:rPrChange w:id="607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real </w:delText>
        </w:r>
      </w:del>
      <w:r w:rsidRPr="001E1D48">
        <w:rPr>
          <w:rFonts w:ascii="Aptos" w:eastAsia="Times New Roman" w:hAnsi="Aptos" w:cstheme="minorHAnsi"/>
          <w:color w:val="000000" w:themeColor="text1"/>
          <w:rPrChange w:id="60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duplication</w:t>
      </w:r>
      <w:ins w:id="609" w:author="Nathan Lo" w:date="2025-01-21T16:21:00Z">
        <w:r w:rsidR="00CF3671" w:rsidRPr="001E1D48">
          <w:rPr>
            <w:rFonts w:ascii="Aptos" w:eastAsia="Times New Roman" w:hAnsi="Aptos" w:cstheme="minorHAnsi"/>
            <w:color w:val="000000" w:themeColor="text1"/>
            <w:rPrChange w:id="61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or transposition</w:t>
        </w:r>
      </w:ins>
      <w:r w:rsidRPr="001E1D48">
        <w:rPr>
          <w:rFonts w:ascii="Aptos" w:eastAsia="Times New Roman" w:hAnsi="Aptos" w:cstheme="minorHAnsi"/>
          <w:color w:val="000000" w:themeColor="text1"/>
          <w:rPrChange w:id="61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event</w:t>
      </w:r>
      <w:del w:id="612" w:author="Nathan Lo" w:date="2025-01-21T16:21:00Z">
        <w:r w:rsidR="00D61AED" w:rsidRPr="001E1D48" w:rsidDel="00CF3671">
          <w:rPr>
            <w:rFonts w:ascii="Aptos" w:eastAsia="Times New Roman" w:hAnsi="Aptos" w:cstheme="minorHAnsi"/>
            <w:color w:val="000000" w:themeColor="text1"/>
            <w:rPrChange w:id="61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 or transpositions</w:delText>
        </w:r>
      </w:del>
      <w:r w:rsidR="00D61AED" w:rsidRPr="001E1D48">
        <w:rPr>
          <w:rFonts w:ascii="Aptos" w:eastAsia="Times New Roman" w:hAnsi="Aptos" w:cstheme="minorHAnsi"/>
          <w:color w:val="000000" w:themeColor="text1"/>
          <w:rPrChange w:id="61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. To identify the number of unique HGT inserts within a genome (</w:t>
      </w:r>
      <w:proofErr w:type="gramStart"/>
      <w:r w:rsidR="00D61AED" w:rsidRPr="001E1D48">
        <w:rPr>
          <w:rFonts w:ascii="Aptos" w:eastAsia="Times New Roman" w:hAnsi="Aptos" w:cstheme="minorHAnsi"/>
          <w:color w:val="000000" w:themeColor="text1"/>
          <w:rPrChange w:id="61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i.e.</w:t>
      </w:r>
      <w:proofErr w:type="gramEnd"/>
      <w:r w:rsidR="00D61AED" w:rsidRPr="001E1D48">
        <w:rPr>
          <w:rFonts w:ascii="Aptos" w:eastAsia="Times New Roman" w:hAnsi="Aptos" w:cstheme="minorHAnsi"/>
          <w:color w:val="000000" w:themeColor="text1"/>
          <w:rPrChange w:id="61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to exclude these duplicated HGT inserts</w:t>
      </w:r>
      <w:ins w:id="617" w:author="Nathan Lo" w:date="2025-01-21T16:21:00Z">
        <w:r w:rsidR="00CF3671" w:rsidRPr="001E1D48">
          <w:rPr>
            <w:rFonts w:ascii="Aptos" w:eastAsia="Times New Roman" w:hAnsi="Aptos" w:cstheme="minorHAnsi"/>
            <w:color w:val="000000" w:themeColor="text1"/>
            <w:rPrChange w:id="61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, and identify those that originall</w:t>
        </w:r>
      </w:ins>
      <w:ins w:id="619" w:author="Nathan Lo" w:date="2025-01-21T16:22:00Z">
        <w:r w:rsidR="00CF3671" w:rsidRPr="001E1D48">
          <w:rPr>
            <w:rFonts w:ascii="Aptos" w:eastAsia="Times New Roman" w:hAnsi="Aptos" w:cstheme="minorHAnsi"/>
            <w:color w:val="000000" w:themeColor="text1"/>
            <w:rPrChange w:id="62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y arose from a </w:t>
        </w:r>
        <w:proofErr w:type="spellStart"/>
        <w:r w:rsidR="00CF3671" w:rsidRPr="001E1D48">
          <w:rPr>
            <w:rFonts w:ascii="Aptos" w:eastAsia="Times New Roman" w:hAnsi="Aptos" w:cstheme="minorHAnsi"/>
            <w:i/>
            <w:iCs/>
            <w:color w:val="000000" w:themeColor="text1"/>
            <w:rPrChange w:id="621" w:author="Nathan Lo" w:date="2025-09-11T14:12:00Z">
              <w:rPr>
                <w:rFonts w:eastAsia="Times New Roman" w:cstheme="minorHAnsi"/>
                <w:i/>
                <w:iCs/>
                <w:color w:val="000000" w:themeColor="text1"/>
              </w:rPr>
            </w:rPrChange>
          </w:rPr>
          <w:t>Blattabacterium</w:t>
        </w:r>
        <w:proofErr w:type="spellEnd"/>
        <w:r w:rsidR="00CF3671" w:rsidRPr="001E1D48">
          <w:rPr>
            <w:rFonts w:ascii="Aptos" w:eastAsia="Times New Roman" w:hAnsi="Aptos" w:cstheme="minorHAnsi"/>
            <w:color w:val="000000" w:themeColor="text1"/>
            <w:rPrChange w:id="62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genome</w:t>
        </w:r>
      </w:ins>
      <w:r w:rsidR="00D61AED" w:rsidRPr="001E1D48">
        <w:rPr>
          <w:rFonts w:ascii="Aptos" w:eastAsia="Times New Roman" w:hAnsi="Aptos" w:cstheme="minorHAnsi"/>
          <w:color w:val="000000" w:themeColor="text1"/>
          <w:rPrChange w:id="62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), we applied a similar approach to th</w:t>
      </w:r>
      <w:ins w:id="624" w:author="Nathan Lo" w:date="2025-01-21T16:22:00Z">
        <w:r w:rsidR="00CF3671" w:rsidRPr="001E1D48">
          <w:rPr>
            <w:rFonts w:ascii="Aptos" w:eastAsia="Times New Roman" w:hAnsi="Aptos" w:cstheme="minorHAnsi"/>
            <w:color w:val="000000" w:themeColor="text1"/>
            <w:rPrChange w:id="62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at used for the</w:t>
        </w:r>
      </w:ins>
      <w:del w:id="626" w:author="Nathan Lo" w:date="2025-01-21T16:22:00Z">
        <w:r w:rsidR="00D61AED" w:rsidRPr="001E1D48" w:rsidDel="00CF3671">
          <w:rPr>
            <w:rFonts w:ascii="Aptos" w:eastAsia="Times New Roman" w:hAnsi="Aptos" w:cstheme="minorHAnsi"/>
            <w:color w:val="000000" w:themeColor="text1"/>
            <w:rPrChange w:id="627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e</w:delText>
        </w:r>
      </w:del>
      <w:r w:rsidR="00D61AED" w:rsidRPr="001E1D48">
        <w:rPr>
          <w:rFonts w:ascii="Aptos" w:eastAsia="Times New Roman" w:hAnsi="Aptos" w:cstheme="minorHAnsi"/>
          <w:color w:val="000000" w:themeColor="text1"/>
          <w:rPrChange w:id="62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false duplication filter above: inserts were extracted with 300 bp of flanking sequence</w:t>
      </w:r>
      <w:ins w:id="629" w:author="Nathan Lo" w:date="2025-01-21T16:22:00Z">
        <w:r w:rsidR="00CF3671" w:rsidRPr="001E1D48">
          <w:rPr>
            <w:rFonts w:ascii="Aptos" w:eastAsia="Times New Roman" w:hAnsi="Aptos" w:cstheme="minorHAnsi"/>
            <w:color w:val="000000" w:themeColor="text1"/>
            <w:rPrChange w:id="63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,</w:t>
        </w:r>
      </w:ins>
      <w:r w:rsidR="00D61AED" w:rsidRPr="001E1D48">
        <w:rPr>
          <w:rFonts w:ascii="Aptos" w:eastAsia="Times New Roman" w:hAnsi="Aptos" w:cstheme="minorHAnsi"/>
          <w:color w:val="000000" w:themeColor="text1"/>
          <w:rPrChange w:id="63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then </w:t>
      </w:r>
      <w:proofErr w:type="spellStart"/>
      <w:r w:rsidR="00D61AED" w:rsidRPr="001E1D48">
        <w:rPr>
          <w:rFonts w:ascii="Aptos" w:eastAsia="Times New Roman" w:hAnsi="Aptos" w:cstheme="minorHAnsi"/>
          <w:color w:val="000000" w:themeColor="text1"/>
          <w:rPrChange w:id="63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BLASTed</w:t>
      </w:r>
      <w:proofErr w:type="spellEnd"/>
      <w:r w:rsidR="00D61AED" w:rsidRPr="001E1D48">
        <w:rPr>
          <w:rFonts w:ascii="Aptos" w:eastAsia="Times New Roman" w:hAnsi="Aptos" w:cstheme="minorHAnsi"/>
          <w:color w:val="000000" w:themeColor="text1"/>
          <w:rPrChange w:id="63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against all of the other inserts (with flanking) within the same genome. HGT inserts with a sequence identity &gt;70% (alternative threshold &gt;55%), and query coverage &gt;70% (alternative threshold &gt;55%) were considered duplicated.</w:t>
      </w:r>
      <w:r w:rsidR="00D61AED" w:rsidRPr="001E1D48">
        <w:rPr>
          <w:rFonts w:ascii="Aptos" w:eastAsia="Times New Roman" w:hAnsi="Aptos" w:cstheme="minorHAnsi"/>
          <w:color w:val="000000" w:themeColor="text1"/>
          <w:rPrChange w:id="63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br/>
      </w:r>
      <w:r w:rsidR="00D61AED" w:rsidRPr="001E1D48">
        <w:rPr>
          <w:rFonts w:ascii="Aptos" w:eastAsia="Times New Roman" w:hAnsi="Aptos" w:cstheme="minorHAnsi"/>
          <w:color w:val="000000" w:themeColor="text1"/>
          <w:rPrChange w:id="63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br/>
        <w:t>The</w:t>
      </w:r>
      <w:r w:rsidR="00AF29CB" w:rsidRPr="001E1D48">
        <w:rPr>
          <w:rFonts w:ascii="Aptos" w:eastAsia="Times New Roman" w:hAnsi="Aptos" w:cstheme="minorHAnsi"/>
          <w:color w:val="000000" w:themeColor="text1"/>
          <w:rPrChange w:id="63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genomics features in which the filtered inserts are located (such as intergenic regions, exons, introns, promoters) were identified using the relevant genome annotation files. This analysis was performed with </w:t>
      </w:r>
      <w:proofErr w:type="spellStart"/>
      <w:r w:rsidR="00AF29CB" w:rsidRPr="001E1D48">
        <w:rPr>
          <w:rFonts w:ascii="Aptos" w:eastAsia="Times New Roman" w:hAnsi="Aptos" w:cstheme="minorHAnsi"/>
          <w:color w:val="000000" w:themeColor="text1"/>
          <w:rPrChange w:id="63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Bedtools</w:t>
      </w:r>
      <w:proofErr w:type="spellEnd"/>
      <w:r w:rsidR="00AF29CB" w:rsidRPr="001E1D48">
        <w:rPr>
          <w:rFonts w:ascii="Aptos" w:eastAsia="Times New Roman" w:hAnsi="Aptos" w:cstheme="minorHAnsi"/>
          <w:color w:val="000000" w:themeColor="text1"/>
          <w:rPrChange w:id="63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and custom AWK scripts.</w:t>
      </w:r>
    </w:p>
    <w:p w14:paraId="2CCD55DA" w14:textId="0F580EB8" w:rsidR="00C53983" w:rsidRPr="001E1D48" w:rsidRDefault="006B4BD3" w:rsidP="00790F30">
      <w:pPr>
        <w:jc w:val="both"/>
        <w:rPr>
          <w:rFonts w:ascii="Aptos" w:eastAsia="Times New Roman" w:hAnsi="Aptos" w:cstheme="minorHAnsi"/>
          <w:color w:val="000000" w:themeColor="text1"/>
          <w:rPrChange w:id="63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</w:pPr>
      <w:r w:rsidRPr="001E1D48">
        <w:rPr>
          <w:rFonts w:ascii="Aptos" w:eastAsia="Times New Roman" w:hAnsi="Aptos" w:cstheme="minorHAnsi"/>
          <w:color w:val="000000" w:themeColor="text1"/>
          <w:rPrChange w:id="64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The minimum age of ancestral inserts across the phylogeny was estimated by comparing sequence similarity of inserts in other species to the sequence similarity of the </w:t>
      </w:r>
      <w:proofErr w:type="spellStart"/>
      <w:r w:rsidRPr="001E1D48">
        <w:rPr>
          <w:rFonts w:ascii="Aptos" w:eastAsia="Times New Roman" w:hAnsi="Aptos" w:cstheme="minorHAnsi"/>
          <w:i/>
          <w:iCs/>
          <w:color w:val="000000" w:themeColor="text1"/>
          <w:rPrChange w:id="64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Blattabacterium</w:t>
      </w:r>
      <w:proofErr w:type="spellEnd"/>
      <w:r w:rsidRPr="001E1D48">
        <w:rPr>
          <w:rFonts w:ascii="Aptos" w:eastAsia="Times New Roman" w:hAnsi="Aptos" w:cstheme="minorHAnsi"/>
          <w:color w:val="000000" w:themeColor="text1"/>
          <w:rPrChange w:id="64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</w:t>
      </w:r>
      <w:ins w:id="643" w:author="Nathan Lo" w:date="2025-01-21T16:39:00Z">
        <w:r w:rsidR="00B4507B" w:rsidRPr="001E1D48">
          <w:rPr>
            <w:rFonts w:ascii="Aptos" w:eastAsia="Times New Roman" w:hAnsi="Aptos" w:cstheme="minorHAnsi"/>
            <w:color w:val="000000" w:themeColor="text1"/>
            <w:rPrChange w:id="644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strain </w:t>
        </w:r>
      </w:ins>
      <w:r w:rsidRPr="001E1D48">
        <w:rPr>
          <w:rFonts w:ascii="Aptos" w:eastAsia="Times New Roman" w:hAnsi="Aptos" w:cstheme="minorHAnsi"/>
          <w:color w:val="000000" w:themeColor="text1"/>
          <w:rPrChange w:id="64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they harbour. </w:t>
      </w:r>
      <w:ins w:id="646" w:author="Nathan Lo" w:date="2025-01-21T16:40:00Z">
        <w:r w:rsidR="00B4507B" w:rsidRPr="001E1D48">
          <w:rPr>
            <w:rFonts w:ascii="Aptos" w:eastAsia="Times New Roman" w:hAnsi="Aptos" w:cstheme="minorHAnsi"/>
            <w:color w:val="000000" w:themeColor="text1"/>
            <w:rPrChange w:id="647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For </w:t>
        </w:r>
      </w:ins>
      <w:del w:id="648" w:author="Nathan Lo" w:date="2025-01-21T16:40:00Z">
        <w:r w:rsidR="005A44D8" w:rsidRPr="001E1D48" w:rsidDel="00B4507B">
          <w:rPr>
            <w:rFonts w:ascii="Aptos" w:eastAsia="Times New Roman" w:hAnsi="Aptos" w:cstheme="minorHAnsi"/>
            <w:color w:val="000000" w:themeColor="text1"/>
            <w:rPrChange w:id="649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For </w:delText>
        </w:r>
      </w:del>
      <w:ins w:id="650" w:author="Nathan Lo" w:date="2025-01-21T16:40:00Z">
        <w:r w:rsidR="00B4507B" w:rsidRPr="001E1D48">
          <w:rPr>
            <w:rFonts w:ascii="Aptos" w:eastAsia="Times New Roman" w:hAnsi="Aptos" w:cstheme="minorHAnsi"/>
            <w:color w:val="000000" w:themeColor="text1"/>
            <w:rPrChange w:id="651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s</w:t>
        </w:r>
      </w:ins>
      <w:del w:id="652" w:author="Nathan Lo" w:date="2025-01-21T16:40:00Z">
        <w:r w:rsidR="005A44D8" w:rsidRPr="001E1D48" w:rsidDel="00B4507B">
          <w:rPr>
            <w:rFonts w:ascii="Aptos" w:eastAsia="Times New Roman" w:hAnsi="Aptos" w:cstheme="minorHAnsi"/>
            <w:color w:val="000000" w:themeColor="text1"/>
            <w:rPrChange w:id="65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s</w:delText>
        </w:r>
      </w:del>
      <w:r w:rsidR="005A44D8" w:rsidRPr="001E1D48">
        <w:rPr>
          <w:rFonts w:ascii="Aptos" w:eastAsia="Times New Roman" w:hAnsi="Aptos" w:cstheme="minorHAnsi"/>
          <w:color w:val="000000" w:themeColor="text1"/>
          <w:rPrChange w:id="65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pecies </w:t>
      </w:r>
      <w:ins w:id="655" w:author="Nathan Lo" w:date="2025-01-21T16:40:00Z">
        <w:r w:rsidR="00B4507B" w:rsidRPr="001E1D48">
          <w:rPr>
            <w:rFonts w:ascii="Aptos" w:eastAsia="Times New Roman" w:hAnsi="Aptos" w:cstheme="minorHAnsi"/>
            <w:color w:val="000000" w:themeColor="text1"/>
            <w:rPrChange w:id="656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whose</w:t>
        </w:r>
      </w:ins>
      <w:del w:id="657" w:author="Nathan Lo" w:date="2025-01-21T16:40:00Z">
        <w:r w:rsidR="005A44D8" w:rsidRPr="001E1D48" w:rsidDel="00B4507B">
          <w:rPr>
            <w:rFonts w:ascii="Aptos" w:eastAsia="Times New Roman" w:hAnsi="Aptos" w:cstheme="minorHAnsi"/>
            <w:color w:val="000000" w:themeColor="text1"/>
            <w:rPrChange w:id="65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with multiple</w:delText>
        </w:r>
      </w:del>
      <w:r w:rsidR="005A44D8" w:rsidRPr="001E1D48">
        <w:rPr>
          <w:rFonts w:ascii="Aptos" w:eastAsia="Times New Roman" w:hAnsi="Aptos" w:cstheme="minorHAnsi"/>
          <w:color w:val="000000" w:themeColor="text1"/>
          <w:rPrChange w:id="65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genomes</w:t>
      </w:r>
      <w:ins w:id="660" w:author="Nathan Lo" w:date="2025-01-21T16:40:00Z">
        <w:r w:rsidR="00B4507B" w:rsidRPr="001E1D48">
          <w:rPr>
            <w:rFonts w:ascii="Aptos" w:eastAsia="Times New Roman" w:hAnsi="Aptos" w:cstheme="minorHAnsi"/>
            <w:color w:val="000000" w:themeColor="text1"/>
            <w:rPrChange w:id="661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have been sequenced multiple times by different research groups</w:t>
        </w:r>
      </w:ins>
      <w:r w:rsidR="005A44D8" w:rsidRPr="001E1D48">
        <w:rPr>
          <w:rFonts w:ascii="Aptos" w:eastAsia="Times New Roman" w:hAnsi="Aptos" w:cstheme="minorHAnsi"/>
          <w:color w:val="000000" w:themeColor="text1"/>
          <w:rPrChange w:id="66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(</w:t>
      </w:r>
      <w:proofErr w:type="gramStart"/>
      <w:r w:rsidR="005A44D8" w:rsidRPr="001E1D48">
        <w:rPr>
          <w:rFonts w:ascii="Aptos" w:eastAsia="Times New Roman" w:hAnsi="Aptos" w:cstheme="minorHAnsi"/>
          <w:color w:val="000000" w:themeColor="text1"/>
          <w:rPrChange w:id="66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i.e.</w:t>
      </w:r>
      <w:proofErr w:type="gramEnd"/>
      <w:r w:rsidR="005A44D8" w:rsidRPr="001E1D48">
        <w:rPr>
          <w:rFonts w:ascii="Aptos" w:eastAsia="Times New Roman" w:hAnsi="Aptos" w:cstheme="minorHAnsi"/>
          <w:color w:val="000000" w:themeColor="text1"/>
          <w:rPrChange w:id="66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</w:t>
      </w:r>
      <w:proofErr w:type="spellStart"/>
      <w:r w:rsidR="005A44D8" w:rsidRPr="001E1D48">
        <w:rPr>
          <w:rFonts w:ascii="Aptos" w:eastAsia="Times New Roman" w:hAnsi="Aptos" w:cstheme="minorHAnsi"/>
          <w:i/>
          <w:color w:val="000000" w:themeColor="text1"/>
          <w:rPrChange w:id="665" w:author="Nathan Lo" w:date="2025-09-11T14:12:00Z">
            <w:rPr>
              <w:rFonts w:eastAsia="Times New Roman" w:cstheme="minorHAnsi"/>
              <w:i/>
              <w:color w:val="000000" w:themeColor="text1"/>
            </w:rPr>
          </w:rPrChange>
        </w:rPr>
        <w:t>Periplaneta</w:t>
      </w:r>
      <w:proofErr w:type="spellEnd"/>
      <w:r w:rsidR="005A44D8" w:rsidRPr="001E1D48">
        <w:rPr>
          <w:rFonts w:ascii="Aptos" w:eastAsia="Times New Roman" w:hAnsi="Aptos" w:cstheme="minorHAnsi"/>
          <w:i/>
          <w:color w:val="000000" w:themeColor="text1"/>
          <w:rPrChange w:id="666" w:author="Nathan Lo" w:date="2025-09-11T14:12:00Z">
            <w:rPr>
              <w:rFonts w:eastAsia="Times New Roman" w:cstheme="minorHAnsi"/>
              <w:i/>
              <w:color w:val="000000" w:themeColor="text1"/>
            </w:rPr>
          </w:rPrChange>
        </w:rPr>
        <w:t xml:space="preserve"> americana</w:t>
      </w:r>
      <w:r w:rsidR="005A44D8" w:rsidRPr="001E1D48">
        <w:rPr>
          <w:rFonts w:ascii="Aptos" w:eastAsia="Times New Roman" w:hAnsi="Aptos" w:cstheme="minorHAnsi"/>
          <w:color w:val="000000" w:themeColor="text1"/>
          <w:rPrChange w:id="66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, </w:t>
      </w:r>
      <w:r w:rsidR="005A44D8" w:rsidRPr="001E1D48">
        <w:rPr>
          <w:rFonts w:ascii="Aptos" w:eastAsia="Times New Roman" w:hAnsi="Aptos" w:cstheme="minorHAnsi"/>
          <w:i/>
          <w:color w:val="000000" w:themeColor="text1"/>
          <w:rPrChange w:id="668" w:author="Nathan Lo" w:date="2025-09-11T14:12:00Z">
            <w:rPr>
              <w:rFonts w:eastAsia="Times New Roman" w:cstheme="minorHAnsi"/>
              <w:i/>
              <w:color w:val="000000" w:themeColor="text1"/>
            </w:rPr>
          </w:rPrChange>
        </w:rPr>
        <w:t>Blattella germanica</w:t>
      </w:r>
      <w:r w:rsidR="005A44D8" w:rsidRPr="001E1D48">
        <w:rPr>
          <w:rFonts w:ascii="Aptos" w:eastAsia="Times New Roman" w:hAnsi="Aptos" w:cstheme="minorHAnsi"/>
          <w:color w:val="000000" w:themeColor="text1"/>
          <w:rPrChange w:id="66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, and </w:t>
      </w:r>
      <w:proofErr w:type="spellStart"/>
      <w:r w:rsidR="005A44D8" w:rsidRPr="001E1D48">
        <w:rPr>
          <w:rFonts w:ascii="Aptos" w:eastAsia="Times New Roman" w:hAnsi="Aptos" w:cstheme="minorHAnsi"/>
          <w:i/>
          <w:color w:val="000000" w:themeColor="text1"/>
          <w:rPrChange w:id="670" w:author="Nathan Lo" w:date="2025-09-11T14:12:00Z">
            <w:rPr>
              <w:rFonts w:eastAsia="Times New Roman" w:cstheme="minorHAnsi"/>
              <w:i/>
              <w:color w:val="000000" w:themeColor="text1"/>
            </w:rPr>
          </w:rPrChange>
        </w:rPr>
        <w:t>Zootermopsis</w:t>
      </w:r>
      <w:proofErr w:type="spellEnd"/>
      <w:r w:rsidR="005A44D8" w:rsidRPr="001E1D48">
        <w:rPr>
          <w:rFonts w:ascii="Aptos" w:eastAsia="Times New Roman" w:hAnsi="Aptos" w:cstheme="minorHAnsi"/>
          <w:i/>
          <w:color w:val="000000" w:themeColor="text1"/>
          <w:rPrChange w:id="671" w:author="Nathan Lo" w:date="2025-09-11T14:12:00Z">
            <w:rPr>
              <w:rFonts w:eastAsia="Times New Roman" w:cstheme="minorHAnsi"/>
              <w:i/>
              <w:color w:val="000000" w:themeColor="text1"/>
            </w:rPr>
          </w:rPrChange>
        </w:rPr>
        <w:t xml:space="preserve"> </w:t>
      </w:r>
      <w:proofErr w:type="spellStart"/>
      <w:r w:rsidR="005A44D8" w:rsidRPr="001E1D48">
        <w:rPr>
          <w:rFonts w:ascii="Aptos" w:eastAsia="Times New Roman" w:hAnsi="Aptos" w:cstheme="minorHAnsi"/>
          <w:i/>
          <w:color w:val="000000" w:themeColor="text1"/>
          <w:rPrChange w:id="672" w:author="Nathan Lo" w:date="2025-09-11T14:12:00Z">
            <w:rPr>
              <w:rFonts w:eastAsia="Times New Roman" w:cstheme="minorHAnsi"/>
              <w:i/>
              <w:color w:val="000000" w:themeColor="text1"/>
            </w:rPr>
          </w:rPrChange>
        </w:rPr>
        <w:t>nevadensis</w:t>
      </w:r>
      <w:proofErr w:type="spellEnd"/>
      <w:r w:rsidR="005A44D8" w:rsidRPr="001E1D48">
        <w:rPr>
          <w:rFonts w:ascii="Aptos" w:eastAsia="Times New Roman" w:hAnsi="Aptos" w:cstheme="minorHAnsi"/>
          <w:color w:val="000000" w:themeColor="text1"/>
          <w:rPrChange w:id="67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), only the genome version with the most inserts was analysed. </w:t>
      </w:r>
      <w:commentRangeStart w:id="674"/>
      <w:commentRangeStart w:id="675"/>
      <w:r w:rsidR="005A44D8" w:rsidRPr="00281557">
        <w:rPr>
          <w:rFonts w:ascii="Aptos" w:eastAsia="Times New Roman" w:hAnsi="Aptos" w:cstheme="minorHAnsi"/>
          <w:color w:val="000000" w:themeColor="text1"/>
          <w:rPrChange w:id="676" w:author="Microsoft Office User" w:date="2025-09-28T11:18:00Z">
            <w:rPr>
              <w:rFonts w:eastAsia="Times New Roman" w:cstheme="minorHAnsi"/>
              <w:color w:val="000000" w:themeColor="text1"/>
            </w:rPr>
          </w:rPrChange>
        </w:rPr>
        <w:t>Further</w:t>
      </w:r>
      <w:commentRangeEnd w:id="674"/>
      <w:r w:rsidR="00B4507B" w:rsidRPr="00281557">
        <w:rPr>
          <w:rStyle w:val="CommentReference"/>
          <w:rFonts w:ascii="Aptos" w:hAnsi="Aptos"/>
          <w:rPrChange w:id="677" w:author="Microsoft Office User" w:date="2025-09-28T11:18:00Z">
            <w:rPr>
              <w:rStyle w:val="CommentReference"/>
            </w:rPr>
          </w:rPrChange>
        </w:rPr>
        <w:commentReference w:id="674"/>
      </w:r>
      <w:commentRangeEnd w:id="675"/>
      <w:r w:rsidR="00281557" w:rsidRPr="00281557">
        <w:rPr>
          <w:rStyle w:val="CommentReference"/>
        </w:rPr>
        <w:commentReference w:id="675"/>
      </w:r>
      <w:r w:rsidR="005A44D8" w:rsidRPr="00281557">
        <w:rPr>
          <w:rFonts w:ascii="Aptos" w:eastAsia="Times New Roman" w:hAnsi="Aptos" w:cstheme="minorHAnsi"/>
          <w:color w:val="000000" w:themeColor="text1"/>
          <w:rPrChange w:id="678" w:author="Microsoft Office User" w:date="2025-09-28T11:18:00Z">
            <w:rPr>
              <w:rFonts w:eastAsia="Times New Roman" w:cstheme="minorHAnsi"/>
              <w:color w:val="000000" w:themeColor="text1"/>
            </w:rPr>
          </w:rPrChange>
        </w:rPr>
        <w:t xml:space="preserve">, inserts that are part of a duplication/transposition event, characterised above, were </w:t>
      </w:r>
      <w:ins w:id="679" w:author="Microsoft Office User" w:date="2025-09-28T11:17:00Z">
        <w:r w:rsidR="00281557" w:rsidRPr="00281557">
          <w:rPr>
            <w:rFonts w:ascii="Aptos" w:eastAsia="Times New Roman" w:hAnsi="Aptos" w:cstheme="minorHAnsi"/>
            <w:color w:val="000000" w:themeColor="text1"/>
            <w:rPrChange w:id="680" w:author="Microsoft Office User" w:date="2025-09-28T11:18:00Z">
              <w:rPr>
                <w:rFonts w:ascii="Aptos" w:eastAsia="Times New Roman" w:hAnsi="Aptos" w:cstheme="minorHAnsi"/>
                <w:color w:val="000000" w:themeColor="text1"/>
                <w:highlight w:val="yellow"/>
              </w:rPr>
            </w:rPrChange>
          </w:rPr>
          <w:t>ex</w:t>
        </w:r>
      </w:ins>
      <w:del w:id="681" w:author="Microsoft Office User" w:date="2025-09-28T11:17:00Z">
        <w:r w:rsidR="005A44D8" w:rsidRPr="00281557" w:rsidDel="00281557">
          <w:rPr>
            <w:rFonts w:ascii="Aptos" w:eastAsia="Times New Roman" w:hAnsi="Aptos" w:cstheme="minorHAnsi"/>
            <w:color w:val="000000" w:themeColor="text1"/>
            <w:rPrChange w:id="682" w:author="Microsoft Office User" w:date="2025-09-28T11:18:00Z">
              <w:rPr>
                <w:rFonts w:eastAsia="Times New Roman" w:cstheme="minorHAnsi"/>
                <w:color w:val="000000" w:themeColor="text1"/>
              </w:rPr>
            </w:rPrChange>
          </w:rPr>
          <w:delText>in</w:delText>
        </w:r>
      </w:del>
      <w:r w:rsidR="005A44D8" w:rsidRPr="00281557">
        <w:rPr>
          <w:rFonts w:ascii="Aptos" w:eastAsia="Times New Roman" w:hAnsi="Aptos" w:cstheme="minorHAnsi"/>
          <w:color w:val="000000" w:themeColor="text1"/>
          <w:rPrChange w:id="683" w:author="Microsoft Office User" w:date="2025-09-28T11:18:00Z">
            <w:rPr>
              <w:rFonts w:eastAsia="Times New Roman" w:cstheme="minorHAnsi"/>
              <w:color w:val="000000" w:themeColor="text1"/>
            </w:rPr>
          </w:rPrChange>
        </w:rPr>
        <w:t>clud</w:t>
      </w:r>
      <w:ins w:id="684" w:author="Nathan Lo" w:date="2025-01-21T16:41:00Z">
        <w:r w:rsidR="00B4507B" w:rsidRPr="00281557">
          <w:rPr>
            <w:rFonts w:ascii="Aptos" w:eastAsia="Times New Roman" w:hAnsi="Aptos" w:cstheme="minorHAnsi"/>
            <w:color w:val="000000" w:themeColor="text1"/>
            <w:rPrChange w:id="685" w:author="Microsoft Office User" w:date="2025-09-28T11:18:00Z">
              <w:rPr>
                <w:rFonts w:eastAsia="Times New Roman" w:cstheme="minorHAnsi"/>
                <w:color w:val="000000" w:themeColor="text1"/>
              </w:rPr>
            </w:rPrChange>
          </w:rPr>
          <w:t>ed</w:t>
        </w:r>
      </w:ins>
      <w:del w:id="686" w:author="Nathan Lo" w:date="2025-01-21T16:41:00Z">
        <w:r w:rsidR="005A44D8" w:rsidRPr="00281557" w:rsidDel="00B4507B">
          <w:rPr>
            <w:rFonts w:ascii="Aptos" w:eastAsia="Times New Roman" w:hAnsi="Aptos" w:cstheme="minorHAnsi"/>
            <w:color w:val="000000" w:themeColor="text1"/>
            <w:rPrChange w:id="687" w:author="Microsoft Office User" w:date="2025-09-28T11:18:00Z">
              <w:rPr>
                <w:rFonts w:eastAsia="Times New Roman" w:cstheme="minorHAnsi"/>
                <w:color w:val="000000" w:themeColor="text1"/>
              </w:rPr>
            </w:rPrChange>
          </w:rPr>
          <w:delText>ing</w:delText>
        </w:r>
      </w:del>
      <w:r w:rsidR="005A44D8" w:rsidRPr="00281557">
        <w:rPr>
          <w:rFonts w:ascii="Aptos" w:eastAsia="Times New Roman" w:hAnsi="Aptos" w:cstheme="minorHAnsi"/>
          <w:color w:val="000000" w:themeColor="text1"/>
          <w:rPrChange w:id="688" w:author="Microsoft Office User" w:date="2025-09-28T11:18:00Z">
            <w:rPr>
              <w:rFonts w:eastAsia="Times New Roman" w:cstheme="minorHAnsi"/>
              <w:color w:val="000000" w:themeColor="text1"/>
            </w:rPr>
          </w:rPrChange>
        </w:rPr>
        <w:t xml:space="preserve"> in this dating analysis.</w:t>
      </w:r>
      <w:r w:rsidR="005A44D8" w:rsidRPr="001E1D48">
        <w:rPr>
          <w:rFonts w:ascii="Aptos" w:eastAsia="Times New Roman" w:hAnsi="Aptos" w:cstheme="minorHAnsi"/>
          <w:color w:val="000000" w:themeColor="text1"/>
          <w:rPrChange w:id="68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To identify </w:t>
      </w:r>
      <w:ins w:id="690" w:author="Microsoft Office User" w:date="2025-09-28T20:22:00Z">
        <w:r w:rsidR="00A82A7F">
          <w:rPr>
            <w:rFonts w:ascii="Aptos" w:eastAsia="Times New Roman" w:hAnsi="Aptos" w:cstheme="minorHAnsi"/>
            <w:color w:val="000000" w:themeColor="text1"/>
          </w:rPr>
          <w:t xml:space="preserve">putatively </w:t>
        </w:r>
      </w:ins>
      <w:r w:rsidR="005A44D8" w:rsidRPr="001E1D48">
        <w:rPr>
          <w:rFonts w:ascii="Aptos" w:eastAsia="Times New Roman" w:hAnsi="Aptos" w:cstheme="minorHAnsi"/>
          <w:color w:val="000000" w:themeColor="text1"/>
          <w:rPrChange w:id="69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ancestral inserts</w:t>
      </w:r>
      <w:ins w:id="692" w:author="Nathan Lo" w:date="2025-01-21T16:43:00Z">
        <w:r w:rsidR="00B4507B" w:rsidRPr="001E1D48">
          <w:rPr>
            <w:rFonts w:ascii="Aptos" w:eastAsia="Times New Roman" w:hAnsi="Aptos" w:cstheme="minorHAnsi"/>
            <w:color w:val="000000" w:themeColor="text1"/>
            <w:rPrChange w:id="69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,</w:t>
        </w:r>
      </w:ins>
      <w:del w:id="694" w:author="Nathan Lo" w:date="2025-01-21T16:42:00Z">
        <w:r w:rsidR="005A44D8" w:rsidRPr="001E1D48" w:rsidDel="00B4507B">
          <w:rPr>
            <w:rFonts w:ascii="Aptos" w:eastAsia="Times New Roman" w:hAnsi="Aptos" w:cstheme="minorHAnsi"/>
            <w:color w:val="000000" w:themeColor="text1"/>
            <w:rPrChange w:id="69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, f</w:delText>
        </w:r>
        <w:r w:rsidRPr="001E1D48" w:rsidDel="00B4507B">
          <w:rPr>
            <w:rFonts w:ascii="Aptos" w:eastAsia="Times New Roman" w:hAnsi="Aptos" w:cstheme="minorHAnsi"/>
            <w:color w:val="000000" w:themeColor="text1"/>
            <w:rPrChange w:id="696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irst, </w:delText>
        </w:r>
        <w:r w:rsidR="005A44D8" w:rsidRPr="001E1D48" w:rsidDel="00B4507B">
          <w:rPr>
            <w:rFonts w:ascii="Aptos" w:eastAsia="Times New Roman" w:hAnsi="Aptos" w:cstheme="minorHAnsi"/>
            <w:color w:val="000000" w:themeColor="text1"/>
            <w:rPrChange w:id="697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t</w:delText>
        </w:r>
        <w:r w:rsidR="0065342C" w:rsidRPr="001E1D48" w:rsidDel="00B4507B">
          <w:rPr>
            <w:rFonts w:ascii="Aptos" w:eastAsia="Times New Roman" w:hAnsi="Aptos" w:cstheme="minorHAnsi"/>
            <w:color w:val="000000" w:themeColor="text1"/>
            <w:rPrChange w:id="69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he</w:delText>
        </w:r>
      </w:del>
      <w:r w:rsidR="0065342C" w:rsidRPr="001E1D48">
        <w:rPr>
          <w:rFonts w:ascii="Aptos" w:eastAsia="Times New Roman" w:hAnsi="Aptos" w:cstheme="minorHAnsi"/>
          <w:color w:val="000000" w:themeColor="text1"/>
          <w:rPrChange w:id="69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</w:t>
      </w:r>
      <w:ins w:id="700" w:author="Microsoft Office User" w:date="2025-09-28T20:22:00Z">
        <w:r w:rsidR="00A82A7F">
          <w:rPr>
            <w:rFonts w:ascii="Aptos" w:eastAsia="Times New Roman" w:hAnsi="Aptos" w:cstheme="minorHAnsi"/>
            <w:color w:val="000000" w:themeColor="text1"/>
          </w:rPr>
          <w:t xml:space="preserve">the </w:t>
        </w:r>
      </w:ins>
      <w:r w:rsidR="0065342C" w:rsidRPr="001E1D48">
        <w:rPr>
          <w:rFonts w:ascii="Aptos" w:eastAsia="Times New Roman" w:hAnsi="Aptos" w:cstheme="minorHAnsi"/>
          <w:color w:val="000000" w:themeColor="text1"/>
          <w:rPrChange w:id="70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filtered inserts </w:t>
      </w:r>
      <w:r w:rsidR="005A44D8" w:rsidRPr="001E1D48">
        <w:rPr>
          <w:rFonts w:ascii="Aptos" w:eastAsia="Times New Roman" w:hAnsi="Aptos" w:cstheme="minorHAnsi"/>
          <w:color w:val="000000" w:themeColor="text1"/>
          <w:rPrChange w:id="70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were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70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</w:t>
      </w:r>
      <w:ins w:id="704" w:author="Nathan Lo" w:date="2025-01-21T16:42:00Z">
        <w:r w:rsidR="00B4507B" w:rsidRPr="001E1D48">
          <w:rPr>
            <w:rFonts w:ascii="Aptos" w:eastAsia="Times New Roman" w:hAnsi="Aptos" w:cstheme="minorHAnsi"/>
            <w:color w:val="000000" w:themeColor="text1"/>
            <w:rPrChange w:id="70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first </w:t>
        </w:r>
      </w:ins>
      <w:r w:rsidR="0065342C" w:rsidRPr="001E1D48">
        <w:rPr>
          <w:rFonts w:ascii="Aptos" w:eastAsia="Times New Roman" w:hAnsi="Aptos" w:cstheme="minorHAnsi"/>
          <w:color w:val="000000" w:themeColor="text1"/>
          <w:rPrChange w:id="70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extracted from the genomes </w:t>
      </w:r>
      <w:del w:id="707" w:author="Microsoft Office User" w:date="2025-09-28T11:18:00Z">
        <w:r w:rsidR="0065342C" w:rsidRPr="001E1D48" w:rsidDel="00281557">
          <w:rPr>
            <w:rFonts w:ascii="Aptos" w:eastAsia="Times New Roman" w:hAnsi="Aptos" w:cstheme="minorHAnsi"/>
            <w:color w:val="000000" w:themeColor="text1"/>
            <w:rPrChange w:id="70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as </w:delText>
        </w:r>
      </w:del>
      <w:r w:rsidR="005A44D8" w:rsidRPr="001E1D48">
        <w:rPr>
          <w:rFonts w:ascii="Aptos" w:eastAsia="Times New Roman" w:hAnsi="Aptos" w:cstheme="minorHAnsi"/>
          <w:color w:val="000000" w:themeColor="text1"/>
          <w:rPrChange w:id="70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using </w:t>
      </w:r>
      <w:proofErr w:type="spellStart"/>
      <w:r w:rsidR="005A44D8" w:rsidRPr="001E1D48">
        <w:rPr>
          <w:rFonts w:ascii="Aptos" w:eastAsia="Times New Roman" w:hAnsi="Aptos" w:cstheme="minorHAnsi"/>
          <w:color w:val="000000" w:themeColor="text1"/>
          <w:rPrChange w:id="71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bedtools</w:t>
      </w:r>
      <w:proofErr w:type="spellEnd"/>
      <w:r w:rsidR="005A44D8" w:rsidRPr="001E1D48">
        <w:rPr>
          <w:rFonts w:ascii="Aptos" w:eastAsia="Times New Roman" w:hAnsi="Aptos" w:cstheme="minorHAnsi"/>
          <w:color w:val="000000" w:themeColor="text1"/>
          <w:rPrChange w:id="71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. Second, each 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71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insert </w:t>
      </w:r>
      <w:r w:rsidR="005A44D8" w:rsidRPr="001E1D48">
        <w:rPr>
          <w:rFonts w:ascii="Aptos" w:eastAsia="Times New Roman" w:hAnsi="Aptos" w:cstheme="minorHAnsi"/>
          <w:color w:val="000000" w:themeColor="text1"/>
          <w:rPrChange w:id="71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from a cockroach genome was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71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</w:t>
      </w:r>
      <w:proofErr w:type="spellStart"/>
      <w:r w:rsidR="0065342C" w:rsidRPr="001E1D48">
        <w:rPr>
          <w:rFonts w:ascii="Aptos" w:eastAsia="Times New Roman" w:hAnsi="Aptos" w:cstheme="minorHAnsi"/>
          <w:color w:val="000000" w:themeColor="text1"/>
          <w:rPrChange w:id="71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BLASTed</w:t>
      </w:r>
      <w:proofErr w:type="spellEnd"/>
      <w:r w:rsidR="0065342C" w:rsidRPr="001E1D48">
        <w:rPr>
          <w:rFonts w:ascii="Aptos" w:eastAsia="Times New Roman" w:hAnsi="Aptos" w:cstheme="minorHAnsi"/>
          <w:color w:val="000000" w:themeColor="text1"/>
          <w:rPrChange w:id="71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against the </w:t>
      </w:r>
      <w:r w:rsidR="005A44D8" w:rsidRPr="001E1D48">
        <w:rPr>
          <w:rFonts w:ascii="Aptos" w:eastAsia="Times New Roman" w:hAnsi="Aptos" w:cstheme="minorHAnsi"/>
          <w:color w:val="000000" w:themeColor="text1"/>
          <w:rPrChange w:id="71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specific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71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</w:t>
      </w:r>
      <w:proofErr w:type="spellStart"/>
      <w:r w:rsidR="0065342C" w:rsidRPr="001E1D48">
        <w:rPr>
          <w:rFonts w:ascii="Aptos" w:eastAsia="Times New Roman" w:hAnsi="Aptos" w:cstheme="minorHAnsi"/>
          <w:i/>
          <w:color w:val="000000" w:themeColor="text1"/>
          <w:rPrChange w:id="719" w:author="Nathan Lo" w:date="2025-09-11T14:12:00Z">
            <w:rPr>
              <w:rFonts w:eastAsia="Times New Roman" w:cstheme="minorHAnsi"/>
              <w:i/>
              <w:color w:val="000000" w:themeColor="text1"/>
            </w:rPr>
          </w:rPrChange>
        </w:rPr>
        <w:t>Blattabacterium</w:t>
      </w:r>
      <w:proofErr w:type="spellEnd"/>
      <w:r w:rsidR="0065342C" w:rsidRPr="001E1D48">
        <w:rPr>
          <w:rFonts w:ascii="Aptos" w:eastAsia="Times New Roman" w:hAnsi="Aptos" w:cstheme="minorHAnsi"/>
          <w:color w:val="000000" w:themeColor="text1"/>
          <w:rPrChange w:id="72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strain </w:t>
      </w:r>
      <w:r w:rsidR="005A44D8" w:rsidRPr="001E1D48">
        <w:rPr>
          <w:rFonts w:ascii="Aptos" w:eastAsia="Times New Roman" w:hAnsi="Aptos" w:cstheme="minorHAnsi"/>
          <w:color w:val="000000" w:themeColor="text1"/>
          <w:rPrChange w:id="72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that the species harbours. Note, species-specific </w:t>
      </w:r>
      <w:proofErr w:type="spellStart"/>
      <w:r w:rsidR="005A44D8" w:rsidRPr="001E1D48">
        <w:rPr>
          <w:rFonts w:ascii="Aptos" w:eastAsia="Times New Roman" w:hAnsi="Aptos" w:cstheme="minorHAnsi"/>
          <w:i/>
          <w:iCs/>
          <w:color w:val="000000" w:themeColor="text1"/>
          <w:rPrChange w:id="72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Blattabacterium</w:t>
      </w:r>
      <w:proofErr w:type="spellEnd"/>
      <w:r w:rsidR="005A44D8" w:rsidRPr="001E1D48">
        <w:rPr>
          <w:rFonts w:ascii="Aptos" w:eastAsia="Times New Roman" w:hAnsi="Aptos" w:cstheme="minorHAnsi"/>
          <w:color w:val="000000" w:themeColor="text1"/>
          <w:rPrChange w:id="72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genomes were not available for all genomes analysed here</w:t>
      </w:r>
      <w:ins w:id="724" w:author="Nathan Lo" w:date="2025-01-21T16:56:00Z">
        <w:r w:rsidR="001D3140" w:rsidRPr="001E1D48">
          <w:rPr>
            <w:rFonts w:ascii="Aptos" w:eastAsia="Times New Roman" w:hAnsi="Aptos" w:cstheme="minorHAnsi"/>
            <w:color w:val="000000" w:themeColor="text1"/>
            <w:rPrChange w:id="72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: </w:t>
        </w:r>
        <w:commentRangeStart w:id="726"/>
        <w:commentRangeStart w:id="727"/>
        <w:commentRangeStart w:id="728"/>
        <w:r w:rsidR="001D3140" w:rsidRPr="00A82A7F">
          <w:rPr>
            <w:rFonts w:ascii="Aptos" w:eastAsia="Times New Roman" w:hAnsi="Aptos" w:cstheme="minorHAnsi"/>
            <w:color w:val="000000" w:themeColor="text1"/>
            <w:highlight w:val="red"/>
            <w:rPrChange w:id="729" w:author="Microsoft Office User" w:date="2025-09-28T20:25:00Z">
              <w:rPr>
                <w:rFonts w:eastAsia="Times New Roman" w:cstheme="minorHAnsi"/>
                <w:color w:val="000000" w:themeColor="text1"/>
              </w:rPr>
            </w:rPrChange>
          </w:rPr>
          <w:t xml:space="preserve">in this case, the genome of the closest available relative </w:t>
        </w:r>
        <w:commentRangeEnd w:id="726"/>
        <w:r w:rsidR="001D3140" w:rsidRPr="00A82A7F">
          <w:rPr>
            <w:rStyle w:val="CommentReference"/>
            <w:rFonts w:ascii="Aptos" w:hAnsi="Aptos"/>
            <w:highlight w:val="red"/>
            <w:rPrChange w:id="730" w:author="Microsoft Office User" w:date="2025-09-28T20:25:00Z">
              <w:rPr>
                <w:rStyle w:val="CommentReference"/>
              </w:rPr>
            </w:rPrChange>
          </w:rPr>
          <w:commentReference w:id="726"/>
        </w:r>
      </w:ins>
      <w:commentRangeEnd w:id="727"/>
      <w:r w:rsidR="00A82A7F" w:rsidRPr="00A82A7F">
        <w:rPr>
          <w:rStyle w:val="CommentReference"/>
          <w:highlight w:val="red"/>
          <w:rPrChange w:id="731" w:author="Microsoft Office User" w:date="2025-09-28T20:25:00Z">
            <w:rPr>
              <w:rStyle w:val="CommentReference"/>
            </w:rPr>
          </w:rPrChange>
        </w:rPr>
        <w:commentReference w:id="727"/>
      </w:r>
      <w:commentRangeEnd w:id="728"/>
      <w:r w:rsidR="00571BFD">
        <w:rPr>
          <w:rStyle w:val="CommentReference"/>
        </w:rPr>
        <w:commentReference w:id="728"/>
      </w:r>
      <w:ins w:id="732" w:author="Nathan Lo" w:date="2025-01-21T16:56:00Z">
        <w:r w:rsidR="001D3140" w:rsidRPr="00A82A7F">
          <w:rPr>
            <w:rFonts w:ascii="Aptos" w:eastAsia="Times New Roman" w:hAnsi="Aptos" w:cstheme="minorHAnsi"/>
            <w:color w:val="000000" w:themeColor="text1"/>
            <w:highlight w:val="red"/>
            <w:rPrChange w:id="733" w:author="Microsoft Office User" w:date="2025-09-28T20:25:00Z">
              <w:rPr>
                <w:rFonts w:eastAsia="Times New Roman" w:cstheme="minorHAnsi"/>
                <w:color w:val="000000" w:themeColor="text1"/>
              </w:rPr>
            </w:rPrChange>
          </w:rPr>
          <w:t>was used</w:t>
        </w:r>
      </w:ins>
      <w:r w:rsidR="005A44D8" w:rsidRPr="001E1D48">
        <w:rPr>
          <w:rFonts w:ascii="Aptos" w:eastAsia="Times New Roman" w:hAnsi="Aptos" w:cstheme="minorHAnsi"/>
          <w:color w:val="000000" w:themeColor="text1"/>
          <w:rPrChange w:id="73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(Tabl</w:t>
      </w:r>
      <w:r w:rsidR="006A0874" w:rsidRPr="001E1D48">
        <w:rPr>
          <w:rFonts w:ascii="Aptos" w:eastAsia="Times New Roman" w:hAnsi="Aptos" w:cstheme="minorHAnsi"/>
          <w:color w:val="000000" w:themeColor="text1"/>
          <w:rPrChange w:id="73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e</w:t>
      </w:r>
      <w:r w:rsidR="005A44D8" w:rsidRPr="001E1D48">
        <w:rPr>
          <w:rFonts w:ascii="Aptos" w:eastAsia="Times New Roman" w:hAnsi="Aptos" w:cstheme="minorHAnsi"/>
          <w:color w:val="000000" w:themeColor="text1"/>
          <w:rPrChange w:id="73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S1</w:t>
      </w:r>
      <w:del w:id="737" w:author="Microsoft Office User" w:date="2025-09-28T20:26:00Z">
        <w:r w:rsidR="005A44D8" w:rsidRPr="001E1D48" w:rsidDel="00A82A7F">
          <w:rPr>
            <w:rFonts w:ascii="Aptos" w:eastAsia="Times New Roman" w:hAnsi="Aptos" w:cstheme="minorHAnsi"/>
            <w:color w:val="000000" w:themeColor="text1"/>
            <w:rPrChange w:id="73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 and Figure S1</w:delText>
        </w:r>
      </w:del>
      <w:r w:rsidR="005A44D8" w:rsidRPr="001E1D48">
        <w:rPr>
          <w:rFonts w:ascii="Aptos" w:eastAsia="Times New Roman" w:hAnsi="Aptos" w:cstheme="minorHAnsi"/>
          <w:color w:val="000000" w:themeColor="text1"/>
          <w:rPrChange w:id="73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). Third, e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74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ach insert </w:t>
      </w:r>
      <w:ins w:id="741" w:author="Nathan Lo" w:date="2025-01-21T16:56:00Z">
        <w:r w:rsidR="001D3140" w:rsidRPr="001E1D48">
          <w:rPr>
            <w:rFonts w:ascii="Aptos" w:eastAsia="Times New Roman" w:hAnsi="Aptos" w:cstheme="minorHAnsi"/>
            <w:color w:val="000000" w:themeColor="text1"/>
            <w:rPrChange w:id="74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was</w:t>
        </w:r>
      </w:ins>
      <w:del w:id="743" w:author="Nathan Lo" w:date="2025-01-21T16:56:00Z">
        <w:r w:rsidR="0065342C" w:rsidRPr="001E1D48" w:rsidDel="001D3140">
          <w:rPr>
            <w:rFonts w:ascii="Aptos" w:eastAsia="Times New Roman" w:hAnsi="Aptos" w:cstheme="minorHAnsi"/>
            <w:color w:val="000000" w:themeColor="text1"/>
            <w:rPrChange w:id="744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is also</w:delText>
        </w:r>
      </w:del>
      <w:r w:rsidR="0065342C" w:rsidRPr="001E1D48">
        <w:rPr>
          <w:rFonts w:ascii="Aptos" w:eastAsia="Times New Roman" w:hAnsi="Aptos" w:cstheme="minorHAnsi"/>
          <w:color w:val="000000" w:themeColor="text1"/>
          <w:rPrChange w:id="74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</w:t>
      </w:r>
      <w:proofErr w:type="spellStart"/>
      <w:r w:rsidR="0065342C" w:rsidRPr="001E1D48">
        <w:rPr>
          <w:rFonts w:ascii="Aptos" w:eastAsia="Times New Roman" w:hAnsi="Aptos" w:cstheme="minorHAnsi"/>
          <w:color w:val="000000" w:themeColor="text1"/>
          <w:rPrChange w:id="74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BLASTed</w:t>
      </w:r>
      <w:proofErr w:type="spellEnd"/>
      <w:r w:rsidR="0065342C" w:rsidRPr="001E1D48">
        <w:rPr>
          <w:rFonts w:ascii="Aptos" w:eastAsia="Times New Roman" w:hAnsi="Aptos" w:cstheme="minorHAnsi"/>
          <w:color w:val="000000" w:themeColor="text1"/>
          <w:rPrChange w:id="74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against </w:t>
      </w:r>
      <w:proofErr w:type="gramStart"/>
      <w:r w:rsidR="0065342C" w:rsidRPr="001E1D48">
        <w:rPr>
          <w:rFonts w:ascii="Aptos" w:eastAsia="Times New Roman" w:hAnsi="Aptos" w:cstheme="minorHAnsi"/>
          <w:color w:val="000000" w:themeColor="text1"/>
          <w:rPrChange w:id="74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all </w:t>
      </w:r>
      <w:r w:rsidR="005A44D8" w:rsidRPr="001E1D48">
        <w:rPr>
          <w:rFonts w:ascii="Aptos" w:eastAsia="Times New Roman" w:hAnsi="Aptos" w:cstheme="minorHAnsi"/>
          <w:color w:val="000000" w:themeColor="text1"/>
          <w:rPrChange w:id="74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of</w:t>
      </w:r>
      <w:proofErr w:type="gramEnd"/>
      <w:r w:rsidR="005A44D8" w:rsidRPr="001E1D48">
        <w:rPr>
          <w:rFonts w:ascii="Aptos" w:eastAsia="Times New Roman" w:hAnsi="Aptos" w:cstheme="minorHAnsi"/>
          <w:color w:val="000000" w:themeColor="text1"/>
          <w:rPrChange w:id="75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the 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75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inserts </w:t>
      </w:r>
      <w:del w:id="752" w:author="Nathan Lo" w:date="2025-01-21T16:57:00Z">
        <w:r w:rsidR="0065342C" w:rsidRPr="001E1D48" w:rsidDel="001D3140">
          <w:rPr>
            <w:rFonts w:ascii="Aptos" w:eastAsia="Times New Roman" w:hAnsi="Aptos" w:cstheme="minorHAnsi"/>
            <w:color w:val="000000" w:themeColor="text1"/>
            <w:rPrChange w:id="75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in </w:delText>
        </w:r>
        <w:r w:rsidR="005A44D8" w:rsidRPr="001E1D48" w:rsidDel="001D3140">
          <w:rPr>
            <w:rFonts w:ascii="Aptos" w:eastAsia="Times New Roman" w:hAnsi="Aptos" w:cstheme="minorHAnsi"/>
            <w:color w:val="000000" w:themeColor="text1"/>
            <w:rPrChange w:id="754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of</w:delText>
        </w:r>
      </w:del>
      <w:ins w:id="755" w:author="Nathan Lo" w:date="2025-01-21T16:57:00Z">
        <w:r w:rsidR="001D3140" w:rsidRPr="001E1D48">
          <w:rPr>
            <w:rFonts w:ascii="Aptos" w:eastAsia="Times New Roman" w:hAnsi="Aptos" w:cstheme="minorHAnsi"/>
            <w:color w:val="000000" w:themeColor="text1"/>
            <w:rPrChange w:id="756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from</w:t>
        </w:r>
      </w:ins>
      <w:r w:rsidR="005A44D8" w:rsidRPr="001E1D48">
        <w:rPr>
          <w:rFonts w:ascii="Aptos" w:eastAsia="Times New Roman" w:hAnsi="Aptos" w:cstheme="minorHAnsi"/>
          <w:color w:val="000000" w:themeColor="text1"/>
          <w:rPrChange w:id="75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the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75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other cockroach/termite taxa (excluding itself). </w:t>
      </w:r>
      <w:r w:rsidR="005A44D8" w:rsidRPr="001E1D48">
        <w:rPr>
          <w:rFonts w:ascii="Aptos" w:eastAsia="Times New Roman" w:hAnsi="Aptos" w:cstheme="minorHAnsi"/>
          <w:color w:val="000000" w:themeColor="text1"/>
          <w:rPrChange w:id="75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Fourth, the two 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76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BLAST output files </w:t>
      </w:r>
      <w:r w:rsidR="005A44D8" w:rsidRPr="001E1D48">
        <w:rPr>
          <w:rFonts w:ascii="Aptos" w:eastAsia="Times New Roman" w:hAnsi="Aptos" w:cstheme="minorHAnsi"/>
          <w:color w:val="000000" w:themeColor="text1"/>
          <w:rPrChange w:id="76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were compared using a custom R script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76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. </w:t>
      </w:r>
      <w:r w:rsidR="006A0874" w:rsidRPr="001E1D48">
        <w:rPr>
          <w:rFonts w:ascii="Aptos" w:eastAsia="Times New Roman" w:hAnsi="Aptos" w:cstheme="minorHAnsi"/>
          <w:color w:val="000000" w:themeColor="text1"/>
          <w:rPrChange w:id="76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The hit was set to ‘NA’ </w:t>
      </w:r>
      <w:ins w:id="764" w:author="Nathan Lo" w:date="2025-01-21T16:57:00Z">
        <w:r w:rsidR="001D3140" w:rsidRPr="001E1D48">
          <w:rPr>
            <w:rFonts w:ascii="Aptos" w:eastAsia="Times New Roman" w:hAnsi="Aptos" w:cstheme="minorHAnsi"/>
            <w:color w:val="000000" w:themeColor="text1"/>
            <w:rPrChange w:id="76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and</w:t>
        </w:r>
      </w:ins>
      <w:del w:id="766" w:author="Nathan Lo" w:date="2025-01-21T16:57:00Z">
        <w:r w:rsidR="006A0874" w:rsidRPr="001E1D48" w:rsidDel="001D3140">
          <w:rPr>
            <w:rFonts w:ascii="Aptos" w:eastAsia="Times New Roman" w:hAnsi="Aptos" w:cstheme="minorHAnsi"/>
            <w:color w:val="000000" w:themeColor="text1"/>
            <w:rPrChange w:id="767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is</w:delText>
        </w:r>
      </w:del>
      <w:r w:rsidR="006A0874" w:rsidRPr="001E1D48">
        <w:rPr>
          <w:rFonts w:ascii="Aptos" w:eastAsia="Times New Roman" w:hAnsi="Aptos" w:cstheme="minorHAnsi"/>
          <w:color w:val="000000" w:themeColor="text1"/>
          <w:rPrChange w:id="76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query coverage was </w:t>
      </w:r>
      <w:commentRangeStart w:id="769"/>
      <w:commentRangeStart w:id="770"/>
      <w:r w:rsidR="006A0874" w:rsidRPr="001E1D48">
        <w:rPr>
          <w:rFonts w:ascii="Aptos" w:eastAsia="Times New Roman" w:hAnsi="Aptos" w:cstheme="minorHAnsi"/>
          <w:color w:val="000000" w:themeColor="text1"/>
          <w:rPrChange w:id="77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&lt;70% </w:t>
      </w:r>
      <w:commentRangeEnd w:id="769"/>
      <w:r w:rsidR="006A0874" w:rsidRPr="001E1D48">
        <w:rPr>
          <w:rStyle w:val="CommentReference"/>
          <w:rFonts w:ascii="Aptos" w:hAnsi="Aptos"/>
          <w:rPrChange w:id="772" w:author="Nathan Lo" w:date="2025-09-11T14:12:00Z">
            <w:rPr>
              <w:rStyle w:val="CommentReference"/>
            </w:rPr>
          </w:rPrChange>
        </w:rPr>
        <w:commentReference w:id="769"/>
      </w:r>
      <w:commentRangeEnd w:id="770"/>
      <w:r w:rsidR="00571BFD">
        <w:rPr>
          <w:rStyle w:val="CommentReference"/>
        </w:rPr>
        <w:commentReference w:id="770"/>
      </w:r>
      <w:r w:rsidR="006A0874" w:rsidRPr="001E1D48">
        <w:rPr>
          <w:rFonts w:ascii="Aptos" w:eastAsia="Times New Roman" w:hAnsi="Aptos" w:cstheme="minorHAnsi"/>
          <w:color w:val="000000" w:themeColor="text1"/>
          <w:rPrChange w:id="77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(alternate threshold &lt;50%).</w:t>
      </w:r>
      <w:r w:rsidR="00C53983" w:rsidRPr="001E1D48">
        <w:rPr>
          <w:rFonts w:ascii="Aptos" w:eastAsia="Times New Roman" w:hAnsi="Aptos" w:cstheme="minorHAnsi"/>
          <w:color w:val="000000" w:themeColor="text1"/>
          <w:rPrChange w:id="77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br/>
      </w:r>
      <w:r w:rsidR="00C53983" w:rsidRPr="001E1D48">
        <w:rPr>
          <w:rFonts w:ascii="Aptos" w:eastAsia="Times New Roman" w:hAnsi="Aptos" w:cstheme="minorHAnsi"/>
          <w:color w:val="000000" w:themeColor="text1"/>
          <w:rPrChange w:id="77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br/>
      </w:r>
      <w:r w:rsidR="0065342C" w:rsidRPr="001E1D48">
        <w:rPr>
          <w:rFonts w:ascii="Aptos" w:eastAsia="Times New Roman" w:hAnsi="Aptos" w:cstheme="minorHAnsi"/>
          <w:color w:val="000000" w:themeColor="text1"/>
          <w:rPrChange w:id="77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If </w:t>
      </w:r>
      <w:ins w:id="777" w:author="Nathan Lo" w:date="2025-01-21T16:57:00Z">
        <w:r w:rsidR="0091708B" w:rsidRPr="001E1D48">
          <w:rPr>
            <w:rFonts w:ascii="Aptos" w:eastAsia="Times New Roman" w:hAnsi="Aptos" w:cstheme="minorHAnsi"/>
            <w:color w:val="000000" w:themeColor="text1"/>
            <w:rPrChange w:id="77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% </w:t>
        </w:r>
      </w:ins>
      <w:del w:id="779" w:author="Nathan Lo" w:date="2025-01-21T16:57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78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the </w:delText>
        </w:r>
      </w:del>
      <w:r w:rsidR="006A0874" w:rsidRPr="001E1D48">
        <w:rPr>
          <w:rFonts w:ascii="Aptos" w:eastAsia="Times New Roman" w:hAnsi="Aptos" w:cstheme="minorHAnsi"/>
          <w:color w:val="000000" w:themeColor="text1"/>
          <w:rPrChange w:id="78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sequence identity</w:t>
      </w:r>
      <w:ins w:id="782" w:author="Nathan Lo" w:date="2025-01-21T16:57:00Z">
        <w:r w:rsidR="0091708B" w:rsidRPr="001E1D48">
          <w:rPr>
            <w:rFonts w:ascii="Aptos" w:eastAsia="Times New Roman" w:hAnsi="Aptos" w:cstheme="minorHAnsi"/>
            <w:color w:val="000000" w:themeColor="text1"/>
            <w:rPrChange w:id="78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was</w:t>
        </w:r>
      </w:ins>
      <w:del w:id="784" w:author="Nathan Lo" w:date="2025-01-21T16:57:00Z">
        <w:r w:rsidR="006A0874" w:rsidRPr="001E1D48" w:rsidDel="0091708B">
          <w:rPr>
            <w:rFonts w:ascii="Aptos" w:eastAsia="Times New Roman" w:hAnsi="Aptos" w:cstheme="minorHAnsi"/>
            <w:color w:val="000000" w:themeColor="text1"/>
            <w:rPrChange w:id="78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 % </w:delText>
        </w:r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786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is</w:delText>
        </w:r>
      </w:del>
      <w:r w:rsidR="0065342C" w:rsidRPr="001E1D48">
        <w:rPr>
          <w:rFonts w:ascii="Aptos" w:eastAsia="Times New Roman" w:hAnsi="Aptos" w:cstheme="minorHAnsi"/>
          <w:color w:val="000000" w:themeColor="text1"/>
          <w:rPrChange w:id="78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</w:t>
      </w:r>
      <w:r w:rsidR="006A0874" w:rsidRPr="001E1D48">
        <w:rPr>
          <w:rFonts w:ascii="Aptos" w:eastAsia="Times New Roman" w:hAnsi="Aptos" w:cstheme="minorHAnsi"/>
          <w:color w:val="000000" w:themeColor="text1"/>
          <w:rPrChange w:id="78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considerably 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78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higher for the </w:t>
      </w:r>
      <w:proofErr w:type="spellStart"/>
      <w:r w:rsidR="0065342C" w:rsidRPr="001E1D48">
        <w:rPr>
          <w:rFonts w:ascii="Aptos" w:eastAsia="Times New Roman" w:hAnsi="Aptos" w:cstheme="minorHAnsi"/>
          <w:i/>
          <w:color w:val="000000" w:themeColor="text1"/>
          <w:rPrChange w:id="790" w:author="Nathan Lo" w:date="2025-09-11T14:12:00Z">
            <w:rPr>
              <w:rFonts w:eastAsia="Times New Roman" w:cstheme="minorHAnsi"/>
              <w:i/>
              <w:color w:val="000000" w:themeColor="text1"/>
            </w:rPr>
          </w:rPrChange>
        </w:rPr>
        <w:t>Blattabacterium</w:t>
      </w:r>
      <w:proofErr w:type="spellEnd"/>
      <w:r w:rsidR="0065342C" w:rsidRPr="001E1D48">
        <w:rPr>
          <w:rFonts w:ascii="Aptos" w:eastAsia="Times New Roman" w:hAnsi="Aptos" w:cstheme="minorHAnsi"/>
          <w:color w:val="000000" w:themeColor="text1"/>
          <w:rPrChange w:id="79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BLAST compared to </w:t>
      </w:r>
      <w:del w:id="792" w:author="Nathan Lo" w:date="2025-01-21T16:58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79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the </w:delText>
        </w:r>
      </w:del>
      <w:ins w:id="794" w:author="Nathan Lo" w:date="2025-01-21T16:58:00Z">
        <w:r w:rsidR="0091708B" w:rsidRPr="001E1D48">
          <w:rPr>
            <w:rFonts w:ascii="Aptos" w:eastAsia="Times New Roman" w:hAnsi="Aptos" w:cstheme="minorHAnsi"/>
            <w:color w:val="000000" w:themeColor="text1"/>
            <w:rPrChange w:id="79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BLASTs of inserts from other </w:t>
        </w:r>
      </w:ins>
      <w:r w:rsidR="0065342C" w:rsidRPr="001E1D48">
        <w:rPr>
          <w:rFonts w:ascii="Aptos" w:eastAsia="Times New Roman" w:hAnsi="Aptos" w:cstheme="minorHAnsi"/>
          <w:color w:val="000000" w:themeColor="text1"/>
          <w:rPrChange w:id="79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cockroach/termite inser</w:t>
      </w:r>
      <w:r w:rsidR="006A0874" w:rsidRPr="001E1D48">
        <w:rPr>
          <w:rFonts w:ascii="Aptos" w:eastAsia="Times New Roman" w:hAnsi="Aptos" w:cstheme="minorHAnsi"/>
          <w:color w:val="000000" w:themeColor="text1"/>
          <w:rPrChange w:id="79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t</w:t>
      </w:r>
      <w:del w:id="798" w:author="Nathan Lo" w:date="2025-01-21T16:58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799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 </w:delText>
        </w:r>
      </w:del>
      <w:ins w:id="800" w:author="Nathan Lo" w:date="2025-01-21T16:58:00Z">
        <w:r w:rsidR="0091708B" w:rsidRPr="001E1D48">
          <w:rPr>
            <w:rFonts w:ascii="Aptos" w:eastAsia="Times New Roman" w:hAnsi="Aptos" w:cstheme="minorHAnsi"/>
            <w:color w:val="000000" w:themeColor="text1"/>
            <w:rPrChange w:id="801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s</w:t>
        </w:r>
      </w:ins>
      <w:del w:id="802" w:author="Nathan Lo" w:date="2025-01-21T16:58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80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BLAST</w:delText>
        </w:r>
      </w:del>
      <w:r w:rsidR="0065342C" w:rsidRPr="001E1D48">
        <w:rPr>
          <w:rFonts w:ascii="Aptos" w:eastAsia="Times New Roman" w:hAnsi="Aptos" w:cstheme="minorHAnsi"/>
          <w:color w:val="000000" w:themeColor="text1"/>
          <w:rPrChange w:id="80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, then </w:t>
      </w:r>
      <w:del w:id="805" w:author="Nathan Lo" w:date="2025-01-21T16:58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806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it </w:delText>
        </w:r>
      </w:del>
      <w:del w:id="807" w:author="Nathan Lo" w:date="2025-01-21T16:57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80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is</w:delText>
        </w:r>
      </w:del>
      <w:del w:id="809" w:author="Nathan Lo" w:date="2025-01-21T16:58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81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 likely a recent</w:delText>
        </w:r>
      </w:del>
      <w:ins w:id="811" w:author="Nathan Lo" w:date="2025-01-21T16:58:00Z">
        <w:r w:rsidR="0091708B" w:rsidRPr="001E1D48">
          <w:rPr>
            <w:rFonts w:ascii="Aptos" w:eastAsia="Times New Roman" w:hAnsi="Aptos" w:cstheme="minorHAnsi"/>
            <w:color w:val="000000" w:themeColor="text1"/>
            <w:rPrChange w:id="81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the</w:t>
        </w:r>
      </w:ins>
      <w:r w:rsidR="0065342C" w:rsidRPr="001E1D48">
        <w:rPr>
          <w:rFonts w:ascii="Aptos" w:eastAsia="Times New Roman" w:hAnsi="Aptos" w:cstheme="minorHAnsi"/>
          <w:color w:val="000000" w:themeColor="text1"/>
          <w:rPrChange w:id="81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insert</w:t>
      </w:r>
      <w:ins w:id="814" w:author="Nathan Lo" w:date="2025-01-21T16:58:00Z">
        <w:r w:rsidR="0091708B" w:rsidRPr="001E1D48">
          <w:rPr>
            <w:rFonts w:ascii="Aptos" w:eastAsia="Times New Roman" w:hAnsi="Aptos" w:cstheme="minorHAnsi"/>
            <w:color w:val="000000" w:themeColor="text1"/>
            <w:rPrChange w:id="81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was considered to have occurred relatively recently in the </w:t>
        </w:r>
      </w:ins>
      <w:ins w:id="816" w:author="Nathan Lo" w:date="2025-01-21T16:59:00Z">
        <w:r w:rsidR="0091708B" w:rsidRPr="001E1D48">
          <w:rPr>
            <w:rFonts w:ascii="Aptos" w:eastAsia="Times New Roman" w:hAnsi="Aptos" w:cstheme="minorHAnsi"/>
            <w:color w:val="000000" w:themeColor="text1"/>
            <w:rPrChange w:id="817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ancestral </w:t>
        </w:r>
      </w:ins>
      <w:ins w:id="818" w:author="Nathan Lo" w:date="2025-01-21T16:58:00Z">
        <w:r w:rsidR="0091708B" w:rsidRPr="001E1D48">
          <w:rPr>
            <w:rFonts w:ascii="Aptos" w:eastAsia="Times New Roman" w:hAnsi="Aptos" w:cstheme="minorHAnsi"/>
            <w:color w:val="000000" w:themeColor="text1"/>
            <w:rPrChange w:id="819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lineage of the</w:t>
        </w:r>
      </w:ins>
      <w:ins w:id="820" w:author="Nathan Lo" w:date="2025-01-21T16:59:00Z">
        <w:r w:rsidR="0091708B" w:rsidRPr="001E1D48">
          <w:rPr>
            <w:rFonts w:ascii="Aptos" w:eastAsia="Times New Roman" w:hAnsi="Aptos" w:cstheme="minorHAnsi"/>
            <w:color w:val="000000" w:themeColor="text1"/>
            <w:rPrChange w:id="821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host</w:t>
        </w:r>
      </w:ins>
      <w:r w:rsidR="0065342C" w:rsidRPr="001E1D48">
        <w:rPr>
          <w:rFonts w:ascii="Aptos" w:eastAsia="Times New Roman" w:hAnsi="Aptos" w:cstheme="minorHAnsi"/>
          <w:color w:val="000000" w:themeColor="text1"/>
          <w:rPrChange w:id="82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. </w:t>
      </w:r>
      <w:r w:rsidR="006A0874" w:rsidRPr="001E1D48">
        <w:rPr>
          <w:rFonts w:ascii="Aptos" w:eastAsia="Times New Roman" w:hAnsi="Aptos" w:cstheme="minorHAnsi"/>
          <w:color w:val="000000" w:themeColor="text1"/>
          <w:rPrChange w:id="82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In contrast, if </w:t>
      </w:r>
      <w:ins w:id="824" w:author="Nathan Lo" w:date="2025-01-21T16:59:00Z">
        <w:r w:rsidR="0091708B" w:rsidRPr="001E1D48">
          <w:rPr>
            <w:rFonts w:ascii="Aptos" w:eastAsia="Times New Roman" w:hAnsi="Aptos" w:cstheme="minorHAnsi"/>
            <w:color w:val="000000" w:themeColor="text1"/>
            <w:rPrChange w:id="82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% </w:t>
        </w:r>
      </w:ins>
      <w:r w:rsidR="006A0874" w:rsidRPr="001E1D48">
        <w:rPr>
          <w:rFonts w:ascii="Aptos" w:eastAsia="Times New Roman" w:hAnsi="Aptos" w:cstheme="minorHAnsi"/>
          <w:color w:val="000000" w:themeColor="text1"/>
          <w:rPrChange w:id="82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sequence identity </w:t>
      </w:r>
      <w:del w:id="827" w:author="Nathan Lo" w:date="2025-01-21T16:59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82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% identity is</w:delText>
        </w:r>
      </w:del>
      <w:ins w:id="829" w:author="Nathan Lo" w:date="2025-01-21T16:59:00Z">
        <w:r w:rsidR="0091708B" w:rsidRPr="001E1D48">
          <w:rPr>
            <w:rFonts w:ascii="Aptos" w:eastAsia="Times New Roman" w:hAnsi="Aptos" w:cstheme="minorHAnsi"/>
            <w:color w:val="000000" w:themeColor="text1"/>
            <w:rPrChange w:id="83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was</w:t>
        </w:r>
      </w:ins>
      <w:r w:rsidR="0065342C" w:rsidRPr="001E1D48">
        <w:rPr>
          <w:rFonts w:ascii="Aptos" w:eastAsia="Times New Roman" w:hAnsi="Aptos" w:cstheme="minorHAnsi"/>
          <w:color w:val="000000" w:themeColor="text1"/>
          <w:rPrChange w:id="83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higher for</w:t>
      </w:r>
      <w:ins w:id="832" w:author="Nathan Lo" w:date="2025-01-21T17:01:00Z">
        <w:r w:rsidR="0091708B" w:rsidRPr="001E1D48">
          <w:rPr>
            <w:rFonts w:ascii="Aptos" w:eastAsia="Times New Roman" w:hAnsi="Aptos" w:cstheme="minorHAnsi"/>
            <w:color w:val="000000" w:themeColor="text1"/>
            <w:rPrChange w:id="83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an insert from the termite/cockroach insert library, </w:t>
        </w:r>
      </w:ins>
      <w:del w:id="834" w:author="Nathan Lo" w:date="2025-01-21T17:01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83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 the insert BLAST compared to the</w:delText>
        </w:r>
      </w:del>
      <w:ins w:id="836" w:author="Nathan Lo" w:date="2025-01-21T17:01:00Z">
        <w:r w:rsidR="0091708B" w:rsidRPr="001E1D48">
          <w:rPr>
            <w:rFonts w:ascii="Aptos" w:eastAsia="Times New Roman" w:hAnsi="Aptos" w:cstheme="minorHAnsi"/>
            <w:color w:val="000000" w:themeColor="text1"/>
            <w:rPrChange w:id="837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than for the host’s</w:t>
        </w:r>
      </w:ins>
      <w:r w:rsidR="0065342C" w:rsidRPr="001E1D48">
        <w:rPr>
          <w:rFonts w:ascii="Aptos" w:eastAsia="Times New Roman" w:hAnsi="Aptos" w:cstheme="minorHAnsi"/>
          <w:color w:val="000000" w:themeColor="text1"/>
          <w:rPrChange w:id="83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</w:t>
      </w:r>
      <w:proofErr w:type="spellStart"/>
      <w:r w:rsidR="0065342C" w:rsidRPr="001E1D48">
        <w:rPr>
          <w:rFonts w:ascii="Aptos" w:eastAsia="Times New Roman" w:hAnsi="Aptos" w:cstheme="minorHAnsi"/>
          <w:i/>
          <w:color w:val="000000" w:themeColor="text1"/>
          <w:rPrChange w:id="839" w:author="Nathan Lo" w:date="2025-09-11T14:12:00Z">
            <w:rPr>
              <w:rFonts w:eastAsia="Times New Roman" w:cstheme="minorHAnsi"/>
              <w:i/>
              <w:color w:val="000000" w:themeColor="text1"/>
            </w:rPr>
          </w:rPrChange>
        </w:rPr>
        <w:t>Blattabacterium</w:t>
      </w:r>
      <w:proofErr w:type="spellEnd"/>
      <w:del w:id="840" w:author="Nathan Lo" w:date="2025-01-21T17:01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841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 BLAST</w:delText>
        </w:r>
      </w:del>
      <w:r w:rsidR="0065342C" w:rsidRPr="001E1D48">
        <w:rPr>
          <w:rFonts w:ascii="Aptos" w:eastAsia="Times New Roman" w:hAnsi="Aptos" w:cstheme="minorHAnsi"/>
          <w:color w:val="000000" w:themeColor="text1"/>
          <w:rPrChange w:id="84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, then the insert </w:t>
      </w:r>
      <w:ins w:id="843" w:author="Nathan Lo" w:date="2025-01-21T16:59:00Z">
        <w:r w:rsidR="0091708B" w:rsidRPr="001E1D48">
          <w:rPr>
            <w:rFonts w:ascii="Aptos" w:eastAsia="Times New Roman" w:hAnsi="Aptos" w:cstheme="minorHAnsi"/>
            <w:color w:val="000000" w:themeColor="text1"/>
            <w:rPrChange w:id="844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was</w:t>
        </w:r>
      </w:ins>
      <w:del w:id="845" w:author="Nathan Lo" w:date="2025-01-21T16:59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846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is</w:delText>
        </w:r>
      </w:del>
      <w:r w:rsidR="0065342C" w:rsidRPr="001E1D48">
        <w:rPr>
          <w:rFonts w:ascii="Aptos" w:eastAsia="Times New Roman" w:hAnsi="Aptos" w:cstheme="minorHAnsi"/>
          <w:color w:val="000000" w:themeColor="text1"/>
          <w:rPrChange w:id="84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</w:t>
      </w:r>
      <w:del w:id="848" w:author="Nathan Lo" w:date="2025-01-21T17:01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849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likely </w:delText>
        </w:r>
      </w:del>
      <w:ins w:id="850" w:author="Nathan Lo" w:date="2025-01-21T17:01:00Z">
        <w:r w:rsidR="0091708B" w:rsidRPr="001E1D48">
          <w:rPr>
            <w:rFonts w:ascii="Aptos" w:eastAsia="Times New Roman" w:hAnsi="Aptos" w:cstheme="minorHAnsi"/>
            <w:color w:val="000000" w:themeColor="text1"/>
            <w:rPrChange w:id="851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considered </w:t>
        </w:r>
      </w:ins>
      <w:r w:rsidR="0065342C" w:rsidRPr="001E1D48">
        <w:rPr>
          <w:rFonts w:ascii="Aptos" w:eastAsia="Times New Roman" w:hAnsi="Aptos" w:cstheme="minorHAnsi"/>
          <w:color w:val="000000" w:themeColor="text1"/>
          <w:rPrChange w:id="85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ancestral. </w:t>
      </w:r>
      <w:commentRangeStart w:id="853"/>
      <w:r w:rsidR="006A0874" w:rsidRPr="001E1D48">
        <w:rPr>
          <w:rFonts w:ascii="Aptos" w:eastAsia="Times New Roman" w:hAnsi="Aptos" w:cstheme="minorHAnsi"/>
          <w:color w:val="000000" w:themeColor="text1"/>
          <w:rPrChange w:id="85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Lastly, i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85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f </w:t>
      </w:r>
      <w:del w:id="856" w:author="Nathan Lo" w:date="2025-01-21T17:02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857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the </w:delText>
        </w:r>
      </w:del>
      <w:ins w:id="858" w:author="Nathan Lo" w:date="2025-01-21T17:02:00Z">
        <w:r w:rsidR="0091708B" w:rsidRPr="001E1D48">
          <w:rPr>
            <w:rFonts w:ascii="Aptos" w:eastAsia="Times New Roman" w:hAnsi="Aptos" w:cstheme="minorHAnsi"/>
            <w:color w:val="000000" w:themeColor="text1"/>
            <w:rPrChange w:id="859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% sequence identities for the two </w:t>
        </w:r>
      </w:ins>
      <w:r w:rsidR="0065342C" w:rsidRPr="001E1D48">
        <w:rPr>
          <w:rFonts w:ascii="Aptos" w:eastAsia="Times New Roman" w:hAnsi="Aptos" w:cstheme="minorHAnsi"/>
          <w:color w:val="000000" w:themeColor="text1"/>
          <w:rPrChange w:id="86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BLAST </w:t>
      </w:r>
      <w:r w:rsidR="006A0874" w:rsidRPr="001E1D48">
        <w:rPr>
          <w:rFonts w:ascii="Aptos" w:eastAsia="Times New Roman" w:hAnsi="Aptos" w:cstheme="minorHAnsi"/>
          <w:color w:val="000000" w:themeColor="text1"/>
          <w:rPrChange w:id="86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hits </w:t>
      </w:r>
      <w:del w:id="862" w:author="Nathan Lo" w:date="2025-01-21T17:02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86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are </w:delText>
        </w:r>
      </w:del>
      <w:ins w:id="864" w:author="Nathan Lo" w:date="2025-01-21T17:02:00Z">
        <w:r w:rsidR="0091708B" w:rsidRPr="001E1D48">
          <w:rPr>
            <w:rFonts w:ascii="Aptos" w:eastAsia="Times New Roman" w:hAnsi="Aptos" w:cstheme="minorHAnsi"/>
            <w:color w:val="000000" w:themeColor="text1"/>
            <w:rPrChange w:id="86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were </w:t>
        </w:r>
      </w:ins>
      <w:r w:rsidR="006A0874" w:rsidRPr="001E1D48">
        <w:rPr>
          <w:rFonts w:ascii="Aptos" w:eastAsia="Times New Roman" w:hAnsi="Aptos" w:cstheme="minorHAnsi"/>
          <w:color w:val="000000" w:themeColor="text1"/>
          <w:rPrChange w:id="86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somewhat 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86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similar, </w:t>
      </w:r>
      <w:del w:id="868" w:author="Nathan Lo" w:date="2025-01-21T17:02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869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we do not have</w:delText>
        </w:r>
      </w:del>
      <w:ins w:id="870" w:author="Nathan Lo" w:date="2025-01-21T17:02:00Z">
        <w:r w:rsidR="0091708B" w:rsidRPr="001E1D48">
          <w:rPr>
            <w:rFonts w:ascii="Aptos" w:eastAsia="Times New Roman" w:hAnsi="Aptos" w:cstheme="minorHAnsi"/>
            <w:color w:val="000000" w:themeColor="text1"/>
            <w:rPrChange w:id="871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we were unable to classify the age of the insert with</w:t>
        </w:r>
      </w:ins>
      <w:r w:rsidR="0065342C" w:rsidRPr="001E1D48">
        <w:rPr>
          <w:rFonts w:ascii="Aptos" w:eastAsia="Times New Roman" w:hAnsi="Aptos" w:cstheme="minorHAnsi"/>
          <w:color w:val="000000" w:themeColor="text1"/>
          <w:rPrChange w:id="87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confidence </w:t>
      </w:r>
      <w:del w:id="873" w:author="Nathan Lo" w:date="2025-01-21T17:02:00Z">
        <w:r w:rsidR="0065342C" w:rsidRPr="001E1D48" w:rsidDel="0091708B">
          <w:rPr>
            <w:rFonts w:ascii="Aptos" w:eastAsia="Times New Roman" w:hAnsi="Aptos" w:cstheme="minorHAnsi"/>
            <w:color w:val="000000" w:themeColor="text1"/>
            <w:rPrChange w:id="874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to infer the age of the insert</w:delText>
        </w:r>
        <w:r w:rsidR="006A0874" w:rsidRPr="001E1D48" w:rsidDel="0091708B">
          <w:rPr>
            <w:rFonts w:ascii="Aptos" w:eastAsia="Times New Roman" w:hAnsi="Aptos" w:cstheme="minorHAnsi"/>
            <w:color w:val="000000" w:themeColor="text1"/>
            <w:rPrChange w:id="87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 </w:delText>
        </w:r>
      </w:del>
      <w:r w:rsidR="006A0874" w:rsidRPr="001E1D48">
        <w:rPr>
          <w:rFonts w:ascii="Aptos" w:eastAsia="Times New Roman" w:hAnsi="Aptos" w:cstheme="minorHAnsi"/>
          <w:color w:val="000000" w:themeColor="text1"/>
          <w:rPrChange w:id="87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(see Figure S1)</w:t>
      </w:r>
      <w:r w:rsidR="0065342C" w:rsidRPr="001E1D48">
        <w:rPr>
          <w:rFonts w:ascii="Aptos" w:eastAsia="Times New Roman" w:hAnsi="Aptos" w:cstheme="minorHAnsi"/>
          <w:color w:val="000000" w:themeColor="text1"/>
          <w:rPrChange w:id="87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.</w:t>
      </w:r>
      <w:r w:rsidR="006A0874" w:rsidRPr="001E1D48">
        <w:rPr>
          <w:rFonts w:ascii="Aptos" w:eastAsia="Times New Roman" w:hAnsi="Aptos" w:cstheme="minorHAnsi"/>
          <w:color w:val="000000" w:themeColor="text1"/>
          <w:rPrChange w:id="87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Clear </w:t>
      </w:r>
      <w:del w:id="879" w:author="Nathan Lo" w:date="2025-01-21T17:05:00Z">
        <w:r w:rsidR="006A0874" w:rsidRPr="001E1D48" w:rsidDel="0091708B">
          <w:rPr>
            <w:rFonts w:ascii="Aptos" w:eastAsia="Times New Roman" w:hAnsi="Aptos" w:cstheme="minorHAnsi"/>
            <w:color w:val="000000" w:themeColor="text1"/>
            <w:rPrChange w:id="88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>breaks in</w:delText>
        </w:r>
      </w:del>
      <w:ins w:id="881" w:author="Nathan Lo" w:date="2025-01-21T17:05:00Z">
        <w:r w:rsidR="0091708B" w:rsidRPr="001E1D48">
          <w:rPr>
            <w:rFonts w:ascii="Aptos" w:eastAsia="Times New Roman" w:hAnsi="Aptos" w:cstheme="minorHAnsi"/>
            <w:color w:val="000000" w:themeColor="text1"/>
            <w:rPrChange w:id="88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separations in</w:t>
        </w:r>
      </w:ins>
      <w:r w:rsidR="006A0874" w:rsidRPr="001E1D48">
        <w:rPr>
          <w:rFonts w:ascii="Aptos" w:eastAsia="Times New Roman" w:hAnsi="Aptos" w:cstheme="minorHAnsi"/>
          <w:color w:val="000000" w:themeColor="text1"/>
          <w:rPrChange w:id="88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the BLAST sequence identities were evident</w:t>
      </w:r>
      <w:ins w:id="884" w:author="Nathan Lo" w:date="2025-01-21T17:04:00Z">
        <w:r w:rsidR="0091708B" w:rsidRPr="001E1D48">
          <w:rPr>
            <w:rFonts w:ascii="Aptos" w:eastAsia="Times New Roman" w:hAnsi="Aptos" w:cstheme="minorHAnsi"/>
            <w:color w:val="000000" w:themeColor="text1"/>
            <w:rPrChange w:id="88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in each of the analyses (see Figure </w:t>
        </w:r>
        <w:r w:rsidR="0091708B" w:rsidRPr="001E1D48">
          <w:rPr>
            <w:rFonts w:ascii="Aptos" w:eastAsia="Times New Roman" w:hAnsi="Aptos" w:cstheme="minorHAnsi"/>
            <w:color w:val="FF0000"/>
            <w:rPrChange w:id="886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X</w:t>
        </w:r>
      </w:ins>
      <w:ins w:id="887" w:author="Nathan Lo" w:date="2025-01-21T17:05:00Z">
        <w:r w:rsidR="0091708B" w:rsidRPr="001E1D48">
          <w:rPr>
            <w:rFonts w:ascii="Aptos" w:eastAsia="Times New Roman" w:hAnsi="Aptos" w:cstheme="minorHAnsi"/>
            <w:color w:val="000000" w:themeColor="text1"/>
            <w:rPrChange w:id="88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)</w:t>
        </w:r>
      </w:ins>
      <w:r w:rsidR="006A0874" w:rsidRPr="001E1D48">
        <w:rPr>
          <w:rFonts w:ascii="Aptos" w:eastAsia="Times New Roman" w:hAnsi="Aptos" w:cstheme="minorHAnsi"/>
          <w:color w:val="000000" w:themeColor="text1"/>
          <w:rPrChange w:id="88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, </w:t>
      </w:r>
      <w:del w:id="890" w:author="Nathan Lo" w:date="2025-01-21T17:02:00Z">
        <w:r w:rsidR="006A0874" w:rsidRPr="001E1D48" w:rsidDel="0091708B">
          <w:rPr>
            <w:rFonts w:ascii="Aptos" w:eastAsia="Times New Roman" w:hAnsi="Aptos" w:cstheme="minorHAnsi"/>
            <w:color w:val="000000" w:themeColor="text1"/>
            <w:rPrChange w:id="891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hence </w:delText>
        </w:r>
      </w:del>
      <w:ins w:id="892" w:author="Nathan Lo" w:date="2025-01-21T17:05:00Z">
        <w:r w:rsidR="0091708B" w:rsidRPr="001E1D48">
          <w:rPr>
            <w:rFonts w:ascii="Aptos" w:eastAsia="Times New Roman" w:hAnsi="Aptos" w:cstheme="minorHAnsi"/>
            <w:color w:val="000000" w:themeColor="text1"/>
            <w:rPrChange w:id="89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indicating</w:t>
        </w:r>
      </w:ins>
      <w:ins w:id="894" w:author="Nathan Lo" w:date="2025-01-21T17:02:00Z">
        <w:r w:rsidR="0091708B" w:rsidRPr="001E1D48">
          <w:rPr>
            <w:rFonts w:ascii="Aptos" w:eastAsia="Times New Roman" w:hAnsi="Aptos" w:cstheme="minorHAnsi"/>
            <w:color w:val="000000" w:themeColor="text1"/>
            <w:rPrChange w:id="89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that </w:t>
        </w:r>
      </w:ins>
      <w:r w:rsidR="006A0874" w:rsidRPr="001E1D48">
        <w:rPr>
          <w:rFonts w:ascii="Aptos" w:eastAsia="Times New Roman" w:hAnsi="Aptos" w:cstheme="minorHAnsi"/>
          <w:color w:val="000000" w:themeColor="text1"/>
          <w:rPrChange w:id="89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ancestral inserts were able to be easily identified and extracted. </w:t>
      </w:r>
      <w:commentRangeEnd w:id="853"/>
      <w:r w:rsidR="0091708B" w:rsidRPr="001E1D48">
        <w:rPr>
          <w:rStyle w:val="CommentReference"/>
          <w:rFonts w:ascii="Aptos" w:hAnsi="Aptos"/>
          <w:rPrChange w:id="897" w:author="Nathan Lo" w:date="2025-09-11T14:12:00Z">
            <w:rPr>
              <w:rStyle w:val="CommentReference"/>
            </w:rPr>
          </w:rPrChange>
        </w:rPr>
        <w:commentReference w:id="853"/>
      </w:r>
      <w:commentRangeStart w:id="898"/>
      <w:commentRangeStart w:id="899"/>
      <w:ins w:id="900" w:author="Nathan Lo" w:date="2025-01-21T17:05:00Z">
        <w:r w:rsidR="0091708B" w:rsidRPr="001E1D48">
          <w:rPr>
            <w:rFonts w:ascii="Aptos" w:eastAsia="Times New Roman" w:hAnsi="Aptos" w:cstheme="minorHAnsi"/>
            <w:color w:val="000000" w:themeColor="text1"/>
            <w:highlight w:val="yellow"/>
            <w:rPrChange w:id="901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Manual confirmation of these results </w:t>
        </w:r>
        <w:proofErr w:type="gramStart"/>
        <w:r w:rsidR="0091708B" w:rsidRPr="001E1D48">
          <w:rPr>
            <w:rFonts w:ascii="Aptos" w:eastAsia="Times New Roman" w:hAnsi="Aptos" w:cstheme="minorHAnsi"/>
            <w:color w:val="000000" w:themeColor="text1"/>
            <w:highlight w:val="yellow"/>
            <w:rPrChange w:id="90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were</w:t>
        </w:r>
        <w:proofErr w:type="gramEnd"/>
        <w:r w:rsidR="0091708B" w:rsidRPr="001E1D48">
          <w:rPr>
            <w:rFonts w:ascii="Aptos" w:eastAsia="Times New Roman" w:hAnsi="Aptos" w:cstheme="minorHAnsi"/>
            <w:color w:val="000000" w:themeColor="text1"/>
            <w:highlight w:val="yellow"/>
            <w:rPrChange w:id="903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 performed by examining alignments from a selection of each of the </w:t>
        </w:r>
        <w:commentRangeStart w:id="904"/>
        <w:r w:rsidR="0091708B" w:rsidRPr="001E1D48">
          <w:rPr>
            <w:rFonts w:ascii="Aptos" w:eastAsia="Times New Roman" w:hAnsi="Aptos" w:cstheme="minorHAnsi"/>
            <w:color w:val="000000" w:themeColor="text1"/>
            <w:highlight w:val="yellow"/>
            <w:rPrChange w:id="905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inserts</w:t>
        </w:r>
      </w:ins>
      <w:commentRangeEnd w:id="904"/>
      <w:ins w:id="906" w:author="Nathan Lo" w:date="2025-01-21T17:06:00Z">
        <w:r w:rsidR="0091708B" w:rsidRPr="001E1D48">
          <w:rPr>
            <w:rStyle w:val="CommentReference"/>
            <w:rFonts w:ascii="Aptos" w:hAnsi="Aptos"/>
            <w:rPrChange w:id="907" w:author="Nathan Lo" w:date="2025-09-11T14:12:00Z">
              <w:rPr>
                <w:rStyle w:val="CommentReference"/>
              </w:rPr>
            </w:rPrChange>
          </w:rPr>
          <w:commentReference w:id="904"/>
        </w:r>
      </w:ins>
      <w:ins w:id="908" w:author="Nathan Lo" w:date="2025-01-21T17:05:00Z">
        <w:r w:rsidR="0091708B" w:rsidRPr="001E1D48">
          <w:rPr>
            <w:rFonts w:ascii="Aptos" w:eastAsia="Times New Roman" w:hAnsi="Aptos" w:cstheme="minorHAnsi"/>
            <w:color w:val="000000" w:themeColor="text1"/>
            <w:rPrChange w:id="909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. </w:t>
        </w:r>
      </w:ins>
      <w:commentRangeEnd w:id="898"/>
      <w:r w:rsidR="00A82A7F">
        <w:rPr>
          <w:rStyle w:val="CommentReference"/>
        </w:rPr>
        <w:commentReference w:id="898"/>
      </w:r>
      <w:commentRangeEnd w:id="899"/>
      <w:r w:rsidR="00571BFD">
        <w:rPr>
          <w:rStyle w:val="CommentReference"/>
        </w:rPr>
        <w:commentReference w:id="899"/>
      </w:r>
      <w:r w:rsidR="00C53983" w:rsidRPr="001E1D48">
        <w:rPr>
          <w:rFonts w:ascii="Aptos" w:eastAsia="Times New Roman" w:hAnsi="Aptos" w:cstheme="minorHAnsi"/>
          <w:color w:val="000000" w:themeColor="text1"/>
          <w:rPrChange w:id="91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The </w:t>
      </w:r>
      <w:ins w:id="911" w:author="Nathan Lo" w:date="2025-01-21T17:06:00Z">
        <w:r w:rsidR="0091708B" w:rsidRPr="001E1D48">
          <w:rPr>
            <w:rFonts w:ascii="Aptos" w:eastAsia="Times New Roman" w:hAnsi="Aptos" w:cstheme="minorHAnsi"/>
            <w:color w:val="000000" w:themeColor="text1"/>
            <w:rPrChange w:id="91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species </w:t>
        </w:r>
      </w:ins>
      <w:r w:rsidR="00C53983" w:rsidRPr="001E1D48">
        <w:rPr>
          <w:rFonts w:ascii="Aptos" w:eastAsia="Times New Roman" w:hAnsi="Aptos" w:cstheme="minorHAnsi"/>
          <w:color w:val="000000" w:themeColor="text1"/>
          <w:rPrChange w:id="913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names of the other </w:t>
      </w:r>
      <w:r w:rsidR="006A0874" w:rsidRPr="001E1D48">
        <w:rPr>
          <w:rFonts w:ascii="Aptos" w:eastAsia="Times New Roman" w:hAnsi="Aptos" w:cstheme="minorHAnsi"/>
          <w:color w:val="000000" w:themeColor="text1"/>
          <w:rPrChange w:id="914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cockroach/termite species in which the </w:t>
      </w:r>
      <w:r w:rsidR="00C53983" w:rsidRPr="001E1D48">
        <w:rPr>
          <w:rFonts w:ascii="Aptos" w:eastAsia="Times New Roman" w:hAnsi="Aptos" w:cstheme="minorHAnsi"/>
          <w:color w:val="000000" w:themeColor="text1"/>
          <w:rPrChange w:id="91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insert </w:t>
      </w:r>
      <w:proofErr w:type="spellStart"/>
      <w:r w:rsidR="00C53983" w:rsidRPr="001E1D48">
        <w:rPr>
          <w:rFonts w:ascii="Aptos" w:eastAsia="Times New Roman" w:hAnsi="Aptos" w:cstheme="minorHAnsi"/>
          <w:color w:val="000000" w:themeColor="text1"/>
          <w:rPrChange w:id="91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BLASTed</w:t>
      </w:r>
      <w:proofErr w:type="spellEnd"/>
      <w:r w:rsidR="00C53983" w:rsidRPr="001E1D48">
        <w:rPr>
          <w:rFonts w:ascii="Aptos" w:eastAsia="Times New Roman" w:hAnsi="Aptos" w:cstheme="minorHAnsi"/>
          <w:color w:val="000000" w:themeColor="text1"/>
          <w:rPrChange w:id="91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against &gt;70% sequence identity % </w:t>
      </w:r>
      <w:del w:id="918" w:author="Microsoft Office User" w:date="2025-09-28T20:31:00Z">
        <w:r w:rsidR="00C53983" w:rsidRPr="001E1D48" w:rsidDel="00762B29">
          <w:rPr>
            <w:rFonts w:ascii="Aptos" w:eastAsia="Times New Roman" w:hAnsi="Aptos" w:cstheme="minorHAnsi"/>
            <w:color w:val="000000" w:themeColor="text1"/>
            <w:rPrChange w:id="919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(alternate threshold &lt;50%) </w:delText>
        </w:r>
      </w:del>
      <w:r w:rsidR="00C53983" w:rsidRPr="001E1D48">
        <w:rPr>
          <w:rFonts w:ascii="Aptos" w:eastAsia="Times New Roman" w:hAnsi="Aptos" w:cstheme="minorHAnsi"/>
          <w:color w:val="000000" w:themeColor="text1"/>
          <w:rPrChange w:id="920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were transposed alongside the insert name using a custom bash script. The </w:t>
      </w:r>
      <w:del w:id="921" w:author="Nathan Lo" w:date="2025-01-21T17:06:00Z">
        <w:r w:rsidR="00C53983" w:rsidRPr="001E1D48" w:rsidDel="0091708B">
          <w:rPr>
            <w:rFonts w:ascii="Aptos" w:eastAsia="Times New Roman" w:hAnsi="Aptos" w:cstheme="minorHAnsi"/>
            <w:color w:val="000000" w:themeColor="text1"/>
            <w:rPrChange w:id="922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delText xml:space="preserve">oldest </w:delText>
        </w:r>
      </w:del>
      <w:ins w:id="923" w:author="Nathan Lo" w:date="2025-01-21T17:06:00Z">
        <w:r w:rsidR="0091708B" w:rsidRPr="001E1D48">
          <w:rPr>
            <w:rFonts w:ascii="Aptos" w:eastAsia="Times New Roman" w:hAnsi="Aptos" w:cstheme="minorHAnsi"/>
            <w:color w:val="000000" w:themeColor="text1"/>
            <w:rPrChange w:id="924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earliest </w:t>
        </w:r>
      </w:ins>
      <w:r w:rsidR="00C53983" w:rsidRPr="001E1D48">
        <w:rPr>
          <w:rFonts w:ascii="Aptos" w:eastAsia="Times New Roman" w:hAnsi="Aptos" w:cstheme="minorHAnsi"/>
          <w:color w:val="000000" w:themeColor="text1"/>
          <w:rPrChange w:id="92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divergence dates of </w:t>
      </w:r>
      <w:r w:rsidR="00C53983" w:rsidRPr="001E1D48">
        <w:rPr>
          <w:rFonts w:ascii="Aptos" w:eastAsia="Times New Roman" w:hAnsi="Aptos" w:cstheme="minorHAnsi"/>
          <w:color w:val="000000" w:themeColor="text1"/>
          <w:rPrChange w:id="92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lastRenderedPageBreak/>
        <w:t xml:space="preserve">this combination of species </w:t>
      </w:r>
      <w:ins w:id="927" w:author="Nathan Lo" w:date="2025-01-21T17:06:00Z">
        <w:r w:rsidR="0091708B" w:rsidRPr="001E1D48">
          <w:rPr>
            <w:rFonts w:ascii="Aptos" w:eastAsia="Times New Roman" w:hAnsi="Aptos" w:cstheme="minorHAnsi"/>
            <w:color w:val="000000" w:themeColor="text1"/>
            <w:rPrChange w:id="928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(Figure </w:t>
        </w:r>
        <w:r w:rsidR="0091708B" w:rsidRPr="001E1D48">
          <w:rPr>
            <w:rFonts w:ascii="Aptos" w:eastAsia="Times New Roman" w:hAnsi="Aptos" w:cstheme="minorHAnsi"/>
            <w:color w:val="FF0000"/>
            <w:rPrChange w:id="929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>X</w:t>
        </w:r>
        <w:r w:rsidR="0091708B" w:rsidRPr="001E1D48">
          <w:rPr>
            <w:rFonts w:ascii="Aptos" w:eastAsia="Times New Roman" w:hAnsi="Aptos" w:cstheme="minorHAnsi"/>
            <w:color w:val="000000" w:themeColor="text1"/>
            <w:rPrChange w:id="930" w:author="Nathan Lo" w:date="2025-09-11T14:12:00Z">
              <w:rPr>
                <w:rFonts w:eastAsia="Times New Roman" w:cstheme="minorHAnsi"/>
                <w:color w:val="000000" w:themeColor="text1"/>
              </w:rPr>
            </w:rPrChange>
          </w:rPr>
          <w:t xml:space="preserve">) </w:t>
        </w:r>
      </w:ins>
      <w:proofErr w:type="gramStart"/>
      <w:r w:rsidR="00C53983" w:rsidRPr="001E1D48">
        <w:rPr>
          <w:rFonts w:ascii="Aptos" w:eastAsia="Times New Roman" w:hAnsi="Aptos" w:cstheme="minorHAnsi"/>
          <w:color w:val="000000" w:themeColor="text1"/>
          <w:rPrChange w:id="931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was</w:t>
      </w:r>
      <w:proofErr w:type="gramEnd"/>
      <w:r w:rsidR="00C53983" w:rsidRPr="001E1D48">
        <w:rPr>
          <w:rFonts w:ascii="Aptos" w:eastAsia="Times New Roman" w:hAnsi="Aptos" w:cstheme="minorHAnsi"/>
          <w:color w:val="000000" w:themeColor="text1"/>
          <w:rPrChange w:id="932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 used to infer the minimum age of the insert. </w:t>
      </w:r>
      <w:r w:rsidR="00C53983" w:rsidRPr="001E1D48">
        <w:rPr>
          <w:rFonts w:ascii="Aptos" w:eastAsia="Times New Roman" w:hAnsi="Aptos" w:cstheme="minorHAnsi"/>
          <w:color w:val="FF0000"/>
          <w:rPrChange w:id="933" w:author="Nathan Lo" w:date="2025-09-11T14:12:00Z">
            <w:rPr>
              <w:rFonts w:eastAsia="Times New Roman" w:cstheme="minorHAnsi"/>
              <w:color w:val="FF0000"/>
            </w:rPr>
          </w:rPrChange>
        </w:rPr>
        <w:t>[Jack to expand on this filtering step].</w:t>
      </w:r>
    </w:p>
    <w:p w14:paraId="42D60ACC" w14:textId="5D4E131F" w:rsidR="00AF29CB" w:rsidRPr="001E1D48" w:rsidDel="0091558D" w:rsidRDefault="00C53983" w:rsidP="00790F30">
      <w:pPr>
        <w:spacing w:after="100" w:afterAutospacing="1"/>
        <w:jc w:val="both"/>
        <w:rPr>
          <w:ins w:id="934" w:author="Nathan Lo" w:date="2025-09-01T11:59:00Z"/>
          <w:del w:id="935" w:author="Microsoft Office User" w:date="2025-09-03T20:49:00Z"/>
          <w:rFonts w:ascii="Aptos" w:eastAsia="Times New Roman" w:hAnsi="Aptos" w:cstheme="minorHAnsi"/>
          <w:color w:val="FF0000"/>
          <w:rPrChange w:id="936" w:author="Nathan Lo" w:date="2025-09-11T14:12:00Z">
            <w:rPr>
              <w:ins w:id="937" w:author="Nathan Lo" w:date="2025-09-01T11:59:00Z"/>
              <w:del w:id="938" w:author="Microsoft Office User" w:date="2025-09-03T20:49:00Z"/>
              <w:rFonts w:eastAsia="Times New Roman" w:cstheme="minorHAnsi"/>
              <w:color w:val="FF0000"/>
            </w:rPr>
          </w:rPrChange>
        </w:rPr>
      </w:pPr>
      <w:r w:rsidRPr="001E1D48">
        <w:rPr>
          <w:rFonts w:ascii="Aptos" w:eastAsia="Times New Roman" w:hAnsi="Aptos" w:cstheme="minorHAnsi"/>
          <w:color w:val="000000" w:themeColor="text1"/>
          <w:rPrChange w:id="939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br/>
      </w:r>
      <w:r w:rsidR="00606C77" w:rsidRPr="001E1D48">
        <w:rPr>
          <w:rFonts w:ascii="Aptos" w:eastAsia="Times New Roman" w:hAnsi="Aptos" w:cstheme="minorHAnsi"/>
          <w:color w:val="FF0000"/>
          <w:rPrChange w:id="940" w:author="Nathan Lo" w:date="2025-09-11T14:12:00Z">
            <w:rPr>
              <w:rFonts w:eastAsia="Times New Roman" w:cstheme="minorHAnsi"/>
              <w:color w:val="FF0000"/>
            </w:rPr>
          </w:rPrChange>
        </w:rPr>
        <w:t>[</w:t>
      </w:r>
      <w:r w:rsidR="00AF29CB" w:rsidRPr="001E1D48">
        <w:rPr>
          <w:rFonts w:ascii="Aptos" w:eastAsia="Times New Roman" w:hAnsi="Aptos" w:cstheme="minorHAnsi"/>
          <w:color w:val="FF0000"/>
          <w:rPrChange w:id="941" w:author="Nathan Lo" w:date="2025-09-11T14:12:00Z">
            <w:rPr>
              <w:rFonts w:eastAsia="Times New Roman" w:cstheme="minorHAnsi"/>
              <w:color w:val="FF0000"/>
            </w:rPr>
          </w:rPrChange>
        </w:rPr>
        <w:t xml:space="preserve">Leo pipeline for characterising where in the </w:t>
      </w:r>
      <w:proofErr w:type="spellStart"/>
      <w:r w:rsidR="00AF29CB" w:rsidRPr="001E1D48">
        <w:rPr>
          <w:rFonts w:ascii="Aptos" w:eastAsia="Times New Roman" w:hAnsi="Aptos" w:cstheme="minorHAnsi"/>
          <w:color w:val="FF0000"/>
          <w:rPrChange w:id="942" w:author="Nathan Lo" w:date="2025-09-11T14:12:00Z">
            <w:rPr>
              <w:rFonts w:eastAsia="Times New Roman" w:cstheme="minorHAnsi"/>
              <w:color w:val="FF0000"/>
            </w:rPr>
          </w:rPrChange>
        </w:rPr>
        <w:t>Blattabacterium</w:t>
      </w:r>
      <w:proofErr w:type="spellEnd"/>
      <w:r w:rsidR="00AF29CB" w:rsidRPr="001E1D48">
        <w:rPr>
          <w:rFonts w:ascii="Aptos" w:eastAsia="Times New Roman" w:hAnsi="Aptos" w:cstheme="minorHAnsi"/>
          <w:color w:val="FF0000"/>
          <w:rPrChange w:id="943" w:author="Nathan Lo" w:date="2025-09-11T14:12:00Z">
            <w:rPr>
              <w:rFonts w:eastAsia="Times New Roman" w:cstheme="minorHAnsi"/>
              <w:color w:val="FF0000"/>
            </w:rPr>
          </w:rPrChange>
        </w:rPr>
        <w:t xml:space="preserve"> genomes the inserts derived.</w:t>
      </w:r>
      <w:r w:rsidR="00606C77" w:rsidRPr="001E1D48">
        <w:rPr>
          <w:rFonts w:ascii="Aptos" w:eastAsia="Times New Roman" w:hAnsi="Aptos" w:cstheme="minorHAnsi"/>
          <w:color w:val="FF0000"/>
          <w:rPrChange w:id="944" w:author="Nathan Lo" w:date="2025-09-11T14:12:00Z">
            <w:rPr>
              <w:rFonts w:eastAsia="Times New Roman" w:cstheme="minorHAnsi"/>
              <w:color w:val="FF0000"/>
            </w:rPr>
          </w:rPrChange>
        </w:rPr>
        <w:t>]</w:t>
      </w:r>
    </w:p>
    <w:p w14:paraId="17407DC8" w14:textId="20261C41" w:rsidR="00175D73" w:rsidRPr="001E1D48" w:rsidRDefault="00175D73" w:rsidP="00790F30">
      <w:pPr>
        <w:spacing w:after="100" w:afterAutospacing="1"/>
        <w:jc w:val="both"/>
        <w:rPr>
          <w:ins w:id="945" w:author="Nathan Lo" w:date="2025-09-01T11:59:00Z"/>
          <w:rFonts w:ascii="Aptos" w:eastAsia="Times New Roman" w:hAnsi="Aptos" w:cstheme="minorHAnsi"/>
          <w:color w:val="FF0000"/>
          <w:rPrChange w:id="946" w:author="Nathan Lo" w:date="2025-09-11T14:12:00Z">
            <w:rPr>
              <w:ins w:id="947" w:author="Nathan Lo" w:date="2025-09-01T11:59:00Z"/>
              <w:rFonts w:eastAsia="Times New Roman" w:cstheme="minorHAnsi"/>
              <w:color w:val="FF0000"/>
            </w:rPr>
          </w:rPrChange>
        </w:rPr>
      </w:pPr>
    </w:p>
    <w:p w14:paraId="7173CC91" w14:textId="77777777" w:rsidR="00175D73" w:rsidRPr="001E1D48" w:rsidRDefault="00175D73" w:rsidP="00175D73">
      <w:pPr>
        <w:jc w:val="both"/>
        <w:rPr>
          <w:ins w:id="948" w:author="Nathan Lo" w:date="2025-09-01T11:59:00Z"/>
          <w:rFonts w:ascii="Aptos" w:hAnsi="Aptos" w:cs="Arial"/>
        </w:rPr>
      </w:pPr>
      <w:ins w:id="949" w:author="Nathan Lo" w:date="2025-09-01T11:59:00Z">
        <w:r w:rsidRPr="001E1D48">
          <w:rPr>
            <w:rFonts w:ascii="Aptos" w:eastAsia="Times New Roman" w:hAnsi="Aptos" w:cstheme="minorHAnsi"/>
            <w:color w:val="FF0000"/>
            <w:rPrChange w:id="950" w:author="Nathan Lo" w:date="2025-09-11T14:12:00Z">
              <w:rPr>
                <w:rFonts w:eastAsia="Times New Roman" w:cstheme="minorHAnsi"/>
                <w:color w:val="FF0000"/>
              </w:rPr>
            </w:rPrChange>
          </w:rPr>
          <w:t xml:space="preserve">Need to insert somewhere: </w:t>
        </w:r>
        <w:r w:rsidRPr="001E1D48">
          <w:rPr>
            <w:rFonts w:ascii="Aptos" w:hAnsi="Aptos" w:cs="Arial"/>
          </w:rPr>
          <w:t xml:space="preserve">The inserts were detected in genomes of species for which only leg muscle tissue was included during DNA extraction (thus excluding </w:t>
        </w:r>
        <w:proofErr w:type="spellStart"/>
        <w:r w:rsidRPr="001E1D48">
          <w:rPr>
            <w:rFonts w:ascii="Aptos" w:hAnsi="Aptos" w:cs="Arial"/>
            <w:i/>
            <w:iCs/>
          </w:rPr>
          <w:t>Blattabacterium</w:t>
        </w:r>
        <w:proofErr w:type="spellEnd"/>
        <w:r w:rsidRPr="001E1D48">
          <w:rPr>
            <w:rFonts w:ascii="Aptos" w:hAnsi="Aptos" w:cs="Arial"/>
            <w:i/>
            <w:iCs/>
          </w:rPr>
          <w:t xml:space="preserve"> </w:t>
        </w:r>
        <w:r w:rsidRPr="001E1D48">
          <w:rPr>
            <w:rFonts w:ascii="Aptos" w:hAnsi="Aptos" w:cs="Arial"/>
          </w:rPr>
          <w:t xml:space="preserve">DNA), </w:t>
        </w:r>
        <w:proofErr w:type="gramStart"/>
        <w:r w:rsidRPr="001E1D48">
          <w:rPr>
            <w:rFonts w:ascii="Aptos" w:hAnsi="Aptos" w:cs="Arial"/>
          </w:rPr>
          <w:t>and also</w:t>
        </w:r>
        <w:proofErr w:type="gramEnd"/>
        <w:r w:rsidRPr="001E1D48">
          <w:rPr>
            <w:rFonts w:ascii="Aptos" w:hAnsi="Aptos" w:cs="Arial"/>
          </w:rPr>
          <w:t xml:space="preserve"> species for which fat body was included (thus including </w:t>
        </w:r>
        <w:proofErr w:type="spellStart"/>
        <w:r w:rsidRPr="001E1D48">
          <w:rPr>
            <w:rFonts w:ascii="Aptos" w:hAnsi="Aptos" w:cs="Arial"/>
            <w:i/>
            <w:iCs/>
          </w:rPr>
          <w:t>Blattabacterium</w:t>
        </w:r>
        <w:proofErr w:type="spellEnd"/>
        <w:r w:rsidRPr="001E1D48">
          <w:rPr>
            <w:rFonts w:ascii="Aptos" w:hAnsi="Aptos" w:cs="Arial"/>
            <w:i/>
            <w:iCs/>
          </w:rPr>
          <w:t xml:space="preserve"> </w:t>
        </w:r>
        <w:r w:rsidRPr="001E1D48">
          <w:rPr>
            <w:rFonts w:ascii="Aptos" w:hAnsi="Aptos" w:cs="Arial"/>
          </w:rPr>
          <w:t xml:space="preserve">DNA). </w:t>
        </w:r>
      </w:ins>
    </w:p>
    <w:p w14:paraId="71169EBC" w14:textId="53EF3243" w:rsidR="00175D73" w:rsidRDefault="00175D73" w:rsidP="00790F30">
      <w:pPr>
        <w:spacing w:after="100" w:afterAutospacing="1"/>
        <w:jc w:val="both"/>
        <w:rPr>
          <w:ins w:id="951" w:author="Microsoft Office User" w:date="2025-09-28T11:02:00Z"/>
          <w:rFonts w:ascii="Aptos" w:eastAsia="Times New Roman" w:hAnsi="Aptos" w:cstheme="minorHAnsi"/>
          <w:color w:val="FF0000"/>
        </w:rPr>
      </w:pPr>
    </w:p>
    <w:p w14:paraId="1A6829C1" w14:textId="7E290535" w:rsidR="007C26CF" w:rsidRPr="001E1D48" w:rsidDel="00762B29" w:rsidRDefault="007C26CF" w:rsidP="00790F30">
      <w:pPr>
        <w:spacing w:after="100" w:afterAutospacing="1"/>
        <w:jc w:val="both"/>
        <w:rPr>
          <w:del w:id="952" w:author="Microsoft Office User" w:date="2025-09-28T20:37:00Z"/>
          <w:rFonts w:ascii="Aptos" w:eastAsia="Times New Roman" w:hAnsi="Aptos" w:cstheme="minorHAnsi"/>
          <w:color w:val="FF0000"/>
          <w:rPrChange w:id="953" w:author="Nathan Lo" w:date="2025-09-11T14:12:00Z">
            <w:rPr>
              <w:del w:id="954" w:author="Microsoft Office User" w:date="2025-09-28T20:37:00Z"/>
              <w:rFonts w:eastAsia="Times New Roman" w:cstheme="minorHAnsi"/>
              <w:color w:val="FF0000"/>
            </w:rPr>
          </w:rPrChange>
        </w:rPr>
      </w:pPr>
    </w:p>
    <w:p w14:paraId="2254F212" w14:textId="77777777" w:rsidR="00CF2859" w:rsidRPr="001E1D48" w:rsidRDefault="00CF2859" w:rsidP="00790F30">
      <w:pPr>
        <w:jc w:val="both"/>
        <w:rPr>
          <w:rFonts w:ascii="Aptos" w:hAnsi="Aptos" w:cstheme="minorHAnsi"/>
          <w:color w:val="000000" w:themeColor="text1"/>
          <w:rPrChange w:id="955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5E0C6454" w14:textId="6D3A8939" w:rsidR="0065342C" w:rsidRPr="001E1D48" w:rsidRDefault="00C97A6A" w:rsidP="00790F30">
      <w:pPr>
        <w:jc w:val="both"/>
        <w:rPr>
          <w:rFonts w:ascii="Aptos" w:hAnsi="Aptos" w:cstheme="minorHAnsi"/>
          <w:b/>
          <w:i/>
          <w:color w:val="000000" w:themeColor="text1"/>
          <w:rPrChange w:id="956" w:author="Nathan Lo" w:date="2025-09-11T14:12:00Z">
            <w:rPr>
              <w:rFonts w:cstheme="minorHAnsi"/>
              <w:b/>
              <w:i/>
              <w:color w:val="000000" w:themeColor="text1"/>
            </w:rPr>
          </w:rPrChange>
        </w:rPr>
      </w:pPr>
      <w:r w:rsidRPr="001E1D48">
        <w:rPr>
          <w:rFonts w:ascii="Aptos" w:hAnsi="Aptos" w:cstheme="minorHAnsi"/>
          <w:b/>
          <w:i/>
          <w:color w:val="000000" w:themeColor="text1"/>
          <w:rPrChange w:id="957" w:author="Nathan Lo" w:date="2025-09-11T14:12:00Z">
            <w:rPr>
              <w:rFonts w:cstheme="minorHAnsi"/>
              <w:b/>
              <w:i/>
              <w:color w:val="000000" w:themeColor="text1"/>
            </w:rPr>
          </w:rPrChange>
        </w:rPr>
        <w:t xml:space="preserve">HGT insert </w:t>
      </w:r>
      <w:r w:rsidR="0065342C" w:rsidRPr="001E1D48">
        <w:rPr>
          <w:rFonts w:ascii="Aptos" w:hAnsi="Aptos" w:cstheme="minorHAnsi"/>
          <w:b/>
          <w:i/>
          <w:color w:val="000000" w:themeColor="text1"/>
          <w:rPrChange w:id="958" w:author="Nathan Lo" w:date="2025-09-11T14:12:00Z">
            <w:rPr>
              <w:rFonts w:cstheme="minorHAnsi"/>
              <w:b/>
              <w:i/>
              <w:color w:val="000000" w:themeColor="text1"/>
            </w:rPr>
          </w:rPrChange>
        </w:rPr>
        <w:t>QC</w:t>
      </w:r>
    </w:p>
    <w:p w14:paraId="3D1D6B93" w14:textId="540C4449" w:rsidR="00762B29" w:rsidRDefault="00762B29">
      <w:pPr>
        <w:jc w:val="both"/>
        <w:rPr>
          <w:ins w:id="959" w:author="Microsoft Office User" w:date="2025-09-28T20:34:00Z"/>
          <w:rFonts w:ascii="Aptos" w:hAnsi="Aptos" w:cstheme="minorHAnsi"/>
          <w:color w:val="FF0000"/>
        </w:rPr>
        <w:pPrChange w:id="960" w:author="Microsoft Office User" w:date="2025-09-28T20:35:00Z">
          <w:pPr/>
        </w:pPrChange>
      </w:pPr>
      <w:ins w:id="961" w:author="Microsoft Office User" w:date="2025-09-28T20:35:00Z">
        <w:r w:rsidRPr="00762B29">
          <w:rPr>
            <w:rFonts w:ascii="Aptos" w:hAnsi="Aptos" w:cstheme="minorHAnsi"/>
            <w:color w:val="FF0000"/>
            <w:rPrChange w:id="962" w:author="Microsoft Office User" w:date="2025-09-28T20:35:00Z">
              <w:rPr/>
            </w:rPrChange>
          </w:rPr>
          <w:t>Results from alternate thresholds (refer to Figure S2</w:t>
        </w:r>
        <w:proofErr w:type="gramStart"/>
        <w:r w:rsidRPr="00762B29">
          <w:rPr>
            <w:rFonts w:ascii="Aptos" w:hAnsi="Aptos" w:cstheme="minorHAnsi"/>
            <w:color w:val="FF0000"/>
            <w:rPrChange w:id="963" w:author="Microsoft Office User" w:date="2025-09-28T20:35:00Z">
              <w:rPr/>
            </w:rPrChange>
          </w:rPr>
          <w:t>)</w:t>
        </w:r>
        <w:r>
          <w:rPr>
            <w:rFonts w:ascii="Aptos" w:hAnsi="Aptos" w:cstheme="minorHAnsi"/>
            <w:color w:val="FF0000"/>
          </w:rPr>
          <w:t xml:space="preserve">  -</w:t>
        </w:r>
        <w:proofErr w:type="gramEnd"/>
        <w:r>
          <w:rPr>
            <w:rFonts w:ascii="Aptos" w:hAnsi="Aptos" w:cstheme="minorHAnsi"/>
            <w:color w:val="FF0000"/>
          </w:rPr>
          <w:t xml:space="preserve"> can use a similar figure to the main insert count figure in the manuscript…</w:t>
        </w:r>
      </w:ins>
    </w:p>
    <w:p w14:paraId="5275BD7D" w14:textId="77777777" w:rsidR="00762B29" w:rsidRDefault="00762B29" w:rsidP="00762B29">
      <w:pPr>
        <w:rPr>
          <w:ins w:id="964" w:author="Microsoft Office User" w:date="2025-09-28T20:34:00Z"/>
          <w:rFonts w:ascii="Aptos" w:hAnsi="Aptos" w:cstheme="minorHAnsi"/>
          <w:color w:val="FF0000"/>
          <w:lang w:eastAsia="zh-CN"/>
        </w:rPr>
      </w:pPr>
    </w:p>
    <w:p w14:paraId="539AC7D3" w14:textId="58D08471" w:rsidR="0065342C" w:rsidRPr="00762B29" w:rsidDel="008C1745" w:rsidRDefault="008C1745">
      <w:pPr>
        <w:jc w:val="both"/>
        <w:rPr>
          <w:del w:id="965" w:author="Zhuzhi Zhang" w:date="2025-01-15T15:08:00Z"/>
          <w:rFonts w:ascii="Aptos" w:hAnsi="Aptos" w:cstheme="minorHAnsi"/>
          <w:color w:val="FF0000"/>
          <w:rPrChange w:id="966" w:author="Microsoft Office User" w:date="2025-09-28T20:34:00Z">
            <w:rPr>
              <w:del w:id="967" w:author="Zhuzhi Zhang" w:date="2025-01-15T15:08:00Z"/>
              <w:rFonts w:cstheme="minorHAnsi"/>
              <w:color w:val="FF0000"/>
            </w:rPr>
          </w:rPrChange>
        </w:rPr>
        <w:pPrChange w:id="968" w:author="Microsoft Office User" w:date="2025-09-28T20:34:00Z">
          <w:pPr>
            <w:pStyle w:val="ListParagraph"/>
            <w:numPr>
              <w:numId w:val="1"/>
            </w:numPr>
            <w:ind w:hanging="360"/>
            <w:jc w:val="both"/>
          </w:pPr>
        </w:pPrChange>
      </w:pPr>
      <w:ins w:id="969" w:author="Zhuzhi Zhang" w:date="2025-01-15T15:08:00Z">
        <w:r w:rsidRPr="00762B29">
          <w:rPr>
            <w:rFonts w:ascii="Aptos" w:hAnsi="Aptos" w:cstheme="minorHAnsi"/>
            <w:color w:val="FF0000"/>
            <w:lang w:eastAsia="zh-CN"/>
            <w:rPrChange w:id="970" w:author="Microsoft Office User" w:date="2025-09-28T20:34:00Z">
              <w:rPr>
                <w:rFonts w:cstheme="minorHAnsi"/>
                <w:color w:val="FF0000"/>
                <w:lang w:eastAsia="zh-CN"/>
              </w:rPr>
            </w:rPrChange>
          </w:rPr>
          <w:t xml:space="preserve">To </w:t>
        </w:r>
      </w:ins>
      <w:ins w:id="971" w:author="Zhuzhi Zhang" w:date="2025-01-15T15:09:00Z">
        <w:r w:rsidRPr="00762B29">
          <w:rPr>
            <w:rFonts w:ascii="Aptos" w:hAnsi="Aptos" w:cstheme="minorHAnsi"/>
            <w:color w:val="FF0000"/>
            <w:lang w:eastAsia="zh-CN"/>
            <w:rPrChange w:id="972" w:author="Microsoft Office User" w:date="2025-09-28T20:34:00Z">
              <w:rPr>
                <w:rFonts w:cstheme="minorHAnsi"/>
                <w:color w:val="FF0000"/>
                <w:lang w:eastAsia="zh-CN"/>
              </w:rPr>
            </w:rPrChange>
          </w:rPr>
          <w:t>characteri</w:t>
        </w:r>
      </w:ins>
      <w:ins w:id="973" w:author="Nathan Lo" w:date="2025-01-21T17:07:00Z">
        <w:r w:rsidR="00B227EE" w:rsidRPr="00762B29">
          <w:rPr>
            <w:rFonts w:ascii="Aptos" w:hAnsi="Aptos" w:cstheme="minorHAnsi"/>
            <w:color w:val="FF0000"/>
            <w:lang w:eastAsia="zh-CN"/>
            <w:rPrChange w:id="974" w:author="Microsoft Office User" w:date="2025-09-28T20:34:00Z">
              <w:rPr>
                <w:rFonts w:cstheme="minorHAnsi"/>
                <w:color w:val="FF0000"/>
                <w:lang w:eastAsia="zh-CN"/>
              </w:rPr>
            </w:rPrChange>
          </w:rPr>
          <w:t>se</w:t>
        </w:r>
      </w:ins>
      <w:ins w:id="975" w:author="Zhuzhi Zhang" w:date="2025-01-15T15:09:00Z">
        <w:del w:id="976" w:author="Nathan Lo" w:date="2025-01-21T17:07:00Z">
          <w:r w:rsidRPr="00762B29" w:rsidDel="00B227EE">
            <w:rPr>
              <w:rFonts w:ascii="Aptos" w:hAnsi="Aptos" w:cstheme="minorHAnsi"/>
              <w:color w:val="FF0000"/>
              <w:lang w:eastAsia="zh-CN"/>
              <w:rPrChange w:id="977" w:author="Microsoft Office User" w:date="2025-09-28T20:34:00Z">
                <w:rPr>
                  <w:rFonts w:cstheme="minorHAnsi"/>
                  <w:color w:val="FF0000"/>
                  <w:lang w:eastAsia="zh-CN"/>
                </w:rPr>
              </w:rPrChange>
            </w:rPr>
            <w:delText>sing</w:delText>
          </w:r>
        </w:del>
        <w:r w:rsidRPr="00762B29">
          <w:rPr>
            <w:rFonts w:ascii="Aptos" w:hAnsi="Aptos" w:cstheme="minorHAnsi"/>
            <w:color w:val="FF0000"/>
            <w:lang w:eastAsia="zh-CN"/>
            <w:rPrChange w:id="978" w:author="Microsoft Office User" w:date="2025-09-28T20:34:00Z">
              <w:rPr>
                <w:rFonts w:cstheme="minorHAnsi"/>
                <w:color w:val="FF0000"/>
                <w:lang w:eastAsia="zh-CN"/>
              </w:rPr>
            </w:rPrChange>
          </w:rPr>
          <w:t xml:space="preserve"> inserts within raw reads, </w:t>
        </w:r>
      </w:ins>
      <w:ins w:id="979" w:author="Zhuzhi Zhang" w:date="2025-01-15T15:12:00Z">
        <w:r w:rsidRPr="00762B29">
          <w:rPr>
            <w:rFonts w:ascii="Aptos" w:hAnsi="Aptos" w:cstheme="minorHAnsi"/>
            <w:color w:val="FF0000"/>
            <w:lang w:eastAsia="zh-CN"/>
            <w:rPrChange w:id="980" w:author="Microsoft Office User" w:date="2025-09-28T20:34:00Z">
              <w:rPr>
                <w:rFonts w:cstheme="minorHAnsi"/>
                <w:color w:val="FF0000"/>
                <w:lang w:eastAsia="zh-CN"/>
              </w:rPr>
            </w:rPrChange>
          </w:rPr>
          <w:t xml:space="preserve">we </w:t>
        </w:r>
        <w:r w:rsidRPr="00762B29">
          <w:rPr>
            <w:rFonts w:ascii="Aptos" w:hAnsi="Aptos" w:cstheme="minorHAnsi"/>
            <w:color w:val="FF0000"/>
            <w:rPrChange w:id="981" w:author="Microsoft Office User" w:date="2025-09-28T20:34:00Z">
              <w:rPr>
                <w:rFonts w:cstheme="minorHAnsi"/>
                <w:color w:val="FF0000"/>
              </w:rPr>
            </w:rPrChange>
          </w:rPr>
          <w:t>aligned raw reads back to the assembled genome</w:t>
        </w:r>
      </w:ins>
      <w:ins w:id="982" w:author="Nathan Lo" w:date="2025-01-21T17:07:00Z">
        <w:r w:rsidR="009925B9" w:rsidRPr="00762B29">
          <w:rPr>
            <w:rFonts w:ascii="Aptos" w:hAnsi="Aptos" w:cstheme="minorHAnsi"/>
            <w:color w:val="FF0000"/>
            <w:rPrChange w:id="983" w:author="Microsoft Office User" w:date="2025-09-28T20:34:00Z">
              <w:rPr>
                <w:rFonts w:cstheme="minorHAnsi"/>
                <w:color w:val="FF0000"/>
              </w:rPr>
            </w:rPrChange>
          </w:rPr>
          <w:t>. T</w:t>
        </w:r>
      </w:ins>
      <w:ins w:id="984" w:author="Zhuzhi Zhang" w:date="2025-01-15T15:17:00Z">
        <w:del w:id="985" w:author="Nathan Lo" w:date="2025-01-21T17:07:00Z">
          <w:r w:rsidR="002634A4" w:rsidRPr="00762B29" w:rsidDel="009925B9">
            <w:rPr>
              <w:rFonts w:ascii="Aptos" w:hAnsi="Aptos" w:cstheme="minorHAnsi"/>
              <w:color w:val="FF0000"/>
              <w:lang w:eastAsia="zh-CN"/>
              <w:rPrChange w:id="986" w:author="Microsoft Office User" w:date="2025-09-28T20:34:00Z">
                <w:rPr>
                  <w:rFonts w:cstheme="minorHAnsi"/>
                  <w:color w:val="FF0000"/>
                  <w:lang w:eastAsia="zh-CN"/>
                </w:rPr>
              </w:rPrChange>
            </w:rPr>
            <w:delText xml:space="preserve">, </w:delText>
          </w:r>
        </w:del>
      </w:ins>
      <w:ins w:id="987" w:author="Zhuzhi Zhang" w:date="2025-01-15T15:08:00Z">
        <w:del w:id="988" w:author="Nathan Lo" w:date="2025-01-21T17:07:00Z">
          <w:r w:rsidRPr="00762B29" w:rsidDel="009925B9">
            <w:rPr>
              <w:rFonts w:ascii="Aptos" w:hAnsi="Aptos" w:cstheme="minorHAnsi"/>
              <w:color w:val="FF0000"/>
              <w:rPrChange w:id="989" w:author="Microsoft Office User" w:date="2025-09-28T20:34:00Z">
                <w:rPr>
                  <w:rFonts w:cstheme="minorHAnsi"/>
                  <w:color w:val="FF0000"/>
                </w:rPr>
              </w:rPrChange>
            </w:rPr>
            <w:delText>t</w:delText>
          </w:r>
        </w:del>
        <w:r w:rsidRPr="00762B29">
          <w:rPr>
            <w:rFonts w:ascii="Aptos" w:hAnsi="Aptos" w:cstheme="minorHAnsi"/>
            <w:color w:val="FF0000"/>
            <w:rPrChange w:id="990" w:author="Microsoft Office User" w:date="2025-09-28T20:34:00Z">
              <w:rPr>
                <w:rFonts w:cstheme="minorHAnsi"/>
                <w:color w:val="FF0000"/>
              </w:rPr>
            </w:rPrChange>
          </w:rPr>
          <w:t>hose reads whose aligned region is shorter than the insertion we located were identified as</w:t>
        </w:r>
      </w:ins>
      <w:ins w:id="991" w:author="Nathan Lo" w:date="2025-01-21T17:08:00Z">
        <w:r w:rsidR="004A74BD" w:rsidRPr="00762B29">
          <w:rPr>
            <w:rFonts w:ascii="Aptos" w:hAnsi="Aptos" w:cstheme="minorHAnsi"/>
            <w:color w:val="FF0000"/>
            <w:rPrChange w:id="992" w:author="Microsoft Office User" w:date="2025-09-28T20:34:00Z">
              <w:rPr>
                <w:rFonts w:cstheme="minorHAnsi"/>
                <w:color w:val="FF0000"/>
              </w:rPr>
            </w:rPrChange>
          </w:rPr>
          <w:t xml:space="preserve"> being derived from</w:t>
        </w:r>
      </w:ins>
      <w:ins w:id="993" w:author="Zhuzhi Zhang" w:date="2025-01-15T15:08:00Z">
        <w:r w:rsidRPr="00762B29">
          <w:rPr>
            <w:rFonts w:ascii="Aptos" w:hAnsi="Aptos" w:cstheme="minorHAnsi"/>
            <w:color w:val="FF0000"/>
            <w:rPrChange w:id="994" w:author="Microsoft Office User" w:date="2025-09-28T20:34:00Z">
              <w:rPr>
                <w:rFonts w:cstheme="minorHAnsi"/>
                <w:color w:val="FF0000"/>
              </w:rPr>
            </w:rPrChange>
          </w:rPr>
          <w:t xml:space="preserve"> </w:t>
        </w:r>
        <w:proofErr w:type="spellStart"/>
        <w:r w:rsidRPr="00762B29">
          <w:rPr>
            <w:rFonts w:ascii="Aptos" w:hAnsi="Aptos" w:cstheme="minorHAnsi"/>
            <w:i/>
            <w:iCs/>
            <w:color w:val="FF0000"/>
            <w:rPrChange w:id="995" w:author="Microsoft Office User" w:date="2025-09-28T20:34:00Z">
              <w:rPr>
                <w:rFonts w:cstheme="minorHAnsi"/>
                <w:i/>
                <w:iCs/>
                <w:color w:val="FF0000"/>
              </w:rPr>
            </w:rPrChange>
          </w:rPr>
          <w:t>Blattabacterium</w:t>
        </w:r>
        <w:proofErr w:type="spellEnd"/>
        <w:r w:rsidRPr="00762B29">
          <w:rPr>
            <w:rFonts w:ascii="Aptos" w:hAnsi="Aptos" w:cstheme="minorHAnsi"/>
            <w:color w:val="FF0000"/>
            <w:rPrChange w:id="996" w:author="Microsoft Office User" w:date="2025-09-28T20:34:00Z">
              <w:rPr>
                <w:rFonts w:cstheme="minorHAnsi"/>
                <w:color w:val="FF0000"/>
              </w:rPr>
            </w:rPrChange>
          </w:rPr>
          <w:t xml:space="preserve"> DNA</w:t>
        </w:r>
        <w:del w:id="997" w:author="Nathan Lo" w:date="2025-01-21T17:08:00Z">
          <w:r w:rsidRPr="00762B29" w:rsidDel="004A74BD">
            <w:rPr>
              <w:rFonts w:ascii="Aptos" w:hAnsi="Aptos" w:cstheme="minorHAnsi"/>
              <w:color w:val="FF0000"/>
              <w:rPrChange w:id="998" w:author="Microsoft Office User" w:date="2025-09-28T20:34:00Z">
                <w:rPr>
                  <w:rFonts w:cstheme="minorHAnsi"/>
                  <w:color w:val="FF0000"/>
                </w:rPr>
              </w:rPrChange>
            </w:rPr>
            <w:delText xml:space="preserve"> contamination</w:delText>
          </w:r>
        </w:del>
        <w:r w:rsidRPr="00762B29">
          <w:rPr>
            <w:rFonts w:ascii="Aptos" w:hAnsi="Aptos" w:cstheme="minorHAnsi"/>
            <w:color w:val="FF0000"/>
            <w:rPrChange w:id="999" w:author="Microsoft Office User" w:date="2025-09-28T20:34:00Z">
              <w:rPr>
                <w:rFonts w:cstheme="minorHAnsi"/>
                <w:color w:val="FF0000"/>
              </w:rPr>
            </w:rPrChange>
          </w:rPr>
          <w:t xml:space="preserve">, </w:t>
        </w:r>
        <w:del w:id="1000" w:author="Nathan Lo" w:date="2025-01-21T17:07:00Z">
          <w:r w:rsidRPr="00762B29" w:rsidDel="009925B9">
            <w:rPr>
              <w:rFonts w:ascii="Aptos" w:hAnsi="Aptos" w:cstheme="minorHAnsi"/>
              <w:color w:val="FF0000"/>
              <w:rPrChange w:id="1001" w:author="Microsoft Office User" w:date="2025-09-28T20:34:00Z">
                <w:rPr>
                  <w:rFonts w:cstheme="minorHAnsi"/>
                  <w:color w:val="FF0000"/>
                </w:rPr>
              </w:rPrChange>
            </w:rPr>
            <w:delText>as they</w:delText>
          </w:r>
        </w:del>
      </w:ins>
      <w:ins w:id="1002" w:author="Nathan Lo" w:date="2025-01-21T17:07:00Z">
        <w:r w:rsidR="009925B9" w:rsidRPr="00762B29">
          <w:rPr>
            <w:rFonts w:ascii="Aptos" w:hAnsi="Aptos" w:cstheme="minorHAnsi"/>
            <w:color w:val="FF0000"/>
            <w:rPrChange w:id="1003" w:author="Microsoft Office User" w:date="2025-09-28T20:34:00Z">
              <w:rPr>
                <w:rFonts w:cstheme="minorHAnsi"/>
                <w:color w:val="FF0000"/>
              </w:rPr>
            </w:rPrChange>
          </w:rPr>
          <w:t>since they did not show any sequence similarit</w:t>
        </w:r>
      </w:ins>
      <w:ins w:id="1004" w:author="Nathan Lo" w:date="2025-01-21T17:08:00Z">
        <w:r w:rsidR="009925B9" w:rsidRPr="00762B29">
          <w:rPr>
            <w:rFonts w:ascii="Aptos" w:hAnsi="Aptos" w:cstheme="minorHAnsi"/>
            <w:color w:val="FF0000"/>
            <w:rPrChange w:id="1005" w:author="Microsoft Office User" w:date="2025-09-28T20:34:00Z">
              <w:rPr>
                <w:rFonts w:cstheme="minorHAnsi"/>
                <w:color w:val="FF0000"/>
              </w:rPr>
            </w:rPrChange>
          </w:rPr>
          <w:t>y with</w:t>
        </w:r>
      </w:ins>
      <w:ins w:id="1006" w:author="Zhuzhi Zhang" w:date="2025-01-15T15:08:00Z">
        <w:r w:rsidRPr="00762B29">
          <w:rPr>
            <w:rFonts w:ascii="Aptos" w:hAnsi="Aptos" w:cstheme="minorHAnsi"/>
            <w:color w:val="FF0000"/>
            <w:rPrChange w:id="1007" w:author="Microsoft Office User" w:date="2025-09-28T20:34:00Z">
              <w:rPr>
                <w:rFonts w:cstheme="minorHAnsi"/>
                <w:color w:val="FF0000"/>
              </w:rPr>
            </w:rPrChange>
          </w:rPr>
          <w:t xml:space="preserve"> </w:t>
        </w:r>
        <w:del w:id="1008" w:author="Nathan Lo" w:date="2025-01-21T17:08:00Z">
          <w:r w:rsidRPr="00762B29" w:rsidDel="009925B9">
            <w:rPr>
              <w:rFonts w:ascii="Aptos" w:hAnsi="Aptos" w:cstheme="minorHAnsi"/>
              <w:color w:val="FF0000"/>
              <w:rPrChange w:id="1009" w:author="Microsoft Office User" w:date="2025-09-28T20:34:00Z">
                <w:rPr>
                  <w:rFonts w:cstheme="minorHAnsi"/>
                  <w:color w:val="FF0000"/>
                </w:rPr>
              </w:rPrChange>
            </w:rPr>
            <w:delText>cannot align to the</w:delText>
          </w:r>
        </w:del>
      </w:ins>
      <w:ins w:id="1010" w:author="Nathan Lo" w:date="2025-01-21T17:08:00Z">
        <w:r w:rsidR="009925B9" w:rsidRPr="00762B29">
          <w:rPr>
            <w:rFonts w:ascii="Aptos" w:hAnsi="Aptos" w:cstheme="minorHAnsi"/>
            <w:color w:val="FF0000"/>
            <w:rPrChange w:id="1011" w:author="Microsoft Office User" w:date="2025-09-28T20:34:00Z">
              <w:rPr>
                <w:rFonts w:cstheme="minorHAnsi"/>
                <w:color w:val="FF0000"/>
              </w:rPr>
            </w:rPrChange>
          </w:rPr>
          <w:t>host</w:t>
        </w:r>
      </w:ins>
      <w:ins w:id="1012" w:author="Zhuzhi Zhang" w:date="2025-01-15T15:08:00Z">
        <w:r w:rsidRPr="00762B29">
          <w:rPr>
            <w:rFonts w:ascii="Aptos" w:hAnsi="Aptos" w:cstheme="minorHAnsi"/>
            <w:color w:val="FF0000"/>
            <w:rPrChange w:id="1013" w:author="Microsoft Office User" w:date="2025-09-28T20:34:00Z">
              <w:rPr>
                <w:rFonts w:cstheme="minorHAnsi"/>
                <w:color w:val="FF0000"/>
              </w:rPr>
            </w:rPrChange>
          </w:rPr>
          <w:t xml:space="preserve"> flanking regions. This pipeline </w:t>
        </w:r>
        <w:del w:id="1014" w:author="Nathan Lo" w:date="2025-01-21T17:08:00Z">
          <w:r w:rsidRPr="00762B29" w:rsidDel="00CA2F3A">
            <w:rPr>
              <w:rFonts w:ascii="Aptos" w:hAnsi="Aptos" w:cstheme="minorHAnsi"/>
              <w:color w:val="FF0000"/>
              <w:rPrChange w:id="1015" w:author="Microsoft Office User" w:date="2025-09-28T20:34:00Z">
                <w:rPr>
                  <w:rFonts w:cstheme="minorHAnsi"/>
                  <w:color w:val="FF0000"/>
                </w:rPr>
              </w:rPrChange>
            </w:rPr>
            <w:delText>were</w:delText>
          </w:r>
        </w:del>
      </w:ins>
      <w:ins w:id="1016" w:author="Nathan Lo" w:date="2025-01-21T17:08:00Z">
        <w:r w:rsidR="00CA2F3A" w:rsidRPr="00762B29">
          <w:rPr>
            <w:rFonts w:ascii="Aptos" w:hAnsi="Aptos" w:cstheme="minorHAnsi"/>
            <w:color w:val="FF0000"/>
            <w:rPrChange w:id="1017" w:author="Microsoft Office User" w:date="2025-09-28T20:34:00Z">
              <w:rPr>
                <w:rFonts w:cstheme="minorHAnsi"/>
                <w:color w:val="FF0000"/>
              </w:rPr>
            </w:rPrChange>
          </w:rPr>
          <w:t>was</w:t>
        </w:r>
      </w:ins>
      <w:ins w:id="1018" w:author="Zhuzhi Zhang" w:date="2025-01-15T15:08:00Z">
        <w:r w:rsidRPr="00762B29">
          <w:rPr>
            <w:rFonts w:ascii="Aptos" w:hAnsi="Aptos" w:cstheme="minorHAnsi"/>
            <w:color w:val="FF0000"/>
            <w:rPrChange w:id="1019" w:author="Microsoft Office User" w:date="2025-09-28T20:34:00Z">
              <w:rPr>
                <w:rFonts w:cstheme="minorHAnsi"/>
                <w:color w:val="FF0000"/>
              </w:rPr>
            </w:rPrChange>
          </w:rPr>
          <w:t xml:space="preserve"> run on five genomes and none of them were assembly by only </w:t>
        </w:r>
        <w:proofErr w:type="spellStart"/>
        <w:r w:rsidRPr="00762B29">
          <w:rPr>
            <w:rFonts w:ascii="Aptos" w:hAnsi="Aptos" w:cstheme="minorHAnsi"/>
            <w:i/>
            <w:iCs/>
            <w:color w:val="FF0000"/>
            <w:rPrChange w:id="1020" w:author="Microsoft Office User" w:date="2025-09-28T20:34:00Z">
              <w:rPr>
                <w:rFonts w:cstheme="minorHAnsi"/>
                <w:i/>
                <w:iCs/>
                <w:color w:val="FF0000"/>
              </w:rPr>
            </w:rPrChange>
          </w:rPr>
          <w:t>Blattabacterium</w:t>
        </w:r>
        <w:proofErr w:type="spellEnd"/>
        <w:r w:rsidRPr="00762B29">
          <w:rPr>
            <w:rFonts w:ascii="Aptos" w:hAnsi="Aptos" w:cstheme="minorHAnsi"/>
            <w:i/>
            <w:iCs/>
            <w:color w:val="FF0000"/>
            <w:rPrChange w:id="1021" w:author="Microsoft Office User" w:date="2025-09-28T20:34:00Z">
              <w:rPr>
                <w:rFonts w:cstheme="minorHAnsi"/>
                <w:i/>
                <w:iCs/>
                <w:color w:val="FF0000"/>
              </w:rPr>
            </w:rPrChange>
          </w:rPr>
          <w:t xml:space="preserve"> </w:t>
        </w:r>
        <w:r w:rsidRPr="00762B29">
          <w:rPr>
            <w:rFonts w:ascii="Aptos" w:hAnsi="Aptos" w:cstheme="minorHAnsi"/>
            <w:color w:val="FF0000"/>
            <w:rPrChange w:id="1022" w:author="Microsoft Office User" w:date="2025-09-28T20:34:00Z">
              <w:rPr>
                <w:rFonts w:cstheme="minorHAnsi"/>
                <w:color w:val="FF0000"/>
              </w:rPr>
            </w:rPrChange>
          </w:rPr>
          <w:t xml:space="preserve">reads, and different consensus were identified in the assembled genome and </w:t>
        </w:r>
        <w:proofErr w:type="spellStart"/>
        <w:r w:rsidRPr="00762B29">
          <w:rPr>
            <w:rFonts w:ascii="Aptos" w:hAnsi="Aptos" w:cstheme="minorHAnsi"/>
            <w:i/>
            <w:iCs/>
            <w:color w:val="FF0000"/>
            <w:rPrChange w:id="1023" w:author="Microsoft Office User" w:date="2025-09-28T20:34:00Z">
              <w:rPr>
                <w:rFonts w:cstheme="minorHAnsi"/>
                <w:i/>
                <w:iCs/>
                <w:color w:val="FF0000"/>
              </w:rPr>
            </w:rPrChange>
          </w:rPr>
          <w:t>Blattabacterium</w:t>
        </w:r>
        <w:proofErr w:type="spellEnd"/>
        <w:r w:rsidRPr="00762B29">
          <w:rPr>
            <w:rFonts w:ascii="Aptos" w:hAnsi="Aptos" w:cstheme="minorHAnsi"/>
            <w:i/>
            <w:iCs/>
            <w:color w:val="FF0000"/>
            <w:rPrChange w:id="1024" w:author="Microsoft Office User" w:date="2025-09-28T20:34:00Z">
              <w:rPr>
                <w:rFonts w:cstheme="minorHAnsi"/>
                <w:i/>
                <w:iCs/>
                <w:color w:val="FF0000"/>
              </w:rPr>
            </w:rPrChange>
          </w:rPr>
          <w:t xml:space="preserve"> </w:t>
        </w:r>
        <w:r w:rsidRPr="00762B29">
          <w:rPr>
            <w:rFonts w:ascii="Aptos" w:hAnsi="Aptos" w:cstheme="minorHAnsi"/>
            <w:color w:val="FF0000"/>
            <w:rPrChange w:id="1025" w:author="Microsoft Office User" w:date="2025-09-28T20:34:00Z">
              <w:rPr>
                <w:rFonts w:cstheme="minorHAnsi"/>
                <w:color w:val="FF0000"/>
              </w:rPr>
            </w:rPrChange>
          </w:rPr>
          <w:t xml:space="preserve">reads, this not only proved that these insertions were not spliced by contamination, and visually showed the mutations accumulated in these insertions. </w:t>
        </w:r>
      </w:ins>
      <w:del w:id="1026" w:author="Zhuzhi Zhang" w:date="2025-01-15T15:08:00Z">
        <w:r w:rsidR="0065342C" w:rsidRPr="00762B29" w:rsidDel="008C1745">
          <w:rPr>
            <w:rFonts w:ascii="Aptos" w:hAnsi="Aptos" w:cstheme="minorHAnsi"/>
            <w:color w:val="FF0000"/>
            <w:rPrChange w:id="1027" w:author="Microsoft Office User" w:date="2025-09-28T20:34:00Z">
              <w:rPr>
                <w:rFonts w:cstheme="minorHAnsi"/>
                <w:color w:val="FF0000"/>
              </w:rPr>
            </w:rPrChange>
          </w:rPr>
          <w:delText xml:space="preserve">Zhuzhi </w:delText>
        </w:r>
        <w:r w:rsidR="00AF29CB" w:rsidRPr="00762B29" w:rsidDel="008C1745">
          <w:rPr>
            <w:rFonts w:ascii="Aptos" w:hAnsi="Aptos" w:cstheme="minorHAnsi"/>
            <w:color w:val="FF0000"/>
            <w:rPrChange w:id="1028" w:author="Microsoft Office User" w:date="2025-09-28T20:34:00Z">
              <w:rPr>
                <w:rFonts w:cstheme="minorHAnsi"/>
                <w:color w:val="FF0000"/>
              </w:rPr>
            </w:rPrChange>
          </w:rPr>
          <w:delText>work on characterising inserts within raw reads</w:delText>
        </w:r>
      </w:del>
    </w:p>
    <w:p w14:paraId="4F960285" w14:textId="0075A020" w:rsidR="0065342C" w:rsidRPr="001E1D48" w:rsidRDefault="00AF29CB">
      <w:pPr>
        <w:rPr>
          <w:rPrChange w:id="1029" w:author="Nathan Lo" w:date="2025-09-11T14:12:00Z">
            <w:rPr>
              <w:rFonts w:cstheme="minorHAnsi"/>
              <w:color w:val="FF0000"/>
            </w:rPr>
          </w:rPrChange>
        </w:rPr>
        <w:pPrChange w:id="1030" w:author="Microsoft Office User" w:date="2025-09-28T20:34:00Z">
          <w:pPr>
            <w:pStyle w:val="ListParagraph"/>
            <w:numPr>
              <w:numId w:val="1"/>
            </w:numPr>
            <w:ind w:hanging="360"/>
            <w:jc w:val="both"/>
          </w:pPr>
        </w:pPrChange>
      </w:pPr>
      <w:r w:rsidRPr="001E1D48">
        <w:rPr>
          <w:rPrChange w:id="1031" w:author="Nathan Lo" w:date="2025-09-11T14:12:00Z">
            <w:rPr>
              <w:rFonts w:cstheme="minorHAnsi"/>
              <w:color w:val="FF0000"/>
            </w:rPr>
          </w:rPrChange>
        </w:rPr>
        <w:t xml:space="preserve">PCRs (can put primers on </w:t>
      </w:r>
      <w:proofErr w:type="spellStart"/>
      <w:r w:rsidRPr="001E1D48">
        <w:rPr>
          <w:rPrChange w:id="1032" w:author="Nathan Lo" w:date="2025-09-11T14:12:00Z">
            <w:rPr>
              <w:rFonts w:cstheme="minorHAnsi"/>
              <w:color w:val="FF0000"/>
            </w:rPr>
          </w:rPrChange>
        </w:rPr>
        <w:t>github</w:t>
      </w:r>
      <w:proofErr w:type="spellEnd"/>
      <w:r w:rsidRPr="001E1D48">
        <w:rPr>
          <w:rPrChange w:id="1033" w:author="Nathan Lo" w:date="2025-09-11T14:12:00Z">
            <w:rPr>
              <w:rFonts w:cstheme="minorHAnsi"/>
              <w:color w:val="FF0000"/>
            </w:rPr>
          </w:rPrChange>
        </w:rPr>
        <w:t>)</w:t>
      </w:r>
    </w:p>
    <w:p w14:paraId="73DDADCB" w14:textId="76BD6DCB" w:rsidR="00675564" w:rsidRDefault="00C97A6A" w:rsidP="00675564">
      <w:pPr>
        <w:jc w:val="both"/>
        <w:rPr>
          <w:ins w:id="1034" w:author="Microsoft Office User" w:date="2025-09-28T11:01:00Z"/>
          <w:rFonts w:ascii="Aptos" w:hAnsi="Aptos" w:cstheme="minorHAnsi"/>
          <w:color w:val="FF0000"/>
        </w:rPr>
      </w:pPr>
      <w:del w:id="1035" w:author="Microsoft Office User" w:date="2025-09-28T20:34:00Z">
        <w:r w:rsidRPr="001E1D48" w:rsidDel="00762B29">
          <w:rPr>
            <w:rFonts w:ascii="Aptos" w:hAnsi="Aptos" w:cstheme="minorHAnsi"/>
            <w:color w:val="FF0000"/>
            <w:rPrChange w:id="1036" w:author="Nathan Lo" w:date="2025-09-11T14:12:00Z">
              <w:rPr>
                <w:rFonts w:cstheme="minorHAnsi"/>
                <w:color w:val="FF0000"/>
              </w:rPr>
            </w:rPrChange>
          </w:rPr>
          <w:delText>Results from alternate thresholds</w:delText>
        </w:r>
      </w:del>
    </w:p>
    <w:p w14:paraId="0E6E425F" w14:textId="0D577B10" w:rsidR="00675564" w:rsidRPr="00675564" w:rsidDel="007C26CF" w:rsidRDefault="00675564">
      <w:pPr>
        <w:jc w:val="both"/>
        <w:rPr>
          <w:del w:id="1037" w:author="Microsoft Office User" w:date="2025-09-28T11:01:00Z"/>
          <w:rFonts w:ascii="Aptos" w:hAnsi="Aptos" w:cstheme="minorHAnsi"/>
          <w:color w:val="FF0000"/>
          <w:rPrChange w:id="1038" w:author="Microsoft Office User" w:date="2025-09-28T11:01:00Z">
            <w:rPr>
              <w:del w:id="1039" w:author="Microsoft Office User" w:date="2025-09-28T11:01:00Z"/>
              <w:rFonts w:cstheme="minorHAnsi"/>
              <w:color w:val="FF0000"/>
            </w:rPr>
          </w:rPrChange>
        </w:rPr>
        <w:pPrChange w:id="1040" w:author="Microsoft Office User" w:date="2025-09-28T11:01:00Z">
          <w:pPr>
            <w:pStyle w:val="ListParagraph"/>
            <w:numPr>
              <w:numId w:val="1"/>
            </w:numPr>
            <w:ind w:hanging="360"/>
            <w:jc w:val="both"/>
          </w:pPr>
        </w:pPrChange>
      </w:pPr>
    </w:p>
    <w:p w14:paraId="0E7CF916" w14:textId="77777777" w:rsidR="00064A89" w:rsidRPr="00762B29" w:rsidDel="007C26CF" w:rsidRDefault="00064A89" w:rsidP="00790F30">
      <w:pPr>
        <w:jc w:val="both"/>
        <w:rPr>
          <w:del w:id="1041" w:author="Microsoft Office User" w:date="2025-09-28T11:01:00Z"/>
          <w:rFonts w:ascii="Aptos" w:hAnsi="Aptos" w:cstheme="minorHAnsi"/>
          <w:color w:val="000000" w:themeColor="text1"/>
        </w:rPr>
      </w:pPr>
    </w:p>
    <w:p w14:paraId="0D26CBA6" w14:textId="77777777" w:rsidR="00AF29CB" w:rsidRPr="00762B29" w:rsidRDefault="00AF29CB" w:rsidP="00790F30">
      <w:pPr>
        <w:jc w:val="both"/>
        <w:rPr>
          <w:rFonts w:ascii="Aptos" w:hAnsi="Aptos" w:cstheme="minorHAnsi"/>
          <w:color w:val="000000" w:themeColor="text1"/>
        </w:rPr>
      </w:pPr>
    </w:p>
    <w:p w14:paraId="591F257C" w14:textId="1AC21DD6" w:rsidR="00A95E7D" w:rsidRPr="00426239" w:rsidRDefault="00AF29CB" w:rsidP="00426239">
      <w:pPr>
        <w:jc w:val="both"/>
        <w:rPr>
          <w:rFonts w:ascii="Aptos" w:hAnsi="Aptos" w:cstheme="minorHAnsi"/>
          <w:b/>
          <w:i/>
          <w:color w:val="000000" w:themeColor="text1"/>
        </w:rPr>
      </w:pPr>
      <w:r w:rsidRPr="00762B29">
        <w:rPr>
          <w:rFonts w:ascii="Aptos" w:hAnsi="Aptos" w:cstheme="minorHAnsi"/>
          <w:b/>
          <w:i/>
          <w:color w:val="000000" w:themeColor="text1"/>
        </w:rPr>
        <w:t xml:space="preserve">Supplementary </w:t>
      </w:r>
      <w:r w:rsidR="00762B29">
        <w:rPr>
          <w:rFonts w:ascii="Aptos" w:hAnsi="Aptos" w:cstheme="minorHAnsi"/>
          <w:b/>
          <w:i/>
          <w:color w:val="000000" w:themeColor="text1"/>
        </w:rPr>
        <w:t xml:space="preserve">Tables and </w:t>
      </w:r>
      <w:r w:rsidRPr="00762B29">
        <w:rPr>
          <w:rFonts w:ascii="Aptos" w:hAnsi="Aptos" w:cstheme="minorHAnsi"/>
          <w:b/>
          <w:i/>
          <w:color w:val="000000" w:themeColor="text1"/>
        </w:rPr>
        <w:t>Figures</w:t>
      </w:r>
      <w:del w:id="1042" w:author="Microsoft Office User" w:date="2025-09-28T20:35:00Z">
        <w:r w:rsidRPr="00762B29" w:rsidDel="00762B29">
          <w:rPr>
            <w:rFonts w:ascii="Aptos" w:hAnsi="Aptos" w:cstheme="minorHAnsi"/>
            <w:b/>
            <w:i/>
            <w:color w:val="000000" w:themeColor="text1"/>
          </w:rPr>
          <w:delText xml:space="preserve"> and Tables (maximum of 2 display items; i.e. figure or table)</w:delText>
        </w:r>
      </w:del>
      <w:del w:id="1043" w:author="Microsoft Office User" w:date="2025-09-28T10:52:00Z">
        <w:r w:rsidRPr="00762B29" w:rsidDel="00675564">
          <w:rPr>
            <w:rFonts w:ascii="Aptos" w:hAnsi="Aptos" w:cstheme="minorHAnsi"/>
            <w:i/>
            <w:color w:val="000000" w:themeColor="text1"/>
          </w:rPr>
          <w:delText>Table S1:</w:delText>
        </w:r>
        <w:r w:rsidRPr="00762B29" w:rsidDel="00675564">
          <w:rPr>
            <w:rFonts w:ascii="Aptos" w:hAnsi="Aptos" w:cstheme="minorHAnsi"/>
            <w:color w:val="000000" w:themeColor="text1"/>
          </w:rPr>
          <w:delText xml:space="preserve"> Blattbacterium genomes and cockroach genome details (including some assembly QC)</w:delText>
        </w:r>
      </w:del>
    </w:p>
    <w:p w14:paraId="346F5310" w14:textId="46AC8D0D" w:rsidR="00000A8C" w:rsidRDefault="00426239" w:rsidP="00426239">
      <w:pPr>
        <w:jc w:val="center"/>
        <w:rPr>
          <w:rFonts w:ascii="Aptos" w:hAnsi="Aptos" w:cstheme="minorHAnsi"/>
          <w:i/>
          <w:color w:val="000000" w:themeColor="text1"/>
        </w:rPr>
      </w:pPr>
      <w:r w:rsidRPr="00426239">
        <w:rPr>
          <w:rFonts w:ascii="Aptos" w:hAnsi="Aptos" w:cstheme="minorHAnsi"/>
          <w:i/>
          <w:noProof/>
          <w:color w:val="000000" w:themeColor="text1"/>
        </w:rPr>
        <w:lastRenderedPageBreak/>
        <w:drawing>
          <wp:inline distT="0" distB="0" distL="0" distR="0" wp14:anchorId="64AC0E1A" wp14:editId="21B10EA0">
            <wp:extent cx="3356948" cy="5575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1035" cy="558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BCD8" w14:textId="232E04C9" w:rsidR="00000A8C" w:rsidRPr="009C52D5" w:rsidRDefault="00000A8C" w:rsidP="00000A8C">
      <w:pPr>
        <w:spacing w:after="100" w:afterAutospacing="1"/>
        <w:jc w:val="both"/>
        <w:rPr>
          <w:ins w:id="1044" w:author="Microsoft Office User" w:date="2025-09-28T20:37:00Z"/>
          <w:rFonts w:ascii="Aptos" w:eastAsia="Times New Roman" w:hAnsi="Aptos" w:cstheme="minorHAnsi"/>
          <w:color w:val="FF0000"/>
        </w:rPr>
      </w:pPr>
      <w:ins w:id="1045" w:author="Microsoft Office User" w:date="2025-09-28T20:37:00Z">
        <w:r w:rsidRPr="00A95E7D">
          <w:rPr>
            <w:rFonts w:ascii="Aptos" w:eastAsia="Times New Roman" w:hAnsi="Aptos" w:cstheme="minorHAnsi"/>
            <w:b/>
            <w:bCs/>
            <w:color w:val="FF0000"/>
            <w:rPrChange w:id="1046" w:author="Microsoft Office User" w:date="2025-09-28T21:26:00Z">
              <w:rPr>
                <w:rFonts w:ascii="Aptos" w:eastAsia="Times New Roman" w:hAnsi="Aptos" w:cstheme="minorHAnsi"/>
                <w:color w:val="FF0000"/>
                <w:highlight w:val="yellow"/>
              </w:rPr>
            </w:rPrChange>
          </w:rPr>
          <w:t>Figure S1.</w:t>
        </w:r>
        <w:r w:rsidRPr="00A95E7D">
          <w:rPr>
            <w:rFonts w:ascii="Aptos" w:eastAsia="Times New Roman" w:hAnsi="Aptos" w:cstheme="minorHAnsi"/>
            <w:color w:val="FF0000"/>
            <w:rPrChange w:id="1047" w:author="Microsoft Office User" w:date="2025-09-28T21:26:00Z">
              <w:rPr>
                <w:rFonts w:ascii="Aptos" w:eastAsia="Times New Roman" w:hAnsi="Aptos" w:cstheme="minorHAnsi"/>
                <w:color w:val="FF0000"/>
                <w:highlight w:val="yellow"/>
              </w:rPr>
            </w:rPrChange>
          </w:rPr>
          <w:t xml:space="preserve"> </w:t>
        </w:r>
      </w:ins>
      <w:ins w:id="1048" w:author="Microsoft Office User" w:date="2025-09-28T21:24:00Z">
        <w:r w:rsidR="00A95E7D" w:rsidRPr="00A95E7D">
          <w:rPr>
            <w:rFonts w:ascii="Aptos" w:eastAsia="Times New Roman" w:hAnsi="Aptos" w:cstheme="minorHAnsi"/>
            <w:color w:val="FF0000"/>
            <w:rPrChange w:id="1049" w:author="Microsoft Office User" w:date="2025-09-28T21:26:00Z">
              <w:rPr>
                <w:rFonts w:ascii="Aptos" w:eastAsia="Times New Roman" w:hAnsi="Aptos" w:cstheme="minorHAnsi"/>
                <w:color w:val="FF0000"/>
                <w:highlight w:val="yellow"/>
              </w:rPr>
            </w:rPrChange>
          </w:rPr>
          <w:t xml:space="preserve">Insert filtering pipeline. </w:t>
        </w:r>
      </w:ins>
      <w:ins w:id="1050" w:author="Microsoft Office User" w:date="2025-09-28T21:49:00Z">
        <w:r w:rsidR="00307DEE">
          <w:rPr>
            <w:rFonts w:ascii="Aptos" w:eastAsia="Times New Roman" w:hAnsi="Aptos" w:cstheme="minorHAnsi"/>
            <w:color w:val="FF0000"/>
          </w:rPr>
          <w:t>The s</w:t>
        </w:r>
      </w:ins>
      <w:ins w:id="1051" w:author="Microsoft Office User" w:date="2025-09-28T21:45:00Z">
        <w:r w:rsidR="00FC01AF">
          <w:rPr>
            <w:rFonts w:ascii="Aptos" w:eastAsia="Times New Roman" w:hAnsi="Aptos" w:cstheme="minorHAnsi"/>
            <w:color w:val="FF0000"/>
          </w:rPr>
          <w:t xml:space="preserve">teps </w:t>
        </w:r>
      </w:ins>
      <w:ins w:id="1052" w:author="Microsoft Office User" w:date="2025-09-28T21:49:00Z">
        <w:r w:rsidR="00307DEE">
          <w:rPr>
            <w:rFonts w:ascii="Aptos" w:eastAsia="Times New Roman" w:hAnsi="Aptos" w:cstheme="minorHAnsi"/>
            <w:color w:val="FF0000"/>
          </w:rPr>
          <w:t xml:space="preserve">outlined with a red border </w:t>
        </w:r>
      </w:ins>
      <w:ins w:id="1053" w:author="Microsoft Office User" w:date="2025-09-28T21:45:00Z">
        <w:r w:rsidR="00FC01AF">
          <w:rPr>
            <w:rFonts w:ascii="Aptos" w:eastAsia="Times New Roman" w:hAnsi="Aptos" w:cstheme="minorHAnsi"/>
            <w:color w:val="FF0000"/>
          </w:rPr>
          <w:t>i</w:t>
        </w:r>
      </w:ins>
      <w:ins w:id="1054" w:author="Microsoft Office User" w:date="2025-09-28T21:24:00Z">
        <w:r w:rsidR="00A95E7D" w:rsidRPr="00A95E7D">
          <w:rPr>
            <w:rFonts w:ascii="Aptos" w:eastAsia="Times New Roman" w:hAnsi="Aptos" w:cstheme="minorHAnsi"/>
            <w:color w:val="FF0000"/>
            <w:rPrChange w:id="1055" w:author="Microsoft Office User" w:date="2025-09-28T21:26:00Z">
              <w:rPr>
                <w:rFonts w:ascii="Aptos" w:eastAsia="Times New Roman" w:hAnsi="Aptos" w:cstheme="minorHAnsi"/>
                <w:color w:val="FF0000"/>
                <w:highlight w:val="yellow"/>
              </w:rPr>
            </w:rPrChange>
          </w:rPr>
          <w:t>ndicate wher</w:t>
        </w:r>
      </w:ins>
      <w:ins w:id="1056" w:author="Microsoft Office User" w:date="2025-09-28T21:45:00Z">
        <w:r w:rsidR="00FC01AF">
          <w:rPr>
            <w:rFonts w:ascii="Aptos" w:eastAsia="Times New Roman" w:hAnsi="Aptos" w:cstheme="minorHAnsi"/>
            <w:color w:val="FF0000"/>
          </w:rPr>
          <w:t>e</w:t>
        </w:r>
      </w:ins>
      <w:ins w:id="1057" w:author="Microsoft Office User" w:date="2025-09-28T21:24:00Z">
        <w:r w:rsidR="00A95E7D" w:rsidRPr="00A95E7D">
          <w:rPr>
            <w:rFonts w:ascii="Aptos" w:eastAsia="Times New Roman" w:hAnsi="Aptos" w:cstheme="minorHAnsi"/>
            <w:color w:val="FF0000"/>
            <w:rPrChange w:id="1058" w:author="Microsoft Office User" w:date="2025-09-28T21:26:00Z">
              <w:rPr>
                <w:rFonts w:ascii="Aptos" w:eastAsia="Times New Roman" w:hAnsi="Aptos" w:cstheme="minorHAnsi"/>
                <w:color w:val="FF0000"/>
                <w:highlight w:val="yellow"/>
              </w:rPr>
            </w:rPrChange>
          </w:rPr>
          <w:t xml:space="preserve"> alternate filtering thresho</w:t>
        </w:r>
      </w:ins>
      <w:ins w:id="1059" w:author="Microsoft Office User" w:date="2025-09-28T21:25:00Z">
        <w:r w:rsidR="00A95E7D" w:rsidRPr="00A95E7D">
          <w:rPr>
            <w:rFonts w:ascii="Aptos" w:eastAsia="Times New Roman" w:hAnsi="Aptos" w:cstheme="minorHAnsi"/>
            <w:color w:val="FF0000"/>
            <w:rPrChange w:id="1060" w:author="Microsoft Office User" w:date="2025-09-28T21:26:00Z">
              <w:rPr>
                <w:rFonts w:ascii="Aptos" w:eastAsia="Times New Roman" w:hAnsi="Aptos" w:cstheme="minorHAnsi"/>
                <w:color w:val="FF0000"/>
                <w:highlight w:val="yellow"/>
              </w:rPr>
            </w:rPrChange>
          </w:rPr>
          <w:t>l</w:t>
        </w:r>
      </w:ins>
      <w:ins w:id="1061" w:author="Microsoft Office User" w:date="2025-09-28T21:45:00Z">
        <w:r w:rsidR="00FC01AF">
          <w:rPr>
            <w:rFonts w:ascii="Aptos" w:eastAsia="Times New Roman" w:hAnsi="Aptos" w:cstheme="minorHAnsi"/>
            <w:color w:val="FF0000"/>
          </w:rPr>
          <w:t>d</w:t>
        </w:r>
      </w:ins>
      <w:ins w:id="1062" w:author="Microsoft Office User" w:date="2025-09-28T21:25:00Z">
        <w:r w:rsidR="00A95E7D" w:rsidRPr="00A95E7D">
          <w:rPr>
            <w:rFonts w:ascii="Aptos" w:eastAsia="Times New Roman" w:hAnsi="Aptos" w:cstheme="minorHAnsi"/>
            <w:color w:val="FF0000"/>
            <w:rPrChange w:id="1063" w:author="Microsoft Office User" w:date="2025-09-28T21:26:00Z">
              <w:rPr>
                <w:rFonts w:ascii="Aptos" w:eastAsia="Times New Roman" w:hAnsi="Aptos" w:cstheme="minorHAnsi"/>
                <w:color w:val="FF0000"/>
                <w:highlight w:val="yellow"/>
              </w:rPr>
            </w:rPrChange>
          </w:rPr>
          <w:t>s were applied</w:t>
        </w:r>
      </w:ins>
      <w:ins w:id="1064" w:author="Microsoft Office User" w:date="2025-09-28T21:47:00Z">
        <w:r w:rsidR="00307DEE">
          <w:rPr>
            <w:rFonts w:ascii="Aptos" w:eastAsia="Times New Roman" w:hAnsi="Aptos" w:cstheme="minorHAnsi"/>
            <w:color w:val="FF0000"/>
          </w:rPr>
          <w:t xml:space="preserve">, </w:t>
        </w:r>
      </w:ins>
      <w:ins w:id="1065" w:author="Microsoft Office User" w:date="2025-09-28T21:45:00Z">
        <w:r w:rsidR="00307DEE">
          <w:rPr>
            <w:rFonts w:ascii="Aptos" w:eastAsia="Times New Roman" w:hAnsi="Aptos" w:cstheme="minorHAnsi"/>
            <w:color w:val="FF0000"/>
          </w:rPr>
          <w:t xml:space="preserve">thereby </w:t>
        </w:r>
      </w:ins>
      <w:ins w:id="1066" w:author="Microsoft Office User" w:date="2025-09-28T21:25:00Z">
        <w:r w:rsidR="00A95E7D" w:rsidRPr="00A95E7D">
          <w:rPr>
            <w:rFonts w:ascii="Aptos" w:eastAsia="Times New Roman" w:hAnsi="Aptos" w:cstheme="minorHAnsi"/>
            <w:color w:val="FF0000"/>
            <w:rPrChange w:id="1067" w:author="Microsoft Office User" w:date="2025-09-28T21:26:00Z">
              <w:rPr>
                <w:rFonts w:ascii="Aptos" w:eastAsia="Times New Roman" w:hAnsi="Aptos" w:cstheme="minorHAnsi"/>
                <w:color w:val="FF0000"/>
                <w:highlight w:val="yellow"/>
              </w:rPr>
            </w:rPrChange>
          </w:rPr>
          <w:t>resulting in two set of inserts</w:t>
        </w:r>
      </w:ins>
      <w:ins w:id="1068" w:author="Microsoft Office User" w:date="2025-09-28T21:47:00Z">
        <w:r w:rsidR="00307DEE">
          <w:rPr>
            <w:rFonts w:ascii="Aptos" w:eastAsia="Times New Roman" w:hAnsi="Aptos" w:cstheme="minorHAnsi"/>
            <w:color w:val="FF0000"/>
          </w:rPr>
          <w:t xml:space="preserve"> (</w:t>
        </w:r>
      </w:ins>
      <w:ins w:id="1069" w:author="Microsoft Office User" w:date="2025-09-28T21:25:00Z">
        <w:r w:rsidR="00A95E7D" w:rsidRPr="00A95E7D">
          <w:rPr>
            <w:rFonts w:ascii="Aptos" w:eastAsia="Times New Roman" w:hAnsi="Aptos" w:cstheme="minorHAnsi"/>
            <w:color w:val="FF0000"/>
            <w:rPrChange w:id="1070" w:author="Microsoft Office User" w:date="2025-09-28T21:26:00Z">
              <w:rPr>
                <w:rFonts w:ascii="Aptos" w:eastAsia="Times New Roman" w:hAnsi="Aptos" w:cstheme="minorHAnsi"/>
                <w:color w:val="FF0000"/>
                <w:highlight w:val="yellow"/>
              </w:rPr>
            </w:rPrChange>
          </w:rPr>
          <w:t xml:space="preserve">with standard and alternate filtering threshold applied; the </w:t>
        </w:r>
      </w:ins>
      <w:ins w:id="1071" w:author="Microsoft Office User" w:date="2025-09-28T20:37:00Z">
        <w:r w:rsidRPr="00A95E7D">
          <w:rPr>
            <w:rFonts w:ascii="Aptos" w:eastAsia="Times New Roman" w:hAnsi="Aptos" w:cstheme="minorHAnsi"/>
            <w:color w:val="FF0000"/>
            <w:rPrChange w:id="1072" w:author="Microsoft Office User" w:date="2025-09-28T21:26:00Z">
              <w:rPr>
                <w:rFonts w:ascii="Aptos" w:eastAsia="Times New Roman" w:hAnsi="Aptos" w:cstheme="minorHAnsi"/>
                <w:color w:val="FF0000"/>
                <w:highlight w:val="yellow"/>
              </w:rPr>
            </w:rPrChange>
          </w:rPr>
          <w:t xml:space="preserve">manual curation </w:t>
        </w:r>
      </w:ins>
      <w:ins w:id="1073" w:author="Microsoft Office User" w:date="2025-09-28T21:25:00Z">
        <w:r w:rsidR="00A95E7D" w:rsidRPr="00A95E7D">
          <w:rPr>
            <w:rFonts w:ascii="Aptos" w:eastAsia="Times New Roman" w:hAnsi="Aptos" w:cstheme="minorHAnsi"/>
            <w:color w:val="FF0000"/>
            <w:rPrChange w:id="1074" w:author="Microsoft Office User" w:date="2025-09-28T21:26:00Z">
              <w:rPr>
                <w:rFonts w:ascii="Aptos" w:eastAsia="Times New Roman" w:hAnsi="Aptos" w:cstheme="minorHAnsi"/>
                <w:color w:val="FF0000"/>
                <w:highlight w:val="yellow"/>
              </w:rPr>
            </w:rPrChange>
          </w:rPr>
          <w:t xml:space="preserve">step </w:t>
        </w:r>
      </w:ins>
      <w:ins w:id="1075" w:author="Microsoft Office User" w:date="2025-09-28T20:37:00Z">
        <w:r w:rsidRPr="00A95E7D">
          <w:rPr>
            <w:rFonts w:ascii="Aptos" w:eastAsia="Times New Roman" w:hAnsi="Aptos" w:cstheme="minorHAnsi"/>
            <w:color w:val="FF0000"/>
            <w:rPrChange w:id="1076" w:author="Microsoft Office User" w:date="2025-09-28T21:26:00Z">
              <w:rPr>
                <w:rFonts w:ascii="Aptos" w:eastAsia="Times New Roman" w:hAnsi="Aptos" w:cstheme="minorHAnsi"/>
                <w:color w:val="FF0000"/>
                <w:highlight w:val="yellow"/>
              </w:rPr>
            </w:rPrChange>
          </w:rPr>
          <w:t xml:space="preserve">was not performed for alternate </w:t>
        </w:r>
      </w:ins>
      <w:ins w:id="1077" w:author="Microsoft Office User" w:date="2025-09-28T21:25:00Z">
        <w:r w:rsidR="00A95E7D" w:rsidRPr="00A95E7D">
          <w:rPr>
            <w:rFonts w:ascii="Aptos" w:eastAsia="Times New Roman" w:hAnsi="Aptos" w:cstheme="minorHAnsi"/>
            <w:color w:val="FF0000"/>
            <w:rPrChange w:id="1078" w:author="Microsoft Office User" w:date="2025-09-28T21:26:00Z">
              <w:rPr>
                <w:rFonts w:ascii="Aptos" w:eastAsia="Times New Roman" w:hAnsi="Aptos" w:cstheme="minorHAnsi"/>
                <w:color w:val="FF0000"/>
                <w:highlight w:val="yellow"/>
              </w:rPr>
            </w:rPrChange>
          </w:rPr>
          <w:t>filtering)</w:t>
        </w:r>
      </w:ins>
      <w:ins w:id="1079" w:author="Microsoft Office User" w:date="2025-09-28T20:37:00Z">
        <w:r w:rsidRPr="00A95E7D">
          <w:rPr>
            <w:rFonts w:ascii="Aptos" w:eastAsia="Times New Roman" w:hAnsi="Aptos" w:cstheme="minorHAnsi"/>
            <w:color w:val="FF0000"/>
            <w:rPrChange w:id="1080" w:author="Microsoft Office User" w:date="2025-09-28T21:26:00Z">
              <w:rPr>
                <w:rFonts w:ascii="Aptos" w:eastAsia="Times New Roman" w:hAnsi="Aptos" w:cstheme="minorHAnsi"/>
                <w:color w:val="FF0000"/>
                <w:highlight w:val="yellow"/>
              </w:rPr>
            </w:rPrChange>
          </w:rPr>
          <w:t xml:space="preserve">. </w:t>
        </w:r>
      </w:ins>
    </w:p>
    <w:p w14:paraId="7C5F9ED6" w14:textId="77777777" w:rsidR="00000A8C" w:rsidDel="00762B29" w:rsidRDefault="00000A8C" w:rsidP="00790F30">
      <w:pPr>
        <w:jc w:val="both"/>
        <w:rPr>
          <w:del w:id="1081" w:author="Microsoft Office User" w:date="2025-09-28T10:52:00Z"/>
          <w:rFonts w:ascii="Aptos" w:hAnsi="Aptos" w:cstheme="minorHAnsi"/>
          <w:i/>
          <w:color w:val="000000" w:themeColor="text1"/>
        </w:rPr>
      </w:pPr>
    </w:p>
    <w:p w14:paraId="0BACAAA8" w14:textId="77777777" w:rsidR="00762B29" w:rsidRDefault="00762B29" w:rsidP="00790F30">
      <w:pPr>
        <w:jc w:val="both"/>
        <w:rPr>
          <w:ins w:id="1082" w:author="Microsoft Office User" w:date="2025-09-28T20:36:00Z"/>
          <w:rFonts w:ascii="Aptos" w:hAnsi="Aptos" w:cstheme="minorHAnsi"/>
          <w:i/>
          <w:color w:val="000000" w:themeColor="text1"/>
        </w:rPr>
      </w:pPr>
    </w:p>
    <w:p w14:paraId="0124A920" w14:textId="311FF12C" w:rsidR="00762B29" w:rsidRPr="00762B29" w:rsidRDefault="00762B29" w:rsidP="00790F30">
      <w:pPr>
        <w:jc w:val="both"/>
        <w:rPr>
          <w:ins w:id="1083" w:author="Microsoft Office User" w:date="2025-09-28T20:35:00Z"/>
          <w:rFonts w:ascii="Aptos" w:hAnsi="Aptos" w:cstheme="minorHAnsi"/>
          <w:color w:val="000000" w:themeColor="text1"/>
        </w:rPr>
      </w:pPr>
      <w:ins w:id="1084" w:author="Microsoft Office User" w:date="2025-09-28T20:35:00Z">
        <w:r>
          <w:rPr>
            <w:rFonts w:ascii="Aptos" w:hAnsi="Aptos" w:cstheme="minorHAnsi"/>
            <w:color w:val="000000" w:themeColor="text1"/>
          </w:rPr>
          <w:t>To do:</w:t>
        </w:r>
      </w:ins>
    </w:p>
    <w:p w14:paraId="76D82142" w14:textId="77777777" w:rsidR="00AF29CB" w:rsidRPr="00762B29" w:rsidDel="00762B29" w:rsidRDefault="00AF29CB" w:rsidP="00790F30">
      <w:pPr>
        <w:jc w:val="both"/>
        <w:rPr>
          <w:del w:id="1085" w:author="Microsoft Office User" w:date="2025-09-28T20:36:00Z"/>
          <w:rFonts w:ascii="Aptos" w:hAnsi="Aptos" w:cstheme="minorHAnsi"/>
          <w:color w:val="000000" w:themeColor="text1"/>
        </w:rPr>
      </w:pPr>
    </w:p>
    <w:p w14:paraId="466A50CC" w14:textId="35B76A01" w:rsidR="006B4BD3" w:rsidRPr="00762B29" w:rsidRDefault="00CF2859" w:rsidP="00790F30">
      <w:pPr>
        <w:jc w:val="both"/>
        <w:rPr>
          <w:rFonts w:ascii="Aptos" w:hAnsi="Aptos" w:cstheme="minorHAnsi"/>
          <w:i/>
          <w:color w:val="000000" w:themeColor="text1"/>
          <w:highlight w:val="yellow"/>
          <w:rPrChange w:id="1086" w:author="Microsoft Office User" w:date="2025-09-28T20:36:00Z">
            <w:rPr>
              <w:rFonts w:cstheme="minorHAnsi"/>
              <w:i/>
              <w:color w:val="000000" w:themeColor="text1"/>
            </w:rPr>
          </w:rPrChange>
        </w:rPr>
      </w:pPr>
      <w:commentRangeStart w:id="1087"/>
      <w:r w:rsidRPr="00762B29">
        <w:rPr>
          <w:rFonts w:ascii="Aptos" w:hAnsi="Aptos" w:cstheme="minorHAnsi"/>
          <w:i/>
          <w:color w:val="000000" w:themeColor="text1"/>
          <w:highlight w:val="yellow"/>
          <w:rPrChange w:id="1088" w:author="Microsoft Office User" w:date="2025-09-28T20:36:00Z">
            <w:rPr>
              <w:rFonts w:ascii="Aptos" w:hAnsi="Aptos" w:cstheme="minorHAnsi"/>
              <w:i/>
              <w:color w:val="000000" w:themeColor="text1"/>
            </w:rPr>
          </w:rPrChange>
        </w:rPr>
        <w:t>F</w:t>
      </w:r>
      <w:commentRangeEnd w:id="1087"/>
      <w:r w:rsidR="001A35A8" w:rsidRPr="00762B29">
        <w:rPr>
          <w:rStyle w:val="CommentReference"/>
          <w:rFonts w:ascii="Aptos" w:hAnsi="Aptos"/>
          <w:i/>
          <w:highlight w:val="yellow"/>
          <w:rPrChange w:id="1089" w:author="Microsoft Office User" w:date="2025-09-28T20:36:00Z">
            <w:rPr>
              <w:rStyle w:val="CommentReference"/>
              <w:i/>
            </w:rPr>
          </w:rPrChange>
        </w:rPr>
        <w:commentReference w:id="1087"/>
      </w:r>
      <w:r w:rsidRPr="00762B29">
        <w:rPr>
          <w:rFonts w:ascii="Aptos" w:hAnsi="Aptos" w:cstheme="minorHAnsi"/>
          <w:i/>
          <w:color w:val="000000" w:themeColor="text1"/>
          <w:highlight w:val="yellow"/>
          <w:rPrChange w:id="1090" w:author="Microsoft Office User" w:date="2025-09-28T20:36:00Z">
            <w:rPr>
              <w:rFonts w:cstheme="minorHAnsi"/>
              <w:i/>
              <w:color w:val="000000" w:themeColor="text1"/>
            </w:rPr>
          </w:rPrChange>
        </w:rPr>
        <w:t xml:space="preserve">igure </w:t>
      </w:r>
      <w:r w:rsidR="00BC1199" w:rsidRPr="00762B29">
        <w:rPr>
          <w:rFonts w:ascii="Aptos" w:hAnsi="Aptos" w:cstheme="minorHAnsi"/>
          <w:i/>
          <w:color w:val="000000" w:themeColor="text1"/>
          <w:highlight w:val="yellow"/>
          <w:rPrChange w:id="1091" w:author="Microsoft Office User" w:date="2025-09-28T20:36:00Z">
            <w:rPr>
              <w:rFonts w:cstheme="minorHAnsi"/>
              <w:i/>
              <w:color w:val="000000" w:themeColor="text1"/>
            </w:rPr>
          </w:rPrChange>
        </w:rPr>
        <w:t>S</w:t>
      </w:r>
      <w:ins w:id="1092" w:author="Microsoft Office User" w:date="2025-09-28T11:01:00Z">
        <w:r w:rsidR="007C26CF" w:rsidRPr="00762B29">
          <w:rPr>
            <w:rFonts w:ascii="Aptos" w:hAnsi="Aptos" w:cstheme="minorHAnsi"/>
            <w:i/>
            <w:color w:val="000000" w:themeColor="text1"/>
            <w:highlight w:val="yellow"/>
            <w:rPrChange w:id="1093" w:author="Microsoft Office User" w:date="2025-09-28T20:36:00Z">
              <w:rPr>
                <w:rFonts w:ascii="Aptos" w:hAnsi="Aptos" w:cstheme="minorHAnsi"/>
                <w:i/>
                <w:color w:val="000000" w:themeColor="text1"/>
              </w:rPr>
            </w:rPrChange>
          </w:rPr>
          <w:t>2</w:t>
        </w:r>
      </w:ins>
      <w:del w:id="1094" w:author="Microsoft Office User" w:date="2025-09-28T11:01:00Z">
        <w:r w:rsidRPr="00762B29" w:rsidDel="007C26CF">
          <w:rPr>
            <w:rFonts w:ascii="Aptos" w:hAnsi="Aptos" w:cstheme="minorHAnsi"/>
            <w:i/>
            <w:color w:val="000000" w:themeColor="text1"/>
            <w:highlight w:val="yellow"/>
            <w:rPrChange w:id="1095" w:author="Microsoft Office User" w:date="2025-09-28T20:36:00Z">
              <w:rPr>
                <w:rFonts w:cstheme="minorHAnsi"/>
                <w:i/>
                <w:color w:val="000000" w:themeColor="text1"/>
              </w:rPr>
            </w:rPrChange>
          </w:rPr>
          <w:delText>1</w:delText>
        </w:r>
      </w:del>
      <w:r w:rsidR="006B4BD3" w:rsidRPr="00762B29">
        <w:rPr>
          <w:rFonts w:ascii="Aptos" w:hAnsi="Aptos" w:cstheme="minorHAnsi"/>
          <w:i/>
          <w:color w:val="000000" w:themeColor="text1"/>
          <w:highlight w:val="yellow"/>
          <w:rPrChange w:id="1096" w:author="Microsoft Office User" w:date="2025-09-28T20:36:00Z">
            <w:rPr>
              <w:rFonts w:cstheme="minorHAnsi"/>
              <w:i/>
              <w:color w:val="000000" w:themeColor="text1"/>
            </w:rPr>
          </w:rPrChange>
        </w:rPr>
        <w:t>:</w:t>
      </w:r>
    </w:p>
    <w:p w14:paraId="1CE01B39" w14:textId="77777777" w:rsidR="006B4BD3" w:rsidRPr="00762B29" w:rsidRDefault="00CF2859" w:rsidP="00790F30">
      <w:pPr>
        <w:pStyle w:val="ListParagraph"/>
        <w:numPr>
          <w:ilvl w:val="0"/>
          <w:numId w:val="1"/>
        </w:numPr>
        <w:jc w:val="both"/>
        <w:rPr>
          <w:rFonts w:ascii="Aptos" w:hAnsi="Aptos" w:cstheme="minorHAnsi"/>
          <w:color w:val="000000" w:themeColor="text1"/>
          <w:highlight w:val="yellow"/>
          <w:rPrChange w:id="1097" w:author="Microsoft Office User" w:date="2025-09-28T20:36:00Z">
            <w:rPr>
              <w:rFonts w:cstheme="minorHAnsi"/>
              <w:color w:val="000000" w:themeColor="text1"/>
            </w:rPr>
          </w:rPrChange>
        </w:rPr>
      </w:pPr>
      <w:r w:rsidRPr="00762B29">
        <w:rPr>
          <w:rFonts w:ascii="Aptos" w:hAnsi="Aptos" w:cstheme="minorHAnsi"/>
          <w:color w:val="000000" w:themeColor="text1"/>
          <w:highlight w:val="yellow"/>
          <w:rPrChange w:id="1098" w:author="Microsoft Office User" w:date="2025-09-28T20:36:00Z">
            <w:rPr>
              <w:rFonts w:cstheme="minorHAnsi"/>
              <w:color w:val="000000" w:themeColor="text1"/>
            </w:rPr>
          </w:rPrChange>
        </w:rPr>
        <w:t>QC results</w:t>
      </w:r>
      <w:r w:rsidR="00E570A3" w:rsidRPr="00762B29">
        <w:rPr>
          <w:rFonts w:ascii="Aptos" w:hAnsi="Aptos" w:cstheme="minorHAnsi"/>
          <w:color w:val="000000" w:themeColor="text1"/>
          <w:highlight w:val="yellow"/>
          <w:rPrChange w:id="1099" w:author="Microsoft Office User" w:date="2025-09-28T20:36:00Z">
            <w:rPr>
              <w:rFonts w:cstheme="minorHAnsi"/>
              <w:color w:val="000000" w:themeColor="text1"/>
            </w:rPr>
          </w:rPrChange>
        </w:rPr>
        <w:t xml:space="preserve"> (</w:t>
      </w:r>
      <w:proofErr w:type="spellStart"/>
      <w:r w:rsidR="00E570A3" w:rsidRPr="00762B29">
        <w:rPr>
          <w:rFonts w:ascii="Aptos" w:hAnsi="Aptos" w:cstheme="minorHAnsi"/>
          <w:color w:val="000000" w:themeColor="text1"/>
          <w:highlight w:val="yellow"/>
          <w:rPrChange w:id="1100" w:author="Microsoft Office User" w:date="2025-09-28T20:36:00Z">
            <w:rPr>
              <w:rFonts w:cstheme="minorHAnsi"/>
              <w:color w:val="000000" w:themeColor="text1"/>
            </w:rPr>
          </w:rPrChange>
        </w:rPr>
        <w:t>Zhuzhi’s</w:t>
      </w:r>
      <w:proofErr w:type="spellEnd"/>
      <w:r w:rsidR="00E570A3" w:rsidRPr="00762B29">
        <w:rPr>
          <w:rFonts w:ascii="Aptos" w:hAnsi="Aptos" w:cstheme="minorHAnsi"/>
          <w:color w:val="000000" w:themeColor="text1"/>
          <w:highlight w:val="yellow"/>
          <w:rPrChange w:id="1101" w:author="Microsoft Office User" w:date="2025-09-28T20:36:00Z">
            <w:rPr>
              <w:rFonts w:cstheme="minorHAnsi"/>
              <w:color w:val="000000" w:themeColor="text1"/>
            </w:rPr>
          </w:rPrChange>
        </w:rPr>
        <w:t xml:space="preserve"> results</w:t>
      </w:r>
      <w:r w:rsidR="00AF29CB" w:rsidRPr="00762B29">
        <w:rPr>
          <w:rFonts w:ascii="Aptos" w:hAnsi="Aptos" w:cstheme="minorHAnsi"/>
          <w:color w:val="000000" w:themeColor="text1"/>
          <w:highlight w:val="yellow"/>
          <w:rPrChange w:id="1102" w:author="Microsoft Office User" w:date="2025-09-28T20:36:00Z">
            <w:rPr>
              <w:rFonts w:cstheme="minorHAnsi"/>
              <w:color w:val="000000" w:themeColor="text1"/>
            </w:rPr>
          </w:rPrChange>
        </w:rPr>
        <w:t>, counts form alternative thresholds</w:t>
      </w:r>
      <w:r w:rsidR="00E570A3" w:rsidRPr="00762B29">
        <w:rPr>
          <w:rFonts w:ascii="Aptos" w:hAnsi="Aptos" w:cstheme="minorHAnsi"/>
          <w:color w:val="000000" w:themeColor="text1"/>
          <w:highlight w:val="yellow"/>
          <w:rPrChange w:id="1103" w:author="Microsoft Office User" w:date="2025-09-28T20:36:00Z">
            <w:rPr>
              <w:rFonts w:cstheme="minorHAnsi"/>
              <w:color w:val="000000" w:themeColor="text1"/>
            </w:rPr>
          </w:rPrChange>
        </w:rPr>
        <w:t>)</w:t>
      </w:r>
    </w:p>
    <w:p w14:paraId="49A4FE6F" w14:textId="77777777" w:rsidR="006B4BD3" w:rsidRPr="00762B29" w:rsidRDefault="006B4BD3" w:rsidP="00790F30">
      <w:pPr>
        <w:pStyle w:val="ListParagraph"/>
        <w:numPr>
          <w:ilvl w:val="0"/>
          <w:numId w:val="1"/>
        </w:numPr>
        <w:jc w:val="both"/>
        <w:rPr>
          <w:rFonts w:ascii="Aptos" w:hAnsi="Aptos" w:cstheme="minorHAnsi"/>
          <w:color w:val="000000" w:themeColor="text1"/>
          <w:highlight w:val="yellow"/>
          <w:rPrChange w:id="1104" w:author="Microsoft Office User" w:date="2025-09-28T20:36:00Z">
            <w:rPr>
              <w:rFonts w:cstheme="minorHAnsi"/>
              <w:color w:val="000000" w:themeColor="text1"/>
            </w:rPr>
          </w:rPrChange>
        </w:rPr>
      </w:pPr>
      <w:r w:rsidRPr="00762B29">
        <w:rPr>
          <w:rFonts w:ascii="Aptos" w:hAnsi="Aptos" w:cstheme="minorHAnsi"/>
          <w:color w:val="000000" w:themeColor="text1"/>
          <w:highlight w:val="yellow"/>
          <w:rPrChange w:id="1105" w:author="Microsoft Office User" w:date="2025-09-28T20:36:00Z">
            <w:rPr>
              <w:rFonts w:cstheme="minorHAnsi"/>
              <w:color w:val="000000" w:themeColor="text1"/>
            </w:rPr>
          </w:rPrChange>
        </w:rPr>
        <w:t>E</w:t>
      </w:r>
      <w:r w:rsidR="00CF2859" w:rsidRPr="00762B29">
        <w:rPr>
          <w:rFonts w:ascii="Aptos" w:hAnsi="Aptos" w:cstheme="minorHAnsi"/>
          <w:color w:val="000000" w:themeColor="text1"/>
          <w:highlight w:val="yellow"/>
          <w:rPrChange w:id="1106" w:author="Microsoft Office User" w:date="2025-09-28T20:36:00Z">
            <w:rPr>
              <w:rFonts w:cstheme="minorHAnsi"/>
              <w:color w:val="000000" w:themeColor="text1"/>
            </w:rPr>
          </w:rPrChange>
        </w:rPr>
        <w:t xml:space="preserve">xample of </w:t>
      </w:r>
      <w:r w:rsidR="00E570A3" w:rsidRPr="00762B29">
        <w:rPr>
          <w:rFonts w:ascii="Aptos" w:hAnsi="Aptos" w:cstheme="minorHAnsi"/>
          <w:color w:val="000000" w:themeColor="text1"/>
          <w:highlight w:val="yellow"/>
          <w:rPrChange w:id="1107" w:author="Microsoft Office User" w:date="2025-09-28T20:36:00Z">
            <w:rPr>
              <w:rFonts w:cstheme="minorHAnsi"/>
              <w:color w:val="000000" w:themeColor="text1"/>
            </w:rPr>
          </w:rPrChange>
        </w:rPr>
        <w:t xml:space="preserve">raw </w:t>
      </w:r>
      <w:r w:rsidR="00CF2859" w:rsidRPr="00762B29">
        <w:rPr>
          <w:rFonts w:ascii="Aptos" w:hAnsi="Aptos" w:cstheme="minorHAnsi"/>
          <w:color w:val="000000" w:themeColor="text1"/>
          <w:highlight w:val="yellow"/>
          <w:rPrChange w:id="1108" w:author="Microsoft Office User" w:date="2025-09-28T20:36:00Z">
            <w:rPr>
              <w:rFonts w:cstheme="minorHAnsi"/>
              <w:color w:val="000000" w:themeColor="text1"/>
            </w:rPr>
          </w:rPrChange>
        </w:rPr>
        <w:t>alignment</w:t>
      </w:r>
    </w:p>
    <w:p w14:paraId="76C00619" w14:textId="7B75FD94" w:rsidR="00CF2859" w:rsidRPr="00762B29" w:rsidRDefault="006B4BD3" w:rsidP="00790F30">
      <w:pPr>
        <w:pStyle w:val="ListParagraph"/>
        <w:numPr>
          <w:ilvl w:val="0"/>
          <w:numId w:val="1"/>
        </w:numPr>
        <w:jc w:val="both"/>
        <w:rPr>
          <w:rFonts w:ascii="Aptos" w:hAnsi="Aptos" w:cstheme="minorHAnsi"/>
          <w:color w:val="000000" w:themeColor="text1"/>
          <w:highlight w:val="yellow"/>
          <w:rPrChange w:id="1109" w:author="Microsoft Office User" w:date="2025-09-28T20:36:00Z">
            <w:rPr>
              <w:rFonts w:cstheme="minorHAnsi"/>
              <w:color w:val="000000" w:themeColor="text1"/>
            </w:rPr>
          </w:rPrChange>
        </w:rPr>
      </w:pPr>
      <w:proofErr w:type="spellStart"/>
      <w:r w:rsidRPr="00762B29">
        <w:rPr>
          <w:rFonts w:ascii="Aptos" w:hAnsi="Aptos" w:cstheme="minorHAnsi"/>
          <w:color w:val="000000" w:themeColor="text1"/>
          <w:highlight w:val="yellow"/>
          <w:rPrChange w:id="1110" w:author="Microsoft Office User" w:date="2025-09-28T20:36:00Z">
            <w:rPr>
              <w:rFonts w:cstheme="minorHAnsi"/>
              <w:color w:val="000000" w:themeColor="text1"/>
            </w:rPr>
          </w:rPrChange>
        </w:rPr>
        <w:t>n</w:t>
      </w:r>
      <w:r w:rsidR="00E570A3" w:rsidRPr="00762B29">
        <w:rPr>
          <w:rFonts w:ascii="Aptos" w:hAnsi="Aptos" w:cstheme="minorHAnsi"/>
          <w:color w:val="000000" w:themeColor="text1"/>
          <w:highlight w:val="yellow"/>
          <w:rPrChange w:id="1111" w:author="Microsoft Office User" w:date="2025-09-28T20:36:00Z">
            <w:rPr>
              <w:rFonts w:cstheme="minorHAnsi"/>
              <w:color w:val="000000" w:themeColor="text1"/>
            </w:rPr>
          </w:rPrChange>
        </w:rPr>
        <w:t>umt</w:t>
      </w:r>
      <w:proofErr w:type="spellEnd"/>
      <w:r w:rsidR="00E570A3" w:rsidRPr="00762B29">
        <w:rPr>
          <w:rFonts w:ascii="Aptos" w:hAnsi="Aptos" w:cstheme="minorHAnsi"/>
          <w:color w:val="000000" w:themeColor="text1"/>
          <w:highlight w:val="yellow"/>
          <w:rPrChange w:id="1112" w:author="Microsoft Office User" w:date="2025-09-28T20:36:00Z">
            <w:rPr>
              <w:rFonts w:cstheme="minorHAnsi"/>
              <w:color w:val="000000" w:themeColor="text1"/>
            </w:rPr>
          </w:rPrChange>
        </w:rPr>
        <w:t xml:space="preserve"> results</w:t>
      </w:r>
    </w:p>
    <w:p w14:paraId="788E146B" w14:textId="27B854AC" w:rsidR="006B4BD3" w:rsidRPr="00762B29" w:rsidRDefault="006B4BD3" w:rsidP="00790F30">
      <w:pPr>
        <w:pStyle w:val="ListParagraph"/>
        <w:numPr>
          <w:ilvl w:val="0"/>
          <w:numId w:val="1"/>
        </w:numPr>
        <w:jc w:val="both"/>
        <w:rPr>
          <w:rFonts w:ascii="Aptos" w:hAnsi="Aptos" w:cstheme="minorHAnsi"/>
          <w:color w:val="000000" w:themeColor="text1"/>
          <w:highlight w:val="yellow"/>
          <w:rPrChange w:id="1113" w:author="Microsoft Office User" w:date="2025-09-28T20:36:00Z">
            <w:rPr>
              <w:rFonts w:cstheme="minorHAnsi"/>
              <w:color w:val="000000" w:themeColor="text1"/>
            </w:rPr>
          </w:rPrChange>
        </w:rPr>
      </w:pPr>
      <w:r w:rsidRPr="00762B29">
        <w:rPr>
          <w:rFonts w:ascii="Aptos" w:hAnsi="Aptos" w:cstheme="minorHAnsi"/>
          <w:color w:val="000000" w:themeColor="text1"/>
          <w:highlight w:val="yellow"/>
          <w:rPrChange w:id="1114" w:author="Microsoft Office User" w:date="2025-09-28T20:36:00Z">
            <w:rPr>
              <w:rFonts w:cstheme="minorHAnsi"/>
              <w:color w:val="000000" w:themeColor="text1"/>
            </w:rPr>
          </w:rPrChange>
        </w:rPr>
        <w:t>graph of contemporary vs ancestral inserts per species</w:t>
      </w:r>
    </w:p>
    <w:p w14:paraId="3FB6EB30" w14:textId="77777777" w:rsidR="00CF2859" w:rsidRPr="001E1D48" w:rsidDel="00675564" w:rsidRDefault="00CF2859" w:rsidP="00790F30">
      <w:pPr>
        <w:jc w:val="both"/>
        <w:rPr>
          <w:del w:id="1115" w:author="Microsoft Office User" w:date="2025-09-28T10:53:00Z"/>
          <w:rFonts w:ascii="Aptos" w:hAnsi="Aptos" w:cstheme="minorHAnsi"/>
          <w:color w:val="000000" w:themeColor="text1"/>
          <w:rPrChange w:id="1116" w:author="Nathan Lo" w:date="2025-09-11T14:12:00Z">
            <w:rPr>
              <w:del w:id="1117" w:author="Microsoft Office User" w:date="2025-09-28T10:53:00Z"/>
              <w:rFonts w:cstheme="minorHAnsi"/>
              <w:color w:val="000000" w:themeColor="text1"/>
            </w:rPr>
          </w:rPrChange>
        </w:rPr>
      </w:pPr>
    </w:p>
    <w:p w14:paraId="0DCFB62E" w14:textId="748CAAA5" w:rsidR="007B6655" w:rsidRDefault="007B6655" w:rsidP="00790F30">
      <w:pPr>
        <w:jc w:val="both"/>
        <w:rPr>
          <w:ins w:id="1118" w:author="Microsoft Office User" w:date="2025-09-19T13:21:00Z"/>
          <w:rFonts w:ascii="Aptos" w:hAnsi="Aptos" w:cstheme="minorHAnsi"/>
          <w:color w:val="000000" w:themeColor="text1"/>
        </w:rPr>
      </w:pPr>
    </w:p>
    <w:p w14:paraId="0A8EA663" w14:textId="1D91EB60" w:rsidR="00762B29" w:rsidRDefault="00762B29" w:rsidP="00790F30">
      <w:pPr>
        <w:jc w:val="both"/>
        <w:rPr>
          <w:ins w:id="1119" w:author="Microsoft Office User" w:date="2025-09-28T20:38:00Z"/>
          <w:rFonts w:ascii="Aptos" w:hAnsi="Aptos" w:cstheme="minorHAnsi"/>
          <w:color w:val="000000" w:themeColor="text1"/>
        </w:rPr>
      </w:pPr>
    </w:p>
    <w:p w14:paraId="62CF1E46" w14:textId="7BCC4C12" w:rsidR="00762B29" w:rsidRDefault="00762B29" w:rsidP="00762B29">
      <w:pPr>
        <w:jc w:val="both"/>
        <w:rPr>
          <w:ins w:id="1120" w:author="Microsoft Office User" w:date="2025-09-28T20:38:00Z"/>
          <w:rFonts w:ascii="Aptos" w:hAnsi="Aptos" w:cstheme="minorHAnsi"/>
          <w:color w:val="000000" w:themeColor="text1"/>
        </w:rPr>
      </w:pPr>
      <w:ins w:id="1121" w:author="Microsoft Office User" w:date="2025-09-28T20:38:00Z">
        <w:r w:rsidRPr="009C52D5">
          <w:rPr>
            <w:rFonts w:ascii="Aptos" w:hAnsi="Aptos" w:cstheme="minorHAnsi"/>
            <w:b/>
            <w:bCs/>
            <w:i/>
            <w:color w:val="000000" w:themeColor="text1"/>
          </w:rPr>
          <w:t>Table S1.</w:t>
        </w:r>
        <w:r w:rsidRPr="009C52D5">
          <w:rPr>
            <w:rFonts w:ascii="Aptos" w:hAnsi="Aptos" w:cstheme="minorHAnsi"/>
            <w:color w:val="000000" w:themeColor="text1"/>
          </w:rPr>
          <w:t xml:space="preserve"> </w:t>
        </w:r>
        <w:r>
          <w:rPr>
            <w:rFonts w:ascii="Aptos" w:hAnsi="Aptos" w:cstheme="minorHAnsi"/>
            <w:color w:val="000000" w:themeColor="text1"/>
          </w:rPr>
          <w:t xml:space="preserve">Cockroach and </w:t>
        </w:r>
        <w:proofErr w:type="spellStart"/>
        <w:r w:rsidRPr="009C52D5">
          <w:rPr>
            <w:rFonts w:ascii="Aptos" w:hAnsi="Aptos" w:cstheme="minorHAnsi"/>
            <w:color w:val="000000" w:themeColor="text1"/>
          </w:rPr>
          <w:t>Blattbacterium</w:t>
        </w:r>
        <w:proofErr w:type="spellEnd"/>
        <w:r w:rsidRPr="009C52D5">
          <w:rPr>
            <w:rFonts w:ascii="Aptos" w:hAnsi="Aptos" w:cstheme="minorHAnsi"/>
            <w:color w:val="000000" w:themeColor="text1"/>
          </w:rPr>
          <w:t xml:space="preserve"> genomes details</w:t>
        </w:r>
      </w:ins>
      <w:r w:rsidR="00A71874">
        <w:rPr>
          <w:rFonts w:ascii="Aptos" w:hAnsi="Aptos" w:cstheme="minorHAnsi"/>
          <w:color w:val="000000" w:themeColor="text1"/>
        </w:rPr>
        <w:t>.</w:t>
      </w:r>
    </w:p>
    <w:tbl>
      <w:tblPr>
        <w:tblW w:w="8926" w:type="dxa"/>
        <w:tblLook w:val="04A0" w:firstRow="1" w:lastRow="0" w:firstColumn="1" w:lastColumn="0" w:noHBand="0" w:noVBand="1"/>
      </w:tblPr>
      <w:tblGrid>
        <w:gridCol w:w="2405"/>
        <w:gridCol w:w="1843"/>
        <w:gridCol w:w="2268"/>
        <w:gridCol w:w="2410"/>
      </w:tblGrid>
      <w:tr w:rsidR="00000A8C" w:rsidRPr="00000A8C" w14:paraId="3C3AC62D" w14:textId="77777777" w:rsidTr="00000A8C">
        <w:trPr>
          <w:trHeight w:val="3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CBAB2" w14:textId="77777777" w:rsidR="00000A8C" w:rsidRPr="00000A8C" w:rsidRDefault="00000A8C" w:rsidP="00000A8C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highlight w:val="green"/>
                <w:lang w:eastAsia="zh-CN"/>
              </w:rPr>
              <w:t>Species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309BE" w14:textId="77777777" w:rsidR="00000A8C" w:rsidRPr="00000A8C" w:rsidRDefault="00000A8C" w:rsidP="00000A8C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highlight w:val="green"/>
                <w:lang w:eastAsia="zh-CN"/>
              </w:rPr>
              <w:t>Genome ID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99803" w14:textId="77777777" w:rsidR="00000A8C" w:rsidRPr="00000A8C" w:rsidRDefault="00000A8C" w:rsidP="00000A8C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highlight w:val="green"/>
                <w:lang w:eastAsia="zh-CN"/>
              </w:rPr>
              <w:t>Source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98AB4" w14:textId="77777777" w:rsidR="00000A8C" w:rsidRPr="00000A8C" w:rsidRDefault="00000A8C" w:rsidP="00000A8C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highlight w:val="green"/>
                <w:lang w:eastAsia="zh-CN"/>
              </w:rPr>
              <w:t xml:space="preserve">Species-specific </w:t>
            </w:r>
            <w:proofErr w:type="spellStart"/>
            <w:r w:rsidRPr="00000A8C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highlight w:val="green"/>
                <w:lang w:eastAsia="zh-CN"/>
              </w:rPr>
              <w:t xml:space="preserve"> genome</w:t>
            </w:r>
          </w:p>
        </w:tc>
      </w:tr>
      <w:tr w:rsidR="00000A8C" w:rsidRPr="00000A8C" w14:paraId="7A462F61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17B5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lastRenderedPageBreak/>
              <w:t>Panesthia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lata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4E3D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M1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65E6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0ED2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Unavailable</w:t>
            </w:r>
          </w:p>
        </w:tc>
      </w:tr>
      <w:tr w:rsidR="00000A8C" w:rsidRPr="00000A8C" w14:paraId="173D4346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48A0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Panesthia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sloanei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F4C9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Z1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AED7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3C9B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Unavailable</w:t>
            </w:r>
          </w:p>
        </w:tc>
      </w:tr>
      <w:tr w:rsidR="00000A8C" w:rsidRPr="00000A8C" w14:paraId="0562E5B3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AA23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Macropanesthia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lithgowae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D938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Z4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2B9A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91A4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GCA_038291465.1</w:t>
            </w:r>
          </w:p>
        </w:tc>
      </w:tr>
      <w:tr w:rsidR="00000A8C" w:rsidRPr="00000A8C" w14:paraId="06F00EBD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C2D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Panesthia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tryoni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tryoni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8AE0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Z5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53A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DE7B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GCA_038282645.1</w:t>
            </w:r>
          </w:p>
        </w:tc>
      </w:tr>
      <w:tr w:rsidR="00000A8C" w:rsidRPr="00000A8C" w14:paraId="7D272273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20A4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Panesthia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gigantea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21B2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Z010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9096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9900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GCA_038286975.1</w:t>
            </w:r>
          </w:p>
        </w:tc>
      </w:tr>
      <w:tr w:rsidR="00000A8C" w:rsidRPr="00000A8C" w14:paraId="24F9805C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181A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Panesthia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tryoni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tegminifera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892E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Z011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8859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95AB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GCA_038282645.1</w:t>
            </w:r>
          </w:p>
        </w:tc>
      </w:tr>
      <w:tr w:rsidR="00000A8C" w:rsidRPr="00000A8C" w14:paraId="7D56A3B4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E228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Panesthia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tryoni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tryoni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(Eungella)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ED44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Z012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3909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E21E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GCA_038280235.1</w:t>
            </w:r>
          </w:p>
        </w:tc>
      </w:tr>
      <w:tr w:rsidR="00000A8C" w:rsidRPr="00000A8C" w14:paraId="22B6C1AE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330F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Neogeoscapheus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dahmsi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A683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Z014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DFDB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C5F7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GCA_038260915.1</w:t>
            </w:r>
          </w:p>
        </w:tc>
      </w:tr>
      <w:tr w:rsidR="00000A8C" w:rsidRPr="00000A8C" w14:paraId="6CC68015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0F03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Panesthia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cribrata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BB30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T507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F55C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B7FE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Unavailable</w:t>
            </w:r>
          </w:p>
        </w:tc>
      </w:tr>
      <w:tr w:rsidR="00000A8C" w:rsidRPr="00000A8C" w14:paraId="351F4852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C843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Neogeoscapheus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hanni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8084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4Nhan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208F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E097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GCA_038295885.1</w:t>
            </w:r>
          </w:p>
        </w:tc>
      </w:tr>
      <w:tr w:rsidR="00000A8C" w:rsidRPr="00000A8C" w14:paraId="3D80EFD1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63CF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Geoscapheus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dilatatus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CCA8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8Gdila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1B8B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8160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GCA_038272405.1</w:t>
            </w:r>
          </w:p>
        </w:tc>
      </w:tr>
      <w:tr w:rsidR="00000A8C" w:rsidRPr="00000A8C" w14:paraId="371B4D1C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CFB6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Diploptera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punctata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51CB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GCA_030220185.1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AABA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93C4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CP049785.1</w:t>
            </w:r>
          </w:p>
        </w:tc>
      </w:tr>
      <w:tr w:rsidR="00000A8C" w:rsidRPr="00000A8C" w14:paraId="3C3428FC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9FDA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Periplaneta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americana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5626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GCA_025594305.2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E29F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BF8C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CP001429.2</w:t>
            </w:r>
          </w:p>
        </w:tc>
      </w:tr>
      <w:tr w:rsidR="00000A8C" w:rsidRPr="00000A8C" w14:paraId="3819488D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52FF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Periplaneta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americana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D666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IBG_00622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E513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InsectBase</w:t>
            </w:r>
            <w:proofErr w:type="spellEnd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D7B2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CP001429.2</w:t>
            </w:r>
          </w:p>
        </w:tc>
      </w:tr>
      <w:tr w:rsidR="00000A8C" w:rsidRPr="00000A8C" w14:paraId="0F37DCEC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11F7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Periplaneta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americana v3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0F4B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CNA0019281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809A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 xml:space="preserve">China National </w:t>
            </w:r>
            <w:proofErr w:type="spellStart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GeneBank</w:t>
            </w:r>
            <w:proofErr w:type="spellEnd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 xml:space="preserve"> Sequence Archive (CNSA)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8614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CP001429.2</w:t>
            </w:r>
          </w:p>
        </w:tc>
      </w:tr>
      <w:tr w:rsidR="00000A8C" w:rsidRPr="00000A8C" w14:paraId="209C107A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3093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Periplaneta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americana v4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4BD9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PRJNA1098420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A68E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Re-assembled PacBio data from 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83DE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CP001429.2</w:t>
            </w:r>
          </w:p>
        </w:tc>
      </w:tr>
      <w:tr w:rsidR="00000A8C" w:rsidRPr="00000A8C" w14:paraId="08F1EE1D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0E35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Blattella germanica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DBA2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IBG_00115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C0DB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InsectBase</w:t>
            </w:r>
            <w:proofErr w:type="spellEnd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6F64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CP001487.1</w:t>
            </w:r>
          </w:p>
        </w:tc>
      </w:tr>
      <w:tr w:rsidR="00000A8C" w:rsidRPr="00000A8C" w14:paraId="674FC490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8817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Blattella germanica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C5FA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GCA_000762945.2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EF30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CEC3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CP001487.1</w:t>
            </w:r>
          </w:p>
        </w:tc>
      </w:tr>
      <w:tr w:rsidR="00000A8C" w:rsidRPr="00000A8C" w14:paraId="37A2D498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4B16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Zootermopsis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nevadensis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7E97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IBG_00814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40A5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InsectBase</w:t>
            </w:r>
            <w:proofErr w:type="spellEnd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D877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Unavailable</w:t>
            </w:r>
          </w:p>
        </w:tc>
      </w:tr>
      <w:tr w:rsidR="00000A8C" w:rsidRPr="00000A8C" w14:paraId="0DECCBEC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2A88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Zootermopsis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nevadensis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73C2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20230531.contig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C3F9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This study (</w:t>
            </w:r>
            <w:proofErr w:type="spellStart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suppplied</w:t>
            </w:r>
            <w:proofErr w:type="spellEnd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 xml:space="preserve"> by co-author, K. Maekawa)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1963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Unavailable</w:t>
            </w:r>
          </w:p>
        </w:tc>
      </w:tr>
      <w:tr w:rsidR="00000A8C" w:rsidRPr="00000A8C" w14:paraId="568D92DE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7CD9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Coptotermes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formosanus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6DDD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IBG_00204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86B1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InsectBase</w:t>
            </w:r>
            <w:proofErr w:type="spellEnd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1858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Unavailable</w:t>
            </w:r>
          </w:p>
        </w:tc>
      </w:tr>
      <w:tr w:rsidR="00000A8C" w:rsidRPr="00000A8C" w14:paraId="46641A67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8394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Cryptotermes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secundus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9F81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IBG_00218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0478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InsectBase</w:t>
            </w:r>
            <w:proofErr w:type="spellEnd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4DB7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Unavailable</w:t>
            </w:r>
          </w:p>
        </w:tc>
      </w:tr>
      <w:tr w:rsidR="00000A8C" w:rsidRPr="00000A8C" w14:paraId="49D63C34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5C7C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Reticulitermes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lucifugus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DAF0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IBG_01145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1616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InsectBase</w:t>
            </w:r>
            <w:proofErr w:type="spellEnd"/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3C5C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Unavailable</w:t>
            </w:r>
          </w:p>
        </w:tc>
      </w:tr>
      <w:tr w:rsidR="00000A8C" w:rsidRPr="00000A8C" w14:paraId="37E2574C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06E7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B4B7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BB5F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1212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7E161DCD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BCEF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E75D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CDE0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F8FA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52C9C470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24D8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4872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GCA_014251675.1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2114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E95E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04EB3737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1F0C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DDD7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GCA_014251735.1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56D9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A8B3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653F50CC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1ECF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DD354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GCA_014251355.1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17AF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7734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482DD922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B9DA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C70C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GCA_014251635.1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E687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A7A9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17609044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FC4D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60587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GCA_014251575.1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F4CB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FB14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0044A098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B3F4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7073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DB2F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4E5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37081D6A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1A3E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A006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GCA_014252015.1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F5B9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8C12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40152C0A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D305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lastRenderedPageBreak/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55D3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5E35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0659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72A23B62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756A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4D28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GCA_014251995.1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E9C2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8723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12FB50C6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D208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5B3A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GCA_014251795.1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B15D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1CE1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1563D9CB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6734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9233B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GCA_014251815.1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74FD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EF32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0896032F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70F6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7716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GCA_014252055.1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788F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D425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3D835D15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4C8C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98A9E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GCA_014251275.1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A002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54CE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79BE5898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6C67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7E43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GCA_014252315.1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B2C4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DB9D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1AA54DF0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9BEF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024C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GCA_014252415.1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EF93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AE16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41D94A43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BA1C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6AA5A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GCA_014252375.1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2381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E68D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167136CD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2C8B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B5FF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GCA_014251775.1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E2D4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BB16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24D5510B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0186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C547F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GCA_014251315.1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7989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4BCA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28AE0057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2E3B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35EF3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GCA_014252435.1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6083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6D31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60E89A3A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FC64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77306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GCA_014252275.1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863E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DDDF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62945E67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192F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1EE24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C40A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9CFC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5028E842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68B3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D47386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GCA_014252115.1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BEAF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2B36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2EF4F7F8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2F92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D2A7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GCA_014251335.1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2837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9AE6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3F8D4762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9A84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1A8F8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1FE8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F110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1728F743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859F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0FB2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GCA_014251375.1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FE28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158D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0F2AF149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274B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3B9B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GCA_014252455.1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86E4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BA0F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725F7A66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730E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C987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GCA_014251615.1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0DE4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BF84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056FE9C9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7A26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4D188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GCA_014252295.1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2390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36B1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6F2E80F8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87FB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F9469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GCA_014251295.1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5A29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A3F6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463AF20F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6994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0374A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GCA_014251715.1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E795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2D10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6F108ED9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4F97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C3707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GCA_014252395.1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F944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9117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43FF8070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4FBA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76902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41BC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985D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5D4D34DF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F168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407B6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GCA_014252075.1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B255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53FC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6355F66B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23EF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65FEB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GCA_014251695.1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997D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3A38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081A6E2F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B486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66A7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GCA_014251655.1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F549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CD3E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6BB05953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1C10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lastRenderedPageBreak/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8614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GCA_014251755.1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97C6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61C1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427F9115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FA89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4A75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GCA_014252355.1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57F3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D3D9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5BA25CB0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DAF5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B845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GCA_014252035.1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146F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B41A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66A18F60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AAE8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6E5D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GCA_014252095.1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C066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E781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6C9D1533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6363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B65E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GCA_014251595.1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11B0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763D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08941699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3424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2AEA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GCA_014252335.1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2349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8B0D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328590EA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3A8C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DF834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GCA_014251955.1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D486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0C94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7F46BCCD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533B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6E54C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GCA_014251555.1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7AAA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A269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283B57AC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5F7C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0BFC8D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GCA_014251975.1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8AC6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A01F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5773F02D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F38A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C357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GCA_038255535.1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C83F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FF4E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3FA20F84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1E48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83A3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GCA_038257325.1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E853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A112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55D205A1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A13D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7231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GCA_038259185.1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A5EB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F28E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4FA2A19E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EE32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D3E1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GCA_038260915.1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2BF0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874B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29557BE0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EFE0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3D49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GCA_038261755.1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E94D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F7F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71E35300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DFC3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2B56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GCA_038262975.1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548C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6659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695C72F0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4136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9E9C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GCA_038264265.1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A657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253F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3C8A615B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2483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9367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GCA_038265535.1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ADD2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1FE6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0EDAE2C5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5BE0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7971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GCA_038266905.1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D107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CC83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5FA59820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A56C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0583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GCA_038268195.1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48E0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A1CF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462F3030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9FB9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57BE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GCA_038269515.1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F925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E787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65F33BCC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8709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3249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GCA_038270875.1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FC4B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A971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7957844D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9F76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5BCC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GCA_038272405.1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90B1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C676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69C16A21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B6C6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B14D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GCA_038273955.1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A8ED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76E5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3D6BBEE1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1625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72C4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GCA_038276025.1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9825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B384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02049F0B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698E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5981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GCA_038278115.1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9461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3753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7663E3CB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6173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5E8A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GCA_038280235.1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C5F8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9801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525C5386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6E33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8D58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GCA_038282645.1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3AC2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10CF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047CF242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D210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A0D1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GCA_038284835.1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4567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5CE6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10F555A6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68C7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lastRenderedPageBreak/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79DC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GCA_038286975.1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DA2E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E70A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773AD433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368A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2434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GCA_038289285.1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BE39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802A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1BF2DCE4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B9B6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536B4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GCA_038291465.1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0560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1450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34307929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0D02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E19E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GCA_038293255.1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53D9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88EF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7841B9D7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4E9E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EB5E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GCA_038294535.1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587C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7D3B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7547A565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36D5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5417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GCA_038295885.1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C92C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78008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337FD240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1028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A27F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CP005488.1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B25E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A41E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75579AFE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1C11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928A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AP012548.1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A842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DEB45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69D66482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1F5E3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2E9CB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CP003000.1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FF2E7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65FD0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4ACEB02D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AC709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28F1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CP001487.1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94C7D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8220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1C78C1E8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9805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C98AF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CP001429.2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A7C1E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85F31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  <w:tr w:rsidR="00000A8C" w:rsidRPr="00000A8C" w14:paraId="57EFE346" w14:textId="77777777" w:rsidTr="00000A8C">
        <w:trPr>
          <w:trHeight w:val="3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3925C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</w:pP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Blattabacterium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  <w:proofErr w:type="spellStart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>cuenoti</w:t>
            </w:r>
            <w:proofErr w:type="spellEnd"/>
            <w:r w:rsidRPr="00000A8C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highlight w:val="green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2AC4A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 accession: CP003015.1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856B2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2ACE6" w14:textId="77777777" w:rsidR="00000A8C" w:rsidRPr="00000A8C" w:rsidRDefault="00000A8C" w:rsidP="00000A8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000A8C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green"/>
                <w:lang w:eastAsia="zh-CN"/>
              </w:rPr>
              <w:t>NA</w:t>
            </w:r>
          </w:p>
        </w:tc>
      </w:tr>
    </w:tbl>
    <w:p w14:paraId="376DD297" w14:textId="77777777" w:rsidR="00C90E48" w:rsidRPr="009C52D5" w:rsidRDefault="00C90E48" w:rsidP="00762B29">
      <w:pPr>
        <w:jc w:val="both"/>
        <w:rPr>
          <w:ins w:id="1122" w:author="Microsoft Office User" w:date="2025-09-28T20:38:00Z"/>
          <w:rFonts w:ascii="Aptos" w:hAnsi="Aptos" w:cstheme="minorHAnsi"/>
          <w:color w:val="000000" w:themeColor="text1"/>
        </w:rPr>
      </w:pPr>
    </w:p>
    <w:p w14:paraId="01FF7953" w14:textId="64BB53D4" w:rsidR="00762B29" w:rsidRDefault="00762B29" w:rsidP="00790F30">
      <w:pPr>
        <w:jc w:val="both"/>
        <w:rPr>
          <w:ins w:id="1123" w:author="Microsoft Office User" w:date="2025-09-28T20:38:00Z"/>
          <w:rFonts w:ascii="Aptos" w:hAnsi="Aptos" w:cstheme="minorHAnsi"/>
          <w:color w:val="000000" w:themeColor="text1"/>
        </w:rPr>
      </w:pPr>
    </w:p>
    <w:p w14:paraId="018BD9A4" w14:textId="6C73D9C9" w:rsidR="00762B29" w:rsidRPr="001E1D48" w:rsidRDefault="00762B29" w:rsidP="00A71874">
      <w:pPr>
        <w:jc w:val="both"/>
        <w:rPr>
          <w:rFonts w:ascii="Aptos" w:hAnsi="Aptos" w:cstheme="minorHAnsi"/>
          <w:color w:val="000000" w:themeColor="text1"/>
          <w:rPrChange w:id="1124" w:author="Nathan Lo" w:date="2025-09-11T14:12:00Z">
            <w:rPr>
              <w:rFonts w:cstheme="minorHAnsi"/>
              <w:color w:val="000000" w:themeColor="text1"/>
            </w:rPr>
          </w:rPrChange>
        </w:rPr>
      </w:pPr>
      <w:ins w:id="1125" w:author="Microsoft Office User" w:date="2025-09-28T20:38:00Z">
        <w:r w:rsidRPr="00A71874">
          <w:rPr>
            <w:rFonts w:ascii="Aptos" w:hAnsi="Aptos" w:cstheme="minorHAnsi"/>
            <w:b/>
            <w:bCs/>
            <w:color w:val="000000" w:themeColor="text1"/>
            <w:rPrChange w:id="1126" w:author="Microsoft Office User" w:date="2025-09-28T20:58:00Z">
              <w:rPr>
                <w:rFonts w:ascii="Aptos" w:hAnsi="Aptos" w:cstheme="minorHAnsi"/>
                <w:color w:val="000000" w:themeColor="text1"/>
              </w:rPr>
            </w:rPrChange>
          </w:rPr>
          <w:t>Table S2.</w:t>
        </w:r>
        <w:r>
          <w:rPr>
            <w:rFonts w:ascii="Aptos" w:hAnsi="Aptos" w:cstheme="minorHAnsi"/>
            <w:color w:val="000000" w:themeColor="text1"/>
          </w:rPr>
          <w:t xml:space="preserve"> QC of newly assembled cockroach genomes</w:t>
        </w:r>
      </w:ins>
      <w:r w:rsidR="00A71874">
        <w:rPr>
          <w:rFonts w:ascii="Aptos" w:hAnsi="Aptos" w:cstheme="minorHAnsi"/>
          <w:color w:val="000000" w:themeColor="text1"/>
        </w:rPr>
        <w:t>.</w:t>
      </w:r>
    </w:p>
    <w:tbl>
      <w:tblPr>
        <w:tblW w:w="9015" w:type="dxa"/>
        <w:tblInd w:w="-5" w:type="dxa"/>
        <w:tblLook w:val="04A0" w:firstRow="1" w:lastRow="0" w:firstColumn="1" w:lastColumn="0" w:noHBand="0" w:noVBand="1"/>
      </w:tblPr>
      <w:tblGrid>
        <w:gridCol w:w="1016"/>
        <w:gridCol w:w="2258"/>
        <w:gridCol w:w="1695"/>
        <w:gridCol w:w="781"/>
        <w:gridCol w:w="723"/>
        <w:gridCol w:w="1271"/>
        <w:gridCol w:w="1271"/>
      </w:tblGrid>
      <w:tr w:rsidR="00A71874" w:rsidRPr="00A71874" w14:paraId="5B8BCECD" w14:textId="77777777" w:rsidTr="00A71874">
        <w:trPr>
          <w:trHeight w:val="320"/>
        </w:trPr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9D8E2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27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28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Sample name</w:t>
            </w: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2478A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29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30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Species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F797D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31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proofErr w:type="spellStart"/>
            <w:r w:rsidRPr="00A7187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32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Basecalling</w:t>
            </w:r>
            <w:proofErr w:type="spellEnd"/>
            <w:r w:rsidRPr="00A7187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33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 xml:space="preserve"> mode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469BA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34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35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Length (Gb)</w:t>
            </w:r>
          </w:p>
        </w:tc>
        <w:tc>
          <w:tcPr>
            <w:tcW w:w="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9030C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36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37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N50 (kb)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6D494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38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39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  <w:t>Complete BUSCOs</w:t>
            </w:r>
            <w:r w:rsidRPr="00A7187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</w:rPr>
              <w:t xml:space="preserve"> (%)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5F6DA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40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  <w:rPrChange w:id="1141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  <w:t>Fragmented BUSCOs</w:t>
            </w:r>
            <w:r w:rsidRPr="00A7187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highlight w:val="green"/>
                <w:lang w:eastAsia="zh-CN"/>
              </w:rPr>
              <w:t xml:space="preserve"> (%)</w:t>
            </w:r>
          </w:p>
        </w:tc>
      </w:tr>
      <w:tr w:rsidR="00A71874" w:rsidRPr="00A71874" w14:paraId="5F0717DF" w14:textId="77777777" w:rsidTr="00A71874">
        <w:trPr>
          <w:trHeight w:val="480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984DD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42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43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M1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AC576" w14:textId="77777777" w:rsidR="00A71874" w:rsidRPr="00A71874" w:rsidRDefault="00A71874" w:rsidP="00A95E7D">
            <w:pPr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44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proofErr w:type="spellStart"/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45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Panesthia</w:t>
            </w:r>
            <w:proofErr w:type="spellEnd"/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46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 xml:space="preserve"> </w:t>
            </w:r>
            <w:proofErr w:type="spellStart"/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47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lata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61C07" w14:textId="77777777" w:rsidR="00A71874" w:rsidRPr="00A71874" w:rsidRDefault="00A71874" w:rsidP="00A95E7D">
            <w:pPr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48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49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 xml:space="preserve">simplex, with sup 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E226A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50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51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1.77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B2FAD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52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53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  <w:t>2156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0BA4B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54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55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97.6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79CCC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56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57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1.7</w:t>
            </w:r>
          </w:p>
        </w:tc>
      </w:tr>
      <w:tr w:rsidR="00A71874" w:rsidRPr="00A71874" w14:paraId="55D3F673" w14:textId="77777777" w:rsidTr="00A71874">
        <w:trPr>
          <w:trHeight w:val="430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BB714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58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commentRangeStart w:id="1159"/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60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Z1</w:t>
            </w:r>
            <w:commentRangeEnd w:id="1159"/>
            <w:r>
              <w:rPr>
                <w:rStyle w:val="CommentReference"/>
              </w:rPr>
              <w:commentReference w:id="1159"/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B57C6" w14:textId="77777777" w:rsidR="00A71874" w:rsidRPr="00A71874" w:rsidRDefault="00A71874" w:rsidP="00A95E7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161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</w:pP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162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Panesthia</w:t>
            </w:r>
            <w:proofErr w:type="spellEnd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163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 xml:space="preserve"> </w:t>
            </w: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164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sloanei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33B24" w14:textId="77777777" w:rsidR="00A71874" w:rsidRPr="00A71874" w:rsidRDefault="00A71874" w:rsidP="00A95E7D">
            <w:pPr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65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66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 xml:space="preserve">simplex, with sup 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0C9B7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67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68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  <w:t>1.82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75210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69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40ED2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70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71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98.7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9746A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72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73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0.6</w:t>
            </w:r>
          </w:p>
        </w:tc>
      </w:tr>
      <w:tr w:rsidR="00A71874" w:rsidRPr="00A71874" w:rsidDel="00A71874" w14:paraId="1CB8DC59" w14:textId="0067D19D" w:rsidTr="00A71874">
        <w:trPr>
          <w:trHeight w:val="549"/>
          <w:del w:id="1174" w:author="Microsoft Office User" w:date="2025-09-28T21:01:00Z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28201" w14:textId="7F734C4B" w:rsidR="00A71874" w:rsidRPr="00A71874" w:rsidDel="00A71874" w:rsidRDefault="00A71874" w:rsidP="00A95E7D">
            <w:pPr>
              <w:jc w:val="center"/>
              <w:rPr>
                <w:del w:id="1175" w:author="Microsoft Office User" w:date="2025-09-28T21:01:00Z"/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76" w:author="Microsoft Office User" w:date="2025-09-28T20:53:00Z">
                  <w:rPr>
                    <w:del w:id="1177" w:author="Microsoft Office User" w:date="2025-09-28T21:01:00Z"/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del w:id="1178" w:author="Microsoft Office User" w:date="2025-09-28T21:01:00Z">
              <w:r w:rsidRPr="00A71874" w:rsidDel="00A71874">
                <w:rPr>
                  <w:rFonts w:eastAsia="Times New Roman" w:cstheme="minorHAnsi"/>
                  <w:color w:val="000000"/>
                  <w:sz w:val="20"/>
                  <w:szCs w:val="20"/>
                  <w:highlight w:val="green"/>
                  <w:lang w:eastAsia="zh-CN"/>
                  <w:rPrChange w:id="1179" w:author="Microsoft Office User" w:date="2025-09-28T20:53:00Z">
                    <w:rPr>
                      <w:rFonts w:ascii="Calibri" w:eastAsia="Times New Roman" w:hAnsi="Calibri" w:cs="Calibri"/>
                      <w:color w:val="000000"/>
                      <w:lang w:eastAsia="zh-CN"/>
                    </w:rPr>
                  </w:rPrChange>
                </w:rPr>
                <w:delText>Z2</w:delText>
              </w:r>
            </w:del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22D3D" w14:textId="6EE51662" w:rsidR="00A71874" w:rsidRPr="00A71874" w:rsidDel="00A71874" w:rsidRDefault="00A71874" w:rsidP="00A95E7D">
            <w:pPr>
              <w:rPr>
                <w:del w:id="1180" w:author="Microsoft Office User" w:date="2025-09-28T21:01:00Z"/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181" w:author="Microsoft Office User" w:date="2025-09-28T20:53:00Z">
                  <w:rPr>
                    <w:del w:id="1182" w:author="Microsoft Office User" w:date="2025-09-28T21:01:00Z"/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</w:pPr>
            <w:del w:id="1183" w:author="Microsoft Office User" w:date="2025-09-28T21:01:00Z">
              <w:r w:rsidRPr="00A71874" w:rsidDel="00A71874">
                <w:rPr>
                  <w:rFonts w:eastAsia="Times New Roman" w:cstheme="minorHAnsi"/>
                  <w:i/>
                  <w:iCs/>
                  <w:color w:val="000000"/>
                  <w:sz w:val="20"/>
                  <w:szCs w:val="20"/>
                  <w:highlight w:val="green"/>
                  <w:lang w:eastAsia="zh-CN"/>
                  <w:rPrChange w:id="1184" w:author="Microsoft Office User" w:date="2025-09-28T20:53:00Z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zh-CN"/>
                    </w:rPr>
                  </w:rPrChange>
                </w:rPr>
                <w:delText>Panesthia australis</w:delText>
              </w:r>
            </w:del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E64F0" w14:textId="2C1737C1" w:rsidR="00A71874" w:rsidRPr="00A71874" w:rsidDel="00A71874" w:rsidRDefault="00A71874" w:rsidP="00A95E7D">
            <w:pPr>
              <w:rPr>
                <w:del w:id="1185" w:author="Microsoft Office User" w:date="2025-09-28T21:01:00Z"/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86" w:author="Microsoft Office User" w:date="2025-09-28T20:53:00Z">
                  <w:rPr>
                    <w:del w:id="1187" w:author="Microsoft Office User" w:date="2025-09-28T21:01:00Z"/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del w:id="1188" w:author="Microsoft Office User" w:date="2025-09-28T21:01:00Z">
              <w:r w:rsidRPr="00A71874" w:rsidDel="00A71874">
                <w:rPr>
                  <w:rFonts w:eastAsia="Times New Roman" w:cstheme="minorHAnsi"/>
                  <w:color w:val="000000"/>
                  <w:sz w:val="20"/>
                  <w:szCs w:val="20"/>
                  <w:highlight w:val="green"/>
                  <w:lang w:eastAsia="zh-CN"/>
                  <w:rPrChange w:id="1189" w:author="Microsoft Office User" w:date="2025-09-28T20:53:00Z">
                    <w:rPr>
                      <w:rFonts w:ascii="Calibri" w:eastAsia="Times New Roman" w:hAnsi="Calibri" w:cs="Calibri"/>
                      <w:color w:val="000000"/>
                      <w:lang w:eastAsia="zh-CN"/>
                    </w:rPr>
                  </w:rPrChange>
                </w:rPr>
                <w:delText xml:space="preserve">simplex, with sup </w:delText>
              </w:r>
            </w:del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3149E" w14:textId="77CA3E4D" w:rsidR="00A71874" w:rsidRPr="00A71874" w:rsidDel="00A71874" w:rsidRDefault="00A71874" w:rsidP="00A95E7D">
            <w:pPr>
              <w:jc w:val="center"/>
              <w:rPr>
                <w:del w:id="1190" w:author="Microsoft Office User" w:date="2025-09-28T21:01:00Z"/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91" w:author="Microsoft Office User" w:date="2025-09-28T20:53:00Z">
                  <w:rPr>
                    <w:del w:id="1192" w:author="Microsoft Office User" w:date="2025-09-28T21:01:00Z"/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del w:id="1193" w:author="Microsoft Office User" w:date="2025-09-28T21:01:00Z">
              <w:r w:rsidRPr="00A71874" w:rsidDel="00A71874">
                <w:rPr>
                  <w:rFonts w:eastAsia="Times New Roman" w:cstheme="minorHAnsi"/>
                  <w:color w:val="000000"/>
                  <w:sz w:val="20"/>
                  <w:szCs w:val="20"/>
                  <w:highlight w:val="green"/>
                  <w:lang w:eastAsia="zh-CN"/>
                  <w:rPrChange w:id="1194" w:author="Microsoft Office User" w:date="2025-09-28T20:53:00Z">
                    <w:rPr>
                      <w:rFonts w:ascii="Calibri" w:eastAsia="Times New Roman" w:hAnsi="Calibri" w:cs="Calibri"/>
                      <w:color w:val="000000"/>
                      <w:lang w:eastAsia="zh-CN"/>
                    </w:rPr>
                  </w:rPrChange>
                </w:rPr>
                <w:delText>1.8</w:delText>
              </w:r>
            </w:del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ACB89" w14:textId="351356A7" w:rsidR="00A71874" w:rsidRPr="00A71874" w:rsidDel="00A71874" w:rsidRDefault="00A71874" w:rsidP="00A95E7D">
            <w:pPr>
              <w:jc w:val="center"/>
              <w:rPr>
                <w:del w:id="1195" w:author="Microsoft Office User" w:date="2025-09-28T21:01:00Z"/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196" w:author="Microsoft Office User" w:date="2025-09-28T20:53:00Z">
                  <w:rPr>
                    <w:del w:id="1197" w:author="Microsoft Office User" w:date="2025-09-28T21:01:00Z"/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</w:pPr>
            <w:del w:id="1198" w:author="Microsoft Office User" w:date="2025-09-28T21:01:00Z">
              <w:r w:rsidRPr="00A71874" w:rsidDel="00A71874">
                <w:rPr>
                  <w:rFonts w:eastAsia="Times New Roman" w:cstheme="minorHAnsi"/>
                  <w:color w:val="000000"/>
                  <w:sz w:val="20"/>
                  <w:szCs w:val="20"/>
                  <w:highlight w:val="green"/>
                  <w:lang w:eastAsia="zh-CN"/>
                  <w:rPrChange w:id="1199" w:author="Microsoft Office User" w:date="2025-09-28T20:53:00Z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zh-CN"/>
                    </w:rPr>
                  </w:rPrChange>
                </w:rPr>
                <w:delText>1595</w:delText>
              </w:r>
            </w:del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F3451" w14:textId="3295E0FF" w:rsidR="00A71874" w:rsidRPr="00A71874" w:rsidDel="00A71874" w:rsidRDefault="00A71874" w:rsidP="00A95E7D">
            <w:pPr>
              <w:jc w:val="center"/>
              <w:rPr>
                <w:del w:id="1200" w:author="Microsoft Office User" w:date="2025-09-28T21:01:00Z"/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01" w:author="Microsoft Office User" w:date="2025-09-28T20:53:00Z">
                  <w:rPr>
                    <w:del w:id="1202" w:author="Microsoft Office User" w:date="2025-09-28T21:01:00Z"/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del w:id="1203" w:author="Microsoft Office User" w:date="2025-09-28T21:01:00Z">
              <w:r w:rsidRPr="00A71874" w:rsidDel="00A71874">
                <w:rPr>
                  <w:rFonts w:eastAsia="Times New Roman" w:cstheme="minorHAnsi"/>
                  <w:color w:val="000000"/>
                  <w:sz w:val="20"/>
                  <w:szCs w:val="20"/>
                  <w:highlight w:val="green"/>
                  <w:lang w:eastAsia="zh-CN"/>
                  <w:rPrChange w:id="1204" w:author="Microsoft Office User" w:date="2025-09-28T20:53:00Z">
                    <w:rPr>
                      <w:rFonts w:ascii="Calibri" w:eastAsia="Times New Roman" w:hAnsi="Calibri" w:cs="Calibri"/>
                      <w:color w:val="000000"/>
                      <w:lang w:eastAsia="zh-CN"/>
                    </w:rPr>
                  </w:rPrChange>
                </w:rPr>
                <w:delText>97.9</w:delText>
              </w:r>
            </w:del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6D07C" w14:textId="0D5B3E0B" w:rsidR="00A71874" w:rsidRPr="00A71874" w:rsidDel="00A71874" w:rsidRDefault="00A71874" w:rsidP="00A95E7D">
            <w:pPr>
              <w:jc w:val="center"/>
              <w:rPr>
                <w:del w:id="1205" w:author="Microsoft Office User" w:date="2025-09-28T21:01:00Z"/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06" w:author="Microsoft Office User" w:date="2025-09-28T20:53:00Z">
                  <w:rPr>
                    <w:del w:id="1207" w:author="Microsoft Office User" w:date="2025-09-28T21:01:00Z"/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del w:id="1208" w:author="Microsoft Office User" w:date="2025-09-28T21:01:00Z">
              <w:r w:rsidRPr="00A71874" w:rsidDel="00A71874">
                <w:rPr>
                  <w:rFonts w:eastAsia="Times New Roman" w:cstheme="minorHAnsi"/>
                  <w:color w:val="000000"/>
                  <w:sz w:val="20"/>
                  <w:szCs w:val="20"/>
                  <w:highlight w:val="green"/>
                  <w:lang w:eastAsia="zh-CN"/>
                  <w:rPrChange w:id="1209" w:author="Microsoft Office User" w:date="2025-09-28T20:53:00Z">
                    <w:rPr>
                      <w:rFonts w:ascii="Calibri" w:eastAsia="Times New Roman" w:hAnsi="Calibri" w:cs="Calibri"/>
                      <w:color w:val="000000"/>
                      <w:lang w:eastAsia="zh-CN"/>
                    </w:rPr>
                  </w:rPrChange>
                </w:rPr>
                <w:delText>1.2</w:delText>
              </w:r>
            </w:del>
          </w:p>
        </w:tc>
      </w:tr>
      <w:tr w:rsidR="00A71874" w:rsidRPr="00A71874" w:rsidDel="00A71874" w14:paraId="56B49FC1" w14:textId="2860C102" w:rsidTr="00A71874">
        <w:trPr>
          <w:trHeight w:val="320"/>
          <w:del w:id="1210" w:author="Microsoft Office User" w:date="2025-09-28T21:01:00Z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9F7C1" w14:textId="3EC3D21B" w:rsidR="00A71874" w:rsidRPr="00A71874" w:rsidDel="00A71874" w:rsidRDefault="00A71874" w:rsidP="00A95E7D">
            <w:pPr>
              <w:jc w:val="center"/>
              <w:rPr>
                <w:del w:id="1211" w:author="Microsoft Office User" w:date="2025-09-28T21:01:00Z"/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12" w:author="Microsoft Office User" w:date="2025-09-28T20:53:00Z">
                  <w:rPr>
                    <w:del w:id="1213" w:author="Microsoft Office User" w:date="2025-09-28T21:01:00Z"/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del w:id="1214" w:author="Microsoft Office User" w:date="2025-09-28T21:01:00Z">
              <w:r w:rsidRPr="00A71874" w:rsidDel="00A71874">
                <w:rPr>
                  <w:rFonts w:eastAsia="Times New Roman" w:cstheme="minorHAnsi"/>
                  <w:color w:val="000000"/>
                  <w:sz w:val="20"/>
                  <w:szCs w:val="20"/>
                  <w:highlight w:val="green"/>
                  <w:lang w:eastAsia="zh-CN"/>
                  <w:rPrChange w:id="1215" w:author="Microsoft Office User" w:date="2025-09-28T20:53:00Z">
                    <w:rPr>
                      <w:rFonts w:ascii="Calibri" w:eastAsia="Times New Roman" w:hAnsi="Calibri" w:cs="Calibri"/>
                      <w:color w:val="000000"/>
                      <w:lang w:eastAsia="zh-CN"/>
                    </w:rPr>
                  </w:rPrChange>
                </w:rPr>
                <w:delText>Z3</w:delText>
              </w:r>
            </w:del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29481" w14:textId="7B97B363" w:rsidR="00A71874" w:rsidRPr="00A71874" w:rsidDel="00A71874" w:rsidRDefault="00A71874" w:rsidP="00A95E7D">
            <w:pPr>
              <w:rPr>
                <w:del w:id="1216" w:author="Microsoft Office User" w:date="2025-09-28T21:01:00Z"/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17" w:author="Microsoft Office User" w:date="2025-09-28T20:53:00Z">
                  <w:rPr>
                    <w:del w:id="1218" w:author="Microsoft Office User" w:date="2025-09-28T21:01:00Z"/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</w:pPr>
            <w:del w:id="1219" w:author="Microsoft Office User" w:date="2025-09-28T21:01:00Z">
              <w:r w:rsidRPr="00A71874" w:rsidDel="00A71874">
                <w:rPr>
                  <w:rFonts w:eastAsia="Times New Roman" w:cstheme="minorHAnsi"/>
                  <w:i/>
                  <w:iCs/>
                  <w:color w:val="000000"/>
                  <w:sz w:val="20"/>
                  <w:szCs w:val="20"/>
                  <w:highlight w:val="green"/>
                  <w:lang w:eastAsia="zh-CN"/>
                  <w:rPrChange w:id="1220" w:author="Microsoft Office User" w:date="2025-09-28T20:53:00Z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zh-CN"/>
                    </w:rPr>
                  </w:rPrChange>
                </w:rPr>
                <w:delText>Macropanesthia kraussiana</w:delText>
              </w:r>
            </w:del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8208F" w14:textId="28AA353D" w:rsidR="00A71874" w:rsidRPr="00A71874" w:rsidDel="00A71874" w:rsidRDefault="00A71874" w:rsidP="00A95E7D">
            <w:pPr>
              <w:rPr>
                <w:del w:id="1221" w:author="Microsoft Office User" w:date="2025-09-28T21:01:00Z"/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22" w:author="Microsoft Office User" w:date="2025-09-28T20:53:00Z">
                  <w:rPr>
                    <w:del w:id="1223" w:author="Microsoft Office User" w:date="2025-09-28T21:01:00Z"/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del w:id="1224" w:author="Microsoft Office User" w:date="2025-09-28T21:01:00Z">
              <w:r w:rsidRPr="00A71874" w:rsidDel="00A71874">
                <w:rPr>
                  <w:rFonts w:eastAsia="Times New Roman" w:cstheme="minorHAnsi"/>
                  <w:color w:val="000000"/>
                  <w:sz w:val="20"/>
                  <w:szCs w:val="20"/>
                  <w:highlight w:val="green"/>
                  <w:lang w:eastAsia="zh-CN"/>
                  <w:rPrChange w:id="1225" w:author="Microsoft Office User" w:date="2025-09-28T20:53:00Z">
                    <w:rPr>
                      <w:rFonts w:ascii="Calibri" w:eastAsia="Times New Roman" w:hAnsi="Calibri" w:cs="Calibri"/>
                      <w:color w:val="000000"/>
                      <w:lang w:eastAsia="zh-CN"/>
                    </w:rPr>
                  </w:rPrChange>
                </w:rPr>
                <w:delText xml:space="preserve">simplex, with sup </w:delText>
              </w:r>
            </w:del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5E5FE" w14:textId="526C8F41" w:rsidR="00A71874" w:rsidRPr="00A71874" w:rsidDel="00A71874" w:rsidRDefault="00A71874" w:rsidP="00A95E7D">
            <w:pPr>
              <w:jc w:val="center"/>
              <w:rPr>
                <w:del w:id="1226" w:author="Microsoft Office User" w:date="2025-09-28T21:01:00Z"/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27" w:author="Microsoft Office User" w:date="2025-09-28T20:53:00Z">
                  <w:rPr>
                    <w:del w:id="1228" w:author="Microsoft Office User" w:date="2025-09-28T21:01:00Z"/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del w:id="1229" w:author="Microsoft Office User" w:date="2025-09-28T21:01:00Z">
              <w:r w:rsidRPr="00A71874" w:rsidDel="00A71874">
                <w:rPr>
                  <w:rFonts w:eastAsia="Times New Roman" w:cstheme="minorHAnsi"/>
                  <w:color w:val="000000"/>
                  <w:sz w:val="20"/>
                  <w:szCs w:val="20"/>
                  <w:highlight w:val="green"/>
                  <w:lang w:eastAsia="zh-CN"/>
                  <w:rPrChange w:id="1230" w:author="Microsoft Office User" w:date="2025-09-28T20:53:00Z">
                    <w:rPr>
                      <w:rFonts w:ascii="Calibri" w:eastAsia="Times New Roman" w:hAnsi="Calibri" w:cs="Calibri"/>
                      <w:color w:val="000000"/>
                      <w:lang w:eastAsia="zh-CN"/>
                    </w:rPr>
                  </w:rPrChange>
                </w:rPr>
                <w:delText>1.88</w:delText>
              </w:r>
            </w:del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50528" w14:textId="5E498ABF" w:rsidR="00A71874" w:rsidRPr="00A71874" w:rsidDel="00A71874" w:rsidRDefault="00A71874" w:rsidP="00A95E7D">
            <w:pPr>
              <w:jc w:val="center"/>
              <w:rPr>
                <w:del w:id="1231" w:author="Microsoft Office User" w:date="2025-09-28T21:01:00Z"/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32" w:author="Microsoft Office User" w:date="2025-09-28T20:53:00Z">
                  <w:rPr>
                    <w:del w:id="1233" w:author="Microsoft Office User" w:date="2025-09-28T21:01:00Z"/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</w:pPr>
            <w:del w:id="1234" w:author="Microsoft Office User" w:date="2025-09-28T21:01:00Z">
              <w:r w:rsidRPr="00A71874" w:rsidDel="00A71874">
                <w:rPr>
                  <w:rFonts w:eastAsia="Times New Roman" w:cstheme="minorHAnsi"/>
                  <w:color w:val="000000"/>
                  <w:sz w:val="20"/>
                  <w:szCs w:val="20"/>
                  <w:highlight w:val="green"/>
                  <w:lang w:eastAsia="zh-CN"/>
                  <w:rPrChange w:id="1235" w:author="Microsoft Office User" w:date="2025-09-28T20:53:00Z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zh-CN"/>
                    </w:rPr>
                  </w:rPrChange>
                </w:rPr>
                <w:delText>4097</w:delText>
              </w:r>
            </w:del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3BF19" w14:textId="6AFAE362" w:rsidR="00A71874" w:rsidRPr="00A71874" w:rsidDel="00A71874" w:rsidRDefault="00A71874" w:rsidP="00A95E7D">
            <w:pPr>
              <w:jc w:val="center"/>
              <w:rPr>
                <w:del w:id="1236" w:author="Microsoft Office User" w:date="2025-09-28T21:01:00Z"/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37" w:author="Microsoft Office User" w:date="2025-09-28T20:53:00Z">
                  <w:rPr>
                    <w:del w:id="1238" w:author="Microsoft Office User" w:date="2025-09-28T21:01:00Z"/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del w:id="1239" w:author="Microsoft Office User" w:date="2025-09-28T21:01:00Z">
              <w:r w:rsidRPr="00A71874" w:rsidDel="00A71874">
                <w:rPr>
                  <w:rFonts w:eastAsia="Times New Roman" w:cstheme="minorHAnsi"/>
                  <w:color w:val="000000"/>
                  <w:sz w:val="20"/>
                  <w:szCs w:val="20"/>
                  <w:highlight w:val="green"/>
                  <w:lang w:eastAsia="zh-CN"/>
                  <w:rPrChange w:id="1240" w:author="Microsoft Office User" w:date="2025-09-28T20:53:00Z">
                    <w:rPr>
                      <w:rFonts w:ascii="Calibri" w:eastAsia="Times New Roman" w:hAnsi="Calibri" w:cs="Calibri"/>
                      <w:color w:val="000000"/>
                      <w:lang w:eastAsia="zh-CN"/>
                    </w:rPr>
                  </w:rPrChange>
                </w:rPr>
                <w:delText>99.3</w:delText>
              </w:r>
            </w:del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70DAD" w14:textId="26265A3E" w:rsidR="00A71874" w:rsidRPr="00A71874" w:rsidDel="00A71874" w:rsidRDefault="00A71874" w:rsidP="00A95E7D">
            <w:pPr>
              <w:jc w:val="center"/>
              <w:rPr>
                <w:del w:id="1241" w:author="Microsoft Office User" w:date="2025-09-28T21:01:00Z"/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42" w:author="Microsoft Office User" w:date="2025-09-28T20:53:00Z">
                  <w:rPr>
                    <w:del w:id="1243" w:author="Microsoft Office User" w:date="2025-09-28T21:01:00Z"/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del w:id="1244" w:author="Microsoft Office User" w:date="2025-09-28T21:01:00Z">
              <w:r w:rsidRPr="00A71874" w:rsidDel="00A71874">
                <w:rPr>
                  <w:rFonts w:eastAsia="Times New Roman" w:cstheme="minorHAnsi"/>
                  <w:color w:val="000000"/>
                  <w:sz w:val="20"/>
                  <w:szCs w:val="20"/>
                  <w:highlight w:val="green"/>
                  <w:lang w:eastAsia="zh-CN"/>
                  <w:rPrChange w:id="1245" w:author="Microsoft Office User" w:date="2025-09-28T20:53:00Z">
                    <w:rPr>
                      <w:rFonts w:ascii="Calibri" w:eastAsia="Times New Roman" w:hAnsi="Calibri" w:cs="Calibri"/>
                      <w:color w:val="000000"/>
                      <w:lang w:eastAsia="zh-CN"/>
                    </w:rPr>
                  </w:rPrChange>
                </w:rPr>
                <w:delText>0.3</w:delText>
              </w:r>
            </w:del>
          </w:p>
        </w:tc>
      </w:tr>
      <w:tr w:rsidR="00A71874" w:rsidRPr="00A71874" w14:paraId="6A21DA8B" w14:textId="77777777" w:rsidTr="00A71874">
        <w:trPr>
          <w:trHeight w:val="320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19D55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46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47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Z4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DA723" w14:textId="77777777" w:rsidR="00A71874" w:rsidRPr="00A71874" w:rsidRDefault="00A71874" w:rsidP="00A95E7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48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</w:pP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49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Macropanesthia</w:t>
            </w:r>
            <w:proofErr w:type="spellEnd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50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 xml:space="preserve"> </w:t>
            </w: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51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lithgowae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1BAB6" w14:textId="77777777" w:rsidR="00A71874" w:rsidRPr="00A71874" w:rsidRDefault="00A71874" w:rsidP="00A95E7D">
            <w:pPr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52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53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 xml:space="preserve">simplex, with sup 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4BF84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54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55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1.82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41E45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56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57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  <w:t>2247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A0585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58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59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98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2B1F5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60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61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1.1</w:t>
            </w:r>
          </w:p>
        </w:tc>
      </w:tr>
      <w:tr w:rsidR="00A71874" w:rsidRPr="00A71874" w14:paraId="58A60A2A" w14:textId="77777777" w:rsidTr="00A71874">
        <w:trPr>
          <w:trHeight w:val="542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FED5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62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63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Z5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20047" w14:textId="77777777" w:rsidR="00A71874" w:rsidRPr="00A71874" w:rsidRDefault="00A71874" w:rsidP="00A95E7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64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</w:pP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65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Panesthia</w:t>
            </w:r>
            <w:proofErr w:type="spellEnd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66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 xml:space="preserve"> </w:t>
            </w: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67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tryoni</w:t>
            </w:r>
            <w:proofErr w:type="spellEnd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68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 xml:space="preserve"> </w:t>
            </w: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69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tryoni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187E6" w14:textId="77777777" w:rsidR="00A71874" w:rsidRPr="00A71874" w:rsidRDefault="00A71874" w:rsidP="00A95E7D">
            <w:pPr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70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71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 xml:space="preserve">simplex, with sup 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74FCF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72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73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1.72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D7617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74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75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  <w:t>1420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82B8B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76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77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95.2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B4F83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78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79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1.9</w:t>
            </w:r>
          </w:p>
        </w:tc>
      </w:tr>
      <w:tr w:rsidR="00A71874" w:rsidRPr="00A71874" w14:paraId="1B5D82BC" w14:textId="77777777" w:rsidTr="00A71874">
        <w:trPr>
          <w:trHeight w:val="422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0C239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80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81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Z010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80428" w14:textId="77777777" w:rsidR="00A71874" w:rsidRPr="00A71874" w:rsidRDefault="00A71874" w:rsidP="00A95E7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82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</w:pP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83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Parapanesthia</w:t>
            </w:r>
            <w:proofErr w:type="spellEnd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84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 xml:space="preserve"> gigantea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471B0" w14:textId="77777777" w:rsidR="00A71874" w:rsidRPr="00A71874" w:rsidRDefault="00A71874" w:rsidP="00A95E7D">
            <w:pPr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85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86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duplex, with sup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A29DB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87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88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1.85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483E3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89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90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  <w:t>10920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46053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91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92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98.2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02738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93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94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0.7</w:t>
            </w:r>
          </w:p>
        </w:tc>
      </w:tr>
      <w:tr w:rsidR="00A71874" w:rsidRPr="00A71874" w14:paraId="3B6B31DB" w14:textId="77777777" w:rsidTr="00A71874">
        <w:trPr>
          <w:trHeight w:val="320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D35A5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95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296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Z011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FE27F" w14:textId="77777777" w:rsidR="00A71874" w:rsidRPr="00A71874" w:rsidRDefault="00A71874" w:rsidP="00A95E7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97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</w:pP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98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Panesthia</w:t>
            </w:r>
            <w:proofErr w:type="spellEnd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299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 xml:space="preserve"> </w:t>
            </w: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300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tryoni</w:t>
            </w:r>
            <w:proofErr w:type="spellEnd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301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 xml:space="preserve"> </w:t>
            </w: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302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tegminifera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0D6D0" w14:textId="77777777" w:rsidR="00A71874" w:rsidRPr="00A71874" w:rsidRDefault="00A71874" w:rsidP="00A95E7D">
            <w:pPr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03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04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duplex, with sup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DB7A4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05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06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1.84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ACC66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07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08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  <w:t>9670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012E9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09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10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98.9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254C8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11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12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0.4</w:t>
            </w:r>
          </w:p>
        </w:tc>
      </w:tr>
      <w:tr w:rsidR="00A71874" w:rsidRPr="00A71874" w14:paraId="473B5F28" w14:textId="77777777" w:rsidTr="00A71874">
        <w:trPr>
          <w:trHeight w:val="320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4770D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13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14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Z012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7F50F" w14:textId="77777777" w:rsidR="00A71874" w:rsidRPr="00A71874" w:rsidRDefault="00A71874" w:rsidP="00A95E7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315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</w:pP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316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Panesthia</w:t>
            </w:r>
            <w:proofErr w:type="spellEnd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317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 xml:space="preserve"> </w:t>
            </w: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318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tryoni</w:t>
            </w:r>
            <w:proofErr w:type="spellEnd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319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 xml:space="preserve"> </w:t>
            </w: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320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tryoni</w:t>
            </w:r>
            <w:proofErr w:type="spellEnd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321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 xml:space="preserve"> (Eungella)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0F0ED" w14:textId="77777777" w:rsidR="00A71874" w:rsidRPr="00A71874" w:rsidRDefault="00A71874" w:rsidP="00A95E7D">
            <w:pPr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22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23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duplex, with sup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7A1F2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24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25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1.86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C7F54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26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27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  <w:t>7990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D9F1F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28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29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97.9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E276E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30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31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1</w:t>
            </w:r>
          </w:p>
        </w:tc>
      </w:tr>
      <w:tr w:rsidR="00A71874" w:rsidRPr="00A71874" w14:paraId="4E79B220" w14:textId="77777777" w:rsidTr="00A71874">
        <w:trPr>
          <w:trHeight w:val="557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E6436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32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33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Z014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4DEC" w14:textId="77777777" w:rsidR="00A71874" w:rsidRPr="00A71874" w:rsidRDefault="00A71874" w:rsidP="00A95E7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334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</w:pP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335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Neogeoscapheus</w:t>
            </w:r>
            <w:proofErr w:type="spellEnd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336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 xml:space="preserve"> </w:t>
            </w:r>
            <w:proofErr w:type="spellStart"/>
            <w:r w:rsidRPr="00A71874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highlight w:val="green"/>
                <w:lang w:eastAsia="zh-CN"/>
                <w:rPrChange w:id="1337" w:author="Microsoft Office User" w:date="2025-09-28T20:53:00Z">
                  <w:rPr>
                    <w:rFonts w:ascii="Calibri" w:eastAsia="Times New Roman" w:hAnsi="Calibri" w:cs="Calibri"/>
                    <w:i/>
                    <w:iCs/>
                    <w:color w:val="000000"/>
                    <w:lang w:eastAsia="zh-CN"/>
                  </w:rPr>
                </w:rPrChange>
              </w:rPr>
              <w:t>dahmsi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53C90" w14:textId="77777777" w:rsidR="00A71874" w:rsidRPr="00A71874" w:rsidRDefault="00A71874" w:rsidP="00A95E7D">
            <w:pPr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38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39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duplex, with sup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13462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40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41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1.9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365CD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42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43" w:author="Microsoft Office User" w:date="2025-09-28T20:53:00Z"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zh-CN"/>
                  </w:rPr>
                </w:rPrChange>
              </w:rPr>
              <w:t>8790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526EA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44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45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99.5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2B6C0" w14:textId="77777777" w:rsidR="00A71874" w:rsidRPr="00A71874" w:rsidRDefault="00A71874" w:rsidP="00A95E7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  <w:rPrChange w:id="1346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</w:pPr>
            <w:r w:rsidRPr="00A7187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zh-CN"/>
                <w:rPrChange w:id="1347" w:author="Microsoft Office User" w:date="2025-09-28T20:53:00Z">
                  <w:rPr>
                    <w:rFonts w:ascii="Calibri" w:eastAsia="Times New Roman" w:hAnsi="Calibri" w:cs="Calibri"/>
                    <w:color w:val="000000"/>
                    <w:lang w:eastAsia="zh-CN"/>
                  </w:rPr>
                </w:rPrChange>
              </w:rPr>
              <w:t>0.1</w:t>
            </w:r>
          </w:p>
        </w:tc>
      </w:tr>
    </w:tbl>
    <w:p w14:paraId="4F8FF17F" w14:textId="60B65028" w:rsidR="00790F30" w:rsidRDefault="00790F30" w:rsidP="00790F30">
      <w:pPr>
        <w:jc w:val="both"/>
        <w:rPr>
          <w:ins w:id="1348" w:author="Microsoft Office User" w:date="2025-09-28T20:36:00Z"/>
          <w:rFonts w:ascii="Aptos" w:hAnsi="Aptos" w:cstheme="minorHAnsi"/>
          <w:color w:val="000000" w:themeColor="text1"/>
        </w:rPr>
      </w:pPr>
    </w:p>
    <w:p w14:paraId="4D2DE5F9" w14:textId="74DC5A52" w:rsidR="00762B29" w:rsidRDefault="00762B29" w:rsidP="00790F30">
      <w:pPr>
        <w:jc w:val="both"/>
        <w:rPr>
          <w:ins w:id="1349" w:author="Microsoft Office User" w:date="2025-09-28T20:36:00Z"/>
          <w:rFonts w:ascii="Aptos" w:hAnsi="Aptos" w:cstheme="minorHAnsi"/>
          <w:color w:val="000000" w:themeColor="text1"/>
        </w:rPr>
      </w:pPr>
    </w:p>
    <w:p w14:paraId="4481E5F6" w14:textId="77777777" w:rsidR="00762B29" w:rsidRPr="001E1D48" w:rsidRDefault="00762B29" w:rsidP="00790F30">
      <w:pPr>
        <w:jc w:val="both"/>
        <w:rPr>
          <w:rFonts w:ascii="Aptos" w:hAnsi="Aptos" w:cstheme="minorHAnsi"/>
          <w:color w:val="000000" w:themeColor="text1"/>
          <w:rPrChange w:id="1350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481D9C48" w14:textId="77777777" w:rsidR="00723DC1" w:rsidRPr="001E1D48" w:rsidRDefault="00723DC1" w:rsidP="00790F30">
      <w:pPr>
        <w:jc w:val="both"/>
        <w:rPr>
          <w:rFonts w:ascii="Aptos" w:hAnsi="Aptos" w:cstheme="minorHAnsi"/>
          <w:color w:val="000000" w:themeColor="text1"/>
          <w:rPrChange w:id="1351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29DB391F" w14:textId="47CBF841" w:rsidR="00723DC1" w:rsidRPr="001E1D48" w:rsidRDefault="00723DC1" w:rsidP="00790F30">
      <w:pPr>
        <w:jc w:val="both"/>
        <w:rPr>
          <w:rFonts w:ascii="Aptos" w:hAnsi="Aptos" w:cstheme="minorHAnsi"/>
          <w:b/>
          <w:i/>
          <w:color w:val="000000" w:themeColor="text1"/>
          <w:rPrChange w:id="1352" w:author="Nathan Lo" w:date="2025-09-11T14:12:00Z">
            <w:rPr>
              <w:rFonts w:cstheme="minorHAnsi"/>
              <w:b/>
              <w:i/>
              <w:color w:val="000000" w:themeColor="text1"/>
            </w:rPr>
          </w:rPrChange>
        </w:rPr>
      </w:pPr>
      <w:r w:rsidRPr="001E1D48">
        <w:rPr>
          <w:rFonts w:ascii="Aptos" w:hAnsi="Aptos" w:cstheme="minorHAnsi"/>
          <w:b/>
          <w:i/>
          <w:color w:val="000000" w:themeColor="text1"/>
          <w:rPrChange w:id="1353" w:author="Nathan Lo" w:date="2025-09-11T14:12:00Z">
            <w:rPr>
              <w:rFonts w:cstheme="minorHAnsi"/>
              <w:b/>
              <w:i/>
              <w:color w:val="000000" w:themeColor="text1"/>
            </w:rPr>
          </w:rPrChange>
        </w:rPr>
        <w:t>Supplementary material references</w:t>
      </w:r>
    </w:p>
    <w:p w14:paraId="66B3D576" w14:textId="1C10F64C" w:rsidR="00723DC1" w:rsidRPr="001E1D48" w:rsidRDefault="00723DC1" w:rsidP="00790F30">
      <w:pPr>
        <w:jc w:val="both"/>
        <w:rPr>
          <w:rFonts w:ascii="Aptos" w:hAnsi="Aptos" w:cstheme="minorHAnsi"/>
          <w:color w:val="000000" w:themeColor="text1"/>
          <w:rPrChange w:id="1354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61CCB7B9" w14:textId="73C13AB6" w:rsidR="00675564" w:rsidRDefault="00675564" w:rsidP="00790F30">
      <w:pPr>
        <w:jc w:val="both"/>
        <w:rPr>
          <w:ins w:id="1355" w:author="Microsoft Office User" w:date="2025-09-28T10:58:00Z"/>
          <w:rFonts w:ascii="Aptos" w:hAnsi="Aptos" w:cstheme="minorHAnsi"/>
          <w:color w:val="000000" w:themeColor="text1"/>
        </w:rPr>
      </w:pPr>
      <w:ins w:id="1356" w:author="Microsoft Office User" w:date="2025-09-28T10:58:00Z">
        <w:r w:rsidRPr="00675564">
          <w:rPr>
            <w:rFonts w:ascii="Aptos" w:hAnsi="Aptos" w:cstheme="minorHAnsi"/>
            <w:color w:val="000000" w:themeColor="text1"/>
          </w:rPr>
          <w:lastRenderedPageBreak/>
          <w:t xml:space="preserve">Ewart, K. M., Ho, S. Y. W., Chowdhury, A.-A., Jaya, F. R., Kinjo, Y., Bennett, J., Bourguignon, T., Rose, H. A., &amp; Lo, N. (2024). Pervasive relaxed selection in termite genomes. </w:t>
        </w:r>
        <w:r w:rsidRPr="00675564">
          <w:rPr>
            <w:rFonts w:ascii="Aptos" w:hAnsi="Aptos" w:cstheme="minorHAnsi"/>
            <w:i/>
            <w:iCs/>
            <w:color w:val="000000" w:themeColor="text1"/>
            <w:rPrChange w:id="1357" w:author="Microsoft Office User" w:date="2025-09-28T10:59:00Z">
              <w:rPr>
                <w:rFonts w:ascii="Aptos" w:hAnsi="Aptos" w:cstheme="minorHAnsi"/>
                <w:color w:val="000000" w:themeColor="text1"/>
              </w:rPr>
            </w:rPrChange>
          </w:rPr>
          <w:t>Proceedings of the Royal Society B: Biological Science</w:t>
        </w:r>
        <w:r w:rsidRPr="00675564">
          <w:rPr>
            <w:rFonts w:ascii="Aptos" w:hAnsi="Aptos" w:cstheme="minorHAnsi"/>
            <w:color w:val="000000" w:themeColor="text1"/>
          </w:rPr>
          <w:t xml:space="preserve">, </w:t>
        </w:r>
        <w:r w:rsidRPr="00675564">
          <w:rPr>
            <w:rFonts w:ascii="Aptos" w:hAnsi="Aptos" w:cstheme="minorHAnsi"/>
            <w:i/>
            <w:iCs/>
            <w:color w:val="000000" w:themeColor="text1"/>
            <w:rPrChange w:id="1358" w:author="Microsoft Office User" w:date="2025-09-28T10:59:00Z">
              <w:rPr>
                <w:rFonts w:ascii="Aptos" w:hAnsi="Aptos" w:cstheme="minorHAnsi"/>
                <w:color w:val="000000" w:themeColor="text1"/>
              </w:rPr>
            </w:rPrChange>
          </w:rPr>
          <w:t>291</w:t>
        </w:r>
        <w:r w:rsidRPr="00675564">
          <w:rPr>
            <w:rFonts w:ascii="Aptos" w:hAnsi="Aptos" w:cstheme="minorHAnsi"/>
            <w:color w:val="000000" w:themeColor="text1"/>
          </w:rPr>
          <w:t>, 20232439.</w:t>
        </w:r>
      </w:ins>
    </w:p>
    <w:p w14:paraId="7917DE9E" w14:textId="77777777" w:rsidR="00675564" w:rsidRDefault="00675564" w:rsidP="00790F30">
      <w:pPr>
        <w:jc w:val="both"/>
        <w:rPr>
          <w:ins w:id="1359" w:author="Microsoft Office User" w:date="2025-09-28T10:58:00Z"/>
          <w:rFonts w:ascii="Aptos" w:hAnsi="Aptos" w:cstheme="minorHAnsi"/>
          <w:color w:val="000000" w:themeColor="text1"/>
        </w:rPr>
      </w:pPr>
    </w:p>
    <w:p w14:paraId="51C580B3" w14:textId="05B12CFF" w:rsidR="00723DC1" w:rsidRPr="001E1D48" w:rsidRDefault="00723DC1" w:rsidP="00790F30">
      <w:pPr>
        <w:jc w:val="both"/>
        <w:rPr>
          <w:rFonts w:ascii="Aptos" w:hAnsi="Aptos" w:cstheme="minorHAnsi"/>
          <w:color w:val="000000" w:themeColor="text1"/>
          <w:rPrChange w:id="1360" w:author="Nathan Lo" w:date="2025-09-11T14:12:00Z">
            <w:rPr>
              <w:rFonts w:cstheme="minorHAnsi"/>
              <w:color w:val="000000" w:themeColor="text1"/>
            </w:rPr>
          </w:rPrChange>
        </w:rPr>
      </w:pPr>
      <w:proofErr w:type="spellStart"/>
      <w:r w:rsidRPr="001E1D48">
        <w:rPr>
          <w:rFonts w:ascii="Aptos" w:hAnsi="Aptos" w:cstheme="minorHAnsi"/>
          <w:color w:val="000000" w:themeColor="text1"/>
          <w:rPrChange w:id="1361" w:author="Nathan Lo" w:date="2025-09-11T14:12:00Z">
            <w:rPr>
              <w:rFonts w:cstheme="minorHAnsi"/>
              <w:color w:val="000000" w:themeColor="text1"/>
            </w:rPr>
          </w:rPrChange>
        </w:rPr>
        <w:t>Danecek</w:t>
      </w:r>
      <w:proofErr w:type="spellEnd"/>
      <w:r w:rsidRPr="001E1D48">
        <w:rPr>
          <w:rFonts w:ascii="Aptos" w:hAnsi="Aptos" w:cstheme="minorHAnsi"/>
          <w:color w:val="000000" w:themeColor="text1"/>
          <w:rPrChange w:id="1362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, P., </w:t>
      </w:r>
      <w:proofErr w:type="spellStart"/>
      <w:r w:rsidRPr="001E1D48">
        <w:rPr>
          <w:rFonts w:ascii="Aptos" w:hAnsi="Aptos" w:cstheme="minorHAnsi"/>
          <w:color w:val="000000" w:themeColor="text1"/>
          <w:rPrChange w:id="1363" w:author="Nathan Lo" w:date="2025-09-11T14:12:00Z">
            <w:rPr>
              <w:rFonts w:cstheme="minorHAnsi"/>
              <w:color w:val="000000" w:themeColor="text1"/>
            </w:rPr>
          </w:rPrChange>
        </w:rPr>
        <w:t>Bonfield</w:t>
      </w:r>
      <w:proofErr w:type="spellEnd"/>
      <w:r w:rsidRPr="001E1D48">
        <w:rPr>
          <w:rFonts w:ascii="Aptos" w:hAnsi="Aptos" w:cstheme="minorHAnsi"/>
          <w:color w:val="000000" w:themeColor="text1"/>
          <w:rPrChange w:id="1364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, J. K., Liddle, J., Marshall, J., Ohan, V., Pollard, M. O., ... &amp; Li, H. (2021). Twelve years of </w:t>
      </w:r>
      <w:proofErr w:type="spellStart"/>
      <w:r w:rsidRPr="001E1D48">
        <w:rPr>
          <w:rFonts w:ascii="Aptos" w:hAnsi="Aptos" w:cstheme="minorHAnsi"/>
          <w:color w:val="000000" w:themeColor="text1"/>
          <w:rPrChange w:id="1365" w:author="Nathan Lo" w:date="2025-09-11T14:12:00Z">
            <w:rPr>
              <w:rFonts w:cstheme="minorHAnsi"/>
              <w:color w:val="000000" w:themeColor="text1"/>
            </w:rPr>
          </w:rPrChange>
        </w:rPr>
        <w:t>SAMtools</w:t>
      </w:r>
      <w:proofErr w:type="spellEnd"/>
      <w:r w:rsidRPr="001E1D48">
        <w:rPr>
          <w:rFonts w:ascii="Aptos" w:hAnsi="Aptos" w:cstheme="minorHAnsi"/>
          <w:color w:val="000000" w:themeColor="text1"/>
          <w:rPrChange w:id="1366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and </w:t>
      </w:r>
      <w:proofErr w:type="spellStart"/>
      <w:r w:rsidRPr="001E1D48">
        <w:rPr>
          <w:rFonts w:ascii="Aptos" w:hAnsi="Aptos" w:cstheme="minorHAnsi"/>
          <w:color w:val="000000" w:themeColor="text1"/>
          <w:rPrChange w:id="1367" w:author="Nathan Lo" w:date="2025-09-11T14:12:00Z">
            <w:rPr>
              <w:rFonts w:cstheme="minorHAnsi"/>
              <w:color w:val="000000" w:themeColor="text1"/>
            </w:rPr>
          </w:rPrChange>
        </w:rPr>
        <w:t>BCFtools</w:t>
      </w:r>
      <w:proofErr w:type="spellEnd"/>
      <w:r w:rsidRPr="001E1D48">
        <w:rPr>
          <w:rFonts w:ascii="Aptos" w:hAnsi="Aptos" w:cstheme="minorHAnsi"/>
          <w:color w:val="000000" w:themeColor="text1"/>
          <w:rPrChange w:id="1368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. </w:t>
      </w:r>
      <w:proofErr w:type="spellStart"/>
      <w:r w:rsidRPr="001E1D48">
        <w:rPr>
          <w:rFonts w:ascii="Aptos" w:hAnsi="Aptos" w:cstheme="minorHAnsi"/>
          <w:color w:val="000000" w:themeColor="text1"/>
          <w:rPrChange w:id="1369" w:author="Nathan Lo" w:date="2025-09-11T14:12:00Z">
            <w:rPr>
              <w:rFonts w:cstheme="minorHAnsi"/>
              <w:color w:val="000000" w:themeColor="text1"/>
            </w:rPr>
          </w:rPrChange>
        </w:rPr>
        <w:t>Gigascience</w:t>
      </w:r>
      <w:proofErr w:type="spellEnd"/>
      <w:r w:rsidRPr="001E1D48">
        <w:rPr>
          <w:rFonts w:ascii="Aptos" w:hAnsi="Aptos" w:cstheme="minorHAnsi"/>
          <w:color w:val="000000" w:themeColor="text1"/>
          <w:rPrChange w:id="1370" w:author="Nathan Lo" w:date="2025-09-11T14:12:00Z">
            <w:rPr>
              <w:rFonts w:cstheme="minorHAnsi"/>
              <w:color w:val="000000" w:themeColor="text1"/>
            </w:rPr>
          </w:rPrChange>
        </w:rPr>
        <w:t>, 10(2), giab008.</w:t>
      </w:r>
    </w:p>
    <w:p w14:paraId="35D5F687" w14:textId="6C5F6937" w:rsidR="004A488E" w:rsidRPr="001E1D48" w:rsidRDefault="004A488E" w:rsidP="00790F30">
      <w:pPr>
        <w:jc w:val="both"/>
        <w:rPr>
          <w:rFonts w:ascii="Aptos" w:hAnsi="Aptos" w:cstheme="minorHAnsi"/>
          <w:color w:val="000000" w:themeColor="text1"/>
          <w:rPrChange w:id="1371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23544A75" w14:textId="3D8F326D" w:rsidR="004A488E" w:rsidRPr="001E1D48" w:rsidRDefault="004A488E" w:rsidP="00790F30">
      <w:pPr>
        <w:jc w:val="both"/>
        <w:rPr>
          <w:rFonts w:ascii="Aptos" w:hAnsi="Aptos" w:cstheme="minorHAnsi"/>
          <w:color w:val="000000" w:themeColor="text1"/>
          <w:rPrChange w:id="1372" w:author="Nathan Lo" w:date="2025-09-11T14:12:00Z">
            <w:rPr>
              <w:rFonts w:cstheme="minorHAnsi"/>
              <w:color w:val="000000" w:themeColor="text1"/>
            </w:rPr>
          </w:rPrChange>
        </w:rPr>
      </w:pPr>
      <w:proofErr w:type="spellStart"/>
      <w:r w:rsidRPr="00900CF6">
        <w:rPr>
          <w:rFonts w:ascii="Aptos" w:hAnsi="Aptos" w:cstheme="minorHAnsi"/>
          <w:color w:val="000000" w:themeColor="text1"/>
          <w:lang w:val="fi-FI"/>
          <w:rPrChange w:id="1373" w:author="Microsoft Office User" w:date="2025-09-19T13:19:00Z">
            <w:rPr>
              <w:rFonts w:cstheme="minorHAnsi"/>
              <w:color w:val="000000" w:themeColor="text1"/>
            </w:rPr>
          </w:rPrChange>
        </w:rPr>
        <w:t>Kolmogorov</w:t>
      </w:r>
      <w:proofErr w:type="spellEnd"/>
      <w:r w:rsidRPr="00900CF6">
        <w:rPr>
          <w:rFonts w:ascii="Aptos" w:hAnsi="Aptos" w:cstheme="minorHAnsi"/>
          <w:color w:val="000000" w:themeColor="text1"/>
          <w:lang w:val="fi-FI"/>
          <w:rPrChange w:id="1374" w:author="Microsoft Office User" w:date="2025-09-19T13:19:00Z">
            <w:rPr>
              <w:rFonts w:cstheme="minorHAnsi"/>
              <w:color w:val="000000" w:themeColor="text1"/>
            </w:rPr>
          </w:rPrChange>
        </w:rPr>
        <w:t xml:space="preserve">, M., Yuan, J., Lin, Y., &amp; </w:t>
      </w:r>
      <w:proofErr w:type="spellStart"/>
      <w:r w:rsidRPr="00900CF6">
        <w:rPr>
          <w:rFonts w:ascii="Aptos" w:hAnsi="Aptos" w:cstheme="minorHAnsi"/>
          <w:color w:val="000000" w:themeColor="text1"/>
          <w:lang w:val="fi-FI"/>
          <w:rPrChange w:id="1375" w:author="Microsoft Office User" w:date="2025-09-19T13:19:00Z">
            <w:rPr>
              <w:rFonts w:cstheme="minorHAnsi"/>
              <w:color w:val="000000" w:themeColor="text1"/>
            </w:rPr>
          </w:rPrChange>
        </w:rPr>
        <w:t>Pevzner</w:t>
      </w:r>
      <w:proofErr w:type="spellEnd"/>
      <w:r w:rsidRPr="00900CF6">
        <w:rPr>
          <w:rFonts w:ascii="Aptos" w:hAnsi="Aptos" w:cstheme="minorHAnsi"/>
          <w:color w:val="000000" w:themeColor="text1"/>
          <w:lang w:val="fi-FI"/>
          <w:rPrChange w:id="1376" w:author="Microsoft Office User" w:date="2025-09-19T13:19:00Z">
            <w:rPr>
              <w:rFonts w:cstheme="minorHAnsi"/>
              <w:color w:val="000000" w:themeColor="text1"/>
            </w:rPr>
          </w:rPrChange>
        </w:rPr>
        <w:t xml:space="preserve">, P. A. (2019). </w:t>
      </w:r>
      <w:r w:rsidRPr="001E1D48">
        <w:rPr>
          <w:rFonts w:ascii="Aptos" w:hAnsi="Aptos" w:cstheme="minorHAnsi"/>
          <w:color w:val="000000" w:themeColor="text1"/>
          <w:rPrChange w:id="1377" w:author="Nathan Lo" w:date="2025-09-11T14:12:00Z">
            <w:rPr>
              <w:rFonts w:cstheme="minorHAnsi"/>
              <w:color w:val="000000" w:themeColor="text1"/>
            </w:rPr>
          </w:rPrChange>
        </w:rPr>
        <w:t>Assembly of long, error-prone reads using repeat graphs. Nature biotechnology, 37(5), 540-546.</w:t>
      </w:r>
    </w:p>
    <w:p w14:paraId="398E41C3" w14:textId="217D983A" w:rsidR="003E260C" w:rsidRPr="001E1D48" w:rsidRDefault="003E260C" w:rsidP="00790F30">
      <w:pPr>
        <w:jc w:val="both"/>
        <w:rPr>
          <w:rFonts w:ascii="Aptos" w:hAnsi="Aptos" w:cstheme="minorHAnsi"/>
          <w:color w:val="000000" w:themeColor="text1"/>
          <w:rPrChange w:id="1378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10F17AB7" w14:textId="77777777" w:rsidR="003E260C" w:rsidRPr="001E1D48" w:rsidRDefault="003E260C" w:rsidP="00790F30">
      <w:pPr>
        <w:jc w:val="both"/>
        <w:rPr>
          <w:rFonts w:ascii="Aptos" w:hAnsi="Aptos" w:cstheme="minorHAnsi"/>
          <w:color w:val="000000" w:themeColor="text1"/>
          <w:rPrChange w:id="1379" w:author="Nathan Lo" w:date="2025-09-11T14:12:00Z">
            <w:rPr>
              <w:rFonts w:cstheme="minorHAnsi"/>
              <w:color w:val="000000" w:themeColor="text1"/>
            </w:rPr>
          </w:rPrChange>
        </w:rPr>
      </w:pPr>
      <w:r w:rsidRPr="001E1D48">
        <w:rPr>
          <w:rFonts w:ascii="Aptos" w:hAnsi="Aptos" w:cstheme="minorHAnsi"/>
          <w:color w:val="000000" w:themeColor="text1"/>
          <w:rPrChange w:id="1380" w:author="Nathan Lo" w:date="2025-09-11T14:12:00Z">
            <w:rPr>
              <w:rFonts w:cstheme="minorHAnsi"/>
              <w:color w:val="000000" w:themeColor="text1"/>
            </w:rPr>
          </w:rPrChange>
        </w:rPr>
        <w:t>Guan, D., McCarthy, S. A., Wood, J., Howe, K., Wang, Y., &amp; Durbin, R. (2020). Identifying and removing haplotypic duplication in primary genome assemblies. Bioinformatics, 36(9), 2896-2898.</w:t>
      </w:r>
    </w:p>
    <w:p w14:paraId="1AFD8A89" w14:textId="77777777" w:rsidR="003E260C" w:rsidRPr="001E1D48" w:rsidRDefault="003E260C" w:rsidP="00790F30">
      <w:pPr>
        <w:jc w:val="both"/>
        <w:rPr>
          <w:rFonts w:ascii="Aptos" w:hAnsi="Aptos" w:cstheme="minorHAnsi"/>
          <w:color w:val="000000" w:themeColor="text1"/>
          <w:rPrChange w:id="1381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0BB86B43" w14:textId="18354E64" w:rsidR="003E260C" w:rsidRPr="001E1D48" w:rsidRDefault="003E260C" w:rsidP="00790F30">
      <w:pPr>
        <w:jc w:val="both"/>
        <w:rPr>
          <w:rFonts w:ascii="Aptos" w:hAnsi="Aptos" w:cstheme="minorHAnsi"/>
          <w:color w:val="000000" w:themeColor="text1"/>
          <w:rPrChange w:id="1382" w:author="Nathan Lo" w:date="2025-09-11T14:12:00Z">
            <w:rPr>
              <w:rFonts w:cstheme="minorHAnsi"/>
              <w:color w:val="000000" w:themeColor="text1"/>
            </w:rPr>
          </w:rPrChange>
        </w:rPr>
      </w:pPr>
      <w:r w:rsidRPr="001E1D48">
        <w:rPr>
          <w:rFonts w:ascii="Aptos" w:hAnsi="Aptos" w:cstheme="minorHAnsi"/>
          <w:color w:val="000000" w:themeColor="text1"/>
          <w:rPrChange w:id="1383" w:author="Nathan Lo" w:date="2025-09-11T14:12:00Z">
            <w:rPr>
              <w:rFonts w:cstheme="minorHAnsi"/>
              <w:color w:val="000000" w:themeColor="text1"/>
            </w:rPr>
          </w:rPrChange>
        </w:rPr>
        <w:t>Li, H. (2018). Minimap2: pairwise alignment for nucleotide sequences. Bioinformatics, 34(18), 3094-3100.</w:t>
      </w:r>
    </w:p>
    <w:p w14:paraId="6CAB4EAB" w14:textId="02F5D80E" w:rsidR="003E260C" w:rsidRPr="001E1D48" w:rsidRDefault="003E260C" w:rsidP="00790F30">
      <w:pPr>
        <w:jc w:val="both"/>
        <w:rPr>
          <w:rFonts w:ascii="Aptos" w:hAnsi="Aptos" w:cstheme="minorHAnsi"/>
          <w:color w:val="000000" w:themeColor="text1"/>
          <w:rPrChange w:id="1384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1F9EFF17" w14:textId="45FA5543" w:rsidR="003E260C" w:rsidRPr="001E1D48" w:rsidRDefault="003E260C" w:rsidP="00790F30">
      <w:pPr>
        <w:jc w:val="both"/>
        <w:rPr>
          <w:rFonts w:ascii="Aptos" w:hAnsi="Aptos" w:cstheme="minorHAnsi"/>
          <w:color w:val="000000" w:themeColor="text1"/>
          <w:rPrChange w:id="1385" w:author="Nathan Lo" w:date="2025-09-11T14:12:00Z">
            <w:rPr>
              <w:rFonts w:cstheme="minorHAnsi"/>
              <w:color w:val="000000" w:themeColor="text1"/>
            </w:rPr>
          </w:rPrChange>
        </w:rPr>
      </w:pPr>
      <w:r w:rsidRPr="001E1D48">
        <w:rPr>
          <w:rFonts w:ascii="Aptos" w:hAnsi="Aptos" w:cstheme="minorHAnsi"/>
          <w:color w:val="000000" w:themeColor="text1"/>
          <w:rPrChange w:id="1386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Mei, Y., Jing, D., Tang, S., Chen, X., Chen, H., </w:t>
      </w:r>
      <w:proofErr w:type="spellStart"/>
      <w:r w:rsidRPr="001E1D48">
        <w:rPr>
          <w:rFonts w:ascii="Aptos" w:hAnsi="Aptos" w:cstheme="minorHAnsi"/>
          <w:color w:val="000000" w:themeColor="text1"/>
          <w:rPrChange w:id="1387" w:author="Nathan Lo" w:date="2025-09-11T14:12:00Z">
            <w:rPr>
              <w:rFonts w:cstheme="minorHAnsi"/>
              <w:color w:val="000000" w:themeColor="text1"/>
            </w:rPr>
          </w:rPrChange>
        </w:rPr>
        <w:t>Duanmu</w:t>
      </w:r>
      <w:proofErr w:type="spellEnd"/>
      <w:r w:rsidRPr="001E1D48">
        <w:rPr>
          <w:rFonts w:ascii="Aptos" w:hAnsi="Aptos" w:cstheme="minorHAnsi"/>
          <w:color w:val="000000" w:themeColor="text1"/>
          <w:rPrChange w:id="1388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, H., ... &amp; Li, F. (2022). </w:t>
      </w:r>
      <w:proofErr w:type="spellStart"/>
      <w:r w:rsidRPr="001E1D48">
        <w:rPr>
          <w:rFonts w:ascii="Aptos" w:hAnsi="Aptos" w:cstheme="minorHAnsi"/>
          <w:color w:val="000000" w:themeColor="text1"/>
          <w:rPrChange w:id="1389" w:author="Nathan Lo" w:date="2025-09-11T14:12:00Z">
            <w:rPr>
              <w:rFonts w:cstheme="minorHAnsi"/>
              <w:color w:val="000000" w:themeColor="text1"/>
            </w:rPr>
          </w:rPrChange>
        </w:rPr>
        <w:t>InsectBase</w:t>
      </w:r>
      <w:proofErr w:type="spellEnd"/>
      <w:r w:rsidRPr="001E1D48">
        <w:rPr>
          <w:rFonts w:ascii="Aptos" w:hAnsi="Aptos" w:cstheme="minorHAnsi"/>
          <w:color w:val="000000" w:themeColor="text1"/>
          <w:rPrChange w:id="1390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2.0: a comprehensive gene resource for insects. Nucleic acids research, 50(D1), D1040-D1045.</w:t>
      </w:r>
    </w:p>
    <w:p w14:paraId="2FA5CA6D" w14:textId="06537E55" w:rsidR="007C5714" w:rsidRPr="001E1D48" w:rsidRDefault="007C5714" w:rsidP="00790F30">
      <w:pPr>
        <w:jc w:val="both"/>
        <w:rPr>
          <w:rFonts w:ascii="Aptos" w:hAnsi="Aptos" w:cstheme="minorHAnsi"/>
          <w:color w:val="000000" w:themeColor="text1"/>
          <w:rPrChange w:id="1391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4C224856" w14:textId="0982CA63" w:rsidR="007C5714" w:rsidRPr="001E1D48" w:rsidRDefault="007C5714" w:rsidP="00790F30">
      <w:pPr>
        <w:jc w:val="both"/>
        <w:rPr>
          <w:rFonts w:ascii="Aptos" w:hAnsi="Aptos" w:cstheme="minorHAnsi"/>
          <w:color w:val="000000" w:themeColor="text1"/>
          <w:rPrChange w:id="1392" w:author="Nathan Lo" w:date="2025-09-11T14:12:00Z">
            <w:rPr>
              <w:rFonts w:cstheme="minorHAnsi"/>
              <w:color w:val="000000" w:themeColor="text1"/>
            </w:rPr>
          </w:rPrChange>
        </w:rPr>
      </w:pPr>
      <w:r w:rsidRPr="001E1D48">
        <w:rPr>
          <w:rFonts w:ascii="Aptos" w:hAnsi="Aptos" w:cstheme="minorHAnsi"/>
          <w:color w:val="000000" w:themeColor="text1"/>
          <w:rPrChange w:id="1393" w:author="Nathan Lo" w:date="2025-09-11T14:12:00Z">
            <w:rPr>
              <w:rFonts w:cstheme="minorHAnsi"/>
              <w:color w:val="000000" w:themeColor="text1"/>
            </w:rPr>
          </w:rPrChange>
        </w:rPr>
        <w:t>Li, H., &amp; Durbin, R. (2009). Fast and accurate short read alignment with Burrows–Wheeler transform. bioinformatics, 25(14), 1754-1760.</w:t>
      </w:r>
    </w:p>
    <w:p w14:paraId="799AF75A" w14:textId="49102B29" w:rsidR="00593BDE" w:rsidRPr="001E1D48" w:rsidRDefault="00593BDE" w:rsidP="00790F30">
      <w:pPr>
        <w:jc w:val="both"/>
        <w:rPr>
          <w:rFonts w:ascii="Aptos" w:hAnsi="Aptos" w:cstheme="minorHAnsi"/>
          <w:color w:val="000000" w:themeColor="text1"/>
          <w:rPrChange w:id="1394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24AFCCEB" w14:textId="77777777" w:rsidR="00593BDE" w:rsidRPr="001E1D48" w:rsidRDefault="00593BDE" w:rsidP="00790F30">
      <w:pPr>
        <w:jc w:val="both"/>
        <w:rPr>
          <w:rFonts w:ascii="Aptos" w:eastAsia="Times New Roman" w:hAnsi="Aptos" w:cstheme="minorHAnsi"/>
          <w:color w:val="000000" w:themeColor="text1"/>
          <w:rPrChange w:id="1395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</w:pPr>
      <w:r w:rsidRPr="001E1D48">
        <w:rPr>
          <w:rFonts w:ascii="Aptos" w:eastAsia="Times New Roman" w:hAnsi="Aptos" w:cstheme="minorHAnsi"/>
          <w:color w:val="000000" w:themeColor="text1"/>
          <w:rPrChange w:id="1396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 xml:space="preserve">Quinlan, A. R., &amp; Hall, I. M. (2010). </w:t>
      </w:r>
      <w:proofErr w:type="spellStart"/>
      <w:r w:rsidRPr="001E1D48">
        <w:rPr>
          <w:rFonts w:ascii="Aptos" w:eastAsia="Times New Roman" w:hAnsi="Aptos" w:cstheme="minorHAnsi"/>
          <w:color w:val="000000" w:themeColor="text1"/>
          <w:rPrChange w:id="1397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BEDTools</w:t>
      </w:r>
      <w:proofErr w:type="spellEnd"/>
      <w:r w:rsidRPr="001E1D48">
        <w:rPr>
          <w:rFonts w:ascii="Aptos" w:eastAsia="Times New Roman" w:hAnsi="Aptos" w:cstheme="minorHAnsi"/>
          <w:color w:val="000000" w:themeColor="text1"/>
          <w:rPrChange w:id="1398" w:author="Nathan Lo" w:date="2025-09-11T14:12:00Z">
            <w:rPr>
              <w:rFonts w:eastAsia="Times New Roman" w:cstheme="minorHAnsi"/>
              <w:color w:val="000000" w:themeColor="text1"/>
            </w:rPr>
          </w:rPrChange>
        </w:rPr>
        <w:t>: a flexible suite of utilities for comparing genomic features. Bioinformatics, 26(6), 841-842.</w:t>
      </w:r>
    </w:p>
    <w:p w14:paraId="0C549A4A" w14:textId="3464983C" w:rsidR="00593BDE" w:rsidRPr="001E1D48" w:rsidRDefault="00593BDE" w:rsidP="00790F30">
      <w:pPr>
        <w:jc w:val="both"/>
        <w:rPr>
          <w:rFonts w:ascii="Aptos" w:hAnsi="Aptos" w:cstheme="minorHAnsi"/>
          <w:color w:val="000000" w:themeColor="text1"/>
          <w:rPrChange w:id="1399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7B4C3EC2" w14:textId="77777777" w:rsidR="00AF29CB" w:rsidRPr="001E1D48" w:rsidRDefault="00AF29CB" w:rsidP="00790F30">
      <w:pPr>
        <w:jc w:val="both"/>
        <w:rPr>
          <w:rFonts w:ascii="Aptos" w:hAnsi="Aptos" w:cstheme="minorHAnsi"/>
          <w:color w:val="000000" w:themeColor="text1"/>
          <w:rPrChange w:id="1400" w:author="Nathan Lo" w:date="2025-09-11T14:12:00Z">
            <w:rPr>
              <w:rFonts w:cstheme="minorHAnsi"/>
              <w:color w:val="000000" w:themeColor="text1"/>
            </w:rPr>
          </w:rPrChange>
        </w:rPr>
      </w:pPr>
      <w:proofErr w:type="spellStart"/>
      <w:r w:rsidRPr="001E1D48">
        <w:rPr>
          <w:rFonts w:ascii="Aptos" w:hAnsi="Aptos" w:cstheme="minorHAnsi"/>
          <w:color w:val="000000" w:themeColor="text1"/>
          <w:rPrChange w:id="1401" w:author="Nathan Lo" w:date="2025-09-11T14:12:00Z">
            <w:rPr>
              <w:rFonts w:cstheme="minorHAnsi"/>
              <w:color w:val="000000" w:themeColor="text1"/>
            </w:rPr>
          </w:rPrChange>
        </w:rPr>
        <w:t>Salamov</w:t>
      </w:r>
      <w:proofErr w:type="spellEnd"/>
      <w:r w:rsidRPr="001E1D48">
        <w:rPr>
          <w:rFonts w:ascii="Aptos" w:hAnsi="Aptos" w:cstheme="minorHAnsi"/>
          <w:color w:val="000000" w:themeColor="text1"/>
          <w:rPrChange w:id="1402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, A. A., &amp; </w:t>
      </w:r>
      <w:proofErr w:type="spellStart"/>
      <w:r w:rsidRPr="001E1D48">
        <w:rPr>
          <w:rFonts w:ascii="Aptos" w:hAnsi="Aptos" w:cstheme="minorHAnsi"/>
          <w:color w:val="000000" w:themeColor="text1"/>
          <w:rPrChange w:id="1403" w:author="Nathan Lo" w:date="2025-09-11T14:12:00Z">
            <w:rPr>
              <w:rFonts w:cstheme="minorHAnsi"/>
              <w:color w:val="000000" w:themeColor="text1"/>
            </w:rPr>
          </w:rPrChange>
        </w:rPr>
        <w:t>Solovyev</w:t>
      </w:r>
      <w:proofErr w:type="spellEnd"/>
      <w:r w:rsidRPr="001E1D48">
        <w:rPr>
          <w:rFonts w:ascii="Aptos" w:hAnsi="Aptos" w:cstheme="minorHAnsi"/>
          <w:color w:val="000000" w:themeColor="text1"/>
          <w:rPrChange w:id="1404" w:author="Nathan Lo" w:date="2025-09-11T14:12:00Z">
            <w:rPr>
              <w:rFonts w:cstheme="minorHAnsi"/>
              <w:color w:val="000000" w:themeColor="text1"/>
            </w:rPr>
          </w:rPrChange>
        </w:rPr>
        <w:t>, V. V. (2000). Ab initio gene finding in Drosophila genomic DNA. Genome research, 10(4), 516-522.</w:t>
      </w:r>
    </w:p>
    <w:p w14:paraId="3710A2CC" w14:textId="77777777" w:rsidR="00AF29CB" w:rsidRPr="001E1D48" w:rsidRDefault="00AF29CB" w:rsidP="00790F30">
      <w:pPr>
        <w:jc w:val="both"/>
        <w:rPr>
          <w:rFonts w:ascii="Aptos" w:hAnsi="Aptos" w:cstheme="minorHAnsi"/>
          <w:color w:val="000000" w:themeColor="text1"/>
          <w:rPrChange w:id="1405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14422B94" w14:textId="77777777" w:rsidR="00AF29CB" w:rsidRPr="001E1D48" w:rsidRDefault="00AF29CB" w:rsidP="00790F30">
      <w:pPr>
        <w:jc w:val="both"/>
        <w:rPr>
          <w:rFonts w:ascii="Aptos" w:hAnsi="Aptos" w:cstheme="minorHAnsi"/>
          <w:color w:val="000000" w:themeColor="text1"/>
          <w:rPrChange w:id="1406" w:author="Nathan Lo" w:date="2025-09-11T14:12:00Z">
            <w:rPr>
              <w:rFonts w:cstheme="minorHAnsi"/>
              <w:color w:val="000000" w:themeColor="text1"/>
            </w:rPr>
          </w:rPrChange>
        </w:rPr>
      </w:pPr>
      <w:proofErr w:type="spellStart"/>
      <w:r w:rsidRPr="001E1D48">
        <w:rPr>
          <w:rFonts w:ascii="Aptos" w:hAnsi="Aptos" w:cstheme="minorHAnsi"/>
          <w:color w:val="000000" w:themeColor="text1"/>
          <w:rPrChange w:id="1407" w:author="Nathan Lo" w:date="2025-09-11T14:12:00Z">
            <w:rPr>
              <w:rFonts w:cstheme="minorHAnsi"/>
              <w:color w:val="000000" w:themeColor="text1"/>
            </w:rPr>
          </w:rPrChange>
        </w:rPr>
        <w:t>Solovyev</w:t>
      </w:r>
      <w:proofErr w:type="spellEnd"/>
      <w:r w:rsidRPr="001E1D48">
        <w:rPr>
          <w:rFonts w:ascii="Aptos" w:hAnsi="Aptos" w:cstheme="minorHAnsi"/>
          <w:color w:val="000000" w:themeColor="text1"/>
          <w:rPrChange w:id="1408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, V., </w:t>
      </w:r>
      <w:proofErr w:type="spellStart"/>
      <w:r w:rsidRPr="001E1D48">
        <w:rPr>
          <w:rFonts w:ascii="Aptos" w:hAnsi="Aptos" w:cstheme="minorHAnsi"/>
          <w:color w:val="000000" w:themeColor="text1"/>
          <w:rPrChange w:id="1409" w:author="Nathan Lo" w:date="2025-09-11T14:12:00Z">
            <w:rPr>
              <w:rFonts w:cstheme="minorHAnsi"/>
              <w:color w:val="000000" w:themeColor="text1"/>
            </w:rPr>
          </w:rPrChange>
        </w:rPr>
        <w:t>Kosarev</w:t>
      </w:r>
      <w:proofErr w:type="spellEnd"/>
      <w:r w:rsidRPr="001E1D48">
        <w:rPr>
          <w:rFonts w:ascii="Aptos" w:hAnsi="Aptos" w:cstheme="minorHAnsi"/>
          <w:color w:val="000000" w:themeColor="text1"/>
          <w:rPrChange w:id="1410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, P., </w:t>
      </w:r>
      <w:proofErr w:type="spellStart"/>
      <w:r w:rsidRPr="001E1D48">
        <w:rPr>
          <w:rFonts w:ascii="Aptos" w:hAnsi="Aptos" w:cstheme="minorHAnsi"/>
          <w:color w:val="000000" w:themeColor="text1"/>
          <w:rPrChange w:id="1411" w:author="Nathan Lo" w:date="2025-09-11T14:12:00Z">
            <w:rPr>
              <w:rFonts w:cstheme="minorHAnsi"/>
              <w:color w:val="000000" w:themeColor="text1"/>
            </w:rPr>
          </w:rPrChange>
        </w:rPr>
        <w:t>Seledsov</w:t>
      </w:r>
      <w:proofErr w:type="spellEnd"/>
      <w:r w:rsidRPr="001E1D48">
        <w:rPr>
          <w:rFonts w:ascii="Aptos" w:hAnsi="Aptos" w:cstheme="minorHAnsi"/>
          <w:color w:val="000000" w:themeColor="text1"/>
          <w:rPrChange w:id="1412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, I., &amp; </w:t>
      </w:r>
      <w:proofErr w:type="spellStart"/>
      <w:r w:rsidRPr="001E1D48">
        <w:rPr>
          <w:rFonts w:ascii="Aptos" w:hAnsi="Aptos" w:cstheme="minorHAnsi"/>
          <w:color w:val="000000" w:themeColor="text1"/>
          <w:rPrChange w:id="1413" w:author="Nathan Lo" w:date="2025-09-11T14:12:00Z">
            <w:rPr>
              <w:rFonts w:cstheme="minorHAnsi"/>
              <w:color w:val="000000" w:themeColor="text1"/>
            </w:rPr>
          </w:rPrChange>
        </w:rPr>
        <w:t>Vorobyev</w:t>
      </w:r>
      <w:proofErr w:type="spellEnd"/>
      <w:r w:rsidRPr="001E1D48">
        <w:rPr>
          <w:rFonts w:ascii="Aptos" w:hAnsi="Aptos" w:cstheme="minorHAnsi"/>
          <w:color w:val="000000" w:themeColor="text1"/>
          <w:rPrChange w:id="1414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, D. (2006). Automatic annotation of eukaryotic genes, </w:t>
      </w:r>
      <w:proofErr w:type="gramStart"/>
      <w:r w:rsidRPr="001E1D48">
        <w:rPr>
          <w:rFonts w:ascii="Aptos" w:hAnsi="Aptos" w:cstheme="minorHAnsi"/>
          <w:color w:val="000000" w:themeColor="text1"/>
          <w:rPrChange w:id="1415" w:author="Nathan Lo" w:date="2025-09-11T14:12:00Z">
            <w:rPr>
              <w:rFonts w:cstheme="minorHAnsi"/>
              <w:color w:val="000000" w:themeColor="text1"/>
            </w:rPr>
          </w:rPrChange>
        </w:rPr>
        <w:t>pseudogenes</w:t>
      </w:r>
      <w:proofErr w:type="gramEnd"/>
      <w:r w:rsidRPr="001E1D48">
        <w:rPr>
          <w:rFonts w:ascii="Aptos" w:hAnsi="Aptos" w:cstheme="minorHAnsi"/>
          <w:color w:val="000000" w:themeColor="text1"/>
          <w:rPrChange w:id="1416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and promoters. Genome biology, 7, 1-12.</w:t>
      </w:r>
    </w:p>
    <w:p w14:paraId="498E7A79" w14:textId="77777777" w:rsidR="00AF29CB" w:rsidRPr="001E1D48" w:rsidRDefault="00AF29CB" w:rsidP="00790F30">
      <w:pPr>
        <w:jc w:val="both"/>
        <w:rPr>
          <w:rFonts w:ascii="Aptos" w:hAnsi="Aptos" w:cstheme="minorHAnsi"/>
          <w:color w:val="000000" w:themeColor="text1"/>
          <w:rPrChange w:id="1417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79FD4626" w14:textId="77777777" w:rsidR="00AF29CB" w:rsidRPr="001E1D48" w:rsidRDefault="00AF29CB" w:rsidP="00790F30">
      <w:pPr>
        <w:jc w:val="both"/>
        <w:rPr>
          <w:rFonts w:ascii="Aptos" w:hAnsi="Aptos" w:cstheme="minorHAnsi"/>
          <w:color w:val="000000" w:themeColor="text1"/>
          <w:rPrChange w:id="1418" w:author="Nathan Lo" w:date="2025-09-11T14:12:00Z">
            <w:rPr>
              <w:rFonts w:cstheme="minorHAnsi"/>
              <w:color w:val="000000" w:themeColor="text1"/>
            </w:rPr>
          </w:rPrChange>
        </w:rPr>
      </w:pPr>
      <w:r w:rsidRPr="001E1D48">
        <w:rPr>
          <w:rFonts w:ascii="Aptos" w:hAnsi="Aptos" w:cstheme="minorHAnsi"/>
          <w:color w:val="000000" w:themeColor="text1"/>
          <w:rPrChange w:id="1419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Smit, A., </w:t>
      </w:r>
      <w:proofErr w:type="spellStart"/>
      <w:r w:rsidRPr="001E1D48">
        <w:rPr>
          <w:rFonts w:ascii="Aptos" w:hAnsi="Aptos" w:cstheme="minorHAnsi"/>
          <w:color w:val="000000" w:themeColor="text1"/>
          <w:rPrChange w:id="1420" w:author="Nathan Lo" w:date="2025-09-11T14:12:00Z">
            <w:rPr>
              <w:rFonts w:cstheme="minorHAnsi"/>
              <w:color w:val="000000" w:themeColor="text1"/>
            </w:rPr>
          </w:rPrChange>
        </w:rPr>
        <w:t>Hubley</w:t>
      </w:r>
      <w:proofErr w:type="spellEnd"/>
      <w:r w:rsidRPr="001E1D48">
        <w:rPr>
          <w:rFonts w:ascii="Aptos" w:hAnsi="Aptos" w:cstheme="minorHAnsi"/>
          <w:color w:val="000000" w:themeColor="text1"/>
          <w:rPrChange w:id="1421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, R., &amp; Green P. (2015). </w:t>
      </w:r>
      <w:proofErr w:type="spellStart"/>
      <w:r w:rsidRPr="001E1D48">
        <w:rPr>
          <w:rFonts w:ascii="Aptos" w:hAnsi="Aptos" w:cstheme="minorHAnsi"/>
          <w:color w:val="000000" w:themeColor="text1"/>
          <w:rPrChange w:id="1422" w:author="Nathan Lo" w:date="2025-09-11T14:12:00Z">
            <w:rPr>
              <w:rFonts w:cstheme="minorHAnsi"/>
              <w:color w:val="000000" w:themeColor="text1"/>
            </w:rPr>
          </w:rPrChange>
        </w:rPr>
        <w:t>RepeatMasker</w:t>
      </w:r>
      <w:proofErr w:type="spellEnd"/>
      <w:r w:rsidRPr="001E1D48">
        <w:rPr>
          <w:rFonts w:ascii="Aptos" w:hAnsi="Aptos" w:cstheme="minorHAnsi"/>
          <w:color w:val="000000" w:themeColor="text1"/>
          <w:rPrChange w:id="1423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 Open-4.0. Retrieved from </w:t>
      </w:r>
      <w:r w:rsidRPr="001E1D48">
        <w:rPr>
          <w:rFonts w:ascii="Aptos" w:hAnsi="Aptos"/>
          <w:rPrChange w:id="1424" w:author="Nathan Lo" w:date="2025-09-11T14:12:00Z">
            <w:rPr/>
          </w:rPrChange>
        </w:rPr>
        <w:fldChar w:fldCharType="begin"/>
      </w:r>
      <w:r w:rsidRPr="001E1D48">
        <w:rPr>
          <w:rFonts w:ascii="Aptos" w:hAnsi="Aptos"/>
          <w:rPrChange w:id="1425" w:author="Nathan Lo" w:date="2025-09-11T14:12:00Z">
            <w:rPr/>
          </w:rPrChange>
        </w:rPr>
        <w:instrText>HYPERLINK "http://www.repeatmasker.org"</w:instrText>
      </w:r>
      <w:r w:rsidRPr="001E1D48">
        <w:rPr>
          <w:rFonts w:ascii="Aptos" w:hAnsi="Aptos"/>
          <w:rPrChange w:id="1426" w:author="Nathan Lo" w:date="2025-09-11T14:12:00Z">
            <w:rPr>
              <w:rFonts w:ascii="Aptos" w:hAnsi="Aptos"/>
            </w:rPr>
          </w:rPrChange>
        </w:rPr>
      </w:r>
      <w:r w:rsidRPr="001E1D48">
        <w:rPr>
          <w:rFonts w:ascii="Aptos" w:hAnsi="Aptos"/>
          <w:rPrChange w:id="1427" w:author="Nathan Lo" w:date="2025-09-11T14:12:00Z">
            <w:rPr>
              <w:rStyle w:val="Hyperlink"/>
              <w:rFonts w:cstheme="minorHAnsi"/>
            </w:rPr>
          </w:rPrChange>
        </w:rPr>
        <w:fldChar w:fldCharType="separate"/>
      </w:r>
      <w:r w:rsidRPr="001E1D48">
        <w:rPr>
          <w:rStyle w:val="Hyperlink"/>
          <w:rFonts w:ascii="Aptos" w:hAnsi="Aptos" w:cstheme="minorHAnsi"/>
          <w:rPrChange w:id="1428" w:author="Nathan Lo" w:date="2025-09-11T14:12:00Z">
            <w:rPr>
              <w:rStyle w:val="Hyperlink"/>
              <w:rFonts w:cstheme="minorHAnsi"/>
            </w:rPr>
          </w:rPrChange>
        </w:rPr>
        <w:t>http://www.repeatmasker.org</w:t>
      </w:r>
      <w:r w:rsidRPr="001E1D48">
        <w:rPr>
          <w:rStyle w:val="Hyperlink"/>
          <w:rFonts w:ascii="Aptos" w:hAnsi="Aptos" w:cstheme="minorHAnsi"/>
          <w:rPrChange w:id="1429" w:author="Nathan Lo" w:date="2025-09-11T14:12:00Z">
            <w:rPr>
              <w:rStyle w:val="Hyperlink"/>
              <w:rFonts w:cstheme="minorHAnsi"/>
            </w:rPr>
          </w:rPrChange>
        </w:rPr>
        <w:fldChar w:fldCharType="end"/>
      </w:r>
      <w:r w:rsidRPr="001E1D48">
        <w:rPr>
          <w:rFonts w:ascii="Aptos" w:hAnsi="Aptos" w:cstheme="minorHAnsi"/>
          <w:color w:val="000000" w:themeColor="text1"/>
          <w:rPrChange w:id="1430" w:author="Nathan Lo" w:date="2025-09-11T14:12:00Z">
            <w:rPr>
              <w:rFonts w:cstheme="minorHAnsi"/>
              <w:color w:val="000000" w:themeColor="text1"/>
            </w:rPr>
          </w:rPrChange>
        </w:rPr>
        <w:t>.</w:t>
      </w:r>
    </w:p>
    <w:p w14:paraId="047929FA" w14:textId="77777777" w:rsidR="00AF29CB" w:rsidRPr="001E1D48" w:rsidRDefault="00AF29CB" w:rsidP="00790F30">
      <w:pPr>
        <w:jc w:val="both"/>
        <w:rPr>
          <w:rFonts w:ascii="Aptos" w:hAnsi="Aptos" w:cstheme="minorHAnsi"/>
          <w:color w:val="000000" w:themeColor="text1"/>
          <w:rPrChange w:id="1431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374C0D33" w14:textId="77777777" w:rsidR="00AF29CB" w:rsidRPr="001E1D48" w:rsidRDefault="00AF29CB" w:rsidP="00790F30">
      <w:pPr>
        <w:jc w:val="both"/>
        <w:rPr>
          <w:rFonts w:ascii="Aptos" w:hAnsi="Aptos" w:cstheme="minorHAnsi"/>
          <w:color w:val="000000" w:themeColor="text1"/>
          <w:rPrChange w:id="1432" w:author="Nathan Lo" w:date="2025-09-11T14:12:00Z">
            <w:rPr>
              <w:rFonts w:cstheme="minorHAnsi"/>
              <w:color w:val="000000" w:themeColor="text1"/>
            </w:rPr>
          </w:rPrChange>
        </w:rPr>
      </w:pPr>
      <w:r w:rsidRPr="001E1D48">
        <w:rPr>
          <w:rFonts w:ascii="Aptos" w:hAnsi="Aptos" w:cstheme="minorHAnsi"/>
          <w:color w:val="000000" w:themeColor="text1"/>
          <w:rPrChange w:id="1433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Flynn, J. M., </w:t>
      </w:r>
      <w:proofErr w:type="spellStart"/>
      <w:r w:rsidRPr="001E1D48">
        <w:rPr>
          <w:rFonts w:ascii="Aptos" w:hAnsi="Aptos" w:cstheme="minorHAnsi"/>
          <w:color w:val="000000" w:themeColor="text1"/>
          <w:rPrChange w:id="1434" w:author="Nathan Lo" w:date="2025-09-11T14:12:00Z">
            <w:rPr>
              <w:rFonts w:cstheme="minorHAnsi"/>
              <w:color w:val="000000" w:themeColor="text1"/>
            </w:rPr>
          </w:rPrChange>
        </w:rPr>
        <w:t>Hubley</w:t>
      </w:r>
      <w:proofErr w:type="spellEnd"/>
      <w:r w:rsidRPr="001E1D48">
        <w:rPr>
          <w:rFonts w:ascii="Aptos" w:hAnsi="Aptos" w:cstheme="minorHAnsi"/>
          <w:color w:val="000000" w:themeColor="text1"/>
          <w:rPrChange w:id="1435" w:author="Nathan Lo" w:date="2025-09-11T14:12:00Z">
            <w:rPr>
              <w:rFonts w:cstheme="minorHAnsi"/>
              <w:color w:val="000000" w:themeColor="text1"/>
            </w:rPr>
          </w:rPrChange>
        </w:rPr>
        <w:t xml:space="preserve">, R., Goubert, C., Rosen, J., Clark, A. G., </w:t>
      </w:r>
      <w:proofErr w:type="spellStart"/>
      <w:r w:rsidRPr="001E1D48">
        <w:rPr>
          <w:rFonts w:ascii="Aptos" w:hAnsi="Aptos" w:cstheme="minorHAnsi"/>
          <w:color w:val="000000" w:themeColor="text1"/>
          <w:rPrChange w:id="1436" w:author="Nathan Lo" w:date="2025-09-11T14:12:00Z">
            <w:rPr>
              <w:rFonts w:cstheme="minorHAnsi"/>
              <w:color w:val="000000" w:themeColor="text1"/>
            </w:rPr>
          </w:rPrChange>
        </w:rPr>
        <w:t>Feschotte</w:t>
      </w:r>
      <w:proofErr w:type="spellEnd"/>
      <w:r w:rsidRPr="001E1D48">
        <w:rPr>
          <w:rFonts w:ascii="Aptos" w:hAnsi="Aptos" w:cstheme="minorHAnsi"/>
          <w:color w:val="000000" w:themeColor="text1"/>
          <w:rPrChange w:id="1437" w:author="Nathan Lo" w:date="2025-09-11T14:12:00Z">
            <w:rPr>
              <w:rFonts w:cstheme="minorHAnsi"/>
              <w:color w:val="000000" w:themeColor="text1"/>
            </w:rPr>
          </w:rPrChange>
        </w:rPr>
        <w:t>, C., &amp; Smit, A. F. (2020). RepeatModeler2 for automated genomic discovery of transposable element families. Proceedings of the National Academy of Sciences, 117(17), 9451-9457.</w:t>
      </w:r>
    </w:p>
    <w:p w14:paraId="1230F5A4" w14:textId="77777777" w:rsidR="00AF29CB" w:rsidRPr="001E1D48" w:rsidRDefault="00AF29CB" w:rsidP="00790F30">
      <w:pPr>
        <w:jc w:val="both"/>
        <w:rPr>
          <w:rFonts w:ascii="Aptos" w:hAnsi="Aptos" w:cstheme="minorHAnsi"/>
          <w:color w:val="000000" w:themeColor="text1"/>
          <w:rPrChange w:id="1438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2C6E5426" w14:textId="77777777" w:rsidR="003E260C" w:rsidRPr="001E1D48" w:rsidRDefault="003E260C" w:rsidP="00790F30">
      <w:pPr>
        <w:jc w:val="both"/>
        <w:rPr>
          <w:rFonts w:ascii="Aptos" w:hAnsi="Aptos" w:cstheme="minorHAnsi"/>
          <w:color w:val="000000" w:themeColor="text1"/>
          <w:rPrChange w:id="1439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p w14:paraId="6A45C05C" w14:textId="77777777" w:rsidR="003E260C" w:rsidRPr="001E1D48" w:rsidRDefault="003E260C" w:rsidP="00790F30">
      <w:pPr>
        <w:jc w:val="both"/>
        <w:rPr>
          <w:rFonts w:ascii="Aptos" w:hAnsi="Aptos" w:cstheme="minorHAnsi"/>
          <w:color w:val="000000" w:themeColor="text1"/>
          <w:rPrChange w:id="1440" w:author="Nathan Lo" w:date="2025-09-11T14:12:00Z">
            <w:rPr>
              <w:rFonts w:cstheme="minorHAnsi"/>
              <w:color w:val="000000" w:themeColor="text1"/>
            </w:rPr>
          </w:rPrChange>
        </w:rPr>
      </w:pPr>
    </w:p>
    <w:sectPr w:rsidR="003E260C" w:rsidRPr="001E1D48" w:rsidSect="00000A8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2" w:author="Nathan Lo" w:date="2025-10-16T15:31:00Z" w:initials="NL">
    <w:p w14:paraId="46C5727B" w14:textId="77777777" w:rsidR="00CB14F0" w:rsidRDefault="00CB14F0" w:rsidP="007B3EB3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Added methods from Zhuzhi’s thesis</w:t>
      </w:r>
    </w:p>
  </w:comment>
  <w:comment w:id="72" w:author="Microsoft Office User" w:date="2025-09-28T10:45:00Z" w:initials="MOU">
    <w:p w14:paraId="03E065D2" w14:textId="04A3D770" w:rsidR="00A95E7D" w:rsidRDefault="00A95E7D">
      <w:pPr>
        <w:pStyle w:val="CommentText"/>
      </w:pPr>
      <w:r>
        <w:rPr>
          <w:rStyle w:val="CommentReference"/>
        </w:rPr>
        <w:annotationRef/>
      </w:r>
      <w:r>
        <w:t xml:space="preserve">The DNA extraction section above only included P. australis (which was not analaysed). Are the DNA extraction details the same (and sampling details, which need to be added) </w:t>
      </w:r>
    </w:p>
  </w:comment>
  <w:comment w:id="135" w:author="Microsoft Office User" w:date="2025-09-28T10:50:00Z" w:initials="MOU">
    <w:p w14:paraId="40CF2990" w14:textId="77777777" w:rsidR="00A95E7D" w:rsidRDefault="00A95E7D">
      <w:pPr>
        <w:pStyle w:val="CommentText"/>
      </w:pPr>
      <w:r>
        <w:rPr>
          <w:rStyle w:val="CommentReference"/>
        </w:rPr>
        <w:annotationRef/>
      </w:r>
      <w:r>
        <w:t>Not clear what recovering means here. I think this could just be:</w:t>
      </w:r>
    </w:p>
    <w:p w14:paraId="624674D9" w14:textId="758E5CB1" w:rsidR="00A95E7D" w:rsidRDefault="00A95E7D">
      <w:pPr>
        <w:pStyle w:val="CommentText"/>
      </w:pPr>
      <w:r>
        <w:t>“</w:t>
      </w:r>
      <w:r w:rsidRPr="00675564">
        <w:t>The output was additionally increased by washing the flow cells (EXP-WSH004) after approximately 24 and 48 hours</w:t>
      </w:r>
      <w:r>
        <w:t xml:space="preserve">, </w:t>
      </w:r>
      <w:r w:rsidRPr="00675564">
        <w:t>and reloading the libraries for sequencing for a total of 72 hours.</w:t>
      </w:r>
      <w:r>
        <w:t>”</w:t>
      </w:r>
    </w:p>
  </w:comment>
  <w:comment w:id="136" w:author="Nathan Lo" w:date="2025-10-16T15:41:00Z" w:initials="NL">
    <w:p w14:paraId="45917CD7" w14:textId="77777777" w:rsidR="00571BFD" w:rsidRDefault="00571BFD" w:rsidP="00BE1C89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OK. </w:t>
      </w:r>
    </w:p>
  </w:comment>
  <w:comment w:id="141" w:author="Microsoft Office User" w:date="2025-09-28T10:51:00Z" w:initials="MOU">
    <w:p w14:paraId="7186EF34" w14:textId="38B36DC8" w:rsidR="00A95E7D" w:rsidRDefault="00A95E7D">
      <w:pPr>
        <w:pStyle w:val="CommentText"/>
      </w:pPr>
      <w:r>
        <w:rPr>
          <w:rStyle w:val="CommentReference"/>
        </w:rPr>
        <w:annotationRef/>
      </w:r>
      <w:r>
        <w:t>Need version number here, as this will likely have quite a bit of difference in ~1 years time</w:t>
      </w:r>
    </w:p>
  </w:comment>
  <w:comment w:id="142" w:author="Nathan Lo" w:date="2025-10-16T15:41:00Z" w:initials="NL">
    <w:p w14:paraId="56876713" w14:textId="77777777" w:rsidR="00571BFD" w:rsidRDefault="00571BFD" w:rsidP="00A74134">
      <w:r>
        <w:rPr>
          <w:rStyle w:val="CommentReference"/>
        </w:rPr>
        <w:annotationRef/>
      </w:r>
      <w:r>
        <w:rPr>
          <w:sz w:val="20"/>
          <w:szCs w:val="20"/>
        </w:rPr>
        <w:t>OK - I have asked Louise</w:t>
      </w:r>
    </w:p>
  </w:comment>
  <w:comment w:id="224" w:author="Kyle Ewart" w:date="2024-12-02T22:19:00Z" w:initials="KE">
    <w:p w14:paraId="0A4CE996" w14:textId="105259D6" w:rsidR="00A95E7D" w:rsidRDefault="00A95E7D">
      <w:pPr>
        <w:pStyle w:val="CommentText"/>
      </w:pPr>
      <w:r>
        <w:rPr>
          <w:rStyle w:val="CommentReference"/>
        </w:rPr>
        <w:annotationRef/>
      </w:r>
      <w:r>
        <w:t>This paragraph was copy and pasted from the relaxed selection paper, so might need to paraphrase.</w:t>
      </w:r>
    </w:p>
  </w:comment>
  <w:comment w:id="366" w:author="Kyle Ewart" w:date="2024-12-02T21:46:00Z" w:initials="KE">
    <w:p w14:paraId="5E755969" w14:textId="49EFAD3F" w:rsidR="00A95E7D" w:rsidRDefault="00A95E7D">
      <w:pPr>
        <w:pStyle w:val="CommentText"/>
      </w:pPr>
      <w:r>
        <w:rPr>
          <w:rStyle w:val="CommentReference"/>
        </w:rPr>
        <w:annotationRef/>
      </w:r>
      <w:r>
        <w:t>Need to confirm whether I actually used 200 bp</w:t>
      </w:r>
    </w:p>
  </w:comment>
  <w:comment w:id="550" w:author="Microsoft Office User" w:date="2025-09-28T21:32:00Z" w:initials="MOU">
    <w:p w14:paraId="4641E8BC" w14:textId="515474F5" w:rsidR="0092113D" w:rsidRDefault="0092113D">
      <w:pPr>
        <w:pStyle w:val="CommentText"/>
      </w:pPr>
      <w:r>
        <w:rPr>
          <w:rStyle w:val="CommentReference"/>
        </w:rPr>
        <w:annotationRef/>
      </w:r>
      <w:r>
        <w:t>Maxim – there was a filter added here whe</w:t>
      </w:r>
      <w:r w:rsidR="00426239">
        <w:rPr>
          <w:noProof/>
        </w:rPr>
        <w:t>re sequences were removed if they were flaned by Ns right. Was it here, or elsewhere (i.e. earlier in the filtering pipeline?</w:t>
      </w:r>
    </w:p>
  </w:comment>
  <w:comment w:id="553" w:author="Microsoft Office User" w:date="2025-09-28T21:40:00Z" w:initials="MOU">
    <w:p w14:paraId="78D141FF" w14:textId="77777777" w:rsidR="00FC01AF" w:rsidRDefault="00FC01AF" w:rsidP="00FC01AF">
      <w:pPr>
        <w:pStyle w:val="CommentText"/>
      </w:pPr>
      <w:r>
        <w:rPr>
          <w:rStyle w:val="CommentReference"/>
        </w:rPr>
        <w:annotationRef/>
      </w:r>
      <w:r>
        <w:t>Will insert the exact number</w:t>
      </w:r>
    </w:p>
  </w:comment>
  <w:comment w:id="570" w:author="Nathan Lo" w:date="2025-01-21T16:19:00Z" w:initials="NL">
    <w:p w14:paraId="5AEA2BB9" w14:textId="77777777" w:rsidR="00A95E7D" w:rsidRDefault="00A95E7D" w:rsidP="00A95E7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Can you provide more detail here Zhuzhi?</w:t>
      </w:r>
    </w:p>
  </w:comment>
  <w:comment w:id="600" w:author="Nathan Lo" w:date="2025-01-21T16:20:00Z" w:initials="NL">
    <w:p w14:paraId="05D3AAE8" w14:textId="77777777" w:rsidR="00A95E7D" w:rsidRDefault="00A95E7D" w:rsidP="00A95E7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??? Zhuzhi?</w:t>
      </w:r>
    </w:p>
  </w:comment>
  <w:comment w:id="556" w:author="Microsoft Office User" w:date="2025-09-28T11:11:00Z" w:initials="MOU">
    <w:p w14:paraId="29BD285E" w14:textId="19D55B5C" w:rsidR="00A95E7D" w:rsidRDefault="00A95E7D">
      <w:pPr>
        <w:pStyle w:val="CommentText"/>
      </w:pPr>
      <w:r>
        <w:rPr>
          <w:rStyle w:val="CommentReference"/>
        </w:rPr>
        <w:annotationRef/>
      </w:r>
      <w:r>
        <w:t xml:space="preserve">I think this section is </w:t>
      </w:r>
      <w:r>
        <w:rPr>
          <w:noProof/>
        </w:rPr>
        <w:t>referring to the same duplicate filtering as above, so can be removed.</w:t>
      </w:r>
    </w:p>
  </w:comment>
  <w:comment w:id="557" w:author="Nathan Lo" w:date="2025-10-16T15:45:00Z" w:initials="NL">
    <w:p w14:paraId="424D198B" w14:textId="77777777" w:rsidR="00571BFD" w:rsidRDefault="00571BFD" w:rsidP="002B5C75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OK cool. Well spotted. </w:t>
      </w:r>
    </w:p>
  </w:comment>
  <w:comment w:id="674" w:author="Nathan Lo" w:date="2025-01-21T16:42:00Z" w:initials="NL">
    <w:p w14:paraId="1CCA075C" w14:textId="6244E07A" w:rsidR="00A95E7D" w:rsidRDefault="00A95E7D" w:rsidP="00A95E7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I’m a bit unclear on why they were included here? I guess it can’t hurt to include them, but it seems they were usually excluded in analyses described above. </w:t>
      </w:r>
    </w:p>
  </w:comment>
  <w:comment w:id="675" w:author="Microsoft Office User" w:date="2025-09-28T11:17:00Z" w:initials="MOU">
    <w:p w14:paraId="680EFF17" w14:textId="4F1B8D66" w:rsidR="00A95E7D" w:rsidRDefault="00A95E7D">
      <w:pPr>
        <w:pStyle w:val="CommentText"/>
      </w:pPr>
      <w:r>
        <w:rPr>
          <w:rStyle w:val="CommentReference"/>
        </w:rPr>
        <w:annotationRef/>
      </w:r>
      <w:r>
        <w:t>They weren’t – I think this bit was just not worded correctly. Fixed the wording, and hopefully this is a bit clearer now with the filtering figure below.</w:t>
      </w:r>
    </w:p>
  </w:comment>
  <w:comment w:id="726" w:author="Nathan Lo" w:date="2025-01-21T16:56:00Z" w:initials="NL">
    <w:p w14:paraId="2246A95D" w14:textId="77777777" w:rsidR="00A95E7D" w:rsidRDefault="00A95E7D" w:rsidP="00A95E7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Ok?</w:t>
      </w:r>
    </w:p>
  </w:comment>
  <w:comment w:id="727" w:author="Microsoft Office User" w:date="2025-09-28T20:24:00Z" w:initials="MOU">
    <w:p w14:paraId="1F73087C" w14:textId="5CE8BBDF" w:rsidR="00A95E7D" w:rsidRDefault="00A95E7D">
      <w:pPr>
        <w:pStyle w:val="CommentText"/>
      </w:pPr>
      <w:r>
        <w:rPr>
          <w:rStyle w:val="CommentReference"/>
        </w:rPr>
        <w:annotationRef/>
      </w:r>
      <w:r>
        <w:t>This wasn’t done. We didn’t perform the analyses for the species with no species-specific Blattabacterium available</w:t>
      </w:r>
      <w:r>
        <w:rPr>
          <w:noProof/>
        </w:rPr>
        <w:t xml:space="preserve"> - even when they are available, we need to treat the results with caution, so when they weren't available I didn't want to risk it. Note, this doesn't mean that the genome without a Blattabacterium strain was completely excluded from this ancestral insert analysis - as see the next sentence:  the database of inserts included all cockraoch/termite species, so they could pop up as homologous inserts that are putatively ancestral.</w:t>
      </w:r>
    </w:p>
  </w:comment>
  <w:comment w:id="728" w:author="Nathan Lo" w:date="2025-10-16T15:46:00Z" w:initials="NL">
    <w:p w14:paraId="07649891" w14:textId="77777777" w:rsidR="00571BFD" w:rsidRDefault="00571BFD" w:rsidP="003C754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OK</w:t>
      </w:r>
    </w:p>
  </w:comment>
  <w:comment w:id="769" w:author="Kyle Ewart" w:date="2024-12-02T22:42:00Z" w:initials="KE">
    <w:p w14:paraId="6DA75BC9" w14:textId="30B50CD8" w:rsidR="00A95E7D" w:rsidRDefault="00A95E7D">
      <w:pPr>
        <w:pStyle w:val="CommentText"/>
      </w:pPr>
      <w:r>
        <w:rPr>
          <w:rStyle w:val="CommentReference"/>
        </w:rPr>
        <w:annotationRef/>
      </w:r>
      <w:r>
        <w:t>This is an important threshold, but I think something needs to be set (unless we deal exclusively with e-scores here). For example, if a query coverage threshold is not set, a very short 20 bp hit to the Bllattabacterium genome at 95%, and a ling hit across 400 bp, hitting at 90% would suggest that this is a recent insert….</w:t>
      </w:r>
    </w:p>
    <w:p w14:paraId="598CC557" w14:textId="77777777" w:rsidR="00A95E7D" w:rsidRDefault="00A95E7D">
      <w:pPr>
        <w:pStyle w:val="CommentText"/>
      </w:pPr>
      <w:r>
        <w:t>However, if using an arbitrary threshold, as we have done (i.e. 70%), a hit at 69% query coverage is set to NA. For example, if we get a 98% seuqencee similarity, but at 69% query coverage, this would be set to NA, and then a 65% hit to other cockroach inserts at 72% query coverage – this would mean the insert is considered ancestral.</w:t>
      </w:r>
    </w:p>
    <w:p w14:paraId="058AAFEE" w14:textId="77777777" w:rsidR="00A95E7D" w:rsidRDefault="00A95E7D">
      <w:pPr>
        <w:pStyle w:val="CommentText"/>
      </w:pPr>
    </w:p>
    <w:p w14:paraId="0BD67693" w14:textId="53682C4E" w:rsidR="00A95E7D" w:rsidRDefault="00A95E7D">
      <w:pPr>
        <w:pStyle w:val="CommentText"/>
      </w:pPr>
      <w:r>
        <w:t>I guess the easiest way to address this important but very arbitrary threshold is to try alternative thresholds.</w:t>
      </w:r>
    </w:p>
  </w:comment>
  <w:comment w:id="770" w:author="Nathan Lo" w:date="2025-10-16T15:50:00Z" w:initials="NL">
    <w:p w14:paraId="2CBA8D7E" w14:textId="77777777" w:rsidR="00571BFD" w:rsidRDefault="00571BFD" w:rsidP="00856B58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Thanks for explaining. Based on Maya’s analyses (which I will send you), I think the thresholds and methods you have used are standing up really nicely. Yes, she has identified a few questionable inserts, but hardly any. </w:t>
      </w:r>
    </w:p>
  </w:comment>
  <w:comment w:id="853" w:author="Nathan Lo" w:date="2025-01-21T17:04:00Z" w:initials="NL">
    <w:p w14:paraId="11FA8F68" w14:textId="315DB215" w:rsidR="00A95E7D" w:rsidRDefault="00A95E7D" w:rsidP="00A95E7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Zhuzhi: it would be great if you can look at a series of inserts manually, using Geneious, to confirm how the different types of inserts look when using alignments. </w:t>
      </w:r>
    </w:p>
  </w:comment>
  <w:comment w:id="904" w:author="Nathan Lo" w:date="2025-01-21T17:06:00Z" w:initials="NL">
    <w:p w14:paraId="26BF551B" w14:textId="77777777" w:rsidR="00A95E7D" w:rsidRDefault="00A95E7D" w:rsidP="00A95E7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Zhuzhi - see comment above</w:t>
      </w:r>
    </w:p>
  </w:comment>
  <w:comment w:id="898" w:author="Microsoft Office User" w:date="2025-09-28T20:29:00Z" w:initials="MOU">
    <w:p w14:paraId="28367C64" w14:textId="53CF857C" w:rsidR="00A95E7D" w:rsidRDefault="00A95E7D">
      <w:pPr>
        <w:pStyle w:val="CommentText"/>
      </w:pPr>
      <w:r>
        <w:rPr>
          <w:rStyle w:val="CommentReference"/>
        </w:rPr>
        <w:annotationRef/>
      </w:r>
      <w:r>
        <w:t>I think this should be moved up to the filtered insert</w:t>
      </w:r>
      <w:r>
        <w:rPr>
          <w:noProof/>
        </w:rPr>
        <w:t>s, before the ageing. What I sent to vet was the filtered inserts, which are going to include the ancetral and non-ancestral inserts (unless the vetting is only occuring for these ancestral inserts?)</w:t>
      </w:r>
    </w:p>
  </w:comment>
  <w:comment w:id="899" w:author="Nathan Lo" w:date="2025-10-16T15:50:00Z" w:initials="NL">
    <w:p w14:paraId="7285A040" w14:textId="77777777" w:rsidR="00571BFD" w:rsidRDefault="00571BFD" w:rsidP="00A16D4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Ok</w:t>
      </w:r>
    </w:p>
  </w:comment>
  <w:comment w:id="1087" w:author="Kyle Ewart" w:date="2024-12-02T22:30:00Z" w:initials="KE">
    <w:p w14:paraId="1EECDDE1" w14:textId="0EE42C9C" w:rsidR="00A95E7D" w:rsidRDefault="00A95E7D">
      <w:pPr>
        <w:pStyle w:val="CommentText"/>
      </w:pPr>
      <w:r>
        <w:rPr>
          <w:rStyle w:val="CommentReference"/>
        </w:rPr>
        <w:annotationRef/>
      </w:r>
      <w:r>
        <w:t>These are just initial thoughts. We can have many panels and just add what can’t fit into the main panel</w:t>
      </w:r>
    </w:p>
  </w:comment>
  <w:comment w:id="1159" w:author="Microsoft Office User" w:date="2025-09-28T20:58:00Z" w:initials="MOU">
    <w:p w14:paraId="5F75ADC1" w14:textId="624C31E8" w:rsidR="00A95E7D" w:rsidRDefault="00A95E7D">
      <w:pPr>
        <w:pStyle w:val="CommentText"/>
      </w:pPr>
      <w:r>
        <w:rPr>
          <w:rStyle w:val="CommentReference"/>
        </w:rPr>
        <w:annotationRef/>
      </w:r>
      <w:r>
        <w:t>Missing the N50 for this genome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6C5727B" w15:done="0"/>
  <w15:commentEx w15:paraId="03E065D2" w15:done="0"/>
  <w15:commentEx w15:paraId="624674D9" w15:done="0"/>
  <w15:commentEx w15:paraId="45917CD7" w15:paraIdParent="624674D9" w15:done="0"/>
  <w15:commentEx w15:paraId="7186EF34" w15:done="0"/>
  <w15:commentEx w15:paraId="56876713" w15:paraIdParent="7186EF34" w15:done="0"/>
  <w15:commentEx w15:paraId="0A4CE996" w15:done="0"/>
  <w15:commentEx w15:paraId="5E755969" w15:done="0"/>
  <w15:commentEx w15:paraId="4641E8BC" w15:done="0"/>
  <w15:commentEx w15:paraId="78D141FF" w15:done="0"/>
  <w15:commentEx w15:paraId="5AEA2BB9" w15:done="0"/>
  <w15:commentEx w15:paraId="05D3AAE8" w15:done="0"/>
  <w15:commentEx w15:paraId="29BD285E" w15:done="0"/>
  <w15:commentEx w15:paraId="424D198B" w15:paraIdParent="29BD285E" w15:done="0"/>
  <w15:commentEx w15:paraId="1CCA075C" w15:done="0"/>
  <w15:commentEx w15:paraId="680EFF17" w15:paraIdParent="1CCA075C" w15:done="0"/>
  <w15:commentEx w15:paraId="2246A95D" w15:done="0"/>
  <w15:commentEx w15:paraId="1F73087C" w15:paraIdParent="2246A95D" w15:done="0"/>
  <w15:commentEx w15:paraId="07649891" w15:paraIdParent="2246A95D" w15:done="0"/>
  <w15:commentEx w15:paraId="0BD67693" w15:done="0"/>
  <w15:commentEx w15:paraId="2CBA8D7E" w15:paraIdParent="0BD67693" w15:done="0"/>
  <w15:commentEx w15:paraId="11FA8F68" w15:done="0"/>
  <w15:commentEx w15:paraId="26BF551B" w15:done="0"/>
  <w15:commentEx w15:paraId="28367C64" w15:done="0"/>
  <w15:commentEx w15:paraId="7285A040" w15:paraIdParent="28367C64" w15:done="0"/>
  <w15:commentEx w15:paraId="1EECDDE1" w15:done="0"/>
  <w15:commentEx w15:paraId="5F75AD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B8E3C" w16cex:dateUtc="2025-10-16T04:31:00Z"/>
  <w16cex:commentExtensible w16cex:durableId="2C9B909F" w16cex:dateUtc="2025-10-16T04:41:00Z"/>
  <w16cex:commentExtensible w16cex:durableId="2C9B90AD" w16cex:dateUtc="2025-10-16T04:41:00Z"/>
  <w16cex:commentExtensible w16cex:durableId="2B3A4787" w16cex:dateUtc="2025-01-21T05:19:00Z"/>
  <w16cex:commentExtensible w16cex:durableId="2B3A47DB" w16cex:dateUtc="2025-01-21T05:20:00Z"/>
  <w16cex:commentExtensible w16cex:durableId="2C9B91AF" w16cex:dateUtc="2025-10-16T04:45:00Z"/>
  <w16cex:commentExtensible w16cex:durableId="2B3A4CE7" w16cex:dateUtc="2025-01-21T05:42:00Z"/>
  <w16cex:commentExtensible w16cex:durableId="2B3A5045" w16cex:dateUtc="2025-01-21T05:56:00Z"/>
  <w16cex:commentExtensible w16cex:durableId="2C9B91C6" w16cex:dateUtc="2025-10-16T04:46:00Z"/>
  <w16cex:commentExtensible w16cex:durableId="2C9B92B4" w16cex:dateUtc="2025-10-16T04:50:00Z"/>
  <w16cex:commentExtensible w16cex:durableId="2B3A5203" w16cex:dateUtc="2025-01-21T06:04:00Z"/>
  <w16cex:commentExtensible w16cex:durableId="2B3A5287" w16cex:dateUtc="2025-01-21T06:06:00Z"/>
  <w16cex:commentExtensible w16cex:durableId="2C9B92C6" w16cex:dateUtc="2025-10-16T04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6C5727B" w16cid:durableId="2C9B8E3C"/>
  <w16cid:commentId w16cid:paraId="03E065D2" w16cid:durableId="2C83904B"/>
  <w16cid:commentId w16cid:paraId="624674D9" w16cid:durableId="2C839173"/>
  <w16cid:commentId w16cid:paraId="45917CD7" w16cid:durableId="2C9B909F"/>
  <w16cid:commentId w16cid:paraId="7186EF34" w16cid:durableId="2C8391C7"/>
  <w16cid:commentId w16cid:paraId="56876713" w16cid:durableId="2C9B90AD"/>
  <w16cid:commentId w16cid:paraId="0A4CE996" w16cid:durableId="2AF8B0EA"/>
  <w16cid:commentId w16cid:paraId="5E755969" w16cid:durableId="2AF8A94E"/>
  <w16cid:commentId w16cid:paraId="4641E8BC" w16cid:durableId="2C8427D6"/>
  <w16cid:commentId w16cid:paraId="78D141FF" w16cid:durableId="2C8429E8"/>
  <w16cid:commentId w16cid:paraId="5AEA2BB9" w16cid:durableId="2B3A4787"/>
  <w16cid:commentId w16cid:paraId="05D3AAE8" w16cid:durableId="2B3A47DB"/>
  <w16cid:commentId w16cid:paraId="29BD285E" w16cid:durableId="2C839644"/>
  <w16cid:commentId w16cid:paraId="424D198B" w16cid:durableId="2C9B91AF"/>
  <w16cid:commentId w16cid:paraId="1CCA075C" w16cid:durableId="2B3A4CE7"/>
  <w16cid:commentId w16cid:paraId="680EFF17" w16cid:durableId="2C8397C7"/>
  <w16cid:commentId w16cid:paraId="2246A95D" w16cid:durableId="2B3A5045"/>
  <w16cid:commentId w16cid:paraId="1F73087C" w16cid:durableId="2C84180C"/>
  <w16cid:commentId w16cid:paraId="07649891" w16cid:durableId="2C9B91C6"/>
  <w16cid:commentId w16cid:paraId="0BD67693" w16cid:durableId="2AF8B639"/>
  <w16cid:commentId w16cid:paraId="2CBA8D7E" w16cid:durableId="2C9B92B4"/>
  <w16cid:commentId w16cid:paraId="11FA8F68" w16cid:durableId="2B3A5203"/>
  <w16cid:commentId w16cid:paraId="26BF551B" w16cid:durableId="2B3A5287"/>
  <w16cid:commentId w16cid:paraId="28367C64" w16cid:durableId="2C841940"/>
  <w16cid:commentId w16cid:paraId="7285A040" w16cid:durableId="2C9B92C6"/>
  <w16cid:commentId w16cid:paraId="1EECDDE1" w16cid:durableId="2AF8B381"/>
  <w16cid:commentId w16cid:paraId="5F75ADC1" w16cid:durableId="2C841FE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F61D0"/>
    <w:multiLevelType w:val="multilevel"/>
    <w:tmpl w:val="8AB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196B"/>
    <w:multiLevelType w:val="multilevel"/>
    <w:tmpl w:val="B21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3354"/>
    <w:multiLevelType w:val="multilevel"/>
    <w:tmpl w:val="C7D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41EE6"/>
    <w:multiLevelType w:val="hybridMultilevel"/>
    <w:tmpl w:val="9B6E48A0"/>
    <w:lvl w:ilvl="0" w:tplc="903252D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A2181"/>
    <w:multiLevelType w:val="hybridMultilevel"/>
    <w:tmpl w:val="5E123A2C"/>
    <w:lvl w:ilvl="0" w:tplc="71B831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62CEE"/>
    <w:multiLevelType w:val="hybridMultilevel"/>
    <w:tmpl w:val="3E20B366"/>
    <w:lvl w:ilvl="0" w:tplc="5B344F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9359A"/>
    <w:multiLevelType w:val="hybridMultilevel"/>
    <w:tmpl w:val="156406EA"/>
    <w:lvl w:ilvl="0" w:tplc="BEE6FB3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96254"/>
    <w:multiLevelType w:val="multilevel"/>
    <w:tmpl w:val="161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74CA7"/>
    <w:multiLevelType w:val="multilevel"/>
    <w:tmpl w:val="EDE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B3B0C"/>
    <w:multiLevelType w:val="multilevel"/>
    <w:tmpl w:val="FD5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078765">
    <w:abstractNumId w:val="6"/>
  </w:num>
  <w:num w:numId="2" w16cid:durableId="612055439">
    <w:abstractNumId w:val="9"/>
  </w:num>
  <w:num w:numId="3" w16cid:durableId="1674065712">
    <w:abstractNumId w:val="7"/>
  </w:num>
  <w:num w:numId="4" w16cid:durableId="765926371">
    <w:abstractNumId w:val="0"/>
  </w:num>
  <w:num w:numId="5" w16cid:durableId="1219972669">
    <w:abstractNumId w:val="1"/>
  </w:num>
  <w:num w:numId="6" w16cid:durableId="1010332933">
    <w:abstractNumId w:val="2"/>
  </w:num>
  <w:num w:numId="7" w16cid:durableId="2040546869">
    <w:abstractNumId w:val="8"/>
  </w:num>
  <w:num w:numId="8" w16cid:durableId="940408654">
    <w:abstractNumId w:val="4"/>
  </w:num>
  <w:num w:numId="9" w16cid:durableId="1649090613">
    <w:abstractNumId w:val="5"/>
  </w:num>
  <w:num w:numId="10" w16cid:durableId="162904570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athan Lo">
    <w15:presenceInfo w15:providerId="AD" w15:userId="S::nathan.lo@sydney.edu.au::fa283856-3d32-4c02-b0bb-860e4dd4c232"/>
  </w15:person>
  <w15:person w15:author="Microsoft Office User">
    <w15:presenceInfo w15:providerId="None" w15:userId="Microsoft Office User"/>
  </w15:person>
  <w15:person w15:author="Kyle Ewart">
    <w15:presenceInfo w15:providerId="None" w15:userId="Kyle Ewart"/>
  </w15:person>
  <w15:person w15:author="Maxim Warwick Dus Adams">
    <w15:presenceInfo w15:providerId="AD" w15:userId="S::mada0372@uni.sydney.edu.au::a796d51e-a8d6-4ce3-9ff1-4e9ba86a5d37"/>
  </w15:person>
  <w15:person w15:author="Zhuzhi Zhang">
    <w15:presenceInfo w15:providerId="Windows Live" w15:userId="854aee8d044e4a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859"/>
    <w:rsid w:val="00000A8C"/>
    <w:rsid w:val="0001126B"/>
    <w:rsid w:val="0005031C"/>
    <w:rsid w:val="00064A89"/>
    <w:rsid w:val="00077B03"/>
    <w:rsid w:val="000A22B8"/>
    <w:rsid w:val="000B02B9"/>
    <w:rsid w:val="000B78DF"/>
    <w:rsid w:val="00137D80"/>
    <w:rsid w:val="00175D73"/>
    <w:rsid w:val="00196185"/>
    <w:rsid w:val="001A35A8"/>
    <w:rsid w:val="001D3140"/>
    <w:rsid w:val="001E1D48"/>
    <w:rsid w:val="002634A4"/>
    <w:rsid w:val="00281557"/>
    <w:rsid w:val="002B29BE"/>
    <w:rsid w:val="002B68DB"/>
    <w:rsid w:val="00307DEE"/>
    <w:rsid w:val="00317779"/>
    <w:rsid w:val="003769A2"/>
    <w:rsid w:val="00385296"/>
    <w:rsid w:val="003C747E"/>
    <w:rsid w:val="003E260C"/>
    <w:rsid w:val="00426239"/>
    <w:rsid w:val="004649E7"/>
    <w:rsid w:val="00467F02"/>
    <w:rsid w:val="004A488E"/>
    <w:rsid w:val="004A74BD"/>
    <w:rsid w:val="005450BE"/>
    <w:rsid w:val="00571BFD"/>
    <w:rsid w:val="00593BDE"/>
    <w:rsid w:val="005A44D8"/>
    <w:rsid w:val="005F3A1A"/>
    <w:rsid w:val="00606C77"/>
    <w:rsid w:val="00620103"/>
    <w:rsid w:val="0065342C"/>
    <w:rsid w:val="00675564"/>
    <w:rsid w:val="00677E7B"/>
    <w:rsid w:val="006A0874"/>
    <w:rsid w:val="006A7E0B"/>
    <w:rsid w:val="006B4BD3"/>
    <w:rsid w:val="006D2DC1"/>
    <w:rsid w:val="006F2915"/>
    <w:rsid w:val="00723DC1"/>
    <w:rsid w:val="007551E7"/>
    <w:rsid w:val="00762B29"/>
    <w:rsid w:val="00787601"/>
    <w:rsid w:val="00790F30"/>
    <w:rsid w:val="007A18D3"/>
    <w:rsid w:val="007A4E69"/>
    <w:rsid w:val="007B6655"/>
    <w:rsid w:val="007C26CF"/>
    <w:rsid w:val="007C5714"/>
    <w:rsid w:val="007F3069"/>
    <w:rsid w:val="00811A2E"/>
    <w:rsid w:val="008B47DC"/>
    <w:rsid w:val="008C1745"/>
    <w:rsid w:val="00900CF6"/>
    <w:rsid w:val="0091032D"/>
    <w:rsid w:val="0091558D"/>
    <w:rsid w:val="0091708B"/>
    <w:rsid w:val="0092113D"/>
    <w:rsid w:val="00974F02"/>
    <w:rsid w:val="009925B9"/>
    <w:rsid w:val="00A07AD1"/>
    <w:rsid w:val="00A57F37"/>
    <w:rsid w:val="00A71874"/>
    <w:rsid w:val="00A82A7F"/>
    <w:rsid w:val="00A93ECB"/>
    <w:rsid w:val="00A95E7D"/>
    <w:rsid w:val="00AD0453"/>
    <w:rsid w:val="00AF29CB"/>
    <w:rsid w:val="00AF461A"/>
    <w:rsid w:val="00B02F63"/>
    <w:rsid w:val="00B227EE"/>
    <w:rsid w:val="00B4507B"/>
    <w:rsid w:val="00BB450B"/>
    <w:rsid w:val="00BC1199"/>
    <w:rsid w:val="00BE56E8"/>
    <w:rsid w:val="00C14CF5"/>
    <w:rsid w:val="00C53983"/>
    <w:rsid w:val="00C75447"/>
    <w:rsid w:val="00C90E48"/>
    <w:rsid w:val="00C97A6A"/>
    <w:rsid w:val="00CA2F3A"/>
    <w:rsid w:val="00CB14F0"/>
    <w:rsid w:val="00CC1780"/>
    <w:rsid w:val="00CE01CD"/>
    <w:rsid w:val="00CE08A0"/>
    <w:rsid w:val="00CF2859"/>
    <w:rsid w:val="00CF3671"/>
    <w:rsid w:val="00D11775"/>
    <w:rsid w:val="00D61AED"/>
    <w:rsid w:val="00D80AAE"/>
    <w:rsid w:val="00D94B32"/>
    <w:rsid w:val="00E33ACE"/>
    <w:rsid w:val="00E570A3"/>
    <w:rsid w:val="00E7214D"/>
    <w:rsid w:val="00E77C4F"/>
    <w:rsid w:val="00F2154B"/>
    <w:rsid w:val="00F93913"/>
    <w:rsid w:val="00FC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B9D8"/>
  <w14:defaultImageDpi w14:val="32767"/>
  <w15:chartTrackingRefBased/>
  <w15:docId w15:val="{947A3B3B-571D-DF4D-9B90-460F456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4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34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65342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342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5342C"/>
    <w:rPr>
      <w:b/>
      <w:bCs/>
    </w:rPr>
  </w:style>
  <w:style w:type="character" w:customStyle="1" w:styleId="apple-converted-space">
    <w:name w:val="apple-converted-space"/>
    <w:basedOn w:val="DefaultParagraphFont"/>
    <w:rsid w:val="0065342C"/>
  </w:style>
  <w:style w:type="character" w:styleId="CommentReference">
    <w:name w:val="annotation reference"/>
    <w:basedOn w:val="DefaultParagraphFont"/>
    <w:uiPriority w:val="99"/>
    <w:semiHidden/>
    <w:unhideWhenUsed/>
    <w:rsid w:val="00BC11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11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1199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11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1199"/>
    <w:rPr>
      <w:b/>
      <w:bCs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1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199"/>
    <w:rPr>
      <w:rFonts w:ascii="Times New Roman" w:hAnsi="Times New Roman" w:cs="Times New Roman"/>
      <w:sz w:val="18"/>
      <w:szCs w:val="18"/>
      <w:lang w:val="en-AU"/>
    </w:rPr>
  </w:style>
  <w:style w:type="character" w:styleId="Hyperlink">
    <w:name w:val="Hyperlink"/>
    <w:basedOn w:val="DefaultParagraphFont"/>
    <w:uiPriority w:val="99"/>
    <w:unhideWhenUsed/>
    <w:rsid w:val="004A4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A488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33ACE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11</Pages>
  <Words>3947</Words>
  <Characters>22504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Ewart</dc:creator>
  <cp:keywords/>
  <dc:description/>
  <cp:lastModifiedBy>Nathan Lo</cp:lastModifiedBy>
  <cp:revision>26</cp:revision>
  <dcterms:created xsi:type="dcterms:W3CDTF">2025-01-21T05:38:00Z</dcterms:created>
  <dcterms:modified xsi:type="dcterms:W3CDTF">2025-10-16T04:50:00Z</dcterms:modified>
</cp:coreProperties>
</file>