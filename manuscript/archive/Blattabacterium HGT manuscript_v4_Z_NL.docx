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w:t>
      </w:r>
      <w:commentRangeStart w:id="0"/>
      <w:r w:rsidRPr="00524530">
        <w:rPr>
          <w:rFonts w:asciiTheme="majorHAnsi" w:hAnsiTheme="majorHAnsi"/>
          <w:b/>
          <w:bCs/>
          <w:sz w:val="36"/>
          <w:szCs w:val="36"/>
        </w:rPr>
        <w:t>s</w:t>
      </w:r>
      <w:commentRangeEnd w:id="0"/>
      <w:r w:rsidR="004E1C52">
        <w:rPr>
          <w:rStyle w:val="CommentReference"/>
        </w:rPr>
        <w:commentReference w:id="0"/>
      </w:r>
    </w:p>
    <w:p w14:paraId="40449161" w14:textId="77777777" w:rsidR="00837F66" w:rsidRPr="004E326D" w:rsidRDefault="00837F66" w:rsidP="006850BD">
      <w:pPr>
        <w:jc w:val="both"/>
        <w:rPr>
          <w:rFonts w:asciiTheme="majorHAnsi" w:hAnsiTheme="majorHAnsi"/>
        </w:rPr>
      </w:pPr>
    </w:p>
    <w:p w14:paraId="69FDB573" w14:textId="5E0B84AC"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Zhuzhi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5A7B2F5B" w:rsidR="00F771D4"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42D48CC0" w14:textId="6F2881A8" w:rsidR="00FB1D68" w:rsidRDefault="00FB1D68" w:rsidP="006850BD">
      <w:pPr>
        <w:jc w:val="both"/>
        <w:rPr>
          <w:rFonts w:asciiTheme="majorHAnsi" w:hAnsiTheme="majorHAnsi"/>
          <w:i/>
          <w:iCs/>
        </w:rPr>
      </w:pPr>
    </w:p>
    <w:p w14:paraId="0002F70E" w14:textId="257D1B0B" w:rsidR="00FB1D68" w:rsidRPr="004E326D" w:rsidRDefault="00FB1D68" w:rsidP="006850BD">
      <w:pPr>
        <w:jc w:val="both"/>
        <w:rPr>
          <w:rFonts w:asciiTheme="majorHAnsi" w:hAnsiTheme="majorHAnsi"/>
          <w:i/>
          <w:iCs/>
        </w:rPr>
      </w:pPr>
      <w:r>
        <w:rPr>
          <w:rFonts w:asciiTheme="majorHAnsi" w:hAnsiTheme="majorHAnsi" w:cs="Arial"/>
          <w:b/>
          <w:bCs/>
        </w:rPr>
        <w:t xml:space="preserve">Current word count: </w:t>
      </w:r>
      <w:r w:rsidRPr="00FB1D68">
        <w:rPr>
          <w:rFonts w:asciiTheme="majorHAnsi" w:hAnsiTheme="majorHAnsi" w:cs="Arial"/>
        </w:rPr>
        <w:t>2</w:t>
      </w:r>
      <w:r>
        <w:rPr>
          <w:rFonts w:asciiTheme="majorHAnsi" w:hAnsiTheme="majorHAnsi" w:cs="Arial"/>
        </w:rPr>
        <w:t>,</w:t>
      </w:r>
      <w:r w:rsidRPr="00FB1D68">
        <w:rPr>
          <w:rFonts w:asciiTheme="majorHAnsi" w:hAnsiTheme="majorHAnsi" w:cs="Arial"/>
        </w:rPr>
        <w:t>328</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CB6B32F"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(needs to be &lt;250 words</w:t>
      </w:r>
      <w:commentRangeStart w:id="1"/>
      <w:r w:rsidR="00247C57" w:rsidRPr="004E326D">
        <w:rPr>
          <w:rFonts w:asciiTheme="majorHAnsi" w:hAnsiTheme="majorHAnsi" w:cs="Arial"/>
          <w:b/>
          <w:bCs/>
        </w:rPr>
        <w:t>)</w:t>
      </w:r>
      <w:commentRangeEnd w:id="1"/>
      <w:r w:rsidR="00F043AA">
        <w:rPr>
          <w:rStyle w:val="CommentReference"/>
        </w:rPr>
        <w:commentReference w:id="1"/>
      </w:r>
    </w:p>
    <w:p w14:paraId="48D30D76" w14:textId="25B46E9C"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 xml:space="preserve">transfers </w:t>
      </w:r>
      <w:r w:rsidR="005E4293">
        <w:rPr>
          <w:rFonts w:asciiTheme="majorHAnsi" w:hAnsiTheme="majorHAnsi" w:cs="Arial"/>
          <w:color w:val="000000" w:themeColor="text1"/>
        </w:rPr>
        <w:t>of</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5E4293">
        <w:rPr>
          <w:rFonts w:asciiTheme="majorHAnsi" w:hAnsiTheme="majorHAnsi" w:cs="Arial"/>
          <w:color w:val="000000" w:themeColor="text1"/>
        </w:rPr>
        <w:t>s</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 xml:space="preserve">genomes of </w:t>
      </w:r>
      <w:r w:rsidR="002A04CE">
        <w:rPr>
          <w:rFonts w:asciiTheme="majorHAnsi" w:hAnsiTheme="majorHAnsi" w:cs="Arial"/>
          <w:color w:val="000000" w:themeColor="text1"/>
        </w:rPr>
        <w:t>14</w:t>
      </w:r>
      <w:r w:rsidR="002A04CE" w:rsidRPr="004E326D">
        <w:rPr>
          <w:rFonts w:asciiTheme="majorHAnsi" w:hAnsiTheme="majorHAnsi" w:cs="Arial"/>
          <w:color w:val="000000" w:themeColor="text1"/>
        </w:rPr>
        <w:t xml:space="preserve"> </w:t>
      </w:r>
      <w:r w:rsidRPr="004E326D">
        <w:rPr>
          <w:rFonts w:asciiTheme="majorHAnsi" w:hAnsiTheme="majorHAnsi" w:cs="Arial"/>
          <w:color w:val="000000" w:themeColor="text1"/>
        </w:rPr>
        <w:t>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r w:rsidR="00454C4F" w:rsidRPr="004E326D">
        <w:rPr>
          <w:rFonts w:asciiTheme="majorHAnsi" w:hAnsiTheme="majorHAnsi" w:cs="Arial"/>
          <w:i/>
          <w:iCs/>
          <w:color w:val="000000" w:themeColor="text1"/>
        </w:rPr>
        <w:t>Blattabacterium</w:t>
      </w:r>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r w:rsidR="00505A81" w:rsidRPr="004E326D">
        <w:rPr>
          <w:rFonts w:asciiTheme="majorHAnsi" w:hAnsiTheme="majorHAnsi" w:cs="Arial"/>
          <w:color w:val="000000" w:themeColor="text1"/>
        </w:rPr>
        <w:t>inserts appear to have persisted for &gt;</w:t>
      </w:r>
      <w:commentRangeStart w:id="2"/>
      <w:commentRangeStart w:id="3"/>
      <w:commentRangeStart w:id="4"/>
      <w:del w:id="5" w:author="Zhuzhi Zhang" w:date="2025-11-18T14:59:00Z">
        <w:r w:rsidR="00F043AA" w:rsidRPr="00F043AA" w:rsidDel="007665E1">
          <w:rPr>
            <w:rFonts w:asciiTheme="majorHAnsi" w:hAnsiTheme="majorHAnsi" w:cs="Arial"/>
            <w:color w:val="000000" w:themeColor="text1"/>
          </w:rPr>
          <w:delText>28.7</w:delText>
        </w:r>
      </w:del>
      <w:ins w:id="6" w:author="Zhuzhi Zhang" w:date="2025-11-18T14:59:00Z">
        <w:r w:rsidR="007665E1">
          <w:rPr>
            <w:rFonts w:asciiTheme="majorHAnsi" w:hAnsiTheme="majorHAnsi" w:cs="Arial" w:hint="eastAsia"/>
            <w:color w:val="000000" w:themeColor="text1"/>
            <w:lang w:eastAsia="zh-CN"/>
          </w:rPr>
          <w:t>37.3</w:t>
        </w:r>
      </w:ins>
      <w:r w:rsidR="00505A81" w:rsidRPr="00F043AA">
        <w:rPr>
          <w:rFonts w:asciiTheme="majorHAnsi" w:hAnsiTheme="majorHAnsi" w:cs="Arial"/>
          <w:color w:val="000000" w:themeColor="text1"/>
        </w:rPr>
        <w:t xml:space="preserve"> </w:t>
      </w:r>
      <w:commentRangeEnd w:id="2"/>
      <w:r w:rsidR="00F043AA">
        <w:rPr>
          <w:rStyle w:val="CommentReference"/>
        </w:rPr>
        <w:commentReference w:id="2"/>
      </w:r>
      <w:commentRangeEnd w:id="3"/>
      <w:r w:rsidR="007665E1">
        <w:rPr>
          <w:rStyle w:val="CommentReference"/>
        </w:rPr>
        <w:commentReference w:id="3"/>
      </w:r>
      <w:commentRangeEnd w:id="4"/>
      <w:r w:rsidR="004559E2">
        <w:rPr>
          <w:rStyle w:val="CommentReference"/>
        </w:rPr>
        <w:commentReference w:id="4"/>
      </w:r>
      <w:r w:rsidR="00505A81" w:rsidRPr="004E326D">
        <w:rPr>
          <w:rFonts w:asciiTheme="majorHAnsi" w:hAnsiTheme="majorHAnsi" w:cs="Arial"/>
          <w:color w:val="000000" w:themeColor="text1"/>
        </w:rPr>
        <w:t xml:space="preserve">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w:t>
      </w:r>
      <w:r w:rsidR="005E4293">
        <w:rPr>
          <w:rFonts w:asciiTheme="majorHAnsi" w:hAnsiTheme="majorHAnsi" w:cs="Arial"/>
          <w:color w:val="000000" w:themeColor="text1"/>
        </w:rPr>
        <w:t xml:space="preserve">disparate locations in the </w:t>
      </w:r>
      <w:r w:rsidR="000F4F89">
        <w:rPr>
          <w:rFonts w:asciiTheme="majorHAnsi" w:hAnsiTheme="majorHAnsi" w:cs="Arial"/>
          <w:i/>
          <w:iCs/>
          <w:color w:val="000000" w:themeColor="text1"/>
        </w:rPr>
        <w:t>Blattabacterium</w:t>
      </w:r>
      <w:r w:rsidR="000F4F89">
        <w:rPr>
          <w:rFonts w:asciiTheme="majorHAnsi" w:hAnsiTheme="majorHAnsi" w:cs="Arial"/>
          <w:color w:val="000000" w:themeColor="text1"/>
        </w:rPr>
        <w:t xml:space="preserve"> </w:t>
      </w:r>
      <w:r w:rsidR="005E4293">
        <w:rPr>
          <w:rFonts w:asciiTheme="majorHAnsi" w:hAnsiTheme="majorHAnsi" w:cs="Arial"/>
          <w:color w:val="000000" w:themeColor="text1"/>
        </w:rPr>
        <w:t>genome</w:t>
      </w:r>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proofErr w:type="spellStart"/>
      <w:r w:rsidR="00505A81" w:rsidRPr="00F043AA">
        <w:rPr>
          <w:rFonts w:asciiTheme="majorHAnsi" w:hAnsiTheme="majorHAnsi" w:cs="Arial"/>
          <w:i/>
          <w:iCs/>
          <w:color w:val="000000" w:themeColor="text1"/>
        </w:rPr>
        <w:t>Macropanesthia</w:t>
      </w:r>
      <w:proofErr w:type="spellEnd"/>
      <w:r w:rsidR="00505A81" w:rsidRPr="00F043AA">
        <w:rPr>
          <w:rFonts w:asciiTheme="majorHAnsi" w:hAnsiTheme="majorHAnsi" w:cs="Arial"/>
          <w:i/>
          <w:iCs/>
          <w:color w:val="000000" w:themeColor="text1"/>
        </w:rPr>
        <w:t xml:space="preserve"> </w:t>
      </w:r>
      <w:proofErr w:type="spellStart"/>
      <w:r w:rsidR="00505A81" w:rsidRPr="00F043AA">
        <w:rPr>
          <w:rFonts w:asciiTheme="majorHAnsi" w:hAnsiTheme="majorHAnsi" w:cs="Arial"/>
          <w:i/>
          <w:iCs/>
          <w:color w:val="000000" w:themeColor="text1"/>
        </w:rPr>
        <w:t>lithgowae</w:t>
      </w:r>
      <w:proofErr w:type="spellEnd"/>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336AA3E7" w:rsidR="00CD1AB1" w:rsidRDefault="00CD1AB1" w:rsidP="006850BD">
      <w:pPr>
        <w:jc w:val="both"/>
        <w:rPr>
          <w:rFonts w:asciiTheme="majorHAnsi" w:hAnsiTheme="majorHAnsi" w:cs="Arial"/>
        </w:rPr>
      </w:pPr>
    </w:p>
    <w:p w14:paraId="6513DEF8" w14:textId="77777777" w:rsidR="008F296B" w:rsidRDefault="008F296B" w:rsidP="006850BD">
      <w:pPr>
        <w:jc w:val="both"/>
        <w:rPr>
          <w:rFonts w:asciiTheme="majorHAnsi" w:hAnsiTheme="majorHAnsi" w:cs="Arial"/>
        </w:rPr>
        <w:sectPr w:rsidR="008F296B" w:rsidSect="0094081E">
          <w:pgSz w:w="11906" w:h="16838"/>
          <w:pgMar w:top="1440" w:right="1440" w:bottom="1440" w:left="1440" w:header="708" w:footer="708" w:gutter="0"/>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r w:rsidRPr="004E326D">
        <w:rPr>
          <w:rFonts w:asciiTheme="majorHAnsi" w:hAnsiTheme="majorHAnsi" w:cs="Arial"/>
          <w:bCs/>
          <w:iCs/>
        </w:rPr>
        <w:t>Blattabacterium</w:t>
      </w:r>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081CE5ED"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002A04CE">
        <w:rPr>
          <w:rFonts w:asciiTheme="majorHAnsi" w:hAnsiTheme="majorHAnsi" w:cs="Arial"/>
        </w:rPr>
        <w:t>d</w:t>
      </w:r>
      <w:r w:rsidRPr="004E326D">
        <w:rPr>
          <w:rFonts w:asciiTheme="majorHAnsi" w:hAnsiTheme="majorHAnsi" w:cs="Arial"/>
        </w:rPr>
        <w:t xml:space="preserve"> </w:t>
      </w:r>
      <w:r w:rsidR="00AB4745" w:rsidRPr="004E326D">
        <w:rPr>
          <w:rFonts w:asciiTheme="majorHAnsi" w:hAnsiTheme="majorHAnsi" w:cs="Arial"/>
        </w:rPr>
        <w:t xml:space="preserve">from the symbiont </w:t>
      </w:r>
      <w:r w:rsidR="00AB4745" w:rsidRPr="004E326D">
        <w:rPr>
          <w:rFonts w:asciiTheme="majorHAnsi" w:hAnsiTheme="majorHAnsi" w:cs="Arial"/>
          <w:i/>
          <w:iCs/>
        </w:rPr>
        <w:t>Blattabacterium</w:t>
      </w:r>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r w:rsidR="00454C4F" w:rsidRPr="004E326D">
        <w:rPr>
          <w:rFonts w:asciiTheme="majorHAnsi" w:hAnsiTheme="majorHAnsi" w:cs="Arial"/>
          <w:i/>
          <w:iCs/>
        </w:rPr>
        <w:t xml:space="preserve">Blattabacterium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r w:rsidR="00F72EA6" w:rsidRPr="004E326D">
        <w:rPr>
          <w:rFonts w:asciiTheme="majorHAnsi" w:hAnsiTheme="majorHAnsi" w:cs="Arial"/>
          <w:i/>
          <w:iCs/>
        </w:rPr>
        <w:t>Blattabacterium</w:t>
      </w:r>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D0229EA"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r w:rsidR="00C10E8E" w:rsidRPr="004E326D">
        <w:rPr>
          <w:rFonts w:asciiTheme="majorHAnsi" w:hAnsiTheme="majorHAnsi" w:cs="Arial"/>
          <w:i/>
          <w:color w:val="000000" w:themeColor="text1"/>
        </w:rPr>
        <w:t xml:space="preserve">Blattabacterium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r w:rsidRPr="004E326D">
        <w:rPr>
          <w:rFonts w:asciiTheme="majorHAnsi" w:hAnsiTheme="majorHAnsi" w:cs="Arial"/>
          <w:i/>
          <w:iCs/>
          <w:color w:val="000000" w:themeColor="text1"/>
        </w:rPr>
        <w:t>Blattabacterium</w:t>
      </w:r>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r w:rsidR="002A04CE">
        <w:rPr>
          <w:rFonts w:asciiTheme="majorHAnsi" w:hAnsiTheme="majorHAnsi" w:cs="Arial"/>
          <w:color w:val="000000" w:themeColor="text1"/>
        </w:rPr>
        <w:t>was</w:t>
      </w:r>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r w:rsidR="006779C4">
        <w:rPr>
          <w:rFonts w:asciiTheme="majorHAnsi" w:hAnsiTheme="majorHAnsi" w:cs="Arial"/>
          <w:color w:val="000000" w:themeColor="text1"/>
        </w:rPr>
        <w:t xml:space="preserve"> </w:t>
      </w:r>
      <w:r w:rsidRPr="004E326D">
        <w:rPr>
          <w:rFonts w:asciiTheme="majorHAnsi" w:hAnsiTheme="majorHAnsi" w:cs="Arial"/>
          <w:color w:val="000000" w:themeColor="text1"/>
        </w:rPr>
        <w:t xml:space="preserve">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r w:rsidR="00CD3DC5" w:rsidRPr="004E326D">
        <w:rPr>
          <w:rFonts w:asciiTheme="majorHAnsi" w:hAnsiTheme="majorHAnsi" w:cs="Arial"/>
          <w:i/>
          <w:iCs/>
          <w:color w:val="000000" w:themeColor="text1"/>
        </w:rPr>
        <w:t>Blattabacterium</w:t>
      </w:r>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 xml:space="preserve">To identify </w:t>
      </w:r>
      <w:commentRangeStart w:id="7"/>
      <w:commentRangeStart w:id="8"/>
      <w:r w:rsidR="0037348A" w:rsidRPr="004E326D">
        <w:rPr>
          <w:rFonts w:asciiTheme="majorHAnsi" w:hAnsiTheme="majorHAnsi" w:cs="Arial"/>
        </w:rPr>
        <w:t>unique</w:t>
      </w:r>
      <w:commentRangeEnd w:id="7"/>
      <w:r w:rsidR="00D418E2">
        <w:rPr>
          <w:rStyle w:val="CommentReference"/>
        </w:rPr>
        <w:commentReference w:id="7"/>
      </w:r>
      <w:commentRangeEnd w:id="8"/>
      <w:r w:rsidR="004559E2">
        <w:rPr>
          <w:rStyle w:val="CommentReference"/>
        </w:rPr>
        <w:commentReference w:id="8"/>
      </w:r>
      <w:r w:rsidR="0037348A" w:rsidRPr="004E326D">
        <w:rPr>
          <w:rFonts w:asciiTheme="majorHAnsi" w:hAnsiTheme="majorHAnsi" w:cs="Arial"/>
        </w:rPr>
        <w:t xml:space="preserve"> insert events within a genome, we excluded inserts likely arising from duplication or transposition (based on the sequence similarity of insert</w:t>
      </w:r>
      <w:r w:rsidR="00D418E2">
        <w:rPr>
          <w:rFonts w:asciiTheme="majorHAnsi" w:hAnsiTheme="majorHAnsi" w:cs="Arial"/>
        </w:rPr>
        <w:t>s and their flanking regions</w:t>
      </w:r>
      <w:r w:rsidR="0037348A" w:rsidRPr="004E326D">
        <w:rPr>
          <w:rFonts w:asciiTheme="majorHAnsi" w:hAnsiTheme="majorHAnsi" w:cs="Arial"/>
        </w:rPr>
        <w:t>).</w:t>
      </w:r>
    </w:p>
    <w:p w14:paraId="58A8ED21" w14:textId="77777777" w:rsidR="00AB4745" w:rsidRPr="004E326D" w:rsidRDefault="00AB4745" w:rsidP="006850BD">
      <w:pPr>
        <w:jc w:val="both"/>
        <w:rPr>
          <w:rFonts w:asciiTheme="majorHAnsi" w:hAnsiTheme="majorHAnsi" w:cs="Arial"/>
          <w:color w:val="000000" w:themeColor="text1"/>
        </w:rPr>
      </w:pPr>
    </w:p>
    <w:p w14:paraId="38444043" w14:textId="2D3E118C"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40,484 unique</w:t>
      </w:r>
      <w:r w:rsidR="00EC6A5A" w:rsidRPr="00D95570">
        <w:rPr>
          <w:rFonts w:asciiTheme="majorHAnsi" w:hAnsiTheme="majorHAnsi" w:cs="Arial"/>
          <w:i/>
          <w:iCs/>
          <w:color w:val="000000" w:themeColor="text1"/>
        </w:rPr>
        <w:t xml:space="preserve"> </w:t>
      </w:r>
      <w:r w:rsidR="00E46A51" w:rsidRPr="00D95570">
        <w:rPr>
          <w:rFonts w:asciiTheme="majorHAnsi" w:hAnsiTheme="majorHAnsi" w:cs="Arial"/>
          <w:i/>
          <w:iCs/>
          <w:color w:val="000000" w:themeColor="text1"/>
        </w:rPr>
        <w:t>Blattabacterium</w:t>
      </w:r>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403C37" w:rsidRPr="00D95570">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874B13" w:rsidRPr="00D95570">
        <w:rPr>
          <w:rFonts w:asciiTheme="majorHAnsi" w:hAnsiTheme="majorHAnsi" w:cs="Arial"/>
          <w:color w:val="000000" w:themeColor="text1"/>
        </w:rPr>
        <w:t>-</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r w:rsidR="00B7669E" w:rsidRPr="002D4938">
        <w:rPr>
          <w:rFonts w:asciiTheme="majorHAnsi" w:hAnsiTheme="majorHAnsi" w:cs="Arial"/>
          <w:i/>
          <w:iCs/>
        </w:rPr>
        <w:t xml:space="preserve">Blattabacterium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r w:rsidR="002A04CE">
        <w:rPr>
          <w:rFonts w:asciiTheme="majorHAnsi" w:hAnsiTheme="majorHAnsi" w:cs="Arial"/>
        </w:rPr>
        <w:t xml:space="preserve"> of</w:t>
      </w:r>
      <w:r w:rsidR="007D5BEA" w:rsidRPr="004E326D">
        <w:rPr>
          <w:rFonts w:asciiTheme="majorHAnsi" w:hAnsiTheme="majorHAnsi" w:cs="Arial"/>
        </w:rPr>
        <w:t xml:space="preserve"> </w:t>
      </w:r>
      <w:r w:rsidR="006874F0">
        <w:rPr>
          <w:rFonts w:asciiTheme="majorHAnsi" w:hAnsiTheme="majorHAnsi" w:cs="Arial"/>
        </w:rPr>
        <w:t>860</w:t>
      </w:r>
      <w:r w:rsidR="00513EAF" w:rsidRPr="00513EAF">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commentRangeStart w:id="9"/>
      <w:commentRangeStart w:id="10"/>
      <w:commentRangeStart w:id="11"/>
      <w:commentRangeStart w:id="12"/>
      <w:del w:id="13" w:author="Zhuzhi Zhang" w:date="2025-11-18T15:02:00Z">
        <w:r w:rsidR="00EE7A5E" w:rsidRPr="00EE7A5E" w:rsidDel="00BF6E20">
          <w:rPr>
            <w:rFonts w:asciiTheme="majorHAnsi" w:hAnsiTheme="majorHAnsi" w:cs="Arial"/>
          </w:rPr>
          <w:delText xml:space="preserve">Most </w:delText>
        </w:r>
      </w:del>
      <w:ins w:id="14" w:author="Zhuzhi Zhang" w:date="2025-11-18T15:02:00Z">
        <w:r w:rsidR="00BF6E20">
          <w:rPr>
            <w:rFonts w:asciiTheme="majorHAnsi" w:hAnsiTheme="majorHAnsi" w:cs="Arial" w:hint="eastAsia"/>
            <w:lang w:eastAsia="zh-CN"/>
          </w:rPr>
          <w:t>All</w:t>
        </w:r>
        <w:r w:rsidR="00BF6E20" w:rsidRPr="00EE7A5E">
          <w:rPr>
            <w:rFonts w:asciiTheme="majorHAnsi" w:hAnsiTheme="majorHAnsi" w:cs="Arial"/>
          </w:rPr>
          <w:t xml:space="preserve"> </w:t>
        </w:r>
      </w:ins>
      <w:r w:rsidR="00EE7A5E" w:rsidRPr="00EE7A5E">
        <w:rPr>
          <w:rFonts w:asciiTheme="majorHAnsi" w:hAnsiTheme="majorHAnsi" w:cs="Arial"/>
        </w:rPr>
        <w:t xml:space="preserve">inserts </w:t>
      </w:r>
      <w:del w:id="15" w:author="Zhuzhi Zhang" w:date="2025-11-18T15:02:00Z">
        <w:r w:rsidR="00EE7A5E" w:rsidRPr="00EE7A5E" w:rsidDel="00BF6E20">
          <w:rPr>
            <w:rFonts w:asciiTheme="majorHAnsi" w:hAnsiTheme="majorHAnsi" w:cs="Arial"/>
          </w:rPr>
          <w:delText>(#%)</w:delText>
        </w:r>
        <w:commentRangeEnd w:id="9"/>
        <w:r w:rsidR="00CF144A" w:rsidDel="00BF6E20">
          <w:rPr>
            <w:rStyle w:val="CommentReference"/>
          </w:rPr>
          <w:commentReference w:id="9"/>
        </w:r>
      </w:del>
      <w:commentRangeEnd w:id="10"/>
      <w:r w:rsidR="00BF6E20">
        <w:rPr>
          <w:rStyle w:val="CommentReference"/>
        </w:rPr>
        <w:commentReference w:id="10"/>
      </w:r>
      <w:commentRangeEnd w:id="11"/>
      <w:r w:rsidR="00BF6E20">
        <w:rPr>
          <w:rStyle w:val="CommentReference"/>
        </w:rPr>
        <w:commentReference w:id="11"/>
      </w:r>
      <w:commentRangeEnd w:id="12"/>
      <w:r w:rsidR="00C73F2E">
        <w:rPr>
          <w:rStyle w:val="CommentReference"/>
        </w:rPr>
        <w:commentReference w:id="12"/>
      </w:r>
      <w:r w:rsidR="00EE7A5E" w:rsidRPr="00EE7A5E">
        <w:rPr>
          <w:rFonts w:asciiTheme="majorHAnsi" w:hAnsiTheme="majorHAnsi" w:cs="Arial"/>
        </w:rPr>
        <w:t>were found within long reads, flanked</w:t>
      </w:r>
      <w:r w:rsidR="002A04CE">
        <w:rPr>
          <w:rFonts w:asciiTheme="majorHAnsi" w:hAnsiTheme="majorHAnsi" w:cs="Arial"/>
        </w:rPr>
        <w:t xml:space="preserve"> on</w:t>
      </w:r>
      <w:r w:rsidR="00EE7A5E" w:rsidRPr="00EE7A5E">
        <w:rPr>
          <w:rFonts w:asciiTheme="majorHAnsi" w:hAnsiTheme="majorHAnsi" w:cs="Arial"/>
        </w:rPr>
        <w:t xml:space="preserve"> </w:t>
      </w:r>
      <w:r w:rsidR="002A04CE">
        <w:rPr>
          <w:rFonts w:asciiTheme="majorHAnsi" w:hAnsiTheme="majorHAnsi" w:cs="Arial"/>
        </w:rPr>
        <w:t>both</w:t>
      </w:r>
      <w:r w:rsidR="002A04CE" w:rsidRPr="00EE7A5E">
        <w:rPr>
          <w:rFonts w:asciiTheme="majorHAnsi" w:hAnsiTheme="majorHAnsi" w:cs="Arial"/>
        </w:rPr>
        <w:t xml:space="preserve"> </w:t>
      </w:r>
      <w:r w:rsidR="00EE7A5E" w:rsidRPr="00EE7A5E">
        <w:rPr>
          <w:rFonts w:asciiTheme="majorHAnsi" w:hAnsiTheme="majorHAnsi" w:cs="Arial"/>
        </w:rPr>
        <w:t>side</w:t>
      </w:r>
      <w:r w:rsidR="002A04CE">
        <w:rPr>
          <w:rFonts w:asciiTheme="majorHAnsi" w:hAnsiTheme="majorHAnsi" w:cs="Arial"/>
        </w:rPr>
        <w:t>s</w:t>
      </w:r>
      <w:r w:rsidR="00EE7A5E" w:rsidRPr="00EE7A5E">
        <w:rPr>
          <w:rFonts w:asciiTheme="majorHAnsi" w:hAnsiTheme="majorHAnsi" w:cs="Arial"/>
        </w:rPr>
        <w:t xml:space="preserve"> by cockroach host sequence. Further, the long-read sequencing depth of these insert regions was typically &gt;</w:t>
      </w:r>
      <w:commentRangeStart w:id="16"/>
      <w:commentRangeStart w:id="17"/>
      <w:r w:rsidR="00EE7A5E" w:rsidRPr="00C432F7">
        <w:rPr>
          <w:rFonts w:asciiTheme="majorHAnsi" w:hAnsiTheme="majorHAnsi" w:cs="Arial"/>
          <w:color w:val="FF0000"/>
        </w:rPr>
        <w:t>#</w:t>
      </w:r>
      <w:commentRangeEnd w:id="16"/>
      <w:r w:rsidR="00C432F7">
        <w:rPr>
          <w:rStyle w:val="CommentReference"/>
        </w:rPr>
        <w:commentReference w:id="16"/>
      </w:r>
      <w:commentRangeEnd w:id="17"/>
      <w:r w:rsidR="00C73F2E">
        <w:rPr>
          <w:rStyle w:val="CommentReference"/>
        </w:rPr>
        <w:commentReference w:id="17"/>
      </w:r>
      <w:r w:rsidR="00EE7A5E" w:rsidRPr="00EE7A5E">
        <w:rPr>
          <w:rFonts w:asciiTheme="majorHAnsi" w:hAnsiTheme="majorHAnsi" w:cs="Arial"/>
        </w:rPr>
        <w:t>, indicating that the Blattabacterium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r w:rsidR="00DC6FAD" w:rsidRPr="004E326D">
        <w:rPr>
          <w:rFonts w:asciiTheme="majorHAnsi" w:hAnsiTheme="majorHAnsi" w:cs="Arial"/>
          <w:i/>
        </w:rPr>
        <w:t xml:space="preserve">Blattabacterium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r w:rsidR="00E46A51" w:rsidRPr="004E326D">
        <w:rPr>
          <w:rFonts w:asciiTheme="majorHAnsi" w:hAnsiTheme="majorHAnsi" w:cs="Arial"/>
          <w:i/>
          <w:iCs/>
        </w:rPr>
        <w:t>Blattabacterium</w:t>
      </w:r>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r w:rsidR="00727955">
        <w:rPr>
          <w:rFonts w:asciiTheme="majorHAnsi" w:hAnsiTheme="majorHAnsi" w:cs="Arial"/>
        </w:rPr>
        <w:t>long regions aligning with bacterial DNA</w:t>
      </w:r>
      <w:r w:rsidR="008F296B" w:rsidRPr="008F296B">
        <w:rPr>
          <w:rFonts w:asciiTheme="majorHAnsi" w:hAnsiTheme="majorHAnsi" w:cs="Arial"/>
        </w:rPr>
        <w:t xml:space="preserve"> that may</w:t>
      </w:r>
      <w:r w:rsidR="00727955">
        <w:rPr>
          <w:rFonts w:asciiTheme="majorHAnsi" w:hAnsiTheme="majorHAnsi" w:cs="Arial"/>
        </w:rPr>
        <w:t xml:space="preserve"> have been</w:t>
      </w:r>
      <w:r w:rsidR="008F296B" w:rsidRPr="008F296B">
        <w:rPr>
          <w:rFonts w:asciiTheme="majorHAnsi" w:hAnsiTheme="majorHAnsi" w:cs="Arial"/>
        </w:rPr>
        <w:t xml:space="preserve"> </w:t>
      </w:r>
      <w:r w:rsidR="008F296B">
        <w:rPr>
          <w:rFonts w:asciiTheme="majorHAnsi" w:hAnsiTheme="majorHAnsi" w:cs="Arial"/>
        </w:rPr>
        <w:t>derive</w:t>
      </w:r>
      <w:r w:rsidR="00727955">
        <w:rPr>
          <w:rFonts w:asciiTheme="majorHAnsi" w:hAnsiTheme="majorHAnsi" w:cs="Arial"/>
        </w:rPr>
        <w:t>d</w:t>
      </w:r>
      <w:r w:rsidR="008F296B">
        <w:rPr>
          <w:rFonts w:asciiTheme="majorHAnsi" w:hAnsiTheme="majorHAnsi" w:cs="Arial"/>
        </w:rPr>
        <w:t xml:space="preserve"> from</w:t>
      </w:r>
      <w:r w:rsidR="008F296B" w:rsidRPr="008F296B">
        <w:rPr>
          <w:rFonts w:asciiTheme="majorHAnsi" w:hAnsiTheme="majorHAnsi" w:cs="Arial"/>
        </w:rPr>
        <w:t xml:space="preserve"> genuine </w:t>
      </w:r>
      <w:r w:rsidR="008F296B" w:rsidRPr="006779C4">
        <w:rPr>
          <w:rFonts w:asciiTheme="majorHAnsi" w:hAnsiTheme="majorHAnsi" w:cs="Arial"/>
          <w:i/>
          <w:iCs/>
        </w:rPr>
        <w:t>Blattabacterium</w:t>
      </w:r>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r w:rsidR="00727955">
        <w:rPr>
          <w:rFonts w:asciiTheme="majorHAnsi" w:hAnsiTheme="majorHAnsi" w:cs="Arial"/>
        </w:rPr>
        <w:t xml:space="preserve">manual </w:t>
      </w:r>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r w:rsidR="00341176" w:rsidRPr="004E326D">
        <w:rPr>
          <w:rFonts w:asciiTheme="majorHAnsi" w:hAnsiTheme="majorHAnsi" w:cs="Arial"/>
        </w:rPr>
        <w:t>Blattabacterium</w:t>
      </w:r>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2FFFFE9D"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r w:rsidRPr="004E326D">
        <w:rPr>
          <w:rFonts w:asciiTheme="majorHAnsi" w:hAnsiTheme="majorHAnsi" w:cs="Arial"/>
          <w:i/>
          <w:iCs/>
        </w:rPr>
        <w:t>Blattabacterium</w:t>
      </w:r>
      <w:r w:rsidRPr="004E326D">
        <w:rPr>
          <w:rFonts w:asciiTheme="majorHAnsi" w:hAnsiTheme="majorHAnsi" w:cs="Arial"/>
        </w:rPr>
        <w:t xml:space="preserve"> genome, which is highly conserved in size, gene content and order across cockroach species.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r w:rsidRPr="004E326D">
        <w:rPr>
          <w:rFonts w:asciiTheme="majorHAnsi" w:hAnsiTheme="majorHAnsi" w:cs="Arial"/>
          <w:i/>
          <w:iCs/>
        </w:rPr>
        <w:t xml:space="preserve">Blattabacterium </w:t>
      </w:r>
      <w:r w:rsidRPr="004E326D">
        <w:rPr>
          <w:rFonts w:asciiTheme="majorHAnsi" w:hAnsiTheme="majorHAnsi" w:cs="Arial"/>
        </w:rPr>
        <w:t>genome</w:t>
      </w:r>
      <w:r w:rsidR="006779C4">
        <w:rPr>
          <w:rFonts w:asciiTheme="majorHAnsi" w:hAnsiTheme="majorHAnsi" w:cs="Arial"/>
        </w:rPr>
        <w:t xml:space="preserve"> </w:t>
      </w:r>
      <w:r w:rsidR="006779C4" w:rsidRPr="004E326D">
        <w:rPr>
          <w:rFonts w:asciiTheme="majorHAnsi" w:hAnsiTheme="majorHAnsi" w:cs="Arial"/>
        </w:rPr>
        <w:t>(Fig. 1</w:t>
      </w:r>
      <w:r w:rsidR="006779C4">
        <w:rPr>
          <w:rFonts w:asciiTheme="majorHAnsi" w:hAnsiTheme="majorHAnsi" w:cs="Arial"/>
        </w:rPr>
        <w:t>C</w:t>
      </w:r>
      <w:r w:rsidR="006779C4" w:rsidRPr="004E326D">
        <w:rPr>
          <w:rFonts w:asciiTheme="majorHAnsi" w:hAnsiTheme="majorHAnsi" w:cs="Arial"/>
        </w:rPr>
        <w:t>)</w:t>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6779C4">
        <w:rPr>
          <w:rFonts w:asciiTheme="majorHAnsi" w:hAnsiTheme="majorHAnsi" w:cs="Arial"/>
          <w:color w:val="000000" w:themeColor="text1"/>
        </w:rPr>
        <w:t xml:space="preserve">genome length. An examination of insert position across all species revealed that </w:t>
      </w:r>
      <w:r w:rsidR="001126CA" w:rsidRPr="006779C4">
        <w:rPr>
          <w:rFonts w:asciiTheme="majorHAnsi" w:hAnsiTheme="majorHAnsi" w:cs="Arial"/>
          <w:color w:val="000000" w:themeColor="text1"/>
        </w:rPr>
        <w:t>15.38–25.56</w:t>
      </w:r>
      <w:r w:rsidR="00074A9E" w:rsidRPr="006779C4">
        <w:rPr>
          <w:rFonts w:asciiTheme="majorHAnsi" w:hAnsiTheme="majorHAnsi" w:cs="Arial"/>
          <w:color w:val="000000" w:themeColor="text1"/>
        </w:rPr>
        <w:t xml:space="preserve">% </w:t>
      </w:r>
      <w:r w:rsidR="00341176" w:rsidRPr="006779C4">
        <w:rPr>
          <w:rFonts w:asciiTheme="majorHAnsi" w:hAnsiTheme="majorHAnsi" w:cs="Arial"/>
          <w:color w:val="000000" w:themeColor="text1"/>
        </w:rPr>
        <w:t>were found in intragenic regions</w:t>
      </w:r>
      <w:r w:rsidR="00074A9E" w:rsidRPr="006779C4">
        <w:rPr>
          <w:rFonts w:asciiTheme="majorHAnsi" w:hAnsiTheme="majorHAnsi" w:cs="Arial"/>
          <w:color w:val="000000" w:themeColor="text1"/>
        </w:rPr>
        <w:t>,</w:t>
      </w:r>
      <w:r w:rsidR="00341176" w:rsidRPr="006779C4">
        <w:rPr>
          <w:rFonts w:asciiTheme="majorHAnsi" w:hAnsiTheme="majorHAnsi" w:cs="Arial"/>
          <w:color w:val="000000" w:themeColor="text1"/>
        </w:rPr>
        <w:t xml:space="preserve"> an</w:t>
      </w:r>
      <w:r w:rsidR="00074A9E" w:rsidRPr="006779C4">
        <w:rPr>
          <w:rFonts w:asciiTheme="majorHAnsi" w:hAnsiTheme="majorHAnsi" w:cs="Arial"/>
          <w:color w:val="000000" w:themeColor="text1"/>
        </w:rPr>
        <w:t>d 74.</w:t>
      </w:r>
      <w:r w:rsidR="001126CA" w:rsidRPr="006779C4">
        <w:rPr>
          <w:rFonts w:asciiTheme="majorHAnsi" w:hAnsiTheme="majorHAnsi" w:cs="Arial"/>
          <w:color w:val="000000" w:themeColor="text1"/>
        </w:rPr>
        <w:t>44</w:t>
      </w:r>
      <w:r w:rsidR="00074A9E" w:rsidRPr="006779C4">
        <w:rPr>
          <w:rFonts w:asciiTheme="majorHAnsi" w:hAnsiTheme="majorHAnsi" w:cs="Arial"/>
          <w:color w:val="000000" w:themeColor="text1"/>
        </w:rPr>
        <w:t>–8</w:t>
      </w:r>
      <w:r w:rsidR="001126CA" w:rsidRPr="006779C4">
        <w:rPr>
          <w:rFonts w:asciiTheme="majorHAnsi" w:hAnsiTheme="majorHAnsi" w:cs="Arial"/>
          <w:color w:val="000000" w:themeColor="text1"/>
        </w:rPr>
        <w:t>4.62</w:t>
      </w:r>
      <w:r w:rsidR="00341176" w:rsidRPr="006779C4">
        <w:rPr>
          <w:rFonts w:asciiTheme="majorHAnsi" w:hAnsiTheme="majorHAnsi" w:cs="Arial"/>
          <w:color w:val="000000" w:themeColor="text1"/>
        </w:rPr>
        <w:t xml:space="preserve">% </w:t>
      </w:r>
      <w:r w:rsidR="00341176" w:rsidRPr="004E326D">
        <w:rPr>
          <w:rFonts w:asciiTheme="majorHAnsi" w:hAnsiTheme="majorHAnsi" w:cs="Arial"/>
          <w:color w:val="000000" w:themeColor="text1"/>
        </w:rPr>
        <w:t>were found in intergenic regions</w:t>
      </w:r>
      <w:r w:rsidR="001126CA">
        <w:rPr>
          <w:rFonts w:asciiTheme="majorHAnsi" w:hAnsiTheme="majorHAnsi" w:cs="Arial"/>
          <w:color w:val="000000" w:themeColor="text1"/>
        </w:rPr>
        <w:t xml:space="preserve"> (excluding termites </w:t>
      </w:r>
      <w:r w:rsidR="006779C4">
        <w:rPr>
          <w:rFonts w:asciiTheme="majorHAnsi" w:hAnsiTheme="majorHAnsi" w:cs="Arial"/>
          <w:color w:val="000000" w:themeColor="text1"/>
        </w:rPr>
        <w:t>given there was only 1 insert; Fig. 1A</w:t>
      </w:r>
      <w:r w:rsidR="001126CA">
        <w:rPr>
          <w:rFonts w:asciiTheme="majorHAnsi" w:hAnsiTheme="majorHAnsi" w:cs="Arial"/>
          <w:color w:val="000000" w:themeColor="text1"/>
        </w:rPr>
        <w:t>)</w:t>
      </w:r>
      <w:r w:rsidR="000210F0">
        <w:rPr>
          <w:rFonts w:asciiTheme="majorHAnsi" w:hAnsiTheme="majorHAnsi" w:cs="Arial"/>
          <w:color w:val="000000" w:themeColor="text1"/>
        </w:rPr>
        <w:t xml:space="preserve">. This differs </w:t>
      </w:r>
      <w:r w:rsidR="006779C4">
        <w:rPr>
          <w:rFonts w:asciiTheme="majorHAnsi" w:hAnsiTheme="majorHAnsi" w:cs="Arial"/>
          <w:color w:val="000000" w:themeColor="text1"/>
        </w:rPr>
        <w:t xml:space="preserve">somewhat </w:t>
      </w:r>
      <w:r w:rsidR="000210F0">
        <w:rPr>
          <w:rFonts w:asciiTheme="majorHAnsi" w:hAnsiTheme="majorHAnsi" w:cs="Arial"/>
          <w:color w:val="000000" w:themeColor="text1"/>
        </w:rPr>
        <w:t>from the proportion of genic regions in our assembled</w:t>
      </w:r>
      <w:r w:rsidR="001126CA">
        <w:rPr>
          <w:rFonts w:asciiTheme="majorHAnsi" w:hAnsiTheme="majorHAnsi" w:cs="Arial"/>
          <w:color w:val="000000" w:themeColor="text1"/>
        </w:rPr>
        <w:t xml:space="preserve"> cockroach</w:t>
      </w:r>
      <w:r w:rsidR="000210F0">
        <w:rPr>
          <w:rFonts w:asciiTheme="majorHAnsi" w:hAnsiTheme="majorHAnsi" w:cs="Arial"/>
          <w:color w:val="000000" w:themeColor="text1"/>
        </w:rPr>
        <w:t xml:space="preserve"> genomes, which was &gt;25% in all but four genomes (range 13.79–</w:t>
      </w:r>
      <w:r w:rsidR="001126CA">
        <w:rPr>
          <w:rFonts w:asciiTheme="majorHAnsi" w:hAnsiTheme="majorHAnsi" w:cs="Arial"/>
          <w:color w:val="000000" w:themeColor="text1"/>
        </w:rPr>
        <w:t>33</w:t>
      </w:r>
      <w:r w:rsidR="000210F0">
        <w:rPr>
          <w:rFonts w:asciiTheme="majorHAnsi" w:hAnsiTheme="majorHAnsi" w:cs="Arial"/>
          <w:color w:val="000000" w:themeColor="text1"/>
        </w:rPr>
        <w:t>.</w:t>
      </w:r>
      <w:r w:rsidR="001126CA">
        <w:rPr>
          <w:rFonts w:asciiTheme="majorHAnsi" w:hAnsiTheme="majorHAnsi" w:cs="Arial"/>
          <w:color w:val="000000" w:themeColor="text1"/>
        </w:rPr>
        <w:t>71</w:t>
      </w:r>
      <w:r w:rsidR="000210F0">
        <w:rPr>
          <w:rFonts w:asciiTheme="majorHAnsi" w:hAnsiTheme="majorHAnsi" w:cs="Arial"/>
          <w:color w:val="000000" w:themeColor="text1"/>
        </w:rPr>
        <w:t>%)</w:t>
      </w:r>
      <w:r w:rsidR="00341176" w:rsidRPr="004E326D">
        <w:rPr>
          <w:rFonts w:asciiTheme="majorHAnsi" w:hAnsiTheme="majorHAnsi" w:cs="Arial"/>
          <w:color w:val="000000" w:themeColor="text1"/>
        </w:rPr>
        <w:t xml:space="preserve">. </w:t>
      </w:r>
      <w:r w:rsidR="009528B7" w:rsidRPr="004E326D">
        <w:rPr>
          <w:rFonts w:asciiTheme="majorHAnsi" w:hAnsiTheme="majorHAnsi" w:cs="Arial"/>
          <w:color w:val="000000" w:themeColor="text1"/>
        </w:rPr>
        <w:t>The average size of inserts</w:t>
      </w:r>
      <w:r w:rsidR="00924A8D">
        <w:rPr>
          <w:rFonts w:asciiTheme="majorHAnsi" w:hAnsiTheme="majorHAnsi" w:cs="Arial"/>
          <w:color w:val="000000" w:themeColor="text1"/>
        </w:rPr>
        <w:t xml:space="preserve"> (+/- standard deviation)</w:t>
      </w:r>
      <w:r w:rsidR="009528B7" w:rsidRPr="004E326D">
        <w:rPr>
          <w:rFonts w:asciiTheme="majorHAnsi" w:hAnsiTheme="majorHAnsi" w:cs="Arial"/>
          <w:color w:val="000000" w:themeColor="text1"/>
        </w:rPr>
        <w:t xml:space="preserve"> in each of these </w:t>
      </w:r>
      <w:r w:rsidR="009528B7" w:rsidRPr="006779C4">
        <w:rPr>
          <w:rFonts w:asciiTheme="majorHAnsi" w:hAnsiTheme="majorHAnsi" w:cs="Arial"/>
          <w:color w:val="000000" w:themeColor="text1"/>
        </w:rPr>
        <w:t xml:space="preserve">regions was </w:t>
      </w:r>
      <w:r w:rsidR="00924A8D" w:rsidRPr="006779C4">
        <w:rPr>
          <w:rFonts w:asciiTheme="majorHAnsi" w:hAnsiTheme="majorHAnsi" w:cs="Arial"/>
          <w:color w:val="000000" w:themeColor="text1"/>
        </w:rPr>
        <w:t>199.1</w:t>
      </w:r>
      <w:r w:rsidR="001126CA" w:rsidRPr="006779C4">
        <w:rPr>
          <w:rFonts w:asciiTheme="majorHAnsi" w:hAnsiTheme="majorHAnsi" w:cs="Arial"/>
          <w:color w:val="000000" w:themeColor="text1"/>
        </w:rPr>
        <w:t>3</w:t>
      </w:r>
      <w:r w:rsidR="00924A8D" w:rsidRPr="006779C4">
        <w:rPr>
          <w:rFonts w:asciiTheme="majorHAnsi" w:hAnsiTheme="majorHAnsi" w:cs="Arial"/>
          <w:color w:val="000000" w:themeColor="text1"/>
        </w:rPr>
        <w:t xml:space="preserve"> (+/- 138.75) bp</w:t>
      </w:r>
      <w:r w:rsidR="009528B7" w:rsidRPr="006779C4">
        <w:rPr>
          <w:rFonts w:asciiTheme="majorHAnsi" w:hAnsiTheme="majorHAnsi" w:cs="Arial"/>
          <w:color w:val="000000" w:themeColor="text1"/>
        </w:rPr>
        <w:t>, and</w:t>
      </w:r>
      <w:r w:rsidR="00924A8D" w:rsidRPr="006779C4">
        <w:rPr>
          <w:rFonts w:asciiTheme="majorHAnsi" w:hAnsiTheme="majorHAnsi" w:cs="Arial"/>
          <w:color w:val="000000" w:themeColor="text1"/>
        </w:rPr>
        <w:t xml:space="preserve"> 191.</w:t>
      </w:r>
      <w:r w:rsidR="001126CA" w:rsidRPr="006779C4">
        <w:rPr>
          <w:rFonts w:asciiTheme="majorHAnsi" w:hAnsiTheme="majorHAnsi" w:cs="Arial"/>
          <w:color w:val="000000" w:themeColor="text1"/>
        </w:rPr>
        <w:t>70</w:t>
      </w:r>
      <w:r w:rsidR="00924A8D" w:rsidRPr="006779C4">
        <w:rPr>
          <w:rFonts w:asciiTheme="majorHAnsi" w:hAnsiTheme="majorHAnsi" w:cs="Arial"/>
          <w:color w:val="000000" w:themeColor="text1"/>
        </w:rPr>
        <w:t xml:space="preserve"> (+/- 126.</w:t>
      </w:r>
      <w:r w:rsidR="001126CA" w:rsidRPr="006779C4">
        <w:rPr>
          <w:rFonts w:asciiTheme="majorHAnsi" w:hAnsiTheme="majorHAnsi" w:cs="Arial"/>
          <w:color w:val="000000" w:themeColor="text1"/>
        </w:rPr>
        <w:t>24</w:t>
      </w:r>
      <w:r w:rsidR="00924A8D" w:rsidRPr="006779C4">
        <w:rPr>
          <w:rFonts w:asciiTheme="majorHAnsi" w:hAnsiTheme="majorHAnsi" w:cs="Arial"/>
          <w:color w:val="000000" w:themeColor="text1"/>
        </w:rPr>
        <w:t>) bp</w:t>
      </w:r>
      <w:r w:rsidR="009528B7" w:rsidRPr="006779C4">
        <w:rPr>
          <w:rFonts w:asciiTheme="majorHAnsi" w:hAnsiTheme="majorHAnsi" w:cs="Arial"/>
          <w:color w:val="000000" w:themeColor="text1"/>
        </w:rPr>
        <w:t xml:space="preserve">, which </w:t>
      </w:r>
      <w:r w:rsidR="00924A8D" w:rsidRPr="006779C4">
        <w:rPr>
          <w:rFonts w:asciiTheme="majorHAnsi" w:hAnsiTheme="majorHAnsi" w:cs="Arial"/>
          <w:color w:val="000000" w:themeColor="text1"/>
        </w:rPr>
        <w:t xml:space="preserve">was </w:t>
      </w:r>
      <w:r w:rsidR="009528B7" w:rsidRPr="006779C4">
        <w:rPr>
          <w:rFonts w:asciiTheme="majorHAnsi" w:hAnsiTheme="majorHAnsi" w:cs="Arial"/>
          <w:color w:val="000000" w:themeColor="text1"/>
        </w:rPr>
        <w:t xml:space="preserve">significantly </w:t>
      </w:r>
      <w:r w:rsidR="00924A8D" w:rsidRPr="006779C4">
        <w:rPr>
          <w:rFonts w:asciiTheme="majorHAnsi" w:hAnsiTheme="majorHAnsi" w:cs="Arial"/>
          <w:color w:val="000000" w:themeColor="text1"/>
        </w:rPr>
        <w:t>highe</w:t>
      </w:r>
      <w:r w:rsidR="00924A8D">
        <w:rPr>
          <w:rFonts w:asciiTheme="majorHAnsi" w:hAnsiTheme="majorHAnsi" w:cs="Arial"/>
          <w:color w:val="000000" w:themeColor="text1"/>
        </w:rPr>
        <w:t>r for the genic inserts (</w:t>
      </w:r>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r w:rsidR="001126CA">
        <w:rPr>
          <w:rFonts w:asciiTheme="majorHAnsi" w:hAnsiTheme="majorHAnsi" w:cs="Arial"/>
          <w:color w:val="000000" w:themeColor="text1"/>
          <w:vertAlign w:val="subscript"/>
        </w:rPr>
        <w:t>39424</w:t>
      </w:r>
      <w:r w:rsidR="00924A8D">
        <w:rPr>
          <w:rFonts w:asciiTheme="majorHAnsi" w:hAnsiTheme="majorHAnsi" w:cs="Arial"/>
          <w:color w:val="000000" w:themeColor="text1"/>
        </w:rPr>
        <w:t xml:space="preserve"> = </w:t>
      </w:r>
      <w:r w:rsidR="001126CA">
        <w:rPr>
          <w:rFonts w:asciiTheme="majorHAnsi" w:hAnsiTheme="majorHAnsi" w:cs="Arial"/>
          <w:color w:val="000000" w:themeColor="text1"/>
        </w:rPr>
        <w:t>17</w:t>
      </w:r>
      <w:r w:rsidR="00E73F5B">
        <w:rPr>
          <w:rFonts w:asciiTheme="majorHAnsi" w:hAnsiTheme="majorHAnsi" w:cs="Arial"/>
          <w:color w:val="000000" w:themeColor="text1"/>
        </w:rPr>
        <w:t>.</w:t>
      </w:r>
      <w:r w:rsidR="001126CA">
        <w:rPr>
          <w:rFonts w:asciiTheme="majorHAnsi" w:hAnsiTheme="majorHAnsi" w:cs="Arial"/>
          <w:color w:val="000000" w:themeColor="text1"/>
        </w:rPr>
        <w:t>96</w:t>
      </w:r>
      <w:r w:rsidR="00E73F5B">
        <w:rPr>
          <w:rFonts w:asciiTheme="majorHAnsi" w:hAnsiTheme="majorHAnsi" w:cs="Arial"/>
          <w:color w:val="000000" w:themeColor="text1"/>
        </w:rPr>
        <w:t>,</w:t>
      </w:r>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r w:rsidR="006779C4">
        <w:rPr>
          <w:rFonts w:asciiTheme="majorHAnsi" w:hAnsiTheme="majorHAnsi" w:cs="Arial"/>
          <w:color w:val="000000" w:themeColor="text1"/>
        </w:rPr>
        <w:t xml:space="preserve">; </w:t>
      </w:r>
      <w:commentRangeStart w:id="18"/>
      <w:commentRangeStart w:id="19"/>
      <w:r w:rsidR="006779C4">
        <w:rPr>
          <w:rFonts w:asciiTheme="majorHAnsi" w:hAnsiTheme="majorHAnsi" w:cs="Arial"/>
          <w:color w:val="000000" w:themeColor="text1"/>
        </w:rPr>
        <w:t>Fig. 1B</w:t>
      </w:r>
      <w:commentRangeEnd w:id="18"/>
      <w:r w:rsidR="006779C4">
        <w:rPr>
          <w:rStyle w:val="CommentReference"/>
        </w:rPr>
        <w:commentReference w:id="18"/>
      </w:r>
      <w:commentRangeEnd w:id="19"/>
      <w:r w:rsidR="004159B3">
        <w:rPr>
          <w:rStyle w:val="CommentReference"/>
        </w:rPr>
        <w:commentReference w:id="19"/>
      </w:r>
      <w:r w:rsidR="00924A8D">
        <w:rPr>
          <w:rFonts w:asciiTheme="majorHAnsi" w:hAnsiTheme="majorHAnsi" w:cs="Arial"/>
          <w:color w:val="000000" w:themeColor="text1"/>
        </w:rPr>
        <w:t>)</w:t>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17.9-29.6%</w:t>
      </w:r>
      <w:r w:rsidR="009B0AF3">
        <w:rPr>
          <w:rFonts w:asciiTheme="majorHAnsi" w:hAnsiTheme="majorHAnsi" w:cs="Arial"/>
          <w:color w:val="000000" w:themeColor="text1"/>
        </w:rPr>
        <w:t xml:space="preserve">) to the </w:t>
      </w:r>
      <w:r w:rsidR="009B0AF3" w:rsidRPr="006779C4">
        <w:rPr>
          <w:rFonts w:asciiTheme="majorHAnsi" w:hAnsiTheme="majorHAnsi" w:cs="Arial"/>
          <w:i/>
          <w:iCs/>
          <w:color w:val="000000" w:themeColor="text1"/>
        </w:rPr>
        <w:t>Blattabacterium</w:t>
      </w:r>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21.3-28.2%</w:t>
      </w:r>
      <w:r w:rsidR="009B0AF3">
        <w:rPr>
          <w:rFonts w:asciiTheme="majorHAnsi" w:hAnsiTheme="majorHAnsi" w:cs="Arial"/>
          <w:color w:val="000000" w:themeColor="text1"/>
        </w:rPr>
        <w:t xml:space="preserve">), </w:t>
      </w:r>
      <w:r w:rsidR="00C85D48">
        <w:rPr>
          <w:rFonts w:asciiTheme="majorHAnsi" w:hAnsiTheme="majorHAnsi" w:cs="Arial"/>
          <w:color w:val="000000" w:themeColor="text1"/>
        </w:rPr>
        <w:t>and 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465D4E37"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r w:rsidR="0087104B" w:rsidRPr="004E326D">
        <w:rPr>
          <w:rFonts w:asciiTheme="majorHAnsi" w:hAnsiTheme="majorHAnsi" w:cs="Arial"/>
          <w:i/>
          <w:iCs/>
        </w:rPr>
        <w:t>Blattabacterium</w:t>
      </w:r>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2A)</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i/>
          <w:iCs/>
        </w:rPr>
        <w:t>Blattabacterium</w:t>
      </w:r>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20"/>
      <w:commentRangeStart w:id="21"/>
      <w:commentRangeStart w:id="22"/>
      <w:del w:id="23" w:author="Zhuzhi Zhang" w:date="2025-11-18T15:13:00Z">
        <w:r w:rsidR="00C816A9" w:rsidRPr="007B3179" w:rsidDel="0073106E">
          <w:rPr>
            <w:rFonts w:asciiTheme="majorHAnsi" w:hAnsiTheme="majorHAnsi" w:cs="Arial"/>
            <w:color w:val="FF0000"/>
          </w:rPr>
          <w:delText>X</w:delText>
        </w:r>
      </w:del>
      <w:commentRangeEnd w:id="20"/>
      <w:ins w:id="24" w:author="Zhuzhi Zhang" w:date="2025-11-18T15:13:00Z">
        <w:r w:rsidR="0073106E">
          <w:rPr>
            <w:rFonts w:asciiTheme="majorHAnsi" w:hAnsiTheme="majorHAnsi" w:cs="Arial" w:hint="eastAsia"/>
            <w:color w:val="FF0000"/>
            <w:lang w:eastAsia="zh-CN"/>
          </w:rPr>
          <w:t>22</w:t>
        </w:r>
      </w:ins>
      <w:r w:rsidR="002A45E3">
        <w:rPr>
          <w:rStyle w:val="CommentReference"/>
        </w:rPr>
        <w:commentReference w:id="20"/>
      </w:r>
      <w:commentRangeEnd w:id="21"/>
      <w:r w:rsidR="0030202D">
        <w:rPr>
          <w:rStyle w:val="CommentReference"/>
        </w:rPr>
        <w:commentReference w:id="21"/>
      </w:r>
      <w:commentRangeEnd w:id="22"/>
      <w:r w:rsidR="0073106E">
        <w:rPr>
          <w:rStyle w:val="CommentReference"/>
        </w:rPr>
        <w:commentReference w:id="22"/>
      </w:r>
      <w:ins w:id="25" w:author="Zhuzhi Zhang" w:date="2025-11-18T15:14:00Z">
        <w:r w:rsidR="0073106E">
          <w:rPr>
            <w:rFonts w:asciiTheme="majorHAnsi" w:hAnsiTheme="majorHAnsi" w:cs="Arial" w:hint="eastAsia"/>
            <w:lang w:eastAsia="zh-CN"/>
          </w:rPr>
          <w:t xml:space="preserve"> (in 30) </w:t>
        </w:r>
      </w:ins>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D71F8F">
        <w:rPr>
          <w:rFonts w:asciiTheme="majorHAnsi" w:hAnsiTheme="majorHAnsi" w:cs="Arial"/>
        </w:rPr>
        <w:t xml:space="preserve">cockroach genome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2B</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r w:rsidR="00D71F8F">
        <w:rPr>
          <w:rFonts w:asciiTheme="majorHAnsi" w:hAnsiTheme="majorHAnsi" w:cs="Arial"/>
          <w:color w:val="000000" w:themeColor="text1"/>
        </w:rPr>
        <w:t xml:space="preserve"> subsequently</w:t>
      </w:r>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r w:rsidR="00C96EDA">
        <w:rPr>
          <w:rFonts w:asciiTheme="majorHAnsi" w:hAnsiTheme="majorHAnsi" w:cs="Arial"/>
        </w:rPr>
        <w:t xml:space="preserve"> and</w:t>
      </w:r>
      <w:r w:rsidR="00D71F8F">
        <w:rPr>
          <w:rFonts w:asciiTheme="majorHAnsi" w:hAnsiTheme="majorHAnsi" w:cs="Arial"/>
        </w:rPr>
        <w:t xml:space="preserve"> considering only inserts in homologous regions,</w:t>
      </w:r>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w:t>
      </w:r>
      <w:commentRangeStart w:id="26"/>
      <w:commentRangeStart w:id="27"/>
      <w:del w:id="28" w:author="Zhuzhi Zhang" w:date="2025-11-18T15:17:00Z">
        <w:r w:rsidR="000C56E2" w:rsidRPr="0030202D" w:rsidDel="0073106E">
          <w:rPr>
            <w:rFonts w:asciiTheme="majorHAnsi" w:hAnsiTheme="majorHAnsi" w:cs="Arial"/>
            <w:color w:val="000000" w:themeColor="text1"/>
          </w:rPr>
          <w:delText>28.7</w:delText>
        </w:r>
      </w:del>
      <w:ins w:id="29" w:author="Zhuzhi Zhang" w:date="2025-11-18T15:17:00Z">
        <w:r w:rsidR="0073106E">
          <w:rPr>
            <w:rFonts w:asciiTheme="majorHAnsi" w:hAnsiTheme="majorHAnsi" w:cs="Arial" w:hint="eastAsia"/>
            <w:color w:val="000000" w:themeColor="text1"/>
            <w:lang w:eastAsia="zh-CN"/>
          </w:rPr>
          <w:t>37,</w:t>
        </w:r>
      </w:ins>
      <w:ins w:id="30" w:author="Zhuzhi Zhang" w:date="2025-11-18T15:18:00Z">
        <w:r w:rsidR="0073106E">
          <w:rPr>
            <w:rFonts w:asciiTheme="majorHAnsi" w:hAnsiTheme="majorHAnsi" w:cs="Arial" w:hint="eastAsia"/>
            <w:color w:val="000000" w:themeColor="text1"/>
            <w:lang w:eastAsia="zh-CN"/>
          </w:rPr>
          <w:t>3</w:t>
        </w:r>
      </w:ins>
      <w:r w:rsidR="000C56E2" w:rsidRPr="0030202D">
        <w:rPr>
          <w:rFonts w:asciiTheme="majorHAnsi" w:hAnsiTheme="majorHAnsi" w:cs="Arial"/>
          <w:color w:val="000000" w:themeColor="text1"/>
        </w:rPr>
        <w:t xml:space="preserve"> </w:t>
      </w:r>
      <w:r w:rsidR="000C56E2" w:rsidRPr="000C56E2">
        <w:rPr>
          <w:rFonts w:asciiTheme="majorHAnsi" w:hAnsiTheme="majorHAnsi" w:cs="Arial"/>
          <w:color w:val="000000" w:themeColor="text1"/>
        </w:rPr>
        <w:t xml:space="preserve">Mya </w:t>
      </w:r>
      <w:commentRangeEnd w:id="26"/>
      <w:r w:rsidR="000C56E2" w:rsidRPr="000C56E2">
        <w:rPr>
          <w:rStyle w:val="CommentReference"/>
          <w:color w:val="000000" w:themeColor="text1"/>
        </w:rPr>
        <w:commentReference w:id="26"/>
      </w:r>
      <w:commentRangeEnd w:id="27"/>
      <w:r w:rsidR="00C73F2E">
        <w:rPr>
          <w:rStyle w:val="CommentReference"/>
        </w:rPr>
        <w:commentReference w:id="27"/>
      </w:r>
      <w:r w:rsidR="000C56E2" w:rsidRPr="000C56E2">
        <w:rPr>
          <w:rFonts w:asciiTheme="majorHAnsi" w:hAnsiTheme="majorHAnsi" w:cs="Arial"/>
          <w:color w:val="000000" w:themeColor="text1"/>
        </w:rPr>
        <w:t>(</w:t>
      </w:r>
      <w:commentRangeStart w:id="31"/>
      <w:commentRangeStart w:id="32"/>
      <w:r w:rsidR="000C56E2" w:rsidRPr="000C56E2">
        <w:rPr>
          <w:rFonts w:asciiTheme="majorHAnsi" w:hAnsiTheme="majorHAnsi" w:cs="Arial"/>
          <w:color w:val="000000" w:themeColor="text1"/>
        </w:rPr>
        <w:t>Beasley-Hall et al., 2021</w:t>
      </w:r>
      <w:commentRangeEnd w:id="31"/>
      <w:r w:rsidR="000C56E2">
        <w:rPr>
          <w:rStyle w:val="CommentReference"/>
        </w:rPr>
        <w:commentReference w:id="31"/>
      </w:r>
      <w:commentRangeEnd w:id="32"/>
      <w:r w:rsidR="00C73F2E">
        <w:rPr>
          <w:rStyle w:val="CommentReference"/>
        </w:rPr>
        <w:commentReference w:id="32"/>
      </w:r>
      <w:r w:rsidR="000C56E2" w:rsidRPr="000C56E2">
        <w:rPr>
          <w:rFonts w:asciiTheme="majorHAnsi" w:hAnsiTheme="majorHAnsi" w:cs="Arial"/>
          <w:color w:val="000000" w:themeColor="text1"/>
        </w:rPr>
        <w:t xml:space="preserve">). </w:t>
      </w:r>
      <w:r w:rsidR="000C56E2" w:rsidRPr="00463566">
        <w:rPr>
          <w:rFonts w:asciiTheme="majorHAnsi" w:hAnsiTheme="majorHAnsi" w:cs="Arial"/>
        </w:rPr>
        <w:t xml:space="preserve">There was also one potentially ancient </w:t>
      </w:r>
      <w:r w:rsidR="000C56E2" w:rsidRPr="006779C4">
        <w:rPr>
          <w:rFonts w:asciiTheme="majorHAnsi" w:hAnsiTheme="majorHAnsi" w:cs="Arial"/>
          <w:i/>
          <w:iCs/>
        </w:rPr>
        <w:t>Blattabacterium</w:t>
      </w:r>
      <w:r w:rsidR="000C56E2" w:rsidRPr="00463566">
        <w:rPr>
          <w:rFonts w:asciiTheme="majorHAnsi" w:hAnsiTheme="majorHAnsi" w:cs="Arial"/>
        </w:rPr>
        <w:t xml:space="preserve"> insert in the </w:t>
      </w:r>
      <w:r w:rsidR="000C56E2" w:rsidRPr="00463566">
        <w:rPr>
          <w:rFonts w:asciiTheme="majorHAnsi" w:hAnsiTheme="majorHAnsi" w:cs="Arial"/>
          <w:i/>
          <w:iCs/>
        </w:rPr>
        <w:t>Z. nevadensis</w:t>
      </w:r>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methods, and </w:t>
      </w:r>
      <w:ins w:id="33" w:author="Nathan Lo" w:date="2025-12-08T09:24:00Z">
        <w:r w:rsidR="004559E2">
          <w:rPr>
            <w:rFonts w:asciiTheme="majorHAnsi" w:hAnsiTheme="majorHAnsi" w:cs="Arial"/>
          </w:rPr>
          <w:t xml:space="preserve">it thus </w:t>
        </w:r>
      </w:ins>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segments 5 </w:t>
      </w:r>
      <w:r w:rsidR="006779C4">
        <w:rPr>
          <w:rFonts w:asciiTheme="majorHAnsi" w:hAnsiTheme="majorHAnsi" w:cs="Arial"/>
        </w:rPr>
        <w:t>k</w:t>
      </w:r>
      <w:r w:rsidR="00024852" w:rsidRPr="004E326D">
        <w:rPr>
          <w:rFonts w:asciiTheme="majorHAnsi" w:hAnsiTheme="majorHAnsi" w:cs="Arial"/>
        </w:rPr>
        <w:t xml:space="preserve">b upstream and downstream of </w:t>
      </w:r>
      <w:ins w:id="34" w:author="Zhuzhi Zhang [2]" w:date="2025-11-18T21:59:00Z">
        <w:r w:rsidR="001A0488">
          <w:rPr>
            <w:rFonts w:asciiTheme="majorHAnsi" w:hAnsiTheme="majorHAnsi" w:cs="Arial" w:hint="eastAsia"/>
            <w:lang w:eastAsia="zh-CN"/>
          </w:rPr>
          <w:t>30</w:t>
        </w:r>
      </w:ins>
      <w:commentRangeStart w:id="35"/>
      <w:commentRangeStart w:id="36"/>
      <w:del w:id="37" w:author="Zhuzhi Zhang [2]" w:date="2025-11-18T21:59:00Z">
        <w:r w:rsidR="00024852" w:rsidRPr="004E326D" w:rsidDel="001A0488">
          <w:rPr>
            <w:rFonts w:asciiTheme="majorHAnsi" w:hAnsiTheme="majorHAnsi" w:cs="Arial"/>
            <w:color w:val="FF0000"/>
          </w:rPr>
          <w:delText>X</w:delText>
        </w:r>
      </w:del>
      <w:commentRangeEnd w:id="35"/>
      <w:r w:rsidR="00463566">
        <w:rPr>
          <w:rStyle w:val="CommentReference"/>
        </w:rPr>
        <w:commentReference w:id="35"/>
      </w:r>
      <w:commentRangeEnd w:id="36"/>
      <w:r w:rsidR="0073106E">
        <w:rPr>
          <w:rStyle w:val="CommentReference"/>
        </w:rPr>
        <w:commentReference w:id="36"/>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38"/>
      <w:commentRangeStart w:id="39"/>
      <w:r w:rsidR="00024852" w:rsidRPr="004E326D">
        <w:rPr>
          <w:rFonts w:asciiTheme="majorHAnsi" w:hAnsiTheme="majorHAnsi" w:cs="Arial"/>
        </w:rPr>
        <w:t>.</w:t>
      </w:r>
      <w:commentRangeEnd w:id="38"/>
      <w:r w:rsidR="000C56E2">
        <w:rPr>
          <w:rStyle w:val="CommentReference"/>
        </w:rPr>
        <w:commentReference w:id="38"/>
      </w:r>
      <w:commentRangeEnd w:id="39"/>
      <w:r w:rsidR="004559E2">
        <w:rPr>
          <w:rStyle w:val="CommentReference"/>
        </w:rPr>
        <w:commentReference w:id="39"/>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3149F307"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r w:rsidR="0070034B" w:rsidRPr="004E326D">
        <w:rPr>
          <w:rFonts w:asciiTheme="majorHAnsi" w:hAnsiTheme="majorHAnsi" w:cs="Arial"/>
          <w:i/>
          <w:iCs/>
        </w:rPr>
        <w:t xml:space="preserve">Panesthia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r w:rsidR="0070034B" w:rsidRPr="004E326D">
        <w:rPr>
          <w:rFonts w:asciiTheme="majorHAnsi" w:hAnsiTheme="majorHAnsi" w:cs="Arial"/>
          <w:i/>
          <w:iCs/>
        </w:rPr>
        <w:t>Panesthia sloanei</w:t>
      </w:r>
      <w:r w:rsidR="0070034B" w:rsidRPr="004E326D">
        <w:rPr>
          <w:rFonts w:asciiTheme="majorHAnsi" w:hAnsiTheme="majorHAnsi" w:cs="Arial"/>
        </w:rPr>
        <w:t xml:space="preserve"> (Z001).</w:t>
      </w:r>
      <w:r w:rsidR="00D700D0" w:rsidRPr="004E326D">
        <w:rPr>
          <w:rFonts w:asciiTheme="majorHAnsi" w:hAnsiTheme="majorHAnsi" w:cs="Arial"/>
        </w:rPr>
        <w:t xml:space="preserve"> 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evidence of transcription</w:t>
      </w:r>
      <w:commentRangeStart w:id="40"/>
      <w:commentRangeEnd w:id="40"/>
      <w:r w:rsidR="00935B95">
        <w:rPr>
          <w:rStyle w:val="CommentReference"/>
        </w:rPr>
        <w:commentReference w:id="40"/>
      </w:r>
      <w:r w:rsidR="00935B95">
        <w:rPr>
          <w:rFonts w:asciiTheme="majorHAnsi" w:hAnsiTheme="majorHAnsi" w:cs="Arial"/>
        </w:rPr>
        <w:t>. Of the remaining inserts</w:t>
      </w:r>
      <w:r w:rsidR="00C07919">
        <w:rPr>
          <w:rFonts w:asciiTheme="majorHAnsi" w:hAnsiTheme="majorHAnsi" w:cs="Arial"/>
        </w:rPr>
        <w:t>,</w:t>
      </w:r>
      <w:r w:rsidR="00935B95">
        <w:rPr>
          <w:rFonts w:asciiTheme="majorHAnsi" w:hAnsiTheme="majorHAnsi" w:cs="Arial"/>
        </w:rPr>
        <w:t xml:space="preserve"> </w:t>
      </w:r>
      <w:r w:rsidR="00C07919">
        <w:rPr>
          <w:rFonts w:asciiTheme="majorHAnsi" w:hAnsiTheme="majorHAnsi" w:cs="Arial"/>
        </w:rPr>
        <w:t>which</w:t>
      </w:r>
      <w:r w:rsidR="00935B95">
        <w:rPr>
          <w:rFonts w:asciiTheme="majorHAnsi" w:hAnsiTheme="majorHAnsi" w:cs="Arial"/>
        </w:rPr>
        <w:t xml:space="preserve"> were observed in assembled RNA </w:t>
      </w:r>
      <w:r w:rsidR="00935B95">
        <w:rPr>
          <w:rFonts w:asciiTheme="majorHAnsi" w:hAnsiTheme="majorHAnsi" w:cs="Arial"/>
        </w:rPr>
        <w:lastRenderedPageBreak/>
        <w:t>contigs, 26.59–32.97% overlapp</w:t>
      </w:r>
      <w:r w:rsidR="00C07919">
        <w:rPr>
          <w:rFonts w:asciiTheme="majorHAnsi" w:hAnsiTheme="majorHAnsi" w:cs="Arial"/>
        </w:rPr>
        <w:t>ed</w:t>
      </w:r>
      <w:r w:rsidR="00935B95">
        <w:rPr>
          <w:rFonts w:asciiTheme="majorHAnsi" w:hAnsiTheme="majorHAnsi" w:cs="Arial"/>
        </w:rPr>
        <w:t xml:space="preserve"> with annotated genic regions of the cockroach genome (1.66–2.28% of total inserts; 3.38–6.30% of total inserts were transcribed and mapped to intergenic regions)</w:t>
      </w:r>
      <w:r w:rsidR="00D700D0" w:rsidRPr="004E326D">
        <w:rPr>
          <w:rFonts w:asciiTheme="majorHAnsi" w:hAnsiTheme="majorHAnsi" w:cs="Arial"/>
        </w:rPr>
        <w:t xml:space="preserve">. </w:t>
      </w:r>
      <w:commentRangeStart w:id="41"/>
      <w:r w:rsidR="00D700D0" w:rsidRPr="004E326D">
        <w:rPr>
          <w:rFonts w:asciiTheme="majorHAnsi" w:hAnsiTheme="majorHAnsi" w:cs="Arial"/>
        </w:rPr>
        <w:t xml:space="preserve">A small </w:t>
      </w:r>
      <w:r w:rsidR="00D700D0" w:rsidRPr="00D4458E">
        <w:rPr>
          <w:rFonts w:asciiTheme="majorHAnsi" w:hAnsiTheme="majorHAnsi" w:cs="Arial"/>
          <w:color w:val="000000" w:themeColor="text1"/>
        </w:rPr>
        <w:t xml:space="preserve">fraction </w:t>
      </w:r>
      <w:r w:rsidR="00025F9C" w:rsidRPr="00D4458E">
        <w:rPr>
          <w:rFonts w:asciiTheme="majorHAnsi" w:hAnsiTheme="majorHAnsi" w:cs="Arial"/>
          <w:color w:val="000000" w:themeColor="text1"/>
        </w:rPr>
        <w:t>(0.40–0.65</w:t>
      </w:r>
      <w:r w:rsidR="00D700D0" w:rsidRPr="00D4458E">
        <w:rPr>
          <w:rFonts w:asciiTheme="majorHAnsi" w:hAnsiTheme="majorHAnsi" w:cs="Arial"/>
          <w:color w:val="000000" w:themeColor="text1"/>
        </w:rPr>
        <w:t xml:space="preserve">%) of </w:t>
      </w:r>
      <w:r w:rsidR="00D700D0" w:rsidRPr="004E326D">
        <w:rPr>
          <w:rFonts w:asciiTheme="majorHAnsi" w:hAnsiTheme="majorHAnsi" w:cs="Arial"/>
        </w:rPr>
        <w:t xml:space="preserve">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41"/>
      <w:r w:rsidR="009129B0">
        <w:rPr>
          <w:rStyle w:val="CommentReference"/>
        </w:rPr>
        <w:commentReference w:id="41"/>
      </w:r>
    </w:p>
    <w:p w14:paraId="6BE390DC" w14:textId="06E29E67" w:rsidR="009F20DE" w:rsidRPr="004E326D" w:rsidRDefault="009F20DE" w:rsidP="008A2B8B">
      <w:pPr>
        <w:jc w:val="both"/>
        <w:rPr>
          <w:rFonts w:asciiTheme="majorHAnsi" w:hAnsiTheme="majorHAnsi" w:cs="Arial"/>
        </w:rPr>
      </w:pPr>
    </w:p>
    <w:p w14:paraId="79E7AC79" w14:textId="34799803"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r w:rsidR="003120A9">
        <w:rPr>
          <w:rFonts w:asciiTheme="majorHAnsi" w:hAnsiTheme="majorHAnsi" w:cs="Arial"/>
        </w:rPr>
        <w:t>comprising</w:t>
      </w:r>
      <w:r w:rsidR="003120A9" w:rsidRPr="004E326D">
        <w:rPr>
          <w:rFonts w:asciiTheme="majorHAnsi" w:hAnsiTheme="majorHAnsi" w:cs="Arial"/>
        </w:rPr>
        <w:t xml:space="preserve"> </w:t>
      </w:r>
      <w:r w:rsidR="008F0D09" w:rsidRPr="004E326D">
        <w:rPr>
          <w:rFonts w:asciiTheme="majorHAnsi" w:hAnsiTheme="majorHAnsi" w:cs="Arial"/>
          <w:i/>
        </w:rPr>
        <w:t>Blattabacterium-</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ins w:id="42" w:author="Zhuzhi Zhang [2]" w:date="2025-11-18T21:59:00Z">
        <w:r w:rsidR="001A0488">
          <w:rPr>
            <w:rFonts w:asciiTheme="majorHAnsi" w:hAnsiTheme="majorHAnsi" w:cs="Arial" w:hint="eastAsia"/>
            <w:color w:val="FF0000"/>
            <w:lang w:eastAsia="zh-CN"/>
          </w:rPr>
          <w:t xml:space="preserve">30 </w:t>
        </w:r>
      </w:ins>
      <w:commentRangeStart w:id="43"/>
      <w:commentRangeStart w:id="44"/>
      <w:commentRangeStart w:id="45"/>
      <w:del w:id="46" w:author="Zhuzhi Zhang [2]" w:date="2025-11-18T21:59:00Z">
        <w:r w:rsidR="008F0D09" w:rsidRPr="004E326D" w:rsidDel="001A0488">
          <w:rPr>
            <w:rFonts w:asciiTheme="majorHAnsi" w:hAnsiTheme="majorHAnsi" w:cs="Arial"/>
            <w:color w:val="FF0000"/>
          </w:rPr>
          <w:delText>X</w:delText>
        </w:r>
      </w:del>
      <w:r w:rsidR="008F0D09" w:rsidRPr="004E326D">
        <w:rPr>
          <w:rFonts w:asciiTheme="majorHAnsi" w:hAnsiTheme="majorHAnsi" w:cs="Arial"/>
          <w:color w:val="FF0000"/>
        </w:rPr>
        <w:t>-</w:t>
      </w:r>
      <w:del w:id="47" w:author="Zhuzhi Zhang [2]" w:date="2025-11-18T21:59:00Z">
        <w:r w:rsidR="008F0D09" w:rsidRPr="004E326D" w:rsidDel="001A0488">
          <w:rPr>
            <w:rFonts w:asciiTheme="majorHAnsi" w:hAnsiTheme="majorHAnsi" w:cs="Arial"/>
            <w:color w:val="FF0000"/>
          </w:rPr>
          <w:delText>Y</w:delText>
        </w:r>
      </w:del>
      <w:commentRangeEnd w:id="43"/>
      <w:commentRangeEnd w:id="44"/>
      <w:commentRangeEnd w:id="45"/>
      <w:ins w:id="48" w:author="Zhuzhi Zhang [2]" w:date="2025-11-18T21:59:00Z">
        <w:r w:rsidR="001A0488">
          <w:rPr>
            <w:rFonts w:asciiTheme="majorHAnsi" w:hAnsiTheme="majorHAnsi" w:cs="Arial" w:hint="eastAsia"/>
            <w:color w:val="FF0000"/>
            <w:lang w:eastAsia="zh-CN"/>
          </w:rPr>
          <w:t xml:space="preserve"> </w:t>
        </w:r>
      </w:ins>
      <w:ins w:id="49" w:author="Zhuzhi Zhang [2]" w:date="2025-11-18T22:00:00Z">
        <w:r w:rsidR="001A0488">
          <w:rPr>
            <w:rFonts w:asciiTheme="majorHAnsi" w:hAnsiTheme="majorHAnsi" w:cs="Arial" w:hint="eastAsia"/>
            <w:color w:val="FF0000"/>
            <w:lang w:eastAsia="zh-CN"/>
          </w:rPr>
          <w:t>2940</w:t>
        </w:r>
      </w:ins>
      <w:r w:rsidR="0000458C">
        <w:rPr>
          <w:rStyle w:val="CommentReference"/>
        </w:rPr>
        <w:commentReference w:id="43"/>
      </w:r>
      <w:r w:rsidR="00C73F2E">
        <w:rPr>
          <w:rStyle w:val="CommentReference"/>
        </w:rPr>
        <w:commentReference w:id="44"/>
      </w:r>
      <w:r w:rsidR="004159B3">
        <w:rPr>
          <w:rStyle w:val="CommentReference"/>
        </w:rPr>
        <w:commentReference w:id="45"/>
      </w:r>
      <w:r w:rsidR="008F0D09" w:rsidRPr="004E326D">
        <w:rPr>
          <w:rFonts w:asciiTheme="majorHAnsi" w:hAnsiTheme="majorHAnsi" w:cs="Arial"/>
          <w:color w:val="FF0000"/>
        </w:rPr>
        <w:t xml:space="preserve"> </w:t>
      </w:r>
      <w:r w:rsidR="008F0D09" w:rsidRPr="004E326D">
        <w:rPr>
          <w:rFonts w:asciiTheme="majorHAnsi" w:hAnsiTheme="majorHAnsi" w:cs="Arial"/>
        </w:rPr>
        <w:t xml:space="preserve">bp from distant areas within the </w:t>
      </w:r>
      <w:r w:rsidR="008F0D09" w:rsidRPr="004E326D">
        <w:rPr>
          <w:rFonts w:asciiTheme="majorHAnsi" w:hAnsiTheme="majorHAnsi" w:cs="Arial"/>
          <w:i/>
        </w:rPr>
        <w:t xml:space="preserve">Blattabacterium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w:t>
      </w:r>
      <w:r w:rsidR="008F0D09" w:rsidRPr="000321E3">
        <w:rPr>
          <w:rFonts w:asciiTheme="majorHAnsi" w:hAnsiTheme="majorHAnsi" w:cs="Arial"/>
          <w:color w:val="000000" w:themeColor="text1"/>
        </w:rPr>
        <w:t xml:space="preserve">Fig. </w:t>
      </w:r>
      <w:r w:rsidR="00EE39A1" w:rsidRPr="000321E3">
        <w:rPr>
          <w:rFonts w:asciiTheme="majorHAnsi" w:hAnsiTheme="majorHAnsi" w:cs="Arial"/>
          <w:color w:val="000000" w:themeColor="text1"/>
        </w:rPr>
        <w:t>S</w:t>
      </w:r>
      <w:r w:rsidR="000321E3" w:rsidRPr="000321E3">
        <w:rPr>
          <w:rFonts w:asciiTheme="majorHAnsi" w:hAnsiTheme="majorHAnsi" w:cs="Arial"/>
          <w:color w:val="000000" w:themeColor="text1"/>
        </w:rPr>
        <w:t>3</w:t>
      </w:r>
      <w:r w:rsidR="008F0D09" w:rsidRPr="000321E3">
        <w:rPr>
          <w:rFonts w:asciiTheme="majorHAnsi" w:hAnsiTheme="majorHAnsi" w:cs="Arial"/>
          <w:color w:val="000000" w:themeColor="text1"/>
        </w:rPr>
        <w:t>).</w:t>
      </w:r>
      <w:r w:rsidR="00EB711D" w:rsidRPr="000321E3">
        <w:rPr>
          <w:rFonts w:asciiTheme="majorHAnsi" w:hAnsiTheme="majorHAnsi" w:cs="Arial"/>
          <w:color w:val="000000" w:themeColor="text1"/>
        </w:rPr>
        <w:t xml:space="preserve"> </w:t>
      </w:r>
      <w:r w:rsidR="008F0D09" w:rsidRPr="004E326D">
        <w:rPr>
          <w:rFonts w:asciiTheme="majorHAnsi" w:hAnsiTheme="majorHAnsi" w:cs="Arial"/>
        </w:rPr>
        <w:t xml:space="preserve">Such chimeric DNA </w:t>
      </w:r>
      <w:r w:rsidR="003120A9">
        <w:rPr>
          <w:rFonts w:asciiTheme="majorHAnsi" w:hAnsiTheme="majorHAnsi" w:cs="Arial"/>
        </w:rPr>
        <w:t>inserts</w:t>
      </w:r>
      <w:r w:rsidR="003120A9" w:rsidRPr="004E326D">
        <w:rPr>
          <w:rFonts w:asciiTheme="majorHAnsi" w:hAnsiTheme="majorHAnsi" w:cs="Arial"/>
        </w:rPr>
        <w:t xml:space="preserve"> </w:t>
      </w:r>
      <w:r w:rsidR="008F0D09" w:rsidRPr="004E326D">
        <w:rPr>
          <w:rFonts w:asciiTheme="majorHAnsi" w:hAnsiTheme="majorHAnsi" w:cs="Arial"/>
        </w:rPr>
        <w:t>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commentRangeStart w:id="50"/>
      <w:del w:id="51" w:author="Zhuzhi Zhang [2]" w:date="2025-11-18T22:01:00Z">
        <w:r w:rsidR="00AA4F7B" w:rsidRPr="00463566" w:rsidDel="001A0488">
          <w:rPr>
            <w:rFonts w:asciiTheme="majorHAnsi" w:hAnsiTheme="majorHAnsi" w:cs="Arial"/>
            <w:color w:val="000000" w:themeColor="text1"/>
          </w:rPr>
          <w:delText>eight</w:delText>
        </w:r>
        <w:commentRangeEnd w:id="50"/>
        <w:r w:rsidR="00463566" w:rsidDel="001A0488">
          <w:rPr>
            <w:rStyle w:val="CommentReference"/>
          </w:rPr>
          <w:commentReference w:id="50"/>
        </w:r>
        <w:r w:rsidR="00EB711D" w:rsidRPr="004E326D" w:rsidDel="001A0488">
          <w:rPr>
            <w:rFonts w:asciiTheme="majorHAnsi" w:hAnsiTheme="majorHAnsi" w:cs="Arial"/>
          </w:rPr>
          <w:delText xml:space="preserve"> </w:delText>
        </w:r>
      </w:del>
      <w:ins w:id="52" w:author="Zhuzhi Zhang [2]" w:date="2025-11-18T22:01:00Z">
        <w:r w:rsidR="001A0488">
          <w:rPr>
            <w:rFonts w:asciiTheme="majorHAnsi" w:hAnsiTheme="majorHAnsi" w:cs="Arial" w:hint="eastAsia"/>
            <w:color w:val="000000" w:themeColor="text1"/>
            <w:lang w:eastAsia="zh-CN"/>
          </w:rPr>
          <w:t>nine</w:t>
        </w:r>
        <w:r w:rsidR="001A0488" w:rsidRPr="004E326D">
          <w:rPr>
            <w:rFonts w:asciiTheme="majorHAnsi" w:hAnsiTheme="majorHAnsi" w:cs="Arial"/>
          </w:rPr>
          <w:t xml:space="preserve"> </w:t>
        </w:r>
      </w:ins>
      <w:r w:rsidR="00EB711D" w:rsidRPr="004E326D">
        <w:rPr>
          <w:rFonts w:asciiTheme="majorHAnsi" w:hAnsiTheme="majorHAnsi" w:cs="Arial"/>
          <w:i/>
        </w:rPr>
        <w:t>Blattabacterium</w:t>
      </w:r>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53"/>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53"/>
      <w:r w:rsidR="0020348C">
        <w:rPr>
          <w:rStyle w:val="CommentReference"/>
        </w:rPr>
        <w:commentReference w:id="53"/>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14A5CF42"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Panesthiinae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132489" w:rsidRPr="000321E3">
        <w:rPr>
          <w:rFonts w:asciiTheme="majorHAnsi" w:hAnsiTheme="majorHAnsi" w:cs="Arial"/>
          <w:i/>
          <w:color w:val="000000" w:themeColor="text1"/>
        </w:rPr>
        <w:t xml:space="preserve"> americana</w:t>
      </w:r>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 read v</w:t>
      </w:r>
      <w:r w:rsidR="009A1E5D">
        <w:rPr>
          <w:rFonts w:asciiTheme="majorHAnsi" w:hAnsiTheme="majorHAnsi" w:cs="Arial"/>
        </w:rPr>
        <w:t>er</w:t>
      </w:r>
      <w:r w:rsidR="00132489" w:rsidRPr="004E326D">
        <w:rPr>
          <w:rFonts w:asciiTheme="majorHAnsi" w:hAnsiTheme="majorHAnsi" w:cs="Arial"/>
        </w:rPr>
        <w:t>s</w:t>
      </w:r>
      <w:r w:rsidR="009A1E5D">
        <w:rPr>
          <w:rFonts w:asciiTheme="majorHAnsi" w:hAnsiTheme="majorHAnsi" w:cs="Arial"/>
        </w:rPr>
        <w:t>us</w:t>
      </w:r>
      <w:r w:rsidR="00132489" w:rsidRPr="004E326D">
        <w:rPr>
          <w:rFonts w:asciiTheme="majorHAnsi" w:hAnsiTheme="majorHAnsi" w:cs="Arial"/>
        </w:rPr>
        <w:t xml:space="preserve">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r w:rsidR="00BB1B48" w:rsidRPr="004E326D">
        <w:rPr>
          <w:rFonts w:asciiTheme="majorHAnsi" w:hAnsiTheme="majorHAnsi" w:cs="Arial"/>
          <w:i/>
        </w:rPr>
        <w:t>Blattabacterium</w:t>
      </w:r>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studies of HGT from long-term obligate endosymbiotic bacteria to the genomes of their insect </w:t>
      </w:r>
      <w:r w:rsidR="00DB1164" w:rsidRPr="004E326D">
        <w:rPr>
          <w:rFonts w:asciiTheme="majorHAnsi" w:hAnsiTheme="majorHAnsi" w:cs="Arial"/>
        </w:rPr>
        <w:lastRenderedPageBreak/>
        <w:t xml:space="preserve">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r w:rsidR="00DB1164" w:rsidRPr="004E326D">
        <w:rPr>
          <w:rFonts w:asciiTheme="majorHAnsi" w:hAnsiTheme="majorHAnsi"/>
          <w:i/>
        </w:rPr>
        <w:t xml:space="preserve">Blattabacterium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01380BF3" w:rsidR="00E61C61" w:rsidRPr="00132489" w:rsidRDefault="00C65133" w:rsidP="00E61C61">
      <w:pPr>
        <w:pStyle w:val="NormalWeb"/>
        <w:rPr>
          <w:rFonts w:asciiTheme="majorHAnsi" w:hAnsiTheme="majorHAnsi" w:cs="Arial"/>
        </w:rPr>
      </w:pPr>
      <w:proofErr w:type="spellStart"/>
      <w:r>
        <w:rPr>
          <w:rFonts w:asciiTheme="majorHAnsi" w:hAnsiTheme="majorHAnsi" w:cs="Arial"/>
        </w:rPr>
        <w:t>Panesthiine</w:t>
      </w:r>
      <w:proofErr w:type="spellEnd"/>
      <w:r>
        <w:rPr>
          <w:rFonts w:asciiTheme="majorHAnsi" w:hAnsiTheme="majorHAnsi" w:cs="Arial"/>
        </w:rPr>
        <w:t xml:space="preserve"> taxa were found to possess substantially higher</w:t>
      </w:r>
      <w:r w:rsidR="009A1E5D">
        <w:rPr>
          <w:rFonts w:asciiTheme="majorHAnsi" w:hAnsiTheme="majorHAnsi" w:cs="Arial"/>
        </w:rPr>
        <w:t xml:space="preserve"> numbers of</w:t>
      </w:r>
      <w:r>
        <w:rPr>
          <w:rFonts w:asciiTheme="majorHAnsi" w:hAnsiTheme="majorHAnsi" w:cs="Arial"/>
        </w:rPr>
        <w:t xml:space="preserve"> </w:t>
      </w:r>
      <w:r>
        <w:rPr>
          <w:rFonts w:asciiTheme="majorHAnsi" w:hAnsiTheme="majorHAnsi" w:cs="Arial"/>
          <w:i/>
        </w:rPr>
        <w:t>Blattabacterium-</w:t>
      </w:r>
      <w:r>
        <w:rPr>
          <w:rFonts w:asciiTheme="majorHAnsi" w:hAnsiTheme="majorHAnsi" w:cs="Arial"/>
        </w:rPr>
        <w:t>derived insert</w:t>
      </w:r>
      <w:r w:rsidR="009A1E5D">
        <w:rPr>
          <w:rFonts w:asciiTheme="majorHAnsi" w:hAnsiTheme="majorHAnsi" w:cs="Arial"/>
        </w:rPr>
        <w:t xml:space="preserve">s </w:t>
      </w:r>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sidR="00D4458E">
        <w:rPr>
          <w:rFonts w:asciiTheme="majorHAnsi" w:hAnsiTheme="majorHAnsi" w:cs="Arial"/>
        </w:rPr>
        <w:t>This group is</w:t>
      </w:r>
      <w:r>
        <w:rPr>
          <w:rFonts w:asciiTheme="majorHAnsi" w:hAnsiTheme="majorHAnsi" w:cs="Arial"/>
        </w:rPr>
        <w:t xml:space="preserve"> known to have </w:t>
      </w:r>
      <w:r w:rsidR="009A1E5D">
        <w:rPr>
          <w:rFonts w:asciiTheme="majorHAnsi" w:hAnsiTheme="majorHAnsi" w:cs="Arial"/>
        </w:rPr>
        <w:t>long</w:t>
      </w:r>
      <w:r w:rsidR="009A1E5D" w:rsidRPr="004D3182">
        <w:rPr>
          <w:rFonts w:asciiTheme="majorHAnsi" w:hAnsiTheme="majorHAnsi" w:cs="Arial"/>
        </w:rPr>
        <w:t xml:space="preserve"> </w:t>
      </w:r>
      <w:r w:rsidRPr="004D3182">
        <w:rPr>
          <w:rFonts w:asciiTheme="majorHAnsi" w:hAnsiTheme="majorHAnsi" w:cs="Arial"/>
        </w:rPr>
        <w:t>generation time</w:t>
      </w:r>
      <w:r>
        <w:rPr>
          <w:rFonts w:asciiTheme="majorHAnsi" w:hAnsiTheme="majorHAnsi" w:cs="Arial"/>
        </w:rPr>
        <w:t xml:space="preserve">s </w:t>
      </w:r>
      <w:r w:rsidR="009A1E5D">
        <w:rPr>
          <w:rFonts w:asciiTheme="majorHAnsi" w:hAnsiTheme="majorHAnsi" w:cs="Arial"/>
        </w:rPr>
        <w:t xml:space="preserve">relative to most </w:t>
      </w:r>
      <w:r w:rsidR="009A1E5D" w:rsidRPr="00D4458E">
        <w:rPr>
          <w:rFonts w:asciiTheme="majorHAnsi" w:hAnsiTheme="majorHAnsi" w:cs="Arial"/>
          <w:color w:val="000000" w:themeColor="text1"/>
        </w:rPr>
        <w:t xml:space="preserve">Blattodea </w:t>
      </w:r>
      <w:r w:rsidR="00E61C61" w:rsidRPr="00D4458E">
        <w:rPr>
          <w:rFonts w:asciiTheme="majorHAnsi" w:hAnsiTheme="majorHAnsi" w:cs="Arial"/>
          <w:color w:val="000000" w:themeColor="text1"/>
        </w:rPr>
        <w:t>(</w:t>
      </w:r>
      <w:r w:rsidR="00D4458E" w:rsidRPr="00D4458E">
        <w:rPr>
          <w:rFonts w:asciiTheme="majorHAnsi" w:hAnsiTheme="majorHAnsi" w:cs="Arial"/>
          <w:color w:val="000000" w:themeColor="text1"/>
        </w:rPr>
        <w:t>Bell et al. 2007</w:t>
      </w:r>
      <w:r w:rsidR="00E61C61" w:rsidRPr="00D4458E">
        <w:rPr>
          <w:rFonts w:asciiTheme="majorHAnsi" w:hAnsiTheme="majorHAnsi" w:cs="Arial"/>
          <w:color w:val="000000" w:themeColor="text1"/>
        </w:rPr>
        <w:t>)</w:t>
      </w:r>
      <w:r w:rsidR="00463566" w:rsidRPr="00D4458E">
        <w:rPr>
          <w:rFonts w:asciiTheme="majorHAnsi" w:hAnsiTheme="majorHAnsi" w:cs="Arial"/>
          <w:color w:val="000000" w:themeColor="text1"/>
        </w:rPr>
        <w:t xml:space="preserve">, </w:t>
      </w:r>
      <w:r w:rsidRPr="00D4458E">
        <w:rPr>
          <w:rFonts w:asciiTheme="majorHAnsi" w:hAnsiTheme="majorHAnsi" w:cs="Arial"/>
          <w:color w:val="000000" w:themeColor="text1"/>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per unit time, if transfer occurs only during oogenesis</w:t>
      </w:r>
      <w:r w:rsidRPr="004D3182">
        <w:rPr>
          <w:rFonts w:asciiTheme="majorHAnsi" w:hAnsiTheme="majorHAnsi" w:cs="Arial"/>
        </w:rPr>
        <w:t xml:space="preserve">. </w:t>
      </w:r>
      <w:r w:rsidR="009A1E5D">
        <w:rPr>
          <w:rFonts w:asciiTheme="majorHAnsi" w:hAnsiTheme="majorHAnsi" w:cs="Arial"/>
        </w:rPr>
        <w:t>However, it is unknown</w:t>
      </w:r>
      <w:r w:rsidR="00623CA3">
        <w:rPr>
          <w:rFonts w:asciiTheme="majorHAnsi" w:hAnsiTheme="majorHAnsi" w:cs="Arial"/>
        </w:rPr>
        <w:t xml:space="preserve"> whether and</w:t>
      </w:r>
      <w:r w:rsidR="009A1E5D">
        <w:rPr>
          <w:rFonts w:asciiTheme="majorHAnsi" w:hAnsiTheme="majorHAnsi" w:cs="Arial"/>
        </w:rPr>
        <w:t xml:space="preserve"> how other components of </w:t>
      </w:r>
      <w:r w:rsidR="009A1E5D">
        <w:rPr>
          <w:rFonts w:asciiTheme="majorHAnsi" w:hAnsiTheme="majorHAnsi" w:cs="Arial"/>
          <w:i/>
          <w:iCs/>
        </w:rPr>
        <w:t xml:space="preserve">Blattabacterium </w:t>
      </w:r>
      <w:r w:rsidR="009A1E5D">
        <w:rPr>
          <w:rFonts w:asciiTheme="majorHAnsi" w:hAnsiTheme="majorHAnsi" w:cs="Arial"/>
        </w:rPr>
        <w:t xml:space="preserve">life history, including </w:t>
      </w:r>
      <w:r w:rsidR="00623CA3">
        <w:rPr>
          <w:rFonts w:asciiTheme="majorHAnsi" w:hAnsiTheme="majorHAnsi" w:cs="Arial"/>
        </w:rPr>
        <w:t>population load</w:t>
      </w:r>
      <w:r w:rsidRPr="004D3182">
        <w:rPr>
          <w:rFonts w:asciiTheme="majorHAnsi" w:hAnsiTheme="majorHAnsi" w:cs="Arial"/>
        </w:rPr>
        <w:t xml:space="preserve"> across cockroach species</w:t>
      </w:r>
      <w:r w:rsidR="00D4458E">
        <w:rPr>
          <w:rFonts w:asciiTheme="majorHAnsi" w:hAnsiTheme="majorHAnsi" w:cs="Arial"/>
        </w:rPr>
        <w:t>,</w:t>
      </w:r>
      <w:r w:rsidRPr="004D3182">
        <w:rPr>
          <w:rFonts w:asciiTheme="majorHAnsi" w:hAnsiTheme="majorHAnsi" w:cs="Arial"/>
        </w:rPr>
        <w:t xml:space="preserve"> and </w:t>
      </w:r>
      <w:r w:rsidR="00623CA3">
        <w:rPr>
          <w:rFonts w:asciiTheme="majorHAnsi" w:hAnsiTheme="majorHAnsi" w:cs="Arial"/>
        </w:rPr>
        <w:t>rates of cell division, influence</w:t>
      </w:r>
      <w:r w:rsidR="008C5A06">
        <w:rPr>
          <w:rFonts w:asciiTheme="majorHAnsi" w:hAnsiTheme="majorHAnsi" w:cs="Arial"/>
        </w:rPr>
        <w:t xml:space="preserve">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w:t>
      </w:r>
      <w:r w:rsidR="00D4458E">
        <w:rPr>
          <w:rFonts w:asciiTheme="majorHAnsi" w:hAnsiTheme="majorHAnsi" w:cs="Arial"/>
        </w:rPr>
        <w:t xml:space="preserve"> </w:t>
      </w:r>
      <w:r w:rsidR="00A65487">
        <w:rPr>
          <w:rFonts w:asciiTheme="majorHAnsi" w:hAnsiTheme="majorHAnsi" w:cs="Arial"/>
        </w:rPr>
        <w:t xml:space="preserve">Microscopic analyses of </w:t>
      </w:r>
      <w:r w:rsidR="00A65487">
        <w:rPr>
          <w:rFonts w:asciiTheme="majorHAnsi" w:hAnsiTheme="majorHAnsi" w:cs="Arial"/>
          <w:i/>
          <w:iCs/>
        </w:rPr>
        <w:t xml:space="preserve">Blattabacterium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r w:rsidR="00623CA3">
        <w:rPr>
          <w:rFonts w:asciiTheme="majorHAnsi" w:hAnsiTheme="majorHAnsi" w:cs="Arial"/>
        </w:rPr>
        <w:t>Alternatively, w</w:t>
      </w:r>
      <w:r>
        <w:rPr>
          <w:rFonts w:asciiTheme="majorHAnsi" w:hAnsiTheme="majorHAnsi" w:cs="Arial"/>
        </w:rPr>
        <w:t xml:space="preserve">e previously </w:t>
      </w:r>
      <w:r w:rsidRPr="004D3182">
        <w:rPr>
          <w:rFonts w:asciiTheme="majorHAnsi" w:hAnsiTheme="majorHAnsi" w:cs="Arial"/>
        </w:rPr>
        <w:t>found that Panesthiinae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r w:rsidR="00A65487">
        <w:rPr>
          <w:rFonts w:asciiTheme="majorHAnsi" w:hAnsiTheme="majorHAnsi" w:cs="Arial"/>
        </w:rPr>
        <w:t>Panesthiinae</w:t>
      </w:r>
      <w:r w:rsidR="00A65487" w:rsidRPr="004D3182">
        <w:rPr>
          <w:rFonts w:asciiTheme="majorHAnsi" w:hAnsiTheme="majorHAnsi" w:cs="Arial"/>
        </w:rPr>
        <w:t xml:space="preserve"> </w:t>
      </w:r>
      <w:r w:rsidRPr="004D3182">
        <w:rPr>
          <w:rFonts w:asciiTheme="majorHAnsi" w:hAnsiTheme="majorHAnsi" w:cs="Arial"/>
        </w:rPr>
        <w:t>genomes</w:t>
      </w:r>
      <w:r w:rsidR="00623CA3">
        <w:rPr>
          <w:rFonts w:asciiTheme="majorHAnsi" w:hAnsiTheme="majorHAnsi" w:cs="Arial"/>
        </w:rPr>
        <w:t>, under the assumption that most inserts have neutral or slightly deleterious impacts on fitness.</w:t>
      </w:r>
      <w:r w:rsidR="00E61C61">
        <w:rPr>
          <w:rFonts w:asciiTheme="majorHAnsi" w:hAnsiTheme="majorHAnsi" w:cs="Arial"/>
        </w:rPr>
        <w:t xml:space="preserve"> </w:t>
      </w:r>
      <w:r w:rsidR="00623CA3">
        <w:rPr>
          <w:rFonts w:asciiTheme="majorHAnsi" w:hAnsiTheme="majorHAnsi" w:cs="Arial"/>
        </w:rPr>
        <w:t xml:space="preserve">The function of </w:t>
      </w:r>
      <w:r w:rsidR="00623CA3" w:rsidRPr="004E326D">
        <w:rPr>
          <w:rFonts w:asciiTheme="majorHAnsi" w:hAnsiTheme="majorHAnsi" w:cs="Arial"/>
          <w:i/>
        </w:rPr>
        <w:t>Blattabacterium</w:t>
      </w:r>
      <w:r w:rsidR="00623CA3">
        <w:rPr>
          <w:rFonts w:asciiTheme="majorHAnsi" w:hAnsiTheme="majorHAnsi" w:cs="Arial"/>
        </w:rPr>
        <w:t xml:space="preserve">-derived DNA inserts in cockroach genomes remains unclear, however the persistence of ancestral </w:t>
      </w:r>
      <w:r w:rsidR="00E61C61">
        <w:rPr>
          <w:rFonts w:asciiTheme="majorHAnsi" w:hAnsiTheme="majorHAnsi" w:cs="Arial"/>
        </w:rPr>
        <w:t>inserts in the Panesthiinae</w:t>
      </w:r>
      <w:r w:rsidR="00623CA3">
        <w:rPr>
          <w:rFonts w:asciiTheme="majorHAnsi" w:hAnsiTheme="majorHAnsi" w:cs="Arial"/>
        </w:rPr>
        <w:t>,</w:t>
      </w:r>
      <w:r w:rsidR="00E61C61">
        <w:rPr>
          <w:rFonts w:asciiTheme="majorHAnsi" w:hAnsiTheme="majorHAnsi" w:cs="Arial"/>
        </w:rPr>
        <w:t xml:space="preserve"> inferred to have</w:t>
      </w:r>
      <w:r w:rsidR="00623CA3">
        <w:rPr>
          <w:rFonts w:asciiTheme="majorHAnsi" w:hAnsiTheme="majorHAnsi" w:cs="Arial"/>
        </w:rPr>
        <w:t xml:space="preserve"> been</w:t>
      </w:r>
      <w:r w:rsidR="00E61C61">
        <w:rPr>
          <w:rFonts w:asciiTheme="majorHAnsi" w:hAnsiTheme="majorHAnsi" w:cs="Arial"/>
        </w:rPr>
        <w:t xml:space="preserve"> </w:t>
      </w:r>
      <w:proofErr w:type="gramStart"/>
      <w:r w:rsidR="00E61C61">
        <w:rPr>
          <w:rFonts w:asciiTheme="majorHAnsi" w:hAnsiTheme="majorHAnsi" w:cs="Arial"/>
        </w:rPr>
        <w:t xml:space="preserve">transferred </w:t>
      </w:r>
      <w:r w:rsidR="00623CA3">
        <w:rPr>
          <w:rFonts w:asciiTheme="majorHAnsi" w:hAnsiTheme="majorHAnsi" w:cs="Arial"/>
        </w:rPr>
        <w:t xml:space="preserve"> </w:t>
      </w:r>
      <w:r w:rsidR="00D4458E">
        <w:rPr>
          <w:rFonts w:asciiTheme="majorHAnsi" w:hAnsiTheme="majorHAnsi" w:cs="Arial"/>
        </w:rPr>
        <w:t>&gt;</w:t>
      </w:r>
      <w:proofErr w:type="gramEnd"/>
      <w:del w:id="54" w:author="Zhuzhi Zhang [2]" w:date="2025-11-18T22:01:00Z">
        <w:r w:rsidR="00E61C61" w:rsidDel="001A0488">
          <w:rPr>
            <w:rFonts w:asciiTheme="majorHAnsi" w:hAnsiTheme="majorHAnsi" w:cs="Arial"/>
          </w:rPr>
          <w:delText>28.7</w:delText>
        </w:r>
      </w:del>
      <w:ins w:id="55" w:author="Zhuzhi Zhang [2]" w:date="2025-11-18T22:01:00Z">
        <w:r w:rsidR="001A0488">
          <w:rPr>
            <w:rFonts w:asciiTheme="majorHAnsi" w:hAnsiTheme="majorHAnsi" w:cs="Arial" w:hint="eastAsia"/>
            <w:lang w:eastAsia="zh-CN"/>
          </w:rPr>
          <w:t xml:space="preserve"> 37.3</w:t>
        </w:r>
      </w:ins>
      <w:r w:rsidR="00E61C61">
        <w:rPr>
          <w:rFonts w:asciiTheme="majorHAnsi" w:hAnsiTheme="majorHAnsi" w:cs="Arial"/>
        </w:rPr>
        <w:t xml:space="preserve"> Mya, may be suggestive of a functional role</w:t>
      </w:r>
      <w:r w:rsidR="00E61C61" w:rsidRPr="00D4458E">
        <w:rPr>
          <w:rFonts w:asciiTheme="majorHAnsi" w:hAnsiTheme="majorHAnsi" w:cs="Arial"/>
          <w:color w:val="000000" w:themeColor="text1"/>
        </w:rPr>
        <w:t xml:space="preserve">. </w:t>
      </w:r>
      <w:commentRangeStart w:id="56"/>
      <w:commentRangeStart w:id="57"/>
      <w:r w:rsidR="00E61C61" w:rsidRPr="00D4458E">
        <w:rPr>
          <w:rFonts w:asciiTheme="majorHAnsi" w:hAnsiTheme="majorHAnsi" w:cs="Arial"/>
          <w:color w:val="000000" w:themeColor="text1"/>
        </w:rPr>
        <w:t xml:space="preserve">Further, we detected a number of inserts which appear to have taken on a role as exons within putative protein coding genes.  </w:t>
      </w:r>
      <w:commentRangeEnd w:id="56"/>
      <w:r w:rsidR="00D4458E">
        <w:rPr>
          <w:rStyle w:val="CommentReference"/>
          <w:rFonts w:asciiTheme="minorHAnsi" w:eastAsiaTheme="minorHAnsi" w:hAnsiTheme="minorHAnsi" w:cstheme="minorBidi"/>
          <w:kern w:val="2"/>
          <w14:ligatures w14:val="standardContextual"/>
        </w:rPr>
        <w:commentReference w:id="56"/>
      </w:r>
      <w:commentRangeEnd w:id="57"/>
      <w:r w:rsidR="00C73F2E">
        <w:rPr>
          <w:rStyle w:val="CommentReference"/>
          <w:rFonts w:asciiTheme="minorHAnsi" w:eastAsiaTheme="minorEastAsia" w:hAnsiTheme="minorHAnsi" w:cstheme="minorBidi"/>
          <w:kern w:val="2"/>
          <w14:ligatures w14:val="standardContextual"/>
        </w:rPr>
        <w:commentReference w:id="57"/>
      </w:r>
    </w:p>
    <w:p w14:paraId="31272ABB" w14:textId="790A4947"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r w:rsidR="00623CA3">
        <w:rPr>
          <w:rFonts w:asciiTheme="majorHAnsi" w:hAnsiTheme="majorHAnsi" w:cs="Arial"/>
        </w:rPr>
        <w:t>resembles</w:t>
      </w:r>
      <w:r w:rsidRPr="004E326D">
        <w:rPr>
          <w:rFonts w:asciiTheme="majorHAnsi" w:hAnsiTheme="majorHAnsi" w:cs="Arial"/>
        </w:rPr>
        <w:t xml:space="preserve">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r w:rsidR="00D4458E">
        <w:rPr>
          <w:rFonts w:asciiTheme="majorHAnsi" w:hAnsiTheme="majorHAnsi" w:cs="Arial"/>
        </w:rPr>
        <w:t xml:space="preserve"> </w:t>
      </w:r>
      <w:r w:rsidRPr="004E326D">
        <w:rPr>
          <w:rFonts w:asciiTheme="majorHAnsi" w:hAnsiTheme="majorHAnsi" w:cs="Arial"/>
        </w:rPr>
        <w:t xml:space="preserve">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w:t>
      </w:r>
      <w:commentRangeStart w:id="58"/>
      <w:commentRangeStart w:id="59"/>
      <w:r w:rsidRPr="004E326D">
        <w:rPr>
          <w:rFonts w:asciiTheme="majorHAnsi" w:hAnsiTheme="majorHAnsi" w:cs="Arial"/>
        </w:rPr>
        <w:t xml:space="preserve">Supplementary Table </w:t>
      </w:r>
      <w:r w:rsidRPr="004E326D">
        <w:rPr>
          <w:rFonts w:asciiTheme="majorHAnsi" w:hAnsiTheme="majorHAnsi" w:cs="Arial"/>
          <w:color w:val="FF0000"/>
        </w:rPr>
        <w:t>X</w:t>
      </w:r>
      <w:commentRangeEnd w:id="58"/>
      <w:r w:rsidR="00463566">
        <w:rPr>
          <w:rStyle w:val="CommentReference"/>
          <w:rFonts w:asciiTheme="minorHAnsi" w:eastAsiaTheme="minorHAnsi" w:hAnsiTheme="minorHAnsi" w:cstheme="minorBidi"/>
          <w:kern w:val="2"/>
          <w14:ligatures w14:val="standardContextual"/>
        </w:rPr>
        <w:commentReference w:id="58"/>
      </w:r>
      <w:commentRangeEnd w:id="59"/>
      <w:r w:rsidR="009E7F89">
        <w:rPr>
          <w:rStyle w:val="CommentReference"/>
          <w:rFonts w:asciiTheme="minorHAnsi" w:eastAsiaTheme="minorEastAsia" w:hAnsiTheme="minorHAnsi" w:cstheme="minorBidi"/>
          <w:kern w:val="2"/>
          <w14:ligatures w14:val="standardContextual"/>
        </w:rPr>
        <w:commentReference w:id="59"/>
      </w:r>
      <w:r w:rsidRPr="004E326D">
        <w:rPr>
          <w:rFonts w:asciiTheme="majorHAnsi" w:hAnsiTheme="majorHAnsi" w:cs="Arial"/>
        </w:rPr>
        <w:t xml:space="preserve">). The number of </w:t>
      </w:r>
      <w:r w:rsidRPr="004E326D">
        <w:rPr>
          <w:rFonts w:asciiTheme="majorHAnsi" w:hAnsiTheme="majorHAnsi" w:cs="Arial"/>
          <w:i/>
        </w:rPr>
        <w:t>Blattabacterium</w:t>
      </w:r>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regulated through primarily </w:t>
      </w:r>
      <w:r w:rsidR="00D4458E">
        <w:rPr>
          <w:rFonts w:asciiTheme="majorHAnsi" w:hAnsiTheme="majorHAnsi" w:cs="Arial"/>
        </w:rPr>
        <w:t>neutral</w:t>
      </w:r>
      <w:r w:rsidR="00D07D7F">
        <w:rPr>
          <w:rFonts w:asciiTheme="majorHAnsi" w:hAnsiTheme="majorHAnsi" w:cs="Arial"/>
        </w:rPr>
        <w:t xml:space="preserve"> processes,</w:t>
      </w:r>
      <w:r w:rsidR="00D07D7F" w:rsidRPr="004E326D">
        <w:rPr>
          <w:rFonts w:asciiTheme="majorHAnsi" w:hAnsiTheme="majorHAnsi" w:cs="Arial"/>
        </w:rPr>
        <w:t xml:space="preserve"> </w:t>
      </w:r>
      <w:r w:rsidR="00D07D7F">
        <w:rPr>
          <w:rFonts w:asciiTheme="majorHAnsi" w:hAnsiTheme="majorHAnsi" w:cs="Arial"/>
        </w:rPr>
        <w:t>which</w:t>
      </w:r>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38E03484"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r w:rsidRPr="004E326D">
        <w:rPr>
          <w:rFonts w:asciiTheme="majorHAnsi" w:hAnsiTheme="majorHAnsi" w:cs="Arial"/>
          <w:i/>
        </w:rPr>
        <w:t>Blattabacterium</w:t>
      </w:r>
      <w:r>
        <w:rPr>
          <w:rFonts w:asciiTheme="majorHAnsi" w:hAnsiTheme="majorHAnsi" w:cs="Arial"/>
        </w:rPr>
        <w:t xml:space="preserve"> genome </w:t>
      </w:r>
      <w:r w:rsidR="007D646F">
        <w:rPr>
          <w:rFonts w:asciiTheme="majorHAnsi" w:hAnsiTheme="majorHAnsi" w:cs="Arial"/>
        </w:rPr>
        <w:t xml:space="preserve">(e.g. see Fig. S3)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r w:rsidR="00231C8E" w:rsidRPr="004E326D">
        <w:rPr>
          <w:rFonts w:asciiTheme="majorHAnsi" w:hAnsiTheme="majorHAnsi" w:cs="Arial"/>
          <w:i/>
        </w:rPr>
        <w:t>Blattabacterium</w:t>
      </w:r>
      <w:r w:rsidR="00231C8E">
        <w:rPr>
          <w:rFonts w:asciiTheme="majorHAnsi" w:hAnsiTheme="majorHAnsi" w:cs="Arial"/>
        </w:rPr>
        <w:t xml:space="preserve"> DNA that possibly arise following symbiont cell replication or death. </w:t>
      </w:r>
      <w:r>
        <w:rPr>
          <w:rFonts w:asciiTheme="majorHAnsi" w:hAnsiTheme="majorHAnsi" w:cs="Arial"/>
        </w:rPr>
        <w:t xml:space="preserve">Chimeric genes have previously </w:t>
      </w:r>
      <w:r>
        <w:rPr>
          <w:rFonts w:asciiTheme="majorHAnsi" w:hAnsiTheme="majorHAnsi" w:cs="Arial"/>
        </w:rPr>
        <w:lastRenderedPageBreak/>
        <w:t>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Biocommons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xml:space="preserve">)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94081E">
          <w:pgSz w:w="11906" w:h="16838"/>
          <w:pgMar w:top="1440" w:right="1440" w:bottom="1440" w:left="1440" w:header="708" w:footer="708" w:gutter="0"/>
          <w:cols w:space="708"/>
          <w:docGrid w:linePitch="360"/>
        </w:sectPr>
      </w:pPr>
    </w:p>
    <w:p w14:paraId="35813FF0" w14:textId="690DB4DF" w:rsidR="009B390B" w:rsidRPr="008F296B" w:rsidRDefault="009B390B" w:rsidP="006850BD">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63B07FC2" w14:textId="239E547F" w:rsidR="002766BE" w:rsidRPr="002766BE" w:rsidRDefault="002766BE" w:rsidP="002766BE">
      <w:pPr>
        <w:jc w:val="both"/>
        <w:rPr>
          <w:rFonts w:asciiTheme="majorHAnsi" w:hAnsiTheme="majorHAnsi"/>
          <w:bCs/>
        </w:rPr>
      </w:pPr>
    </w:p>
    <w:p w14:paraId="1097F9E5" w14:textId="1A794A76" w:rsidR="007A16D9" w:rsidRDefault="008A44ED" w:rsidP="008F296B">
      <w:pPr>
        <w:jc w:val="center"/>
        <w:rPr>
          <w:rFonts w:asciiTheme="majorHAnsi" w:hAnsiTheme="majorHAnsi"/>
          <w:b/>
          <w:bCs/>
        </w:rPr>
      </w:pPr>
      <w:r w:rsidRPr="008A44ED">
        <w:rPr>
          <w:rFonts w:asciiTheme="majorHAnsi" w:hAnsiTheme="majorHAnsi"/>
          <w:b/>
          <w:bCs/>
          <w:noProof/>
        </w:rPr>
        <w:drawing>
          <wp:inline distT="0" distB="0" distL="0" distR="0" wp14:anchorId="3A2A4192" wp14:editId="201678E5">
            <wp:extent cx="8863330" cy="42087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63330" cy="4208780"/>
                    </a:xfrm>
                    <a:prstGeom prst="rect">
                      <a:avLst/>
                    </a:prstGeom>
                  </pic:spPr>
                </pic:pic>
              </a:graphicData>
            </a:graphic>
          </wp:inline>
        </w:drawing>
      </w:r>
    </w:p>
    <w:p w14:paraId="398F853A" w14:textId="437835AC" w:rsidR="00E27114" w:rsidRPr="00922097" w:rsidRDefault="002766BE" w:rsidP="00966507">
      <w:pPr>
        <w:jc w:val="both"/>
        <w:rPr>
          <w:rFonts w:asciiTheme="majorHAnsi" w:hAnsiTheme="majorHAnsi"/>
          <w:color w:val="000000" w:themeColor="text1"/>
        </w:rPr>
      </w:pPr>
      <w:commentRangeStart w:id="60"/>
      <w:r w:rsidRPr="005A33A3">
        <w:rPr>
          <w:rFonts w:asciiTheme="majorHAnsi" w:hAnsiTheme="majorHAnsi"/>
          <w:b/>
          <w:bCs/>
        </w:rPr>
        <w:t>Figure 1</w:t>
      </w:r>
      <w:commentRangeEnd w:id="60"/>
      <w:r w:rsidR="00537987">
        <w:rPr>
          <w:rStyle w:val="CommentReference"/>
        </w:rPr>
        <w:commentReference w:id="60"/>
      </w:r>
      <w:r w:rsidRPr="005A33A3">
        <w:rPr>
          <w:rFonts w:asciiTheme="majorHAnsi" w:hAnsiTheme="majorHAnsi"/>
          <w:b/>
          <w:bCs/>
        </w:rPr>
        <w:t>.</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commentRangeStart w:id="61"/>
      <w:commentRangeStart w:id="62"/>
      <w:r w:rsidR="00966507" w:rsidRPr="00922097">
        <w:rPr>
          <w:rFonts w:asciiTheme="majorHAnsi" w:hAnsiTheme="majorHAnsi"/>
          <w:color w:val="000000" w:themeColor="text1"/>
        </w:rPr>
        <w:t>A</w:t>
      </w:r>
      <w:commentRangeEnd w:id="61"/>
      <w:r w:rsidR="00966507" w:rsidRPr="00922097">
        <w:rPr>
          <w:rStyle w:val="CommentReference"/>
          <w:color w:val="000000" w:themeColor="text1"/>
        </w:rPr>
        <w:commentReference w:id="61"/>
      </w:r>
      <w:commentRangeEnd w:id="62"/>
      <w:r w:rsidR="009E7F89">
        <w:rPr>
          <w:rStyle w:val="CommentReference"/>
        </w:rPr>
        <w:commentReference w:id="62"/>
      </w:r>
      <w:r w:rsidR="00966507" w:rsidRPr="00922097">
        <w:rPr>
          <w:rFonts w:asciiTheme="majorHAnsi" w:hAnsiTheme="majorHAnsi"/>
          <w:color w:val="000000" w:themeColor="text1"/>
        </w:rPr>
        <w:t>). A range of insert numbers are listed for species in which multiple genomes were analysed. The tree is not to scale; node ages (Mya) are based on previous studies (Evangelista et al., 2019; Beasley-Hall et al., 2021; Adams et al., 2024). The length distribution of inserts</w:t>
      </w:r>
      <w:r w:rsidR="00615928" w:rsidRPr="00922097">
        <w:rPr>
          <w:rFonts w:asciiTheme="majorHAnsi" w:hAnsiTheme="majorHAnsi"/>
          <w:color w:val="000000" w:themeColor="text1"/>
        </w:rPr>
        <w:t>, further divided by genic and intergenic</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inserts </w:t>
      </w:r>
      <w:r w:rsidR="00966507" w:rsidRPr="00922097">
        <w:rPr>
          <w:rFonts w:asciiTheme="majorHAnsi" w:hAnsiTheme="majorHAnsi"/>
          <w:color w:val="000000" w:themeColor="text1"/>
        </w:rPr>
        <w:t>(</w:t>
      </w:r>
      <w:commentRangeStart w:id="63"/>
      <w:commentRangeStart w:id="64"/>
      <w:r w:rsidR="00966507" w:rsidRPr="00922097">
        <w:rPr>
          <w:rFonts w:asciiTheme="majorHAnsi" w:hAnsiTheme="majorHAnsi"/>
          <w:color w:val="000000" w:themeColor="text1"/>
        </w:rPr>
        <w:t>B</w:t>
      </w:r>
      <w:commentRangeEnd w:id="63"/>
      <w:r w:rsidR="00966507" w:rsidRPr="00922097">
        <w:rPr>
          <w:rStyle w:val="CommentReference"/>
          <w:color w:val="000000" w:themeColor="text1"/>
        </w:rPr>
        <w:commentReference w:id="63"/>
      </w:r>
      <w:commentRangeEnd w:id="64"/>
      <w:r w:rsidR="009E7F89">
        <w:rPr>
          <w:rStyle w:val="CommentReference"/>
        </w:rPr>
        <w:commentReference w:id="64"/>
      </w:r>
      <w:r w:rsidR="00966507" w:rsidRPr="00922097">
        <w:rPr>
          <w:rFonts w:asciiTheme="majorHAnsi" w:hAnsiTheme="majorHAnsi"/>
          <w:color w:val="000000" w:themeColor="text1"/>
        </w:rPr>
        <w:t>). Only lengths &gt;50 bp are depicted, as this was the minimum length threshold, and the plot removed insert &gt;1000 bp for clarity (</w:t>
      </w:r>
      <w:r w:rsidR="007425EF" w:rsidRPr="00922097">
        <w:rPr>
          <w:rFonts w:asciiTheme="majorHAnsi" w:hAnsiTheme="majorHAnsi"/>
          <w:color w:val="000000" w:themeColor="text1"/>
        </w:rPr>
        <w:t>51</w:t>
      </w:r>
      <w:r w:rsidRPr="00922097">
        <w:rPr>
          <w:rFonts w:asciiTheme="majorHAnsi" w:hAnsiTheme="majorHAnsi"/>
          <w:color w:val="000000" w:themeColor="text1"/>
        </w:rPr>
        <w:t xml:space="preserve"> of the </w:t>
      </w:r>
      <w:r w:rsidR="007425EF" w:rsidRPr="00922097">
        <w:rPr>
          <w:rFonts w:asciiTheme="majorHAnsi" w:hAnsiTheme="majorHAnsi"/>
          <w:color w:val="000000" w:themeColor="text1"/>
        </w:rPr>
        <w:t>39,411</w:t>
      </w:r>
      <w:r w:rsidRPr="00922097">
        <w:rPr>
          <w:rFonts w:asciiTheme="majorHAnsi" w:hAnsiTheme="majorHAnsi"/>
          <w:color w:val="000000" w:themeColor="text1"/>
        </w:rPr>
        <w:t xml:space="preserve"> markers have been excluded).</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The origin of inserts </w:t>
      </w:r>
      <w:r w:rsidR="00615928" w:rsidRPr="00922097">
        <w:rPr>
          <w:rFonts w:asciiTheme="majorHAnsi" w:hAnsiTheme="majorHAnsi"/>
          <w:color w:val="000000" w:themeColor="text1"/>
        </w:rPr>
        <w:lastRenderedPageBreak/>
        <w:t xml:space="preserve">along the </w:t>
      </w:r>
      <w:r w:rsidR="00615928" w:rsidRPr="00922097">
        <w:rPr>
          <w:rFonts w:asciiTheme="majorHAnsi" w:hAnsiTheme="majorHAnsi"/>
          <w:i/>
          <w:iCs/>
          <w:color w:val="000000" w:themeColor="text1"/>
        </w:rPr>
        <w:t>Blattabacterium</w:t>
      </w:r>
      <w:r w:rsidR="00615928" w:rsidRPr="00922097">
        <w:rPr>
          <w:rFonts w:asciiTheme="majorHAnsi" w:hAnsiTheme="majorHAnsi"/>
          <w:color w:val="000000" w:themeColor="text1"/>
        </w:rPr>
        <w:t xml:space="preserve"> genome based on the start position of the insert (</w:t>
      </w:r>
      <w:r w:rsidR="00966507" w:rsidRPr="00922097">
        <w:rPr>
          <w:rFonts w:asciiTheme="majorHAnsi" w:hAnsiTheme="majorHAnsi"/>
          <w:color w:val="000000" w:themeColor="text1"/>
        </w:rPr>
        <w:t>C</w:t>
      </w:r>
      <w:r w:rsidR="00615928" w:rsidRPr="00922097">
        <w:rPr>
          <w:rFonts w:asciiTheme="majorHAnsi" w:hAnsiTheme="majorHAnsi"/>
          <w:color w:val="000000" w:themeColor="text1"/>
        </w:rPr>
        <w:t xml:space="preserve">). </w:t>
      </w:r>
      <w:r w:rsidR="00922097" w:rsidRPr="00922097">
        <w:rPr>
          <w:rFonts w:asciiTheme="majorHAnsi" w:hAnsiTheme="majorHAnsi"/>
          <w:color w:val="000000" w:themeColor="text1"/>
        </w:rPr>
        <w:t>Only cockroach species with their host</w:t>
      </w:r>
      <w:r w:rsidR="00922097" w:rsidRPr="00922097">
        <w:rPr>
          <w:color w:val="000000" w:themeColor="text1"/>
        </w:rPr>
        <w:t xml:space="preserve"> </w:t>
      </w:r>
      <w:r w:rsidR="00922097" w:rsidRPr="00922097">
        <w:rPr>
          <w:rFonts w:asciiTheme="majorHAnsi" w:hAnsiTheme="majorHAnsi"/>
          <w:color w:val="000000" w:themeColor="text1"/>
        </w:rPr>
        <w:t xml:space="preserve">host-specific </w:t>
      </w:r>
      <w:r w:rsidR="00922097" w:rsidRPr="00922097">
        <w:rPr>
          <w:rFonts w:asciiTheme="majorHAnsi" w:hAnsiTheme="majorHAnsi"/>
          <w:i/>
          <w:iCs/>
          <w:color w:val="000000" w:themeColor="text1"/>
        </w:rPr>
        <w:t>Blattabacterium</w:t>
      </w:r>
      <w:r w:rsidR="00922097" w:rsidRPr="00922097">
        <w:rPr>
          <w:rFonts w:asciiTheme="majorHAnsi" w:hAnsiTheme="majorHAnsi"/>
          <w:color w:val="000000" w:themeColor="text1"/>
        </w:rPr>
        <w:t xml:space="preserve"> strain published were included in the analysis (see Table S1). For species whose genomes have been sequenced multiple times by different research groups, only the genome version with the most inserts was analysed (for both ‘B’ and ‘C’).</w:t>
      </w:r>
    </w:p>
    <w:p w14:paraId="2C448229" w14:textId="0C1C4203" w:rsidR="001A1549" w:rsidRDefault="001A1549" w:rsidP="002766BE">
      <w:pPr>
        <w:jc w:val="both"/>
        <w:rPr>
          <w:rFonts w:asciiTheme="majorHAnsi" w:hAnsiTheme="majorHAnsi"/>
        </w:rPr>
      </w:pPr>
    </w:p>
    <w:p w14:paraId="331D3792" w14:textId="0F95D60D" w:rsidR="007A16D9" w:rsidRDefault="005A33A3" w:rsidP="008F296B">
      <w:pPr>
        <w:jc w:val="center"/>
        <w:rPr>
          <w:rFonts w:asciiTheme="majorHAnsi" w:hAnsiTheme="majorHAnsi"/>
        </w:rPr>
      </w:pPr>
      <w:r w:rsidRPr="005A33A3">
        <w:rPr>
          <w:rFonts w:asciiTheme="majorHAnsi" w:hAnsiTheme="majorHAnsi"/>
          <w:noProof/>
        </w:rPr>
        <w:drawing>
          <wp:inline distT="0" distB="0" distL="0" distR="0" wp14:anchorId="02417151" wp14:editId="4159F722">
            <wp:extent cx="8660153" cy="3097161"/>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676755" cy="3103099"/>
                    </a:xfrm>
                    <a:prstGeom prst="rect">
                      <a:avLst/>
                    </a:prstGeom>
                  </pic:spPr>
                </pic:pic>
              </a:graphicData>
            </a:graphic>
          </wp:inline>
        </w:drawing>
      </w:r>
    </w:p>
    <w:p w14:paraId="61775293" w14:textId="3F0B6973" w:rsidR="003A3998" w:rsidRDefault="001A1549" w:rsidP="008F296B">
      <w:pPr>
        <w:jc w:val="both"/>
        <w:rPr>
          <w:rFonts w:asciiTheme="majorHAnsi" w:hAnsiTheme="majorHAnsi"/>
        </w:rPr>
      </w:pPr>
      <w:r w:rsidRPr="003A3998">
        <w:rPr>
          <w:rFonts w:asciiTheme="majorHAnsi" w:hAnsiTheme="majorHAnsi"/>
          <w:b/>
          <w:bCs/>
        </w:rPr>
        <w:t xml:space="preserve">Figure </w:t>
      </w:r>
      <w:commentRangeStart w:id="65"/>
      <w:commentRangeStart w:id="66"/>
      <w:r w:rsidRPr="003A3998">
        <w:rPr>
          <w:rFonts w:asciiTheme="majorHAnsi" w:hAnsiTheme="majorHAnsi"/>
          <w:b/>
          <w:bCs/>
        </w:rPr>
        <w:t>2</w:t>
      </w:r>
      <w:commentRangeEnd w:id="65"/>
      <w:r w:rsidR="00AA6291" w:rsidRPr="003A3998">
        <w:rPr>
          <w:rStyle w:val="CommentReference"/>
        </w:rPr>
        <w:commentReference w:id="65"/>
      </w:r>
      <w:commentRangeEnd w:id="66"/>
      <w:r w:rsidR="00537987">
        <w:rPr>
          <w:rStyle w:val="CommentReference"/>
        </w:rPr>
        <w:commentReference w:id="66"/>
      </w:r>
      <w:r w:rsidRPr="003A3998">
        <w:rPr>
          <w:rFonts w:asciiTheme="majorHAnsi" w:hAnsiTheme="majorHAnsi"/>
          <w:b/>
          <w:bCs/>
        </w:rPr>
        <w:t xml:space="preserve">. </w:t>
      </w:r>
      <w:r w:rsidR="003A3998" w:rsidRPr="003A3998">
        <w:rPr>
          <w:rFonts w:asciiTheme="majorHAnsi" w:hAnsiTheme="majorHAnsi"/>
        </w:rPr>
        <w:t xml:space="preserve">Example of identifying potentially ancestral inserts by comparing the </w:t>
      </w:r>
      <w:r w:rsidR="003A3998">
        <w:rPr>
          <w:rFonts w:asciiTheme="majorHAnsi" w:hAnsiTheme="majorHAnsi"/>
        </w:rPr>
        <w:t xml:space="preserve">top </w:t>
      </w:r>
      <w:r w:rsidR="003A3998" w:rsidRPr="003A3998">
        <w:rPr>
          <w:rFonts w:asciiTheme="majorHAnsi" w:hAnsiTheme="majorHAnsi"/>
        </w:rPr>
        <w:t xml:space="preserve">BLAST hit (percent sequence identity) of an insert against a </w:t>
      </w:r>
      <w:r w:rsidR="003A3998" w:rsidRPr="003A3998">
        <w:rPr>
          <w:rFonts w:asciiTheme="majorHAnsi" w:hAnsiTheme="majorHAnsi"/>
          <w:i/>
          <w:iCs/>
        </w:rPr>
        <w:t>Blattabacterium</w:t>
      </w:r>
      <w:r w:rsidR="003A3998" w:rsidRPr="003A3998">
        <w:rPr>
          <w:rFonts w:asciiTheme="majorHAnsi" w:hAnsiTheme="majorHAnsi"/>
        </w:rPr>
        <w:t xml:space="preserve"> database with </w:t>
      </w:r>
      <w:r w:rsidR="003A3998">
        <w:rPr>
          <w:rFonts w:asciiTheme="majorHAnsi" w:hAnsiTheme="majorHAnsi"/>
        </w:rPr>
        <w:t>the top hit</w:t>
      </w:r>
      <w:r w:rsidR="003A3998" w:rsidRPr="003A3998">
        <w:rPr>
          <w:rFonts w:asciiTheme="majorHAnsi" w:hAnsiTheme="majorHAnsi"/>
        </w:rPr>
        <w:t xml:space="preserve"> against a database of all other inserts (i.e. [BLAST % identity to </w:t>
      </w:r>
      <w:r w:rsidR="003A3998" w:rsidRPr="003A3998">
        <w:rPr>
          <w:rFonts w:asciiTheme="majorHAnsi" w:hAnsiTheme="majorHAnsi"/>
          <w:i/>
          <w:iCs/>
        </w:rPr>
        <w:t>Blattabacterium</w:t>
      </w:r>
      <w:r w:rsidR="003A3998">
        <w:rPr>
          <w:rFonts w:asciiTheme="majorHAnsi" w:hAnsiTheme="majorHAnsi"/>
        </w:rPr>
        <w:t xml:space="preserve"> database</w:t>
      </w:r>
      <w:r w:rsidR="003A3998" w:rsidRPr="003A3998">
        <w:rPr>
          <w:rFonts w:asciiTheme="majorHAnsi" w:hAnsiTheme="majorHAnsi"/>
        </w:rPr>
        <w:t>] minus [BLAST % identity to the insert database]) (</w:t>
      </w:r>
      <w:commentRangeStart w:id="67"/>
      <w:commentRangeStart w:id="68"/>
      <w:r w:rsidR="003A3998" w:rsidRPr="003A3998">
        <w:rPr>
          <w:rFonts w:asciiTheme="majorHAnsi" w:hAnsiTheme="majorHAnsi"/>
        </w:rPr>
        <w:t>A</w:t>
      </w:r>
      <w:commentRangeEnd w:id="67"/>
      <w:r w:rsidR="003A3998">
        <w:rPr>
          <w:rStyle w:val="CommentReference"/>
        </w:rPr>
        <w:commentReference w:id="67"/>
      </w:r>
      <w:commentRangeEnd w:id="68"/>
      <w:r w:rsidR="00537987">
        <w:rPr>
          <w:rStyle w:val="CommentReference"/>
        </w:rPr>
        <w:commentReference w:id="68"/>
      </w:r>
      <w:r w:rsidR="003A3998" w:rsidRPr="003A3998">
        <w:rPr>
          <w:rFonts w:asciiTheme="majorHAnsi" w:hAnsiTheme="majorHAnsi"/>
        </w:rPr>
        <w:t xml:space="preserve">). This example shows inserts from </w:t>
      </w:r>
      <w:proofErr w:type="spellStart"/>
      <w:r w:rsidR="003A3998" w:rsidRPr="003A3998">
        <w:rPr>
          <w:rFonts w:asciiTheme="majorHAnsi" w:hAnsiTheme="majorHAnsi"/>
          <w:i/>
          <w:iCs/>
        </w:rPr>
        <w:t>Panesthia</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rPr>
        <w:t xml:space="preserve"> (Eungella). (</w:t>
      </w:r>
      <w:commentRangeStart w:id="69"/>
      <w:commentRangeStart w:id="70"/>
      <w:commentRangeStart w:id="71"/>
      <w:r w:rsidR="003A3998" w:rsidRPr="003A3998">
        <w:rPr>
          <w:rFonts w:asciiTheme="majorHAnsi" w:hAnsiTheme="majorHAnsi"/>
        </w:rPr>
        <w:t>B</w:t>
      </w:r>
      <w:commentRangeEnd w:id="69"/>
      <w:r w:rsidR="003A3998">
        <w:rPr>
          <w:rStyle w:val="CommentReference"/>
        </w:rPr>
        <w:commentReference w:id="69"/>
      </w:r>
      <w:commentRangeEnd w:id="70"/>
      <w:r w:rsidR="00D65F54">
        <w:rPr>
          <w:rStyle w:val="CommentReference"/>
        </w:rPr>
        <w:commentReference w:id="70"/>
      </w:r>
      <w:commentRangeEnd w:id="71"/>
      <w:r w:rsidR="001043EB">
        <w:rPr>
          <w:rStyle w:val="CommentReference"/>
        </w:rPr>
        <w:commentReference w:id="71"/>
      </w:r>
      <w:r w:rsidR="003A3998" w:rsidRPr="003A3998">
        <w:rPr>
          <w:rFonts w:asciiTheme="majorHAnsi" w:hAnsiTheme="majorHAnsi"/>
        </w:rPr>
        <w:t xml:space="preserve">) Example of how </w:t>
      </w:r>
      <w:r w:rsidR="003A3998">
        <w:rPr>
          <w:rFonts w:asciiTheme="majorHAnsi" w:hAnsiTheme="majorHAnsi"/>
        </w:rPr>
        <w:t xml:space="preserve">single putative ancestral insert </w:t>
      </w:r>
      <w:r w:rsidR="003A3998" w:rsidRPr="003A3998">
        <w:rPr>
          <w:rFonts w:asciiTheme="majorHAnsi" w:hAnsiTheme="majorHAnsi"/>
        </w:rPr>
        <w:t xml:space="preserve">identified in (A) 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commentRangeStart w:id="72"/>
      <w:ins w:id="73" w:author="Nathan Lo" w:date="2025-12-08T10:21:00Z">
        <w:r w:rsidR="00537987">
          <w:rPr>
            <w:rFonts w:asciiTheme="majorHAnsi" w:hAnsiTheme="majorHAnsi"/>
          </w:rPr>
          <w:t>s</w:t>
        </w:r>
      </w:ins>
      <w:r w:rsidR="003A3998" w:rsidRPr="003A3998">
        <w:rPr>
          <w:rFonts w:asciiTheme="majorHAnsi" w:hAnsiTheme="majorHAnsi"/>
        </w:rPr>
        <w:t>pecies lacking the insertion are shown with dashed lines</w:t>
      </w:r>
      <w:commentRangeEnd w:id="72"/>
      <w:r w:rsidR="00537987">
        <w:rPr>
          <w:rStyle w:val="CommentReference"/>
        </w:rPr>
        <w:commentReference w:id="72"/>
      </w:r>
      <w:r w:rsidR="003A3998">
        <w:rPr>
          <w:rFonts w:asciiTheme="majorHAnsi" w:hAnsiTheme="majorHAnsi"/>
        </w:rPr>
        <w:t xml:space="preserve">). </w:t>
      </w:r>
      <w:r w:rsidR="003A3998" w:rsidRPr="003A3998">
        <w:rPr>
          <w:rFonts w:asciiTheme="majorHAnsi" w:hAnsiTheme="majorHAnsi"/>
        </w:rPr>
        <w:t xml:space="preserve">The red arrow </w:t>
      </w:r>
      <w:r w:rsidR="00922097" w:rsidRPr="003A3998">
        <w:rPr>
          <w:rFonts w:asciiTheme="majorHAnsi" w:hAnsiTheme="majorHAnsi"/>
        </w:rPr>
        <w:t>indicates</w:t>
      </w:r>
      <w:r w:rsidR="003A3998" w:rsidRPr="003A3998">
        <w:rPr>
          <w:rFonts w:asciiTheme="majorHAnsi" w:hAnsiTheme="majorHAnsi"/>
        </w:rPr>
        <w:t xml:space="preserve"> the inferred timing of this example HGT insertion.</w:t>
      </w:r>
    </w:p>
    <w:p w14:paraId="72750344" w14:textId="77777777" w:rsidR="003A3998" w:rsidRDefault="003A3998" w:rsidP="003A3998">
      <w:pPr>
        <w:rPr>
          <w:rFonts w:asciiTheme="majorHAnsi" w:hAnsiTheme="majorHAnsi"/>
        </w:rPr>
      </w:pPr>
    </w:p>
    <w:p w14:paraId="1C9CC36A" w14:textId="77777777" w:rsidR="00AA6291" w:rsidRPr="00AA6291" w:rsidRDefault="00AA6291" w:rsidP="00AA6291">
      <w:pPr>
        <w:rPr>
          <w:rFonts w:asciiTheme="majorHAnsi" w:hAnsiTheme="majorHAnsi"/>
          <w:b/>
          <w:bCs/>
        </w:rPr>
      </w:pPr>
    </w:p>
    <w:p w14:paraId="58876E0E" w14:textId="77777777" w:rsidR="00AA6291" w:rsidRDefault="00AA6291" w:rsidP="002766BE">
      <w:pPr>
        <w:jc w:val="both"/>
        <w:rPr>
          <w:rFonts w:asciiTheme="majorHAnsi" w:hAnsiTheme="majorHAnsi"/>
          <w:b/>
          <w:bCs/>
          <w:highlight w:val="yellow"/>
        </w:rPr>
      </w:pPr>
    </w:p>
    <w:p w14:paraId="3FC21A19" w14:textId="440DEBF9" w:rsidR="00022199" w:rsidRDefault="00022199" w:rsidP="006850BD">
      <w:pPr>
        <w:jc w:val="both"/>
        <w:rPr>
          <w:rFonts w:asciiTheme="majorHAnsi" w:hAnsiTheme="majorHAnsi"/>
        </w:rPr>
      </w:pPr>
    </w:p>
    <w:p w14:paraId="718A71A9" w14:textId="77777777" w:rsidR="0094081E" w:rsidRDefault="0094081E" w:rsidP="006850BD">
      <w:pPr>
        <w:jc w:val="both"/>
        <w:rPr>
          <w:rFonts w:asciiTheme="majorHAnsi" w:hAnsiTheme="majorHAnsi"/>
        </w:rPr>
        <w:sectPr w:rsidR="0094081E" w:rsidSect="0094081E">
          <w:pgSz w:w="16838" w:h="11906" w:orient="landscape"/>
          <w:pgMar w:top="1440" w:right="1440" w:bottom="1440" w:left="1440" w:header="708" w:footer="708" w:gutter="0"/>
          <w:cols w:space="708"/>
          <w:docGrid w:linePitch="360"/>
        </w:sectPr>
      </w:pPr>
    </w:p>
    <w:p w14:paraId="6522888B" w14:textId="08BA6391" w:rsidR="0094081E" w:rsidRDefault="0094081E"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Baccetti,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2"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Bhattacharya,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Liu, Z., Liu,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3"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Nalepa,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4"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Sabree, Z. L., Kambhampati, S., &amp; Moran, N. A. (2009). </w:t>
      </w:r>
      <w:r w:rsidRPr="004E326D">
        <w:rPr>
          <w:rFonts w:asciiTheme="majorHAnsi" w:hAnsiTheme="majorHAnsi"/>
        </w:rPr>
        <w:t>Nitrogen recycling and nutritional provisioning by Blattabacterium, the cockroach endosymbiont. Proceedings of the National Academy of Sciences, 106(46), 19521-19526.</w:t>
      </w:r>
      <w:r w:rsidRPr="004E326D">
        <w:rPr>
          <w:rFonts w:asciiTheme="majorHAnsi" w:hAnsiTheme="majorHAnsi"/>
        </w:rPr>
        <w:br/>
      </w:r>
      <w:hyperlink r:id="rId15"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Pamilo,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6"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7"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history of </w:t>
      </w:r>
      <w:r w:rsidRPr="004E326D">
        <w:rPr>
          <w:rFonts w:asciiTheme="majorHAnsi" w:hAnsiTheme="majorHAnsi"/>
        </w:rPr>
        <w:lastRenderedPageBreak/>
        <w:t>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Doninck,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Harumoto,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1D08B54" w:rsidR="007D646F"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Hartl, D. L. (2009). </w:t>
      </w:r>
      <w:r w:rsidRPr="007D646F">
        <w:rPr>
          <w:rFonts w:asciiTheme="majorHAnsi" w:hAnsiTheme="majorHAnsi"/>
        </w:rPr>
        <w:t>Formation and longevity of chimeric and duplicate genes in Drosophila melanogaster. Genetics, 181(1), 313-322.</w:t>
      </w:r>
    </w:p>
    <w:p w14:paraId="187E083C" w14:textId="6B501988" w:rsidR="00D4458E" w:rsidRPr="004E326D" w:rsidRDefault="00D4458E" w:rsidP="007D646F">
      <w:pPr>
        <w:pStyle w:val="ListParagraph"/>
        <w:numPr>
          <w:ilvl w:val="0"/>
          <w:numId w:val="4"/>
        </w:numPr>
        <w:jc w:val="both"/>
        <w:rPr>
          <w:rFonts w:asciiTheme="majorHAnsi" w:hAnsiTheme="majorHAnsi"/>
        </w:rPr>
      </w:pPr>
      <w:r w:rsidRPr="00D4458E">
        <w:rPr>
          <w:rFonts w:asciiTheme="majorHAnsi" w:hAnsiTheme="majorHAnsi"/>
        </w:rPr>
        <w:t xml:space="preserve">Bell, W. J., Roth, L. M., &amp; Nalepa, C. A. (2007). Cockroaches: ecology, </w:t>
      </w:r>
      <w:proofErr w:type="spellStart"/>
      <w:r w:rsidRPr="00D4458E">
        <w:rPr>
          <w:rFonts w:asciiTheme="majorHAnsi" w:hAnsiTheme="majorHAnsi"/>
        </w:rPr>
        <w:t>behavior</w:t>
      </w:r>
      <w:proofErr w:type="spellEnd"/>
      <w:r w:rsidRPr="00D4458E">
        <w:rPr>
          <w:rFonts w:asciiTheme="majorHAnsi" w:hAnsiTheme="majorHAnsi"/>
        </w:rPr>
        <w:t>, and natural history. JHU Press.</w:t>
      </w:r>
    </w:p>
    <w:p w14:paraId="0A6F7404" w14:textId="490CC11B" w:rsidR="007F53C0" w:rsidRDefault="007F53C0" w:rsidP="006850BD">
      <w:pPr>
        <w:jc w:val="both"/>
        <w:rPr>
          <w:rFonts w:asciiTheme="majorHAnsi" w:hAnsiTheme="majorHAnsi"/>
        </w:rPr>
      </w:pPr>
    </w:p>
    <w:p w14:paraId="0958F996" w14:textId="77777777" w:rsidR="007D646F" w:rsidRPr="004E326D" w:rsidRDefault="007D646F" w:rsidP="006850BD">
      <w:pPr>
        <w:jc w:val="both"/>
        <w:rPr>
          <w:rFonts w:asciiTheme="majorHAnsi" w:hAnsiTheme="majorHAnsi"/>
        </w:rPr>
      </w:pPr>
    </w:p>
    <w:sectPr w:rsidR="007D646F" w:rsidRPr="004E326D" w:rsidSect="0094081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5-11-13T06:29:00Z" w:initials="MOU">
    <w:p w14:paraId="4B918A42" w14:textId="77777777" w:rsidR="004E1C52" w:rsidRDefault="004E1C52">
      <w:pPr>
        <w:pStyle w:val="CommentText"/>
      </w:pPr>
      <w:r>
        <w:rPr>
          <w:rStyle w:val="CommentReference"/>
        </w:rPr>
        <w:annotationRef/>
      </w:r>
      <w:r>
        <w:t>Alternative options:</w:t>
      </w:r>
    </w:p>
    <w:p w14:paraId="3CB292D6" w14:textId="6FDDADB4" w:rsidR="004E1C52" w:rsidRDefault="004E1C52">
      <w:pPr>
        <w:pStyle w:val="CommentText"/>
        <w:ind w:leftChars="75" w:left="180"/>
      </w:pPr>
      <w:r w:rsidRPr="004E1C52">
        <w:t>"Thousands of endosymbiont DNA transfer events within cockroach genomes"</w:t>
      </w:r>
    </w:p>
    <w:p w14:paraId="785A25C8" w14:textId="265DD777" w:rsidR="004E1C52" w:rsidRPr="004E1C52" w:rsidRDefault="004E1C52" w:rsidP="004E1C52">
      <w:pPr>
        <w:pStyle w:val="CommentText"/>
        <w:ind w:leftChars="75" w:left="180"/>
        <w:rPr>
          <w:rFonts w:asciiTheme="majorHAnsi" w:hAnsiTheme="majorHAnsi"/>
          <w:sz w:val="36"/>
          <w:szCs w:val="36"/>
        </w:rPr>
      </w:pPr>
      <w:r>
        <w:t xml:space="preserve">“Pervasive </w:t>
      </w:r>
      <w:r w:rsidRPr="004E1C52">
        <w:rPr>
          <w:rFonts w:asciiTheme="majorHAnsi" w:hAnsiTheme="majorHAnsi"/>
          <w:sz w:val="36"/>
          <w:szCs w:val="36"/>
        </w:rPr>
        <w:t>endosymbiont</w:t>
      </w:r>
      <w:r>
        <w:rPr>
          <w:rFonts w:asciiTheme="majorHAnsi" w:hAnsiTheme="majorHAnsi"/>
          <w:sz w:val="36"/>
          <w:szCs w:val="36"/>
        </w:rPr>
        <w:t xml:space="preserve"> horizontal gene transfer events in cockroach genomes”</w:t>
      </w:r>
    </w:p>
  </w:comment>
  <w:comment w:id="1" w:author="Microsoft Office User" w:date="2025-10-27T21:15:00Z" w:initials="MOU">
    <w:p w14:paraId="0804FAE7" w14:textId="4867C21B" w:rsidR="00F043AA" w:rsidRDefault="00F043AA">
      <w:pPr>
        <w:pStyle w:val="CommentText"/>
      </w:pPr>
      <w:r>
        <w:rPr>
          <w:rStyle w:val="CommentReference"/>
        </w:rPr>
        <w:annotationRef/>
      </w:r>
      <w:r w:rsidR="00655124">
        <w:t>Currently 24</w:t>
      </w:r>
      <w:r w:rsidR="00922097">
        <w:t>4</w:t>
      </w:r>
      <w:r w:rsidR="00655124">
        <w:t xml:space="preserve"> words</w:t>
      </w:r>
    </w:p>
  </w:comment>
  <w:comment w:id="2" w:author="Microsoft Office User" w:date="2025-10-27T21:06:00Z" w:initials="MOU">
    <w:p w14:paraId="004DD2FA" w14:textId="2A094A4A" w:rsidR="00F043AA" w:rsidRDefault="00F043AA">
      <w:pPr>
        <w:pStyle w:val="CommentText"/>
      </w:pPr>
      <w:r>
        <w:rPr>
          <w:rStyle w:val="CommentReference"/>
        </w:rPr>
        <w:annotationRef/>
      </w:r>
      <w:r w:rsidR="002766BE">
        <w:t>This is b</w:t>
      </w:r>
      <w:r>
        <w:t xml:space="preserve">ased on the node age of all </w:t>
      </w:r>
      <w:r w:rsidRPr="00F043AA">
        <w:t>panesthiine and geoscapheine</w:t>
      </w:r>
      <w:r>
        <w:t xml:space="preserve">. Though there may be some homologous B. germanica, P. americana or even some termite inserts that would increase this dramatically. </w:t>
      </w:r>
      <w:r w:rsidR="002766BE">
        <w:t>I don’t believe they passed a manual audit (i.e. checking their synteny), but I believe this is getting double checked (by Zhuzhi?)</w:t>
      </w:r>
    </w:p>
  </w:comment>
  <w:comment w:id="3" w:author="Zhuzhi Zhang" w:date="2025-11-18T14:59:00Z" w:initials="ZZ">
    <w:p w14:paraId="0EFDCB58" w14:textId="77777777" w:rsidR="007665E1" w:rsidRDefault="007665E1" w:rsidP="007665E1">
      <w:pPr>
        <w:pStyle w:val="CommentText"/>
      </w:pPr>
      <w:r>
        <w:rPr>
          <w:rStyle w:val="CommentReference"/>
        </w:rPr>
        <w:annotationRef/>
      </w:r>
      <w:r>
        <w:rPr>
          <w:lang w:val="en-US"/>
        </w:rPr>
        <w:t>Some inserts were found also in P. lata and P. cribrata, so should be 37.3 million years</w:t>
      </w:r>
    </w:p>
  </w:comment>
  <w:comment w:id="4" w:author="Nathan Lo" w:date="2025-12-08T09:30:00Z" w:initials="NL">
    <w:p w14:paraId="1EA74298" w14:textId="77777777" w:rsidR="004559E2" w:rsidRDefault="004559E2" w:rsidP="00780E8A">
      <w:r>
        <w:rPr>
          <w:rStyle w:val="CommentReference"/>
        </w:rPr>
        <w:annotationRef/>
      </w:r>
      <w:r>
        <w:rPr>
          <w:color w:val="000000"/>
          <w:sz w:val="20"/>
          <w:szCs w:val="20"/>
        </w:rPr>
        <w:t>We checked the candidate B germ and P americana ‘old’ inserts, but they were not shown to be ancestral.</w:t>
      </w:r>
    </w:p>
  </w:comment>
  <w:comment w:id="7" w:author="Microsoft Office User" w:date="2025-11-13T22:58:00Z" w:initials="MOU">
    <w:p w14:paraId="770EBE9C" w14:textId="2373214F" w:rsidR="00D418E2" w:rsidRDefault="00D418E2" w:rsidP="00D418E2">
      <w:pPr>
        <w:pStyle w:val="CommentText"/>
      </w:pPr>
      <w:r>
        <w:rPr>
          <w:rStyle w:val="CommentReference"/>
        </w:rPr>
        <w:annotationRef/>
      </w:r>
      <w:r>
        <w:t xml:space="preserve">Do you think this sentence sufficiently defines ‘unique’? Note, some of the HGT appear to be very similar, and identical in some cases, but have considerably different flanking regions - hence are likely in a ‘unique’ region of the genome, and not in a common transposon. Not sure whether we need to add to this bit to clarify this. </w:t>
      </w:r>
    </w:p>
  </w:comment>
  <w:comment w:id="8" w:author="Nathan Lo" w:date="2025-12-08T09:32:00Z" w:initials="NL">
    <w:p w14:paraId="425F20AA" w14:textId="77777777" w:rsidR="004559E2" w:rsidRDefault="004559E2" w:rsidP="007A4B61">
      <w:r>
        <w:rPr>
          <w:rStyle w:val="CommentReference"/>
        </w:rPr>
        <w:annotationRef/>
      </w:r>
      <w:r>
        <w:rPr>
          <w:color w:val="000000"/>
          <w:sz w:val="20"/>
          <w:szCs w:val="20"/>
        </w:rPr>
        <w:t>Thanks for clarifying that. Since we say “unique insert events”, and also “we excluded inserts likely arising from duplication”, I think it is fairly clear what we mean, although you make a good point that it is hard to be precise with the wording.</w:t>
      </w:r>
    </w:p>
  </w:comment>
  <w:comment w:id="9" w:author="Microsoft Office User" w:date="2025-10-17T10:44:00Z" w:initials="MOU">
    <w:p w14:paraId="006DF2A8" w14:textId="2E869131" w:rsidR="00CF144A" w:rsidRDefault="00CF144A">
      <w:pPr>
        <w:pStyle w:val="CommentText"/>
      </w:pPr>
      <w:r>
        <w:rPr>
          <w:rStyle w:val="CommentReference"/>
        </w:rPr>
        <w:annotationRef/>
      </w:r>
      <w:r>
        <w:t>Zhuzhi to update</w:t>
      </w:r>
      <w:r w:rsidR="008F296B">
        <w:t>.</w:t>
      </w:r>
    </w:p>
    <w:p w14:paraId="408757E6" w14:textId="4A324BBC" w:rsidR="008F296B" w:rsidRDefault="008F296B">
      <w:pPr>
        <w:pStyle w:val="CommentText"/>
      </w:pPr>
      <w:r>
        <w:t xml:space="preserve">It would also be nice to display the example of this in the supp data. If you have an alignment, where the insert sits within the long reads, can you please screenshot it. </w:t>
      </w:r>
    </w:p>
  </w:comment>
  <w:comment w:id="10" w:author="Zhuzhi Zhang" w:date="2025-11-18T15:03:00Z" w:initials="ZZ">
    <w:p w14:paraId="6DA4F4CF" w14:textId="77777777" w:rsidR="00BF6E20" w:rsidRDefault="00BF6E20" w:rsidP="00BF6E20">
      <w:pPr>
        <w:pStyle w:val="CommentText"/>
      </w:pPr>
      <w:r>
        <w:rPr>
          <w:rStyle w:val="CommentReference"/>
        </w:rPr>
        <w:annotationRef/>
      </w:r>
      <w:r>
        <w:rPr>
          <w:lang w:val="en-US"/>
        </w:rPr>
        <w:t>I think it’s safe to say “all” here, based on the raw reads aligning test (step 2.6)</w:t>
      </w:r>
    </w:p>
  </w:comment>
  <w:comment w:id="11" w:author="Zhuzhi Zhang" w:date="2025-11-18T15:09:00Z" w:initials="ZZ">
    <w:p w14:paraId="2545130D" w14:textId="77777777" w:rsidR="00BF6E20" w:rsidRDefault="00BF6E20" w:rsidP="00BF6E20">
      <w:pPr>
        <w:pStyle w:val="CommentText"/>
      </w:pPr>
      <w:r>
        <w:rPr>
          <w:rStyle w:val="CommentReference"/>
        </w:rPr>
        <w:annotationRef/>
      </w:r>
      <w:r>
        <w:rPr>
          <w:lang w:val="en-US"/>
        </w:rPr>
        <w:t xml:space="preserve">I have some </w:t>
      </w:r>
      <w:r>
        <w:t>alignments, but it looks ugly… Maybe put them in the supp-material? How many should we show? 3? 5?</w:t>
      </w:r>
    </w:p>
  </w:comment>
  <w:comment w:id="12" w:author="Nathan Lo" w:date="2025-12-08T09:56:00Z" w:initials="NL">
    <w:p w14:paraId="04A53E97" w14:textId="77777777" w:rsidR="00C73F2E" w:rsidRDefault="00C73F2E" w:rsidP="00664E39">
      <w:r>
        <w:rPr>
          <w:rStyle w:val="CommentReference"/>
        </w:rPr>
        <w:annotationRef/>
      </w:r>
      <w:r>
        <w:rPr>
          <w:color w:val="000000"/>
          <w:sz w:val="20"/>
          <w:szCs w:val="20"/>
        </w:rPr>
        <w:t xml:space="preserve">Hi Zhuzhi - let’s show 5 of them. I think full sequence alignments from seqotron instead of “genious” alignments is better. There will be plenty of gaps and deletions/insertions, but that’s ok as long it is clear that the regions are homologous. </w:t>
      </w:r>
    </w:p>
  </w:comment>
  <w:comment w:id="16" w:author="Microsoft Office User" w:date="2025-10-17T10:44:00Z" w:initials="MOU">
    <w:p w14:paraId="3A502656" w14:textId="4252A813" w:rsidR="00C432F7" w:rsidRDefault="00C432F7">
      <w:pPr>
        <w:pStyle w:val="CommentText"/>
      </w:pPr>
      <w:r>
        <w:rPr>
          <w:rStyle w:val="CommentReference"/>
        </w:rPr>
        <w:annotationRef/>
      </w:r>
      <w:r>
        <w:t>Do we have these data somewhere? Do we have mosdepth results from the original bam files?</w:t>
      </w:r>
    </w:p>
  </w:comment>
  <w:comment w:id="17" w:author="Nathan Lo" w:date="2025-12-08T09:57:00Z" w:initials="NL">
    <w:p w14:paraId="5AFB7B61" w14:textId="77777777" w:rsidR="00C73F2E" w:rsidRDefault="00C73F2E" w:rsidP="003F108B">
      <w:r>
        <w:rPr>
          <w:rStyle w:val="CommentReference"/>
        </w:rPr>
        <w:annotationRef/>
      </w:r>
      <w:r>
        <w:rPr>
          <w:color w:val="000000"/>
          <w:sz w:val="20"/>
          <w:szCs w:val="20"/>
        </w:rPr>
        <w:t>Need to ask Zhuzhi</w:t>
      </w:r>
    </w:p>
  </w:comment>
  <w:comment w:id="18" w:author="Microsoft Office User" w:date="2025-11-13T21:59:00Z" w:initials="MOU">
    <w:p w14:paraId="666DFC8A" w14:textId="42BC0DBD" w:rsidR="006779C4" w:rsidRDefault="006779C4">
      <w:pPr>
        <w:pStyle w:val="CommentText"/>
      </w:pPr>
      <w:r>
        <w:rPr>
          <w:rStyle w:val="CommentReference"/>
        </w:rPr>
        <w:annotationRef/>
      </w:r>
      <w:r>
        <w:t>Though this is not that clear from the figure…</w:t>
      </w:r>
    </w:p>
  </w:comment>
  <w:comment w:id="19" w:author="Nathan Lo" w:date="2025-12-08T10:58:00Z" w:initials="NL">
    <w:p w14:paraId="04DE73A4" w14:textId="77777777" w:rsidR="004159B3" w:rsidRDefault="004159B3" w:rsidP="00571AB1">
      <w:r>
        <w:rPr>
          <w:rStyle w:val="CommentReference"/>
        </w:rPr>
        <w:annotationRef/>
      </w:r>
      <w:r>
        <w:rPr>
          <w:color w:val="000000"/>
          <w:sz w:val="20"/>
          <w:szCs w:val="20"/>
        </w:rPr>
        <w:t>Probably no need to worry at this stage?</w:t>
      </w:r>
    </w:p>
  </w:comment>
  <w:comment w:id="20" w:author="Nathan Lo" w:date="2025-09-11T13:35:00Z" w:initials="NL">
    <w:p w14:paraId="1BCE38EC" w14:textId="6C214936" w:rsidR="007B3179" w:rsidRDefault="007B3179" w:rsidP="007B3179">
      <w:r>
        <w:rPr>
          <w:rStyle w:val="CommentReference"/>
        </w:rPr>
        <w:annotationRef/>
      </w:r>
      <w:r>
        <w:rPr>
          <w:color w:val="000000"/>
          <w:sz w:val="20"/>
          <w:szCs w:val="20"/>
        </w:rPr>
        <w:t>Zhuzhi to add</w:t>
      </w:r>
    </w:p>
  </w:comment>
  <w:comment w:id="21" w:author="Microsoft Office User" w:date="2025-10-27T21:34:00Z" w:initials="MOU">
    <w:p w14:paraId="4F45E97D" w14:textId="3E6BE6AD" w:rsidR="0030202D" w:rsidRDefault="0030202D">
      <w:pPr>
        <w:pStyle w:val="CommentText"/>
      </w:pPr>
      <w:r>
        <w:rPr>
          <w:rStyle w:val="CommentReference"/>
        </w:rPr>
        <w:annotationRef/>
      </w:r>
      <w:r>
        <w:t>If we don’t have a number we can be more general here.</w:t>
      </w:r>
    </w:p>
  </w:comment>
  <w:comment w:id="22" w:author="Zhuzhi Zhang" w:date="2025-11-18T15:15:00Z" w:initials="ZZ">
    <w:p w14:paraId="2E1E0C5B" w14:textId="77777777" w:rsidR="0073106E" w:rsidRDefault="0073106E" w:rsidP="0073106E">
      <w:pPr>
        <w:pStyle w:val="CommentText"/>
      </w:pPr>
      <w:r>
        <w:rPr>
          <w:rStyle w:val="CommentReference"/>
        </w:rPr>
        <w:annotationRef/>
      </w:r>
      <w:r>
        <w:rPr>
          <w:lang w:val="en-US"/>
        </w:rPr>
        <w:t xml:space="preserve">22 in 30 checked inserts from P. tryoni tegminifera, those 12 in D. punctata were not included (0 of those 12 have </w:t>
      </w:r>
      <w:r>
        <w:t>homology with inserts in other species</w:t>
      </w:r>
      <w:r>
        <w:rPr>
          <w:lang w:val="en-US"/>
        </w:rPr>
        <w:t>)</w:t>
      </w:r>
    </w:p>
  </w:comment>
  <w:comment w:id="26" w:author="Microsoft Office User" w:date="2025-10-27T22:10:00Z" w:initials="MOU">
    <w:p w14:paraId="434B9385" w14:textId="0775283E" w:rsidR="000C56E2" w:rsidRDefault="000C56E2" w:rsidP="000C56E2">
      <w:pPr>
        <w:pStyle w:val="CommentText"/>
      </w:pPr>
      <w:r>
        <w:rPr>
          <w:rStyle w:val="CommentReference"/>
        </w:rPr>
        <w:annotationRef/>
      </w:r>
      <w:r>
        <w:t>Though I’m not sure if we’ve completely excluded the ancestral P. a</w:t>
      </w:r>
      <w:r w:rsidRPr="0023190F">
        <w:t>mericana/B. germanica</w:t>
      </w:r>
      <w:r>
        <w:t xml:space="preserve"> inserts…</w:t>
      </w:r>
    </w:p>
  </w:comment>
  <w:comment w:id="27" w:author="Nathan Lo" w:date="2025-12-08T09:59:00Z" w:initials="NL">
    <w:p w14:paraId="68811ECF" w14:textId="77777777" w:rsidR="004159B3" w:rsidRDefault="00C73F2E" w:rsidP="00075847">
      <w:r>
        <w:rPr>
          <w:rStyle w:val="CommentReference"/>
        </w:rPr>
        <w:annotationRef/>
      </w:r>
      <w:r w:rsidR="004159B3">
        <w:rPr>
          <w:sz w:val="20"/>
          <w:szCs w:val="20"/>
        </w:rPr>
        <w:t xml:space="preserve">They are excluded. I checked them carefully and they don’t stack up. </w:t>
      </w:r>
    </w:p>
  </w:comment>
  <w:comment w:id="31" w:author="Microsoft Office User" w:date="2025-10-29T19:35:00Z" w:initials="MOU">
    <w:p w14:paraId="4567280A" w14:textId="3EBFF597" w:rsidR="000C56E2" w:rsidRDefault="000C56E2" w:rsidP="000C56E2">
      <w:pPr>
        <w:pStyle w:val="CommentText"/>
      </w:pPr>
      <w:r>
        <w:rPr>
          <w:rStyle w:val="CommentReference"/>
        </w:rPr>
        <w:annotationRef/>
      </w:r>
      <w:r>
        <w:t>I believe this is the correct reference for this age.</w:t>
      </w:r>
    </w:p>
  </w:comment>
  <w:comment w:id="32" w:author="Nathan Lo" w:date="2025-12-08T09:58:00Z" w:initials="NL">
    <w:p w14:paraId="1AED22FC" w14:textId="77777777" w:rsidR="00C73F2E" w:rsidRDefault="00C73F2E" w:rsidP="00503CDB">
      <w:r>
        <w:rPr>
          <w:rStyle w:val="CommentReference"/>
        </w:rPr>
        <w:annotationRef/>
      </w:r>
      <w:r>
        <w:rPr>
          <w:color w:val="000000"/>
          <w:sz w:val="20"/>
          <w:szCs w:val="20"/>
        </w:rPr>
        <w:t>Correct</w:t>
      </w:r>
    </w:p>
  </w:comment>
  <w:comment w:id="35" w:author="Microsoft Office User" w:date="2025-10-27T21:38:00Z" w:initials="MOU">
    <w:p w14:paraId="2822734C" w14:textId="60E4921B" w:rsidR="00463566" w:rsidRDefault="00463566" w:rsidP="00463566">
      <w:pPr>
        <w:pStyle w:val="CommentText"/>
      </w:pPr>
      <w:r>
        <w:rPr>
          <w:rStyle w:val="CommentReference"/>
        </w:rPr>
        <w:annotationRef/>
      </w:r>
      <w:r>
        <w:t>Zhuzhi to add. If we don’t have a number we can be more general here.</w:t>
      </w:r>
    </w:p>
  </w:comment>
  <w:comment w:id="36" w:author="Zhuzhi Zhang" w:date="2025-11-18T15:21:00Z" w:initials="ZZ">
    <w:p w14:paraId="00A9C253" w14:textId="77777777" w:rsidR="0073106E" w:rsidRDefault="0073106E" w:rsidP="0073106E">
      <w:pPr>
        <w:pStyle w:val="CommentText"/>
      </w:pPr>
      <w:r>
        <w:rPr>
          <w:rStyle w:val="CommentReference"/>
        </w:rPr>
        <w:annotationRef/>
      </w:r>
      <w:r>
        <w:rPr>
          <w:lang w:val="en-US"/>
        </w:rPr>
        <w:t xml:space="preserve">Did we do this? For 5 kb </w:t>
      </w:r>
      <w:r>
        <w:t xml:space="preserve">up and downstream, I only remember those 30. </w:t>
      </w:r>
    </w:p>
  </w:comment>
  <w:comment w:id="38" w:author="Microsoft Office User" w:date="2025-10-29T19:36:00Z" w:initials="MOU">
    <w:p w14:paraId="3A2331D5" w14:textId="0F237462" w:rsidR="000C56E2" w:rsidRDefault="000C56E2">
      <w:pPr>
        <w:pStyle w:val="CommentText"/>
      </w:pPr>
      <w:r>
        <w:rPr>
          <w:rStyle w:val="CommentReference"/>
        </w:rPr>
        <w:annotationRef/>
      </w:r>
      <w:r>
        <w:t>Who has the results for this sentence?</w:t>
      </w:r>
    </w:p>
  </w:comment>
  <w:comment w:id="39" w:author="Nathan Lo" w:date="2025-12-08T09:28:00Z" w:initials="NL">
    <w:p w14:paraId="70AC325D" w14:textId="77777777" w:rsidR="00C73F2E" w:rsidRDefault="004559E2" w:rsidP="007B5D3F">
      <w:r>
        <w:rPr>
          <w:rStyle w:val="CommentReference"/>
        </w:rPr>
        <w:annotationRef/>
      </w:r>
      <w:r w:rsidR="00C73F2E">
        <w:rPr>
          <w:sz w:val="20"/>
          <w:szCs w:val="20"/>
        </w:rPr>
        <w:t xml:space="preserve">The analyses haven’t been done yet. We probably need to take this sentence out for now, and then put it back after review. I’ve asked Zhuzhi to start working on them. </w:t>
      </w:r>
    </w:p>
  </w:comment>
  <w:comment w:id="40" w:author="Nathan Lo" w:date="2025-09-08T13:27:00Z" w:initials="NL">
    <w:p w14:paraId="7049F666" w14:textId="798D55D9" w:rsidR="00935B95" w:rsidRDefault="00935B95" w:rsidP="00935B95">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41"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43" w:author="Kyle Ewart" w:date="2025-10-28T16:15:00Z" w:initials="KE">
    <w:p w14:paraId="1DB74010" w14:textId="37FD1E18" w:rsidR="0000458C" w:rsidRDefault="0000458C">
      <w:pPr>
        <w:pStyle w:val="CommentText"/>
      </w:pPr>
      <w:r>
        <w:rPr>
          <w:rStyle w:val="CommentReference"/>
        </w:rPr>
        <w:annotationRef/>
      </w:r>
      <w:r>
        <w:t>Please add (whoever has these data), or please send the bed files of these inserts.</w:t>
      </w:r>
    </w:p>
  </w:comment>
  <w:comment w:id="44" w:author="Nathan Lo" w:date="2025-12-08T09:59:00Z" w:initials="NL">
    <w:p w14:paraId="4D23B67A" w14:textId="77777777" w:rsidR="004159B3" w:rsidRDefault="00C73F2E">
      <w:r>
        <w:rPr>
          <w:rStyle w:val="CommentReference"/>
        </w:rPr>
        <w:annotationRef/>
      </w:r>
    </w:p>
  </w:comment>
  <w:comment w:id="45" w:author="Nathan Lo" w:date="2025-12-08T11:00:00Z" w:initials="NL">
    <w:p w14:paraId="78EBA22B" w14:textId="77777777" w:rsidR="004159B3" w:rsidRDefault="004159B3" w:rsidP="00BD6175">
      <w:r>
        <w:rPr>
          <w:rStyle w:val="CommentReference"/>
        </w:rPr>
        <w:annotationRef/>
      </w:r>
      <w:r>
        <w:rPr>
          <w:color w:val="000000"/>
          <w:sz w:val="20"/>
          <w:szCs w:val="20"/>
        </w:rPr>
        <w:t>I’ve attached the BLAST files that show 5 chimeras. We don’t have bed files but Zhuzhi might be able to help here?</w:t>
      </w:r>
    </w:p>
  </w:comment>
  <w:comment w:id="50" w:author="Microsoft Office User" w:date="2025-10-27T21:44:00Z" w:initials="MOU">
    <w:p w14:paraId="518F3B79" w14:textId="689573F4" w:rsidR="00463566" w:rsidRDefault="00463566">
      <w:pPr>
        <w:pStyle w:val="CommentText"/>
      </w:pPr>
      <w:r>
        <w:rPr>
          <w:rStyle w:val="CommentReference"/>
        </w:rPr>
        <w:annotationRef/>
      </w:r>
      <w:r>
        <w:t>Is this right?</w:t>
      </w:r>
    </w:p>
  </w:comment>
  <w:comment w:id="53"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56" w:author="Microsoft Office User" w:date="2025-11-13T22:08:00Z" w:initials="MOU">
    <w:p w14:paraId="65B731CC" w14:textId="1125D5DF" w:rsidR="00D4458E" w:rsidRDefault="00D4458E">
      <w:pPr>
        <w:pStyle w:val="CommentText"/>
      </w:pPr>
      <w:r>
        <w:rPr>
          <w:rStyle w:val="CommentReference"/>
        </w:rPr>
        <w:annotationRef/>
      </w:r>
      <w:r>
        <w:t>I think these are still TBC</w:t>
      </w:r>
    </w:p>
  </w:comment>
  <w:comment w:id="57" w:author="Nathan Lo" w:date="2025-12-08T10:01:00Z" w:initials="NL">
    <w:p w14:paraId="1C1B0BA6" w14:textId="77777777" w:rsidR="00C73F2E" w:rsidRDefault="00C73F2E" w:rsidP="001A4D22">
      <w:r>
        <w:rPr>
          <w:rStyle w:val="CommentReference"/>
        </w:rPr>
        <w:annotationRef/>
      </w:r>
      <w:r>
        <w:rPr>
          <w:color w:val="000000"/>
          <w:sz w:val="20"/>
          <w:szCs w:val="20"/>
        </w:rPr>
        <w:t>Yes, I think we probably need to remove this sentence until we get this result. Maya has been looking at them over the last few weeks and I’ll be catching up with her tomorrow (Tues Dec 9th)</w:t>
      </w:r>
    </w:p>
  </w:comment>
  <w:comment w:id="58" w:author="Microsoft Office User" w:date="2025-10-27T21:46:00Z" w:initials="MOU">
    <w:p w14:paraId="741C2DB5" w14:textId="11380A75" w:rsidR="00463566" w:rsidRDefault="00463566">
      <w:pPr>
        <w:pStyle w:val="CommentText"/>
      </w:pPr>
      <w:r>
        <w:rPr>
          <w:rStyle w:val="CommentReference"/>
        </w:rPr>
        <w:annotationRef/>
      </w:r>
      <w:r>
        <w:t>Can you please add this table whoever has these data</w:t>
      </w:r>
    </w:p>
  </w:comment>
  <w:comment w:id="59" w:author="Nathan Lo" w:date="2025-12-08T10:14:00Z" w:initials="NL">
    <w:p w14:paraId="029EE641" w14:textId="77777777" w:rsidR="009E7F89" w:rsidRDefault="009E7F89" w:rsidP="0088035E">
      <w:r>
        <w:rPr>
          <w:rStyle w:val="CommentReference"/>
        </w:rPr>
        <w:annotationRef/>
      </w:r>
      <w:r>
        <w:rPr>
          <w:color w:val="000000"/>
          <w:sz w:val="20"/>
          <w:szCs w:val="20"/>
        </w:rPr>
        <w:t>Yep - I’m attached a numts vs HGTs excel sheet in my email to you.</w:t>
      </w:r>
    </w:p>
  </w:comment>
  <w:comment w:id="60" w:author="Nathan Lo" w:date="2025-12-08T10:18:00Z" w:initials="NL">
    <w:p w14:paraId="71356443" w14:textId="77777777" w:rsidR="00537987" w:rsidRDefault="00537987" w:rsidP="0022585D">
      <w:r>
        <w:rPr>
          <w:rStyle w:val="CommentReference"/>
        </w:rPr>
        <w:annotationRef/>
      </w:r>
      <w:r>
        <w:rPr>
          <w:color w:val="000000"/>
          <w:sz w:val="20"/>
          <w:szCs w:val="20"/>
        </w:rPr>
        <w:t>Figure looks really good - nice work. It would be good to keep all fonts the same (Fig 1C has different font?).</w:t>
      </w:r>
    </w:p>
  </w:comment>
  <w:comment w:id="61" w:author="Microsoft Office User" w:date="2025-10-29T17:18:00Z" w:initials="MOU">
    <w:p w14:paraId="20AFE674" w14:textId="0522EF8A" w:rsidR="00966507" w:rsidRDefault="00966507" w:rsidP="00966507">
      <w:pPr>
        <w:pStyle w:val="CommentText"/>
      </w:pPr>
      <w:r>
        <w:rPr>
          <w:rStyle w:val="CommentReference"/>
        </w:rPr>
        <w:annotationRef/>
      </w:r>
      <w:r w:rsidRPr="00966507">
        <w:t>Could add numbers of genic vs intergenic to (A)</w:t>
      </w:r>
    </w:p>
  </w:comment>
  <w:comment w:id="62" w:author="Nathan Lo" w:date="2025-12-08T10:16:00Z" w:initials="NL">
    <w:p w14:paraId="0B7D9B9A" w14:textId="77777777" w:rsidR="009E7F89" w:rsidRDefault="009E7F89" w:rsidP="000A4BE7">
      <w:r>
        <w:rPr>
          <w:rStyle w:val="CommentReference"/>
        </w:rPr>
        <w:annotationRef/>
      </w:r>
      <w:r>
        <w:rPr>
          <w:color w:val="000000"/>
          <w:sz w:val="20"/>
          <w:szCs w:val="20"/>
        </w:rPr>
        <w:t>Probably ok as is for now</w:t>
      </w:r>
    </w:p>
  </w:comment>
  <w:comment w:id="63" w:author="Microsoft Office User" w:date="2025-10-29T17:20:00Z" w:initials="MOU">
    <w:p w14:paraId="59BC6DC3" w14:textId="7F7899C4" w:rsidR="00966507" w:rsidRDefault="00966507">
      <w:pPr>
        <w:pStyle w:val="CommentText"/>
      </w:pPr>
      <w:r>
        <w:rPr>
          <w:rStyle w:val="CommentReference"/>
        </w:rPr>
        <w:annotationRef/>
      </w:r>
      <w:r w:rsidRPr="00966507">
        <w:t>I’m not sure why there are 2 peaks… I could fiddle around with the resolution of this graph and flatten out the 2 peaks (not to be dodgy, but just a more coarse summary of this distribution).</w:t>
      </w:r>
    </w:p>
  </w:comment>
  <w:comment w:id="64" w:author="Nathan Lo" w:date="2025-12-08T10:16:00Z" w:initials="NL">
    <w:p w14:paraId="10ACBA98" w14:textId="77777777" w:rsidR="009E7F89" w:rsidRDefault="009E7F89" w:rsidP="00D17053">
      <w:r>
        <w:rPr>
          <w:rStyle w:val="CommentReference"/>
        </w:rPr>
        <w:annotationRef/>
      </w:r>
      <w:r>
        <w:rPr>
          <w:color w:val="000000"/>
          <w:sz w:val="20"/>
          <w:szCs w:val="20"/>
        </w:rPr>
        <w:t>Probably ok as is for now</w:t>
      </w:r>
    </w:p>
  </w:comment>
  <w:comment w:id="65" w:author="Microsoft Office User" w:date="2025-10-29T19:03:00Z" w:initials="MOU">
    <w:p w14:paraId="714DAC56" w14:textId="3C1C3E45" w:rsidR="00AA6291" w:rsidRDefault="00AA6291">
      <w:pPr>
        <w:pStyle w:val="CommentText"/>
      </w:pPr>
      <w:r>
        <w:rPr>
          <w:rStyle w:val="CommentReference"/>
        </w:rPr>
        <w:annotationRef/>
      </w:r>
      <w:r>
        <w:t>Could possibly swap this figure for the chimera story (i.e. see Figure S3).</w:t>
      </w:r>
    </w:p>
  </w:comment>
  <w:comment w:id="66" w:author="Nathan Lo" w:date="2025-12-08T10:20:00Z" w:initials="NL">
    <w:p w14:paraId="204AA3F7" w14:textId="77777777" w:rsidR="00537987" w:rsidRDefault="00537987" w:rsidP="000A7269">
      <w:r>
        <w:rPr>
          <w:rStyle w:val="CommentReference"/>
        </w:rPr>
        <w:annotationRef/>
      </w:r>
      <w:r>
        <w:rPr>
          <w:color w:val="000000"/>
          <w:sz w:val="20"/>
          <w:szCs w:val="20"/>
        </w:rPr>
        <w:t xml:space="preserve">We could perhaps replace “A” with “B” and then add a chimera as the new “B”? </w:t>
      </w:r>
    </w:p>
  </w:comment>
  <w:comment w:id="67" w:author="Microsoft Office User" w:date="2025-10-29T19:23:00Z" w:initials="MOU">
    <w:p w14:paraId="4A98762F" w14:textId="6D6AC907" w:rsidR="003A3998" w:rsidRDefault="003A3998" w:rsidP="003A3998">
      <w:pPr>
        <w:pStyle w:val="CommentText"/>
      </w:pPr>
      <w:r>
        <w:rPr>
          <w:rStyle w:val="CommentReference"/>
        </w:rPr>
        <w:annotationRef/>
      </w:r>
      <w:r w:rsidRPr="003A3998">
        <w:t>We might not need A. If you don’t think we need it, please suggest an alternative. Note, I believe the gaps/jumps between the 3 categories are when the BLAST score becomes ‘NA’. We could possibly state this in the caption.</w:t>
      </w:r>
    </w:p>
  </w:comment>
  <w:comment w:id="68" w:author="Nathan Lo" w:date="2025-12-08T10:23:00Z" w:initials="NL">
    <w:p w14:paraId="0355660E" w14:textId="77777777" w:rsidR="00537987" w:rsidRDefault="00537987" w:rsidP="00700E5A">
      <w:r>
        <w:rPr>
          <w:rStyle w:val="CommentReference"/>
        </w:rPr>
        <w:annotationRef/>
      </w:r>
      <w:r>
        <w:rPr>
          <w:color w:val="000000"/>
          <w:sz w:val="20"/>
          <w:szCs w:val="20"/>
        </w:rPr>
        <w:t xml:space="preserve">I think “A” is pretty hard to understand conceptually, and is probably best as supplementary, but I’m happy for you to keep it in there if you prefer. As mentioned in my above comment, maybe the “ancestral insert” figure could be A, and then a chimera figure could be B. I will send you a mock up of the figure I used in my talk at some recent conferences, to show how the chimera figure could be made. </w:t>
      </w:r>
    </w:p>
  </w:comment>
  <w:comment w:id="69" w:author="Microsoft Office User" w:date="2025-10-29T19:24:00Z" w:initials="MOU">
    <w:p w14:paraId="28DF3456" w14:textId="13923AF2" w:rsidR="003A3998" w:rsidRDefault="003A3998" w:rsidP="003A3998">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p w14:paraId="7D4A691D" w14:textId="0E256A9A" w:rsidR="003A3998" w:rsidRDefault="003A3998">
      <w:pPr>
        <w:pStyle w:val="CommentText"/>
      </w:pPr>
      <w:r>
        <w:br/>
        <w:t>We could also add your second example to this same figure.</w:t>
      </w:r>
    </w:p>
  </w:comment>
  <w:comment w:id="70" w:author="Zhuzhi Zhang" w:date="2025-11-18T15:30:00Z" w:initials="ZZ">
    <w:p w14:paraId="7ADA0FD8" w14:textId="77777777" w:rsidR="00D65F54" w:rsidRDefault="00D65F54" w:rsidP="00D65F54">
      <w:pPr>
        <w:pStyle w:val="CommentText"/>
      </w:pPr>
      <w:r>
        <w:rPr>
          <w:rStyle w:val="CommentReference"/>
        </w:rPr>
        <w:annotationRef/>
      </w:r>
      <w:r>
        <w:rPr>
          <w:lang w:val="en-US"/>
        </w:rPr>
        <w:t>No, I don’t think this will be used another paper, only my thesis and here. But the P. tryoni tegminifera shouldn’t be gray.</w:t>
      </w:r>
    </w:p>
  </w:comment>
  <w:comment w:id="71" w:author="Nathan Lo" w:date="2025-12-08T10:31:00Z" w:initials="NL">
    <w:p w14:paraId="471A7402" w14:textId="77777777" w:rsidR="001043EB" w:rsidRDefault="001043EB" w:rsidP="006767B7">
      <w:r>
        <w:rPr>
          <w:rStyle w:val="CommentReference"/>
        </w:rPr>
        <w:annotationRef/>
      </w:r>
      <w:r>
        <w:rPr>
          <w:sz w:val="20"/>
          <w:szCs w:val="20"/>
        </w:rPr>
        <w:t>Confirming what Zhuzhi said - P tryoni tegminifera should have normal black lines here, not dashed grey! If it were dashed, there wouldn’t be a blue arrow for synteny to be compared with Par gigantea</w:t>
      </w:r>
    </w:p>
  </w:comment>
  <w:comment w:id="72" w:author="Nathan Lo" w:date="2025-12-08T10:24:00Z" w:initials="NL">
    <w:p w14:paraId="6C9E2654" w14:textId="5AA5C9A1" w:rsidR="009213D3" w:rsidRDefault="00537987" w:rsidP="001557D3">
      <w:r>
        <w:rPr>
          <w:rStyle w:val="CommentReference"/>
        </w:rPr>
        <w:annotationRef/>
      </w:r>
      <w:r w:rsidR="009213D3">
        <w:rPr>
          <w:sz w:val="20"/>
          <w:szCs w:val="20"/>
        </w:rPr>
        <w:t>I’m pretty sure P tryoni tegminifera should have normal black lines here, not dashed! If it were dashed, there wouldn’t be a blue arrow for synteny to be compared with Par gigantea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5A25C8" w15:done="0"/>
  <w15:commentEx w15:paraId="0804FAE7" w15:done="0"/>
  <w15:commentEx w15:paraId="004DD2FA" w15:done="0"/>
  <w15:commentEx w15:paraId="0EFDCB58" w15:paraIdParent="004DD2FA" w15:done="0"/>
  <w15:commentEx w15:paraId="1EA74298" w15:paraIdParent="004DD2FA" w15:done="0"/>
  <w15:commentEx w15:paraId="770EBE9C" w15:done="0"/>
  <w15:commentEx w15:paraId="425F20AA" w15:paraIdParent="770EBE9C" w15:done="0"/>
  <w15:commentEx w15:paraId="408757E6" w15:done="0"/>
  <w15:commentEx w15:paraId="6DA4F4CF" w15:paraIdParent="408757E6" w15:done="0"/>
  <w15:commentEx w15:paraId="2545130D" w15:paraIdParent="408757E6" w15:done="0"/>
  <w15:commentEx w15:paraId="04A53E97" w15:paraIdParent="408757E6" w15:done="0"/>
  <w15:commentEx w15:paraId="3A502656" w15:done="0"/>
  <w15:commentEx w15:paraId="5AFB7B61" w15:paraIdParent="3A502656" w15:done="0"/>
  <w15:commentEx w15:paraId="666DFC8A" w15:done="0"/>
  <w15:commentEx w15:paraId="04DE73A4" w15:paraIdParent="666DFC8A" w15:done="0"/>
  <w15:commentEx w15:paraId="1BCE38EC" w15:done="0"/>
  <w15:commentEx w15:paraId="4F45E97D" w15:paraIdParent="1BCE38EC" w15:done="0"/>
  <w15:commentEx w15:paraId="2E1E0C5B" w15:paraIdParent="1BCE38EC" w15:done="0"/>
  <w15:commentEx w15:paraId="434B9385" w15:done="0"/>
  <w15:commentEx w15:paraId="68811ECF" w15:paraIdParent="434B9385" w15:done="0"/>
  <w15:commentEx w15:paraId="4567280A" w15:done="0"/>
  <w15:commentEx w15:paraId="1AED22FC" w15:paraIdParent="4567280A" w15:done="0"/>
  <w15:commentEx w15:paraId="2822734C" w15:done="0"/>
  <w15:commentEx w15:paraId="00A9C253" w15:paraIdParent="2822734C" w15:done="0"/>
  <w15:commentEx w15:paraId="3A2331D5" w15:done="0"/>
  <w15:commentEx w15:paraId="70AC325D" w15:paraIdParent="3A2331D5" w15:done="0"/>
  <w15:commentEx w15:paraId="7049F666" w15:done="0"/>
  <w15:commentEx w15:paraId="7C119C61" w15:done="0"/>
  <w15:commentEx w15:paraId="1DB74010" w15:done="0"/>
  <w15:commentEx w15:paraId="4D23B67A" w15:paraIdParent="1DB74010" w15:done="0"/>
  <w15:commentEx w15:paraId="78EBA22B" w15:paraIdParent="1DB74010" w15:done="0"/>
  <w15:commentEx w15:paraId="518F3B79" w15:done="0"/>
  <w15:commentEx w15:paraId="6C6C7483" w15:done="0"/>
  <w15:commentEx w15:paraId="65B731CC" w15:done="0"/>
  <w15:commentEx w15:paraId="1C1B0BA6" w15:paraIdParent="65B731CC" w15:done="0"/>
  <w15:commentEx w15:paraId="741C2DB5" w15:done="0"/>
  <w15:commentEx w15:paraId="029EE641" w15:paraIdParent="741C2DB5" w15:done="0"/>
  <w15:commentEx w15:paraId="71356443" w15:done="0"/>
  <w15:commentEx w15:paraId="20AFE674" w15:done="0"/>
  <w15:commentEx w15:paraId="0B7D9B9A" w15:paraIdParent="20AFE674" w15:done="0"/>
  <w15:commentEx w15:paraId="59BC6DC3" w15:done="0"/>
  <w15:commentEx w15:paraId="10ACBA98" w15:paraIdParent="59BC6DC3" w15:done="0"/>
  <w15:commentEx w15:paraId="714DAC56" w15:done="0"/>
  <w15:commentEx w15:paraId="204AA3F7" w15:paraIdParent="714DAC56" w15:done="0"/>
  <w15:commentEx w15:paraId="4A98762F" w15:done="0"/>
  <w15:commentEx w15:paraId="0355660E" w15:paraIdParent="4A98762F" w15:done="0"/>
  <w15:commentEx w15:paraId="7D4A691D" w15:done="0"/>
  <w15:commentEx w15:paraId="7ADA0FD8" w15:paraIdParent="7D4A691D" w15:done="0"/>
  <w15:commentEx w15:paraId="471A7402" w15:paraIdParent="7D4A691D" w15:done="0"/>
  <w15:commentEx w15:paraId="6C9E26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540D633" w16cex:dateUtc="2025-11-18T03:59:00Z"/>
  <w16cex:commentExtensible w16cex:durableId="2CE1192E" w16cex:dateUtc="2025-12-07T22:30:00Z"/>
  <w16cex:commentExtensible w16cex:durableId="2CE119C4" w16cex:dateUtc="2025-12-07T22:32:00Z"/>
  <w16cex:commentExtensible w16cex:durableId="7E0BB4C2" w16cex:dateUtc="2025-11-18T04:03:00Z"/>
  <w16cex:commentExtensible w16cex:durableId="0C557C75" w16cex:dateUtc="2025-11-18T04:09:00Z"/>
  <w16cex:commentExtensible w16cex:durableId="2CE11F62" w16cex:dateUtc="2025-12-07T22:56:00Z"/>
  <w16cex:commentExtensible w16cex:durableId="2CE11F80" w16cex:dateUtc="2025-12-07T22:57:00Z"/>
  <w16cex:commentExtensible w16cex:durableId="2CE12DDE" w16cex:dateUtc="2025-12-07T23:58:00Z"/>
  <w16cex:commentExtensible w16cex:durableId="2C6D4E9E" w16cex:dateUtc="2025-09-11T03:35:00Z"/>
  <w16cex:commentExtensible w16cex:durableId="0FECF603" w16cex:dateUtc="2025-11-18T04:15:00Z"/>
  <w16cex:commentExtensible w16cex:durableId="2CE11FE4" w16cex:dateUtc="2025-12-07T22:59:00Z"/>
  <w16cex:commentExtensible w16cex:durableId="2CE11FDA" w16cex:dateUtc="2025-12-07T22:58:00Z"/>
  <w16cex:commentExtensible w16cex:durableId="5BF404B4" w16cex:dateUtc="2025-11-18T04:21:00Z"/>
  <w16cex:commentExtensible w16cex:durableId="2CE118D3" w16cex:dateUtc="2025-12-07T22:28:00Z"/>
  <w16cex:commentExtensible w16cex:durableId="58F4F5DE" w16cex:dateUtc="2025-09-08T03:27:00Z"/>
  <w16cex:commentExtensible w16cex:durableId="2C6957D7" w16cex:dateUtc="2025-09-08T03:25:00Z"/>
  <w16cex:commentExtensible w16cex:durableId="7A10A6FD" w16cex:dateUtc="2025-10-28T16:15:00Z"/>
  <w16cex:commentExtensible w16cex:durableId="2CE1201B" w16cex:dateUtc="2025-12-07T22:59:00Z"/>
  <w16cex:commentExtensible w16cex:durableId="2CE12E43" w16cex:dateUtc="2025-12-08T00:00:00Z"/>
  <w16cex:commentExtensible w16cex:durableId="66CC427A" w16cex:dateUtc="2025-09-05T03:43:00Z"/>
  <w16cex:commentExtensible w16cex:durableId="2CE12070" w16cex:dateUtc="2025-12-07T23:01:00Z"/>
  <w16cex:commentExtensible w16cex:durableId="2CE12376" w16cex:dateUtc="2025-12-07T23:14:00Z"/>
  <w16cex:commentExtensible w16cex:durableId="2CE12466" w16cex:dateUtc="2025-12-07T23:18:00Z"/>
  <w16cex:commentExtensible w16cex:durableId="2CE123F9" w16cex:dateUtc="2025-12-07T23:16:00Z"/>
  <w16cex:commentExtensible w16cex:durableId="2CE12400" w16cex:dateUtc="2025-12-07T23:16:00Z"/>
  <w16cex:commentExtensible w16cex:durableId="2CE124F1" w16cex:dateUtc="2025-12-07T23:20:00Z"/>
  <w16cex:commentExtensible w16cex:durableId="2CE1259C" w16cex:dateUtc="2025-12-07T23:23:00Z"/>
  <w16cex:commentExtensible w16cex:durableId="747FFAA9" w16cex:dateUtc="2025-11-18T04:30:00Z"/>
  <w16cex:commentExtensible w16cex:durableId="2CE12783" w16cex:dateUtc="2025-12-07T23:31:00Z"/>
  <w16cex:commentExtensible w16cex:durableId="2CE125E2" w16cex:dateUtc="2025-12-07T2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5A25C8" w16cid:durableId="2CBFF93D"/>
  <w16cid:commentId w16cid:paraId="0804FAE7" w16cid:durableId="2CAA5F57"/>
  <w16cid:commentId w16cid:paraId="004DD2FA" w16cid:durableId="2CAA5D50"/>
  <w16cid:commentId w16cid:paraId="0EFDCB58" w16cid:durableId="4540D633"/>
  <w16cid:commentId w16cid:paraId="1EA74298" w16cid:durableId="2CE1192E"/>
  <w16cid:commentId w16cid:paraId="770EBE9C" w16cid:durableId="2CC0E105"/>
  <w16cid:commentId w16cid:paraId="425F20AA" w16cid:durableId="2CE119C4"/>
  <w16cid:commentId w16cid:paraId="408757E6" w16cid:durableId="2C9C9C7A"/>
  <w16cid:commentId w16cid:paraId="6DA4F4CF" w16cid:durableId="7E0BB4C2"/>
  <w16cid:commentId w16cid:paraId="2545130D" w16cid:durableId="0C557C75"/>
  <w16cid:commentId w16cid:paraId="04A53E97" w16cid:durableId="2CE11F62"/>
  <w16cid:commentId w16cid:paraId="3A502656" w16cid:durableId="2C9C9CA4"/>
  <w16cid:commentId w16cid:paraId="5AFB7B61" w16cid:durableId="2CE11F80"/>
  <w16cid:commentId w16cid:paraId="666DFC8A" w16cid:durableId="2CC0D355"/>
  <w16cid:commentId w16cid:paraId="04DE73A4" w16cid:durableId="2CE12DDE"/>
  <w16cid:commentId w16cid:paraId="1BCE38EC" w16cid:durableId="2C6D4E9E"/>
  <w16cid:commentId w16cid:paraId="4F45E97D" w16cid:durableId="2CAA63F2"/>
  <w16cid:commentId w16cid:paraId="2E1E0C5B" w16cid:durableId="0FECF603"/>
  <w16cid:commentId w16cid:paraId="434B9385" w16cid:durableId="2CAA6C5B"/>
  <w16cid:commentId w16cid:paraId="68811ECF" w16cid:durableId="2CE11FE4"/>
  <w16cid:commentId w16cid:paraId="4567280A" w16cid:durableId="2CACEAF9"/>
  <w16cid:commentId w16cid:paraId="1AED22FC" w16cid:durableId="2CE11FDA"/>
  <w16cid:commentId w16cid:paraId="2822734C" w16cid:durableId="2CAA64D0"/>
  <w16cid:commentId w16cid:paraId="00A9C253" w16cid:durableId="5BF404B4"/>
  <w16cid:commentId w16cid:paraId="3A2331D5" w16cid:durableId="2CACEB48"/>
  <w16cid:commentId w16cid:paraId="70AC325D" w16cid:durableId="2CE118D3"/>
  <w16cid:commentId w16cid:paraId="7049F666" w16cid:durableId="58F4F5DE"/>
  <w16cid:commentId w16cid:paraId="7C119C61" w16cid:durableId="2C6957D7"/>
  <w16cid:commentId w16cid:paraId="1DB74010" w16cid:durableId="7A10A6FD"/>
  <w16cid:commentId w16cid:paraId="4D23B67A" w16cid:durableId="2CE1201B"/>
  <w16cid:commentId w16cid:paraId="78EBA22B" w16cid:durableId="2CE12E43"/>
  <w16cid:commentId w16cid:paraId="518F3B79" w16cid:durableId="2CAA6638"/>
  <w16cid:commentId w16cid:paraId="6C6C7483" w16cid:durableId="66CC427A"/>
  <w16cid:commentId w16cid:paraId="65B731CC" w16cid:durableId="2CC0D547"/>
  <w16cid:commentId w16cid:paraId="1C1B0BA6" w16cid:durableId="2CE12070"/>
  <w16cid:commentId w16cid:paraId="741C2DB5" w16cid:durableId="2CAA66BF"/>
  <w16cid:commentId w16cid:paraId="029EE641" w16cid:durableId="2CE12376"/>
  <w16cid:commentId w16cid:paraId="71356443" w16cid:durableId="2CE12466"/>
  <w16cid:commentId w16cid:paraId="20AFE674" w16cid:durableId="2CACCADA"/>
  <w16cid:commentId w16cid:paraId="0B7D9B9A" w16cid:durableId="2CE123F9"/>
  <w16cid:commentId w16cid:paraId="59BC6DC3" w16cid:durableId="2CACCB5B"/>
  <w16cid:commentId w16cid:paraId="10ACBA98" w16cid:durableId="2CE12400"/>
  <w16cid:commentId w16cid:paraId="714DAC56" w16cid:durableId="2CACE372"/>
  <w16cid:commentId w16cid:paraId="204AA3F7" w16cid:durableId="2CE124F1"/>
  <w16cid:commentId w16cid:paraId="4A98762F" w16cid:durableId="2CACE84C"/>
  <w16cid:commentId w16cid:paraId="0355660E" w16cid:durableId="2CE1259C"/>
  <w16cid:commentId w16cid:paraId="7D4A691D" w16cid:durableId="2CACE854"/>
  <w16cid:commentId w16cid:paraId="7ADA0FD8" w16cid:durableId="747FFAA9"/>
  <w16cid:commentId w16cid:paraId="471A7402" w16cid:durableId="2CE12783"/>
  <w16cid:commentId w16cid:paraId="6C9E2654" w16cid:durableId="2CE125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866787">
    <w:abstractNumId w:val="17"/>
  </w:num>
  <w:num w:numId="2" w16cid:durableId="851531926">
    <w:abstractNumId w:val="4"/>
  </w:num>
  <w:num w:numId="3" w16cid:durableId="856817911">
    <w:abstractNumId w:val="3"/>
  </w:num>
  <w:num w:numId="4" w16cid:durableId="1777750824">
    <w:abstractNumId w:val="18"/>
  </w:num>
  <w:num w:numId="5" w16cid:durableId="1547568842">
    <w:abstractNumId w:val="15"/>
  </w:num>
  <w:num w:numId="6" w16cid:durableId="1829126888">
    <w:abstractNumId w:val="11"/>
  </w:num>
  <w:num w:numId="7" w16cid:durableId="1309552762">
    <w:abstractNumId w:val="8"/>
  </w:num>
  <w:num w:numId="8" w16cid:durableId="547864">
    <w:abstractNumId w:val="7"/>
  </w:num>
  <w:num w:numId="9" w16cid:durableId="2123498532">
    <w:abstractNumId w:val="9"/>
  </w:num>
  <w:num w:numId="10" w16cid:durableId="940796983">
    <w:abstractNumId w:val="16"/>
  </w:num>
  <w:num w:numId="11" w16cid:durableId="649988969">
    <w:abstractNumId w:val="10"/>
  </w:num>
  <w:num w:numId="12" w16cid:durableId="161360989">
    <w:abstractNumId w:val="5"/>
  </w:num>
  <w:num w:numId="13" w16cid:durableId="559705702">
    <w:abstractNumId w:val="12"/>
  </w:num>
  <w:num w:numId="14" w16cid:durableId="326981415">
    <w:abstractNumId w:val="14"/>
  </w:num>
  <w:num w:numId="15" w16cid:durableId="464543255">
    <w:abstractNumId w:val="2"/>
  </w:num>
  <w:num w:numId="16" w16cid:durableId="1011645878">
    <w:abstractNumId w:val="13"/>
  </w:num>
  <w:num w:numId="17" w16cid:durableId="1395808835">
    <w:abstractNumId w:val="0"/>
  </w:num>
  <w:num w:numId="18" w16cid:durableId="2069448734">
    <w:abstractNumId w:val="6"/>
  </w:num>
  <w:num w:numId="19" w16cid:durableId="19745602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Zhuzhi Zhang">
    <w15:presenceInfo w15:providerId="Windows Live" w15:userId="854aee8d044e4a5b"/>
  </w15:person>
  <w15:person w15:author="Nathan Lo">
    <w15:presenceInfo w15:providerId="AD" w15:userId="S::nathan.lo@sydney.edu.au::fa283856-3d32-4c02-b0bb-860e4dd4c232"/>
  </w15:person>
  <w15:person w15:author="Zhuzhi Zhang [2]">
    <w15:presenceInfo w15:providerId="AD" w15:userId="S::zzha8134@uni.sydney.edu.au::76e54c05-ca10-4cba-9b5b-b789625785c1"/>
  </w15:person>
  <w15:person w15:author="Kyle Ewart">
    <w15:presenceInfo w15:providerId="None" w15:userId="Kyle Ewart"/>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210F0"/>
    <w:rsid w:val="00022199"/>
    <w:rsid w:val="0002478F"/>
    <w:rsid w:val="00024852"/>
    <w:rsid w:val="00025F9C"/>
    <w:rsid w:val="000321E3"/>
    <w:rsid w:val="00033FD1"/>
    <w:rsid w:val="000363C6"/>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A1E"/>
    <w:rsid w:val="000F4191"/>
    <w:rsid w:val="000F4F89"/>
    <w:rsid w:val="001043EB"/>
    <w:rsid w:val="00110237"/>
    <w:rsid w:val="001126CA"/>
    <w:rsid w:val="001163F1"/>
    <w:rsid w:val="00125AF9"/>
    <w:rsid w:val="00126E07"/>
    <w:rsid w:val="001322D6"/>
    <w:rsid w:val="00132330"/>
    <w:rsid w:val="00132489"/>
    <w:rsid w:val="0014523A"/>
    <w:rsid w:val="00147604"/>
    <w:rsid w:val="00150440"/>
    <w:rsid w:val="00155F3A"/>
    <w:rsid w:val="0016568E"/>
    <w:rsid w:val="00197857"/>
    <w:rsid w:val="001A0488"/>
    <w:rsid w:val="001A1549"/>
    <w:rsid w:val="001A5891"/>
    <w:rsid w:val="001B2046"/>
    <w:rsid w:val="001B5CDE"/>
    <w:rsid w:val="001C0138"/>
    <w:rsid w:val="001C74E6"/>
    <w:rsid w:val="001D6847"/>
    <w:rsid w:val="001E3994"/>
    <w:rsid w:val="001E3AAC"/>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26F4"/>
    <w:rsid w:val="00287D8B"/>
    <w:rsid w:val="002916ED"/>
    <w:rsid w:val="00291883"/>
    <w:rsid w:val="00294710"/>
    <w:rsid w:val="0029768A"/>
    <w:rsid w:val="002A04CE"/>
    <w:rsid w:val="002A3BD7"/>
    <w:rsid w:val="002A3E15"/>
    <w:rsid w:val="002A45E3"/>
    <w:rsid w:val="002A59D1"/>
    <w:rsid w:val="002B4184"/>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A2642"/>
    <w:rsid w:val="003A3998"/>
    <w:rsid w:val="003A566D"/>
    <w:rsid w:val="003C41F2"/>
    <w:rsid w:val="003D643E"/>
    <w:rsid w:val="003F52B3"/>
    <w:rsid w:val="00403C37"/>
    <w:rsid w:val="00410724"/>
    <w:rsid w:val="00412663"/>
    <w:rsid w:val="004159B3"/>
    <w:rsid w:val="00432113"/>
    <w:rsid w:val="00437A0D"/>
    <w:rsid w:val="004422B8"/>
    <w:rsid w:val="0044504D"/>
    <w:rsid w:val="00447E10"/>
    <w:rsid w:val="00454C4F"/>
    <w:rsid w:val="004553A5"/>
    <w:rsid w:val="004559E2"/>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2AA"/>
    <w:rsid w:val="004D576A"/>
    <w:rsid w:val="004E1C52"/>
    <w:rsid w:val="004E2C1C"/>
    <w:rsid w:val="004E326D"/>
    <w:rsid w:val="004F35BD"/>
    <w:rsid w:val="00505A81"/>
    <w:rsid w:val="00505EFD"/>
    <w:rsid w:val="00513EAF"/>
    <w:rsid w:val="00524530"/>
    <w:rsid w:val="00537987"/>
    <w:rsid w:val="00537F39"/>
    <w:rsid w:val="00540580"/>
    <w:rsid w:val="00541D29"/>
    <w:rsid w:val="0054272F"/>
    <w:rsid w:val="00542B56"/>
    <w:rsid w:val="0054566C"/>
    <w:rsid w:val="00545C80"/>
    <w:rsid w:val="005678C9"/>
    <w:rsid w:val="005714CD"/>
    <w:rsid w:val="00573E28"/>
    <w:rsid w:val="0057555A"/>
    <w:rsid w:val="005818D0"/>
    <w:rsid w:val="00590A1E"/>
    <w:rsid w:val="005A25A5"/>
    <w:rsid w:val="005A33A3"/>
    <w:rsid w:val="005A6D28"/>
    <w:rsid w:val="005B4FD4"/>
    <w:rsid w:val="005C2E39"/>
    <w:rsid w:val="005C6154"/>
    <w:rsid w:val="005D1EEA"/>
    <w:rsid w:val="005E0AED"/>
    <w:rsid w:val="005E4293"/>
    <w:rsid w:val="005F0D2F"/>
    <w:rsid w:val="00601070"/>
    <w:rsid w:val="0060260E"/>
    <w:rsid w:val="00615928"/>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5ECD"/>
    <w:rsid w:val="006779C4"/>
    <w:rsid w:val="00680AE1"/>
    <w:rsid w:val="006850BD"/>
    <w:rsid w:val="006874F0"/>
    <w:rsid w:val="006937E7"/>
    <w:rsid w:val="006A02FC"/>
    <w:rsid w:val="006A1A69"/>
    <w:rsid w:val="006C08BB"/>
    <w:rsid w:val="006C3195"/>
    <w:rsid w:val="006E60FF"/>
    <w:rsid w:val="0070034B"/>
    <w:rsid w:val="00703D25"/>
    <w:rsid w:val="0072171A"/>
    <w:rsid w:val="00721DB1"/>
    <w:rsid w:val="00721F4A"/>
    <w:rsid w:val="00727955"/>
    <w:rsid w:val="0073106E"/>
    <w:rsid w:val="007425EF"/>
    <w:rsid w:val="00754023"/>
    <w:rsid w:val="00762103"/>
    <w:rsid w:val="00765BCF"/>
    <w:rsid w:val="007665E1"/>
    <w:rsid w:val="00777A17"/>
    <w:rsid w:val="00792185"/>
    <w:rsid w:val="007A16D9"/>
    <w:rsid w:val="007A1D99"/>
    <w:rsid w:val="007A616D"/>
    <w:rsid w:val="007B0587"/>
    <w:rsid w:val="007B19F2"/>
    <w:rsid w:val="007B3179"/>
    <w:rsid w:val="007B45FA"/>
    <w:rsid w:val="007B7CBF"/>
    <w:rsid w:val="007C3DA2"/>
    <w:rsid w:val="007D0537"/>
    <w:rsid w:val="007D55A4"/>
    <w:rsid w:val="007D5BEA"/>
    <w:rsid w:val="007D646F"/>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A44ED"/>
    <w:rsid w:val="008A47F6"/>
    <w:rsid w:val="008B0004"/>
    <w:rsid w:val="008B4A19"/>
    <w:rsid w:val="008C19D9"/>
    <w:rsid w:val="008C5A06"/>
    <w:rsid w:val="008C5DE7"/>
    <w:rsid w:val="008F0D09"/>
    <w:rsid w:val="008F0EBC"/>
    <w:rsid w:val="008F13BD"/>
    <w:rsid w:val="008F296B"/>
    <w:rsid w:val="008F4167"/>
    <w:rsid w:val="00903D41"/>
    <w:rsid w:val="009129B0"/>
    <w:rsid w:val="00920005"/>
    <w:rsid w:val="009213D3"/>
    <w:rsid w:val="009215EE"/>
    <w:rsid w:val="00921CB8"/>
    <w:rsid w:val="00922097"/>
    <w:rsid w:val="00924A8D"/>
    <w:rsid w:val="009271FA"/>
    <w:rsid w:val="00930BA9"/>
    <w:rsid w:val="00935B95"/>
    <w:rsid w:val="0094081E"/>
    <w:rsid w:val="009528B7"/>
    <w:rsid w:val="00966507"/>
    <w:rsid w:val="009713F4"/>
    <w:rsid w:val="0097648D"/>
    <w:rsid w:val="00984C13"/>
    <w:rsid w:val="009864DF"/>
    <w:rsid w:val="009979AB"/>
    <w:rsid w:val="009A1E5D"/>
    <w:rsid w:val="009A2E58"/>
    <w:rsid w:val="009B0AF3"/>
    <w:rsid w:val="009B390B"/>
    <w:rsid w:val="009B6B2C"/>
    <w:rsid w:val="009C3ECE"/>
    <w:rsid w:val="009E26A5"/>
    <w:rsid w:val="009E58E4"/>
    <w:rsid w:val="009E709E"/>
    <w:rsid w:val="009E7F89"/>
    <w:rsid w:val="009F20DE"/>
    <w:rsid w:val="009F3B92"/>
    <w:rsid w:val="009F6EC7"/>
    <w:rsid w:val="00A06142"/>
    <w:rsid w:val="00A34862"/>
    <w:rsid w:val="00A40CE0"/>
    <w:rsid w:val="00A410FF"/>
    <w:rsid w:val="00A42A6D"/>
    <w:rsid w:val="00A60CE5"/>
    <w:rsid w:val="00A63FB7"/>
    <w:rsid w:val="00A65487"/>
    <w:rsid w:val="00A75F16"/>
    <w:rsid w:val="00A80E08"/>
    <w:rsid w:val="00A82856"/>
    <w:rsid w:val="00A82925"/>
    <w:rsid w:val="00A849DB"/>
    <w:rsid w:val="00A90F94"/>
    <w:rsid w:val="00AA1B7C"/>
    <w:rsid w:val="00AA4F7B"/>
    <w:rsid w:val="00AA6291"/>
    <w:rsid w:val="00AB4745"/>
    <w:rsid w:val="00AC1546"/>
    <w:rsid w:val="00AE0FBB"/>
    <w:rsid w:val="00AF759E"/>
    <w:rsid w:val="00B05463"/>
    <w:rsid w:val="00B1381A"/>
    <w:rsid w:val="00B14DA1"/>
    <w:rsid w:val="00B2504A"/>
    <w:rsid w:val="00B31834"/>
    <w:rsid w:val="00B33714"/>
    <w:rsid w:val="00B352AD"/>
    <w:rsid w:val="00B35B68"/>
    <w:rsid w:val="00B4527D"/>
    <w:rsid w:val="00B532A8"/>
    <w:rsid w:val="00B62F4F"/>
    <w:rsid w:val="00B710AF"/>
    <w:rsid w:val="00B7669E"/>
    <w:rsid w:val="00B8466C"/>
    <w:rsid w:val="00B849F0"/>
    <w:rsid w:val="00B854E9"/>
    <w:rsid w:val="00B859B3"/>
    <w:rsid w:val="00B859E7"/>
    <w:rsid w:val="00B977FC"/>
    <w:rsid w:val="00BB0F71"/>
    <w:rsid w:val="00BB17CA"/>
    <w:rsid w:val="00BB1B48"/>
    <w:rsid w:val="00BB3104"/>
    <w:rsid w:val="00BB3CE5"/>
    <w:rsid w:val="00BB660B"/>
    <w:rsid w:val="00BB771C"/>
    <w:rsid w:val="00BC3E42"/>
    <w:rsid w:val="00BD6A92"/>
    <w:rsid w:val="00BE6571"/>
    <w:rsid w:val="00BF31F2"/>
    <w:rsid w:val="00BF6E20"/>
    <w:rsid w:val="00C00B54"/>
    <w:rsid w:val="00C032A5"/>
    <w:rsid w:val="00C05E97"/>
    <w:rsid w:val="00C06A05"/>
    <w:rsid w:val="00C072C7"/>
    <w:rsid w:val="00C07919"/>
    <w:rsid w:val="00C10E8E"/>
    <w:rsid w:val="00C1656F"/>
    <w:rsid w:val="00C2573A"/>
    <w:rsid w:val="00C432F7"/>
    <w:rsid w:val="00C50518"/>
    <w:rsid w:val="00C57B03"/>
    <w:rsid w:val="00C64B4C"/>
    <w:rsid w:val="00C65133"/>
    <w:rsid w:val="00C665F3"/>
    <w:rsid w:val="00C66DC5"/>
    <w:rsid w:val="00C73F2E"/>
    <w:rsid w:val="00C75D27"/>
    <w:rsid w:val="00C77963"/>
    <w:rsid w:val="00C8057F"/>
    <w:rsid w:val="00C816A9"/>
    <w:rsid w:val="00C82CF1"/>
    <w:rsid w:val="00C85D48"/>
    <w:rsid w:val="00C91865"/>
    <w:rsid w:val="00C96EDA"/>
    <w:rsid w:val="00CB64F1"/>
    <w:rsid w:val="00CC2F1B"/>
    <w:rsid w:val="00CC3A30"/>
    <w:rsid w:val="00CD1941"/>
    <w:rsid w:val="00CD1AB1"/>
    <w:rsid w:val="00CD3DC5"/>
    <w:rsid w:val="00CF144A"/>
    <w:rsid w:val="00CF1EF2"/>
    <w:rsid w:val="00D07D7F"/>
    <w:rsid w:val="00D11654"/>
    <w:rsid w:val="00D11D73"/>
    <w:rsid w:val="00D14790"/>
    <w:rsid w:val="00D33430"/>
    <w:rsid w:val="00D418E2"/>
    <w:rsid w:val="00D4458E"/>
    <w:rsid w:val="00D65F54"/>
    <w:rsid w:val="00D700D0"/>
    <w:rsid w:val="00D71F8F"/>
    <w:rsid w:val="00D766F4"/>
    <w:rsid w:val="00D8716C"/>
    <w:rsid w:val="00D91A88"/>
    <w:rsid w:val="00D933D5"/>
    <w:rsid w:val="00D95570"/>
    <w:rsid w:val="00D9574B"/>
    <w:rsid w:val="00DA1DDE"/>
    <w:rsid w:val="00DA71B2"/>
    <w:rsid w:val="00DB1164"/>
    <w:rsid w:val="00DB2F4E"/>
    <w:rsid w:val="00DB430E"/>
    <w:rsid w:val="00DB4C21"/>
    <w:rsid w:val="00DB6653"/>
    <w:rsid w:val="00DC04A6"/>
    <w:rsid w:val="00DC6FAD"/>
    <w:rsid w:val="00DE7348"/>
    <w:rsid w:val="00E10241"/>
    <w:rsid w:val="00E1102B"/>
    <w:rsid w:val="00E14A6B"/>
    <w:rsid w:val="00E27114"/>
    <w:rsid w:val="00E279C9"/>
    <w:rsid w:val="00E31390"/>
    <w:rsid w:val="00E34C59"/>
    <w:rsid w:val="00E41EE2"/>
    <w:rsid w:val="00E46A51"/>
    <w:rsid w:val="00E47AE0"/>
    <w:rsid w:val="00E60C23"/>
    <w:rsid w:val="00E61052"/>
    <w:rsid w:val="00E61C61"/>
    <w:rsid w:val="00E73DFC"/>
    <w:rsid w:val="00E73F5B"/>
    <w:rsid w:val="00E7671C"/>
    <w:rsid w:val="00E82746"/>
    <w:rsid w:val="00E84874"/>
    <w:rsid w:val="00E948B2"/>
    <w:rsid w:val="00EA24C0"/>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1D68"/>
    <w:rsid w:val="00FB228E"/>
    <w:rsid w:val="00FB74EE"/>
    <w:rsid w:val="00FB7D9B"/>
    <w:rsid w:val="00FC1499"/>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cell.com/cell/fulltext/S0092-8674(22)00719-X?uuid=uuid%3A8a7db853-0c92-46b6-9b95-a976f270ab78" TargetMode="External"/><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nature.com/articles/s41576-023-00688-5" TargetMode="External"/><Relationship Id="rId17" Type="http://schemas.openxmlformats.org/officeDocument/2006/relationships/hyperlink" Target="https://academic.oup.com/mbe/article/41/1/msad278/7485626?login=true" TargetMode="External"/><Relationship Id="rId2" Type="http://schemas.openxmlformats.org/officeDocument/2006/relationships/numbering" Target="numbering.xml"/><Relationship Id="rId16" Type="http://schemas.openxmlformats.org/officeDocument/2006/relationships/hyperlink" Target="https://academic.oup.com/mbe/article/24/6/1340/987283?login=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pnas.org/doi/abs/10.1073/pnas.0907504106" TargetMode="Externa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mbe/article/20/6/907/982692?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D5791-DCDA-AC44-95A4-9632A4A97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11</Pages>
  <Words>3854</Words>
  <Characters>21970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Nathan Lo</cp:lastModifiedBy>
  <cp:revision>105</cp:revision>
  <cp:lastPrinted>2025-09-01T21:59:00Z</cp:lastPrinted>
  <dcterms:created xsi:type="dcterms:W3CDTF">2025-09-04T22:38:00Z</dcterms:created>
  <dcterms:modified xsi:type="dcterms:W3CDTF">2025-12-08T00:00:00Z</dcterms:modified>
</cp:coreProperties>
</file>