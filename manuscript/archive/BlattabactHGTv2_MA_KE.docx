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36402" w14:textId="651A6717" w:rsidR="00FA05D2" w:rsidRPr="003C41F2" w:rsidRDefault="007E3D33" w:rsidP="003C41F2">
      <w:pPr>
        <w:jc w:val="both"/>
        <w:rPr>
          <w:rFonts w:asciiTheme="majorHAnsi" w:hAnsiTheme="majorHAnsi"/>
          <w:b/>
          <w:bCs/>
          <w:sz w:val="36"/>
          <w:szCs w:val="36"/>
          <w:rPrChange w:id="0" w:author="Microsoft Office User" w:date="2025-09-19T12:06:00Z">
            <w:rPr>
              <w:rFonts w:asciiTheme="majorHAnsi" w:hAnsiTheme="majorHAnsi"/>
              <w:b/>
              <w:bCs/>
              <w:sz w:val="32"/>
              <w:szCs w:val="32"/>
            </w:rPr>
          </w:rPrChange>
        </w:rPr>
      </w:pPr>
      <w:bookmarkStart w:id="1" w:name="_GoBack"/>
      <w:r w:rsidRPr="003C41F2">
        <w:rPr>
          <w:rFonts w:asciiTheme="majorHAnsi" w:hAnsiTheme="majorHAnsi"/>
          <w:b/>
          <w:bCs/>
          <w:sz w:val="36"/>
          <w:szCs w:val="36"/>
          <w:rPrChange w:id="2" w:author="Microsoft Office User" w:date="2025-09-19T12:06:00Z">
            <w:rPr>
              <w:rFonts w:asciiTheme="majorHAnsi" w:hAnsiTheme="majorHAnsi"/>
              <w:sz w:val="32"/>
              <w:szCs w:val="32"/>
            </w:rPr>
          </w:rPrChange>
        </w:rPr>
        <w:t xml:space="preserve">Uncovering thousands of </w:t>
      </w:r>
      <w:commentRangeStart w:id="3"/>
      <w:commentRangeStart w:id="4"/>
      <w:del w:id="5" w:author="Microsoft Office User" w:date="2025-09-19T10:44:00Z">
        <w:r w:rsidRPr="003C41F2" w:rsidDel="00FA05D2">
          <w:rPr>
            <w:rFonts w:asciiTheme="majorHAnsi" w:hAnsiTheme="majorHAnsi"/>
            <w:b/>
            <w:bCs/>
            <w:sz w:val="36"/>
            <w:szCs w:val="36"/>
            <w:rPrChange w:id="6" w:author="Microsoft Office User" w:date="2025-09-19T12:06:00Z">
              <w:rPr>
                <w:rFonts w:asciiTheme="majorHAnsi" w:hAnsiTheme="majorHAnsi"/>
                <w:sz w:val="32"/>
                <w:szCs w:val="32"/>
              </w:rPr>
            </w:rPrChange>
          </w:rPr>
          <w:delText xml:space="preserve">horizontal </w:delText>
        </w:r>
      </w:del>
      <w:ins w:id="7" w:author="Microsoft Office User" w:date="2025-09-19T10:44:00Z">
        <w:r w:rsidR="00FA05D2" w:rsidRPr="003C41F2">
          <w:rPr>
            <w:rFonts w:asciiTheme="majorHAnsi" w:hAnsiTheme="majorHAnsi"/>
            <w:b/>
            <w:bCs/>
            <w:sz w:val="36"/>
            <w:szCs w:val="36"/>
            <w:rPrChange w:id="8" w:author="Microsoft Office User" w:date="2025-09-19T12:06:00Z">
              <w:rPr>
                <w:rFonts w:asciiTheme="majorHAnsi" w:hAnsiTheme="majorHAnsi"/>
                <w:sz w:val="32"/>
                <w:szCs w:val="32"/>
              </w:rPr>
            </w:rPrChange>
          </w:rPr>
          <w:t xml:space="preserve">DNA </w:t>
        </w:r>
      </w:ins>
      <w:del w:id="9" w:author="Microsoft Office User" w:date="2025-09-19T10:44:00Z">
        <w:r w:rsidRPr="003C41F2" w:rsidDel="00FA05D2">
          <w:rPr>
            <w:rFonts w:asciiTheme="majorHAnsi" w:hAnsiTheme="majorHAnsi"/>
            <w:b/>
            <w:bCs/>
            <w:sz w:val="36"/>
            <w:szCs w:val="36"/>
            <w:rPrChange w:id="10" w:author="Microsoft Office User" w:date="2025-09-19T12:06:00Z">
              <w:rPr>
                <w:rFonts w:asciiTheme="majorHAnsi" w:hAnsiTheme="majorHAnsi"/>
                <w:sz w:val="32"/>
                <w:szCs w:val="32"/>
              </w:rPr>
            </w:rPrChange>
          </w:rPr>
          <w:delText>gene</w:delText>
        </w:r>
        <w:bookmarkEnd w:id="1"/>
        <w:commentRangeEnd w:id="3"/>
        <w:r w:rsidR="001E3AAC" w:rsidRPr="003C41F2" w:rsidDel="00FA05D2">
          <w:rPr>
            <w:rStyle w:val="CommentReference"/>
            <w:rFonts w:asciiTheme="majorHAnsi" w:hAnsiTheme="majorHAnsi"/>
            <w:b/>
            <w:bCs/>
            <w:sz w:val="18"/>
            <w:szCs w:val="18"/>
            <w:rPrChange w:id="11" w:author="Microsoft Office User" w:date="2025-09-19T12:06:00Z">
              <w:rPr>
                <w:rStyle w:val="CommentReference"/>
                <w:rFonts w:asciiTheme="majorHAnsi" w:hAnsiTheme="majorHAnsi"/>
              </w:rPr>
            </w:rPrChange>
          </w:rPr>
          <w:commentReference w:id="3"/>
        </w:r>
      </w:del>
      <w:commentRangeEnd w:id="4"/>
      <w:r w:rsidR="00FA05D2" w:rsidRPr="003C41F2">
        <w:rPr>
          <w:rStyle w:val="CommentReference"/>
          <w:b/>
          <w:bCs/>
          <w:sz w:val="18"/>
          <w:szCs w:val="18"/>
          <w:rPrChange w:id="12" w:author="Microsoft Office User" w:date="2025-09-19T12:06:00Z">
            <w:rPr>
              <w:rStyle w:val="CommentReference"/>
            </w:rPr>
          </w:rPrChange>
        </w:rPr>
        <w:commentReference w:id="4"/>
      </w:r>
      <w:del w:id="13" w:author="Microsoft Office User" w:date="2025-09-19T10:44:00Z">
        <w:r w:rsidRPr="003C41F2" w:rsidDel="00FA05D2">
          <w:rPr>
            <w:rFonts w:asciiTheme="majorHAnsi" w:hAnsiTheme="majorHAnsi"/>
            <w:b/>
            <w:bCs/>
            <w:sz w:val="36"/>
            <w:szCs w:val="36"/>
            <w:rPrChange w:id="14" w:author="Microsoft Office User" w:date="2025-09-19T12:06:00Z">
              <w:rPr>
                <w:rFonts w:asciiTheme="majorHAnsi" w:hAnsiTheme="majorHAnsi"/>
                <w:sz w:val="32"/>
                <w:szCs w:val="32"/>
              </w:rPr>
            </w:rPrChange>
          </w:rPr>
          <w:delText xml:space="preserve"> </w:delText>
        </w:r>
      </w:del>
      <w:r w:rsidRPr="003C41F2">
        <w:rPr>
          <w:rFonts w:asciiTheme="majorHAnsi" w:hAnsiTheme="majorHAnsi"/>
          <w:b/>
          <w:bCs/>
          <w:sz w:val="36"/>
          <w:szCs w:val="36"/>
          <w:rPrChange w:id="15" w:author="Microsoft Office User" w:date="2025-09-19T12:06:00Z">
            <w:rPr>
              <w:rFonts w:asciiTheme="majorHAnsi" w:hAnsiTheme="majorHAnsi"/>
              <w:sz w:val="32"/>
              <w:szCs w:val="32"/>
            </w:rPr>
          </w:rPrChange>
        </w:rPr>
        <w:t>transfer events within single cockroach genomes</w:t>
      </w:r>
    </w:p>
    <w:p w14:paraId="40449161" w14:textId="77777777" w:rsidR="00837F66" w:rsidRPr="004E326D" w:rsidRDefault="00837F66" w:rsidP="006850BD">
      <w:pPr>
        <w:jc w:val="both"/>
        <w:rPr>
          <w:rFonts w:asciiTheme="majorHAnsi" w:hAnsiTheme="majorHAnsi"/>
        </w:rPr>
      </w:pPr>
    </w:p>
    <w:p w14:paraId="69FDB573" w14:textId="32017B5E" w:rsidR="007E3D33" w:rsidRPr="004E326D" w:rsidRDefault="001D6847" w:rsidP="006850BD">
      <w:pPr>
        <w:jc w:val="both"/>
        <w:rPr>
          <w:rFonts w:asciiTheme="majorHAnsi" w:hAnsiTheme="majorHAnsi"/>
          <w:bCs/>
        </w:rPr>
      </w:pPr>
      <w:r w:rsidRPr="004E326D">
        <w:rPr>
          <w:rFonts w:asciiTheme="majorHAnsi" w:hAnsiTheme="majorHAnsi"/>
          <w:b/>
          <w:bCs/>
        </w:rPr>
        <w:t xml:space="preserve">Authors: </w:t>
      </w:r>
      <w:r w:rsidR="00E27114" w:rsidRPr="004E326D">
        <w:rPr>
          <w:rFonts w:asciiTheme="majorHAnsi" w:hAnsiTheme="majorHAnsi"/>
          <w:bCs/>
        </w:rPr>
        <w:t>Kyle Ewart</w:t>
      </w:r>
      <w:r w:rsidR="003D643E" w:rsidRPr="004E326D">
        <w:rPr>
          <w:rFonts w:asciiTheme="majorHAnsi" w:hAnsiTheme="majorHAnsi"/>
          <w:bCs/>
        </w:rPr>
        <w:t>*</w:t>
      </w:r>
      <w:r w:rsidR="00E27114" w:rsidRPr="004E326D">
        <w:rPr>
          <w:rFonts w:asciiTheme="majorHAnsi" w:hAnsiTheme="majorHAnsi"/>
          <w:bCs/>
        </w:rPr>
        <w:t>, Maxim Adams</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proofErr w:type="spellStart"/>
      <w:r w:rsidR="00E27114" w:rsidRPr="004E326D">
        <w:rPr>
          <w:rFonts w:asciiTheme="majorHAnsi" w:hAnsiTheme="majorHAnsi"/>
          <w:bCs/>
        </w:rPr>
        <w:t>Jil</w:t>
      </w:r>
      <w:proofErr w:type="spellEnd"/>
      <w:r w:rsidR="00AC1546" w:rsidRPr="004E326D">
        <w:rPr>
          <w:rFonts w:asciiTheme="majorHAnsi" w:hAnsiTheme="majorHAnsi"/>
          <w:bCs/>
        </w:rPr>
        <w:t xml:space="preserve"> </w:t>
      </w:r>
      <w:proofErr w:type="spellStart"/>
      <w:r w:rsidR="00AC1546" w:rsidRPr="004E326D">
        <w:rPr>
          <w:rFonts w:asciiTheme="majorHAnsi" w:hAnsiTheme="majorHAnsi"/>
          <w:bCs/>
        </w:rPr>
        <w:t>Helbling</w:t>
      </w:r>
      <w:proofErr w:type="spellEnd"/>
      <w:r w:rsidR="00E27114" w:rsidRPr="004E326D">
        <w:rPr>
          <w:rFonts w:asciiTheme="majorHAnsi" w:hAnsiTheme="majorHAnsi"/>
          <w:bCs/>
        </w:rPr>
        <w:t xml:space="preserve">, </w:t>
      </w:r>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w:t>
      </w:r>
      <w:proofErr w:type="spellStart"/>
      <w:r w:rsidR="00505EFD" w:rsidRPr="004E326D">
        <w:rPr>
          <w:rFonts w:asciiTheme="majorHAnsi" w:hAnsiTheme="majorHAnsi"/>
          <w:bCs/>
        </w:rPr>
        <w:t>Jex</w:t>
      </w:r>
      <w:proofErr w:type="spellEnd"/>
      <w:r w:rsidR="00505EFD" w:rsidRPr="004E326D">
        <w:rPr>
          <w:rFonts w:asciiTheme="majorHAnsi" w:hAnsiTheme="majorHAnsi"/>
          <w:bCs/>
        </w:rPr>
        <w:t xml:space="preserve">, </w:t>
      </w:r>
      <w:r w:rsidR="001A5891" w:rsidRPr="004E326D">
        <w:rPr>
          <w:rFonts w:asciiTheme="majorHAnsi" w:hAnsiTheme="majorHAnsi"/>
          <w:bCs/>
        </w:rPr>
        <w:t xml:space="preserve">Simon </w:t>
      </w:r>
      <w:proofErr w:type="spellStart"/>
      <w:r w:rsidR="001A5891" w:rsidRPr="004E326D">
        <w:rPr>
          <w:rFonts w:asciiTheme="majorHAnsi" w:hAnsiTheme="majorHAnsi"/>
          <w:bCs/>
        </w:rPr>
        <w:t>Ho</w:t>
      </w:r>
      <w:proofErr w:type="spellEnd"/>
      <w:r w:rsidR="001A5891" w:rsidRPr="004E326D">
        <w:rPr>
          <w:rFonts w:asciiTheme="majorHAnsi" w:hAnsiTheme="majorHAnsi"/>
          <w:bCs/>
        </w:rPr>
        <w:t xml:space="preserve">, </w:t>
      </w:r>
      <w:r w:rsidR="00E27114" w:rsidRPr="004E326D">
        <w:rPr>
          <w:rFonts w:asciiTheme="majorHAnsi" w:hAnsiTheme="majorHAnsi"/>
          <w:bCs/>
        </w:rPr>
        <w:t>Nathan Lo</w:t>
      </w:r>
    </w:p>
    <w:p w14:paraId="61BC7456" w14:textId="6A5AA55E" w:rsidR="003D643E" w:rsidRPr="004E326D" w:rsidRDefault="003D643E"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4F2CB9E3" w14:textId="7F60BEB1" w:rsidR="00F771D4" w:rsidRPr="004E326D" w:rsidRDefault="00F771D4" w:rsidP="006850BD">
      <w:pPr>
        <w:jc w:val="both"/>
        <w:rPr>
          <w:rFonts w:asciiTheme="majorHAnsi" w:hAnsiTheme="majorHAnsi"/>
          <w:b/>
          <w:bCs/>
          <w:sz w:val="28"/>
          <w:szCs w:val="28"/>
        </w:rPr>
      </w:pPr>
      <w:r w:rsidRPr="004E326D">
        <w:rPr>
          <w:rFonts w:asciiTheme="majorHAnsi" w:hAnsiTheme="majorHAnsi"/>
          <w:b/>
          <w:bCs/>
          <w:sz w:val="28"/>
          <w:szCs w:val="28"/>
        </w:rPr>
        <w:t>Current Biology Report structure</w:t>
      </w:r>
    </w:p>
    <w:p w14:paraId="4FA961BB" w14:textId="7B14C5BD" w:rsidR="00F771D4" w:rsidRPr="004E326D" w:rsidRDefault="00F771D4" w:rsidP="006850BD">
      <w:pPr>
        <w:jc w:val="both"/>
        <w:rPr>
          <w:rFonts w:asciiTheme="majorHAnsi" w:hAnsiTheme="majorHAnsi"/>
          <w:i/>
          <w:iCs/>
        </w:rPr>
      </w:pPr>
      <w:r w:rsidRPr="004E326D">
        <w:rPr>
          <w:rFonts w:asciiTheme="majorHAnsi" w:hAnsiTheme="majorHAnsi"/>
          <w:i/>
          <w:iCs/>
        </w:rPr>
        <w:t xml:space="preserve">Reports present findings of broad biological interest in a concise, to-the-point style. Reports are typically limited to six journal pages (usually around </w:t>
      </w:r>
      <w:r w:rsidRPr="004E326D">
        <w:rPr>
          <w:rFonts w:asciiTheme="majorHAnsi" w:hAnsiTheme="majorHAnsi"/>
          <w:b/>
          <w:bCs/>
          <w:i/>
          <w:iCs/>
        </w:rPr>
        <w:t>2,500 words of main text</w:t>
      </w:r>
      <w:r w:rsidRPr="004E326D">
        <w:rPr>
          <w:rFonts w:asciiTheme="majorHAnsi" w:hAnsiTheme="majorHAnsi"/>
          <w:i/>
          <w:iCs/>
        </w:rPr>
        <w:t xml:space="preserve">, i.e., all of the text in the manuscript except for the summary, the STAR Methods text, any supplemental information text, and references section), and there should be no more than </w:t>
      </w:r>
      <w:r w:rsidRPr="004E326D">
        <w:rPr>
          <w:rFonts w:asciiTheme="majorHAnsi" w:hAnsiTheme="majorHAnsi"/>
          <w:b/>
          <w:bCs/>
          <w:i/>
          <w:iCs/>
        </w:rPr>
        <w:t>four display items (figures and tables)</w:t>
      </w:r>
      <w:r w:rsidRPr="004E326D">
        <w:rPr>
          <w:rFonts w:asciiTheme="majorHAnsi" w:hAnsiTheme="majorHAnsi"/>
          <w:i/>
          <w:iCs/>
        </w:rPr>
        <w:t>. Additional items and details may be published online as supplemental information</w:t>
      </w:r>
    </w:p>
    <w:p w14:paraId="2ACF1C74" w14:textId="77777777" w:rsidR="000F4F89" w:rsidRPr="004E326D" w:rsidRDefault="000F4F89" w:rsidP="006850BD">
      <w:pPr>
        <w:jc w:val="both"/>
        <w:rPr>
          <w:rFonts w:asciiTheme="majorHAnsi" w:hAnsiTheme="majorHAnsi"/>
          <w:b/>
          <w:bCs/>
          <w:sz w:val="28"/>
          <w:szCs w:val="28"/>
        </w:rPr>
      </w:pPr>
    </w:p>
    <w:p w14:paraId="27852D77" w14:textId="77777777" w:rsidR="00E61052" w:rsidRPr="004E326D" w:rsidRDefault="00E61052" w:rsidP="00505EFD">
      <w:pPr>
        <w:jc w:val="both"/>
        <w:rPr>
          <w:rFonts w:asciiTheme="majorHAnsi" w:hAnsiTheme="majorHAnsi" w:cs="Arial"/>
        </w:rPr>
      </w:pPr>
    </w:p>
    <w:p w14:paraId="0D9148E1" w14:textId="7255D317" w:rsidR="00505EFD" w:rsidRPr="004E326D" w:rsidRDefault="00E61052" w:rsidP="00505EFD">
      <w:pPr>
        <w:jc w:val="both"/>
        <w:rPr>
          <w:rFonts w:asciiTheme="majorHAnsi" w:hAnsiTheme="majorHAnsi" w:cs="Arial"/>
          <w:b/>
          <w:bCs/>
        </w:rPr>
      </w:pPr>
      <w:r w:rsidRPr="004E326D">
        <w:rPr>
          <w:rFonts w:asciiTheme="majorHAnsi" w:hAnsiTheme="majorHAnsi" w:cs="Arial"/>
          <w:b/>
          <w:bCs/>
        </w:rPr>
        <w:t>Revised Summary</w:t>
      </w:r>
      <w:r w:rsidR="00247C57" w:rsidRPr="004E326D">
        <w:rPr>
          <w:rFonts w:asciiTheme="majorHAnsi" w:hAnsiTheme="majorHAnsi" w:cs="Arial"/>
          <w:b/>
          <w:bCs/>
        </w:rPr>
        <w:t xml:space="preserve"> (needs to be &lt;250 words)</w:t>
      </w:r>
    </w:p>
    <w:p w14:paraId="48D30D76" w14:textId="44E0D9D3" w:rsidR="00CD1AB1" w:rsidRPr="004E326D"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transfers that manifest as</w:t>
      </w:r>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genomes of 18 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sidRPr="004E326D">
        <w:rPr>
          <w:rFonts w:asciiTheme="majorHAnsi" w:hAnsiTheme="majorHAnsi" w:cs="Arial"/>
          <w:color w:val="000000" w:themeColor="text1"/>
        </w:rPr>
        <w:t xml:space="preserve"> (hereafter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w:t>
      </w:r>
      <w:r w:rsidR="009F3B92">
        <w:rPr>
          <w:rFonts w:asciiTheme="majorHAnsi" w:hAnsiTheme="majorHAnsi" w:cs="Arial"/>
          <w:color w:val="000000" w:themeColor="text1"/>
        </w:rPr>
        <w:t xml:space="preserve"> </w:t>
      </w:r>
      <w:r w:rsidRPr="004E326D">
        <w:rPr>
          <w:rFonts w:asciiTheme="majorHAnsi" w:hAnsiTheme="majorHAnsi" w:cs="Arial"/>
          <w:color w:val="000000" w:themeColor="text1"/>
        </w:rPr>
        <w:t>found in specialised cells of cockroach</w:t>
      </w:r>
      <w:r w:rsidR="00096F32" w:rsidRPr="004E326D">
        <w:rPr>
          <w:rFonts w:asciiTheme="majorHAnsi" w:hAnsiTheme="majorHAnsi" w:cs="Arial"/>
          <w:color w:val="000000" w:themeColor="text1"/>
        </w:rPr>
        <w:t xml:space="preserve"> fat-</w:t>
      </w:r>
      <w:r w:rsidRPr="004E326D">
        <w:rPr>
          <w:rFonts w:asciiTheme="majorHAnsi" w:hAnsiTheme="majorHAnsi" w:cs="Arial"/>
          <w:color w:val="000000" w:themeColor="text1"/>
        </w:rPr>
        <w:t>bodies.</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del w:id="16" w:author="Microsoft Office User" w:date="2025-09-19T10:58:00Z">
        <w:r w:rsidR="00B62F4F" w:rsidDel="006669B4">
          <w:rPr>
            <w:rFonts w:asciiTheme="majorHAnsi" w:hAnsiTheme="majorHAnsi"/>
            <w:color w:val="000000" w:themeColor="text1"/>
          </w:rPr>
          <w:delText xml:space="preserve">insects </w:delText>
        </w:r>
      </w:del>
      <w:ins w:id="17" w:author="Microsoft Office User" w:date="2025-09-19T10:58:00Z">
        <w:r w:rsidR="006669B4">
          <w:rPr>
            <w:rFonts w:asciiTheme="majorHAnsi" w:hAnsiTheme="majorHAnsi"/>
            <w:color w:val="000000" w:themeColor="text1"/>
          </w:rPr>
          <w:t>e</w:t>
        </w:r>
        <w:commentRangeStart w:id="18"/>
        <w:r w:rsidR="006669B4">
          <w:rPr>
            <w:rFonts w:asciiTheme="majorHAnsi" w:hAnsiTheme="majorHAnsi"/>
            <w:color w:val="000000" w:themeColor="text1"/>
          </w:rPr>
          <w:t>ukaryotes</w:t>
        </w:r>
        <w:commentRangeEnd w:id="18"/>
        <w:r w:rsidR="006669B4">
          <w:rPr>
            <w:rStyle w:val="CommentReference"/>
          </w:rPr>
          <w:commentReference w:id="18"/>
        </w:r>
        <w:r w:rsidR="006669B4">
          <w:rPr>
            <w:rFonts w:asciiTheme="majorHAnsi" w:hAnsiTheme="majorHAnsi"/>
            <w:color w:val="000000" w:themeColor="text1"/>
          </w:rPr>
          <w:t xml:space="preserve"> </w:t>
        </w:r>
      </w:ins>
      <w:r w:rsidR="00B62F4F">
        <w:rPr>
          <w:rFonts w:asciiTheme="majorHAnsi" w:hAnsiTheme="majorHAnsi"/>
          <w:color w:val="000000" w:themeColor="text1"/>
        </w:rPr>
        <w:t xml:space="preserve">harbouring long-term endosymbionts have found little or no evidence for horizontal transfers from these </w:t>
      </w:r>
      <w:del w:id="19" w:author="Microsoft Office User" w:date="2025-09-19T10:54:00Z">
        <w:r w:rsidR="00B62F4F" w:rsidDel="0064091B">
          <w:rPr>
            <w:rFonts w:asciiTheme="majorHAnsi" w:hAnsiTheme="majorHAnsi"/>
            <w:color w:val="000000" w:themeColor="text1"/>
          </w:rPr>
          <w:delText>bacteria</w:delText>
        </w:r>
      </w:del>
      <w:ins w:id="20" w:author="Microsoft Office User" w:date="2025-09-19T10:54:00Z">
        <w:r w:rsidR="0064091B">
          <w:rPr>
            <w:rFonts w:asciiTheme="majorHAnsi" w:hAnsiTheme="majorHAnsi"/>
            <w:color w:val="000000" w:themeColor="text1"/>
          </w:rPr>
          <w:t>sy</w:t>
        </w:r>
      </w:ins>
      <w:ins w:id="21" w:author="Microsoft Office User" w:date="2025-09-19T10:55:00Z">
        <w:r w:rsidR="0064091B">
          <w:rPr>
            <w:rFonts w:asciiTheme="majorHAnsi" w:hAnsiTheme="majorHAnsi"/>
            <w:color w:val="000000" w:themeColor="text1"/>
          </w:rPr>
          <w:t>mbiont</w:t>
        </w:r>
        <w:commentRangeStart w:id="22"/>
        <w:r w:rsidR="0064091B">
          <w:rPr>
            <w:rFonts w:asciiTheme="majorHAnsi" w:hAnsiTheme="majorHAnsi"/>
            <w:color w:val="000000" w:themeColor="text1"/>
          </w:rPr>
          <w:t>s</w:t>
        </w:r>
        <w:commentRangeEnd w:id="22"/>
        <w:r w:rsidR="0064091B">
          <w:rPr>
            <w:rStyle w:val="CommentReference"/>
          </w:rPr>
          <w:commentReference w:id="22"/>
        </w:r>
      </w:ins>
      <w:commentRangeStart w:id="23"/>
      <w:r w:rsidR="00B62F4F">
        <w:rPr>
          <w:rFonts w:asciiTheme="majorHAnsi" w:hAnsiTheme="majorHAnsi"/>
          <w:color w:val="000000" w:themeColor="text1"/>
        </w:rPr>
        <w:t>.</w:t>
      </w:r>
      <w:commentRangeEnd w:id="23"/>
      <w:r w:rsidR="006669B4">
        <w:rPr>
          <w:rStyle w:val="CommentReference"/>
        </w:rPr>
        <w:commentReference w:id="23"/>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between </w:t>
      </w:r>
      <w:r w:rsidR="00D11654" w:rsidRPr="004E326D">
        <w:rPr>
          <w:rFonts w:asciiTheme="majorHAnsi" w:hAnsiTheme="majorHAnsi" w:cs="Arial"/>
          <w:color w:val="FF0000"/>
        </w:rPr>
        <w:t>XXX</w:t>
      </w:r>
      <w:r w:rsidRPr="004E326D">
        <w:rPr>
          <w:rFonts w:asciiTheme="majorHAnsi" w:hAnsiTheme="majorHAnsi" w:cs="Arial"/>
          <w:color w:val="000000" w:themeColor="text1"/>
        </w:rPr>
        <w:t xml:space="preserve"> and </w:t>
      </w:r>
      <w:r w:rsidR="00D11654" w:rsidRPr="004E326D">
        <w:rPr>
          <w:rFonts w:asciiTheme="majorHAnsi" w:hAnsiTheme="majorHAnsi" w:cs="Arial"/>
          <w:color w:val="FF0000"/>
        </w:rPr>
        <w:t>XXXX</w:t>
      </w:r>
      <w:r w:rsidRPr="004E326D">
        <w:rPr>
          <w:rFonts w:asciiTheme="majorHAnsi" w:hAnsiTheme="majorHAnsi" w:cs="Arial"/>
          <w:color w:val="FF0000"/>
        </w:rPr>
        <w:t xml:space="preserve"> </w:t>
      </w:r>
      <w:r w:rsidR="00E61052" w:rsidRPr="004E326D">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proofErr w:type="spellStart"/>
      <w:r w:rsidR="00454C4F"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in their genomes, </w:t>
      </w:r>
      <w:commentRangeStart w:id="24"/>
      <w:r w:rsidRPr="004E326D">
        <w:rPr>
          <w:rFonts w:asciiTheme="majorHAnsi" w:hAnsiTheme="majorHAnsi" w:cs="Arial"/>
          <w:color w:val="000000" w:themeColor="text1"/>
        </w:rPr>
        <w:t>while termite</w:t>
      </w:r>
      <w:r w:rsidR="00E61052" w:rsidRPr="004E326D">
        <w:rPr>
          <w:rFonts w:asciiTheme="majorHAnsi" w:hAnsiTheme="majorHAnsi" w:cs="Arial"/>
          <w:color w:val="000000" w:themeColor="text1"/>
        </w:rPr>
        <w:t xml:space="preserve"> genomes</w:t>
      </w:r>
      <w:r w:rsidRPr="004E326D">
        <w:rPr>
          <w:rFonts w:asciiTheme="majorHAnsi" w:hAnsiTheme="majorHAnsi" w:cs="Arial"/>
          <w:color w:val="000000" w:themeColor="text1"/>
        </w:rPr>
        <w:t xml:space="preserve"> contained no detectable</w:t>
      </w:r>
      <w:r w:rsidR="008951EA">
        <w:rPr>
          <w:rFonts w:asciiTheme="majorHAnsi" w:hAnsiTheme="majorHAnsi" w:cs="Arial"/>
          <w:i/>
          <w:iCs/>
          <w:color w:val="000000" w:themeColor="text1"/>
        </w:rPr>
        <w:t xml:space="preserve">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this symbiont</w:t>
      </w:r>
      <w:commentRangeEnd w:id="24"/>
      <w:r w:rsidR="00FA7A51">
        <w:rPr>
          <w:rStyle w:val="CommentReference"/>
        </w:rPr>
        <w:commentReference w:id="24"/>
      </w:r>
      <w:r w:rsidRPr="004E326D">
        <w:rPr>
          <w:rFonts w:asciiTheme="majorHAnsi" w:hAnsiTheme="majorHAnsi" w:cs="Arial"/>
          <w:color w:val="000000" w:themeColor="text1"/>
        </w:rPr>
        <w:t xml:space="preserve">. </w:t>
      </w:r>
      <w:moveToRangeStart w:id="25" w:author="Microsoft Office User" w:date="2025-09-19T11:11:00Z" w:name="move209172704"/>
      <w:moveTo w:id="26" w:author="Microsoft Office User" w:date="2025-09-19T11:11:00Z">
        <w:r w:rsidR="00505A81" w:rsidRPr="004E326D">
          <w:rPr>
            <w:rFonts w:asciiTheme="majorHAnsi" w:hAnsiTheme="majorHAnsi" w:cs="Arial"/>
            <w:color w:val="000000" w:themeColor="text1"/>
          </w:rPr>
          <w:t>A proportion (</w:t>
        </w:r>
        <w:commentRangeStart w:id="27"/>
        <w:r w:rsidR="00505A81" w:rsidRPr="004E326D">
          <w:rPr>
            <w:rFonts w:asciiTheme="majorHAnsi" w:hAnsiTheme="majorHAnsi" w:cs="Arial"/>
            <w:color w:val="FF0000"/>
          </w:rPr>
          <w:t>XX</w:t>
        </w:r>
        <w:commentRangeEnd w:id="27"/>
        <w:r w:rsidR="00505A81">
          <w:rPr>
            <w:rStyle w:val="CommentReference"/>
          </w:rPr>
          <w:commentReference w:id="27"/>
        </w:r>
        <w:r w:rsidR="00505A81" w:rsidRPr="004E326D">
          <w:rPr>
            <w:rFonts w:asciiTheme="majorHAnsi" w:hAnsiTheme="majorHAnsi" w:cs="Arial"/>
            <w:color w:val="000000" w:themeColor="text1"/>
          </w:rPr>
          <w:t>%) of inserts appear to have persisted for &gt;</w:t>
        </w:r>
        <w:r w:rsidR="00505A81" w:rsidRPr="004E326D">
          <w:rPr>
            <w:rFonts w:asciiTheme="majorHAnsi" w:hAnsiTheme="majorHAnsi" w:cs="Arial"/>
            <w:color w:val="FF0000"/>
          </w:rPr>
          <w:t>XX</w:t>
        </w:r>
        <w:r w:rsidR="00505A81" w:rsidRPr="004E326D">
          <w:rPr>
            <w:rFonts w:asciiTheme="majorHAnsi" w:hAnsiTheme="majorHAnsi" w:cs="Arial"/>
            <w:color w:val="000000" w:themeColor="text1"/>
          </w:rPr>
          <w:t xml:space="preserve"> million years in </w:t>
        </w:r>
        <w:proofErr w:type="spellStart"/>
        <w:r w:rsidR="00505A81" w:rsidRPr="004E326D">
          <w:rPr>
            <w:rFonts w:asciiTheme="majorHAnsi" w:hAnsiTheme="majorHAnsi" w:cs="Arial"/>
            <w:color w:val="000000" w:themeColor="text1"/>
          </w:rPr>
          <w:t>panesthiine</w:t>
        </w:r>
        <w:proofErr w:type="spellEnd"/>
        <w:r w:rsidR="00505A81" w:rsidRPr="004E326D">
          <w:rPr>
            <w:rFonts w:asciiTheme="majorHAnsi" w:hAnsiTheme="majorHAnsi" w:cs="Arial"/>
            <w:color w:val="000000" w:themeColor="text1"/>
          </w:rPr>
          <w:t xml:space="preserve"> burrowing cockroaches. </w:t>
        </w:r>
      </w:moveTo>
      <w:moveToRangeEnd w:id="25"/>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ins w:id="28" w:author="Microsoft Office User" w:date="2025-09-19T10:57:00Z">
        <w:r w:rsidR="00DB2F4E">
          <w:rPr>
            <w:rFonts w:asciiTheme="majorHAnsi" w:hAnsiTheme="majorHAnsi" w:cs="Arial"/>
            <w:color w:val="000000" w:themeColor="text1"/>
          </w:rPr>
          <w:t>eight</w:t>
        </w:r>
      </w:ins>
      <w:del w:id="29" w:author="Microsoft Office User" w:date="2025-09-19T10:57:00Z">
        <w:r w:rsidR="000F4F89" w:rsidDel="00DB2F4E">
          <w:rPr>
            <w:rFonts w:asciiTheme="majorHAnsi" w:hAnsiTheme="majorHAnsi" w:cs="Arial"/>
            <w:color w:val="000000" w:themeColor="text1"/>
          </w:rPr>
          <w:delText>8</w:delText>
        </w:r>
      </w:del>
      <w:r w:rsidR="000F4F89">
        <w:rPr>
          <w:rFonts w:asciiTheme="majorHAnsi" w:hAnsiTheme="majorHAnsi" w:cs="Arial"/>
          <w:color w:val="000000" w:themeColor="text1"/>
        </w:rPr>
        <w:t xml:space="preserve"> short segments from divergent </w:t>
      </w:r>
      <w:proofErr w:type="spellStart"/>
      <w:r w:rsidR="000F4F89">
        <w:rPr>
          <w:rFonts w:asciiTheme="majorHAnsi" w:hAnsiTheme="majorHAnsi" w:cs="Arial"/>
          <w:i/>
          <w:iCs/>
          <w:color w:val="000000" w:themeColor="text1"/>
        </w:rPr>
        <w:t>Blattabacterium</w:t>
      </w:r>
      <w:proofErr w:type="spellEnd"/>
      <w:r w:rsidR="000F4F89">
        <w:rPr>
          <w:rFonts w:asciiTheme="majorHAnsi" w:hAnsiTheme="majorHAnsi" w:cs="Arial"/>
          <w:color w:val="000000" w:themeColor="text1"/>
        </w:rPr>
        <w:t xml:space="preserve"> genomic locations</w:t>
      </w:r>
      <w:r w:rsidR="009F3B92" w:rsidRPr="004D3182">
        <w:rPr>
          <w:rFonts w:asciiTheme="majorHAnsi" w:hAnsiTheme="majorHAnsi" w:cs="Arial"/>
          <w:color w:val="000000" w:themeColor="text1"/>
        </w:rPr>
        <w:t xml:space="preserve">. </w:t>
      </w:r>
      <w:moveFromRangeStart w:id="30" w:author="Microsoft Office User" w:date="2025-09-19T11:11:00Z" w:name="move209172731"/>
      <w:moveFrom w:id="31" w:author="Microsoft Office User" w:date="2025-09-19T11:11:00Z">
        <w:r w:rsidR="00D700D0" w:rsidRPr="004E326D" w:rsidDel="00505A81">
          <w:rPr>
            <w:rFonts w:asciiTheme="majorHAnsi" w:hAnsiTheme="majorHAnsi" w:cs="Arial"/>
            <w:color w:val="000000" w:themeColor="text1"/>
          </w:rPr>
          <w:t xml:space="preserve">The  </w:t>
        </w:r>
        <w:r w:rsidR="00D700D0" w:rsidRPr="004E326D" w:rsidDel="00505A81">
          <w:rPr>
            <w:rFonts w:asciiTheme="majorHAnsi" w:hAnsiTheme="majorHAnsi" w:cs="Arial"/>
            <w:color w:val="FF0000"/>
          </w:rPr>
          <w:t>XXXX</w:t>
        </w:r>
        <w:r w:rsidR="00D700D0" w:rsidRPr="004E326D" w:rsidDel="00505A81">
          <w:rPr>
            <w:rFonts w:asciiTheme="majorHAnsi" w:hAnsiTheme="majorHAnsi" w:cs="Arial"/>
            <w:color w:val="000000" w:themeColor="text1"/>
          </w:rPr>
          <w:t xml:space="preserve"> inserts found in </w:t>
        </w:r>
        <w:r w:rsidR="00D700D0" w:rsidRPr="004E326D" w:rsidDel="00505A81">
          <w:rPr>
            <w:rFonts w:asciiTheme="majorHAnsi" w:hAnsiTheme="majorHAnsi" w:cs="Arial"/>
            <w:i/>
            <w:iCs/>
            <w:color w:val="000000" w:themeColor="text1"/>
          </w:rPr>
          <w:t>Macropanesthia lithgowae</w:t>
        </w:r>
        <w:r w:rsidR="00D700D0" w:rsidRPr="004E326D" w:rsidDel="00505A81">
          <w:rPr>
            <w:rFonts w:asciiTheme="majorHAnsi" w:hAnsiTheme="majorHAnsi" w:cs="Arial"/>
            <w:color w:val="000000" w:themeColor="text1"/>
          </w:rPr>
          <w:t xml:space="preserve"> exceed</w:t>
        </w:r>
        <w:r w:rsidR="00EE0D9A" w:rsidDel="00505A81">
          <w:rPr>
            <w:rFonts w:asciiTheme="majorHAnsi" w:hAnsiTheme="majorHAnsi" w:cs="Arial"/>
            <w:color w:val="000000" w:themeColor="text1"/>
          </w:rPr>
          <w:t xml:space="preserve"> </w:t>
        </w:r>
        <w:r w:rsidR="00D700D0" w:rsidRPr="004E326D" w:rsidDel="00505A81">
          <w:rPr>
            <w:rFonts w:asciiTheme="majorHAnsi" w:hAnsiTheme="majorHAnsi" w:cs="Arial"/>
            <w:color w:val="000000" w:themeColor="text1"/>
          </w:rPr>
          <w:t>by &gt;</w:t>
        </w:r>
        <w:commentRangeStart w:id="32"/>
        <w:r w:rsidR="00D700D0" w:rsidRPr="004E326D" w:rsidDel="00505A81">
          <w:rPr>
            <w:rFonts w:asciiTheme="majorHAnsi" w:hAnsiTheme="majorHAnsi" w:cs="Arial"/>
            <w:color w:val="FF0000"/>
          </w:rPr>
          <w:t>25</w:t>
        </w:r>
        <w:commentRangeEnd w:id="32"/>
        <w:r w:rsidR="00DB2F4E" w:rsidDel="00505A81">
          <w:rPr>
            <w:rStyle w:val="CommentReference"/>
          </w:rPr>
          <w:commentReference w:id="32"/>
        </w:r>
        <w:r w:rsidR="00D700D0" w:rsidRPr="004E326D" w:rsidDel="00505A81">
          <w:rPr>
            <w:rFonts w:asciiTheme="majorHAnsi" w:hAnsiTheme="majorHAnsi" w:cs="Arial"/>
            <w:color w:val="000000" w:themeColor="text1"/>
          </w:rPr>
          <w:t xml:space="preserve"> times the number of inserts (170) previously reported from any eukaryotic species, with the exception of rotifers. </w:t>
        </w:r>
      </w:moveFrom>
      <w:moveFromRangeEnd w:id="30"/>
      <w:r w:rsidR="000F4F89" w:rsidRPr="0084528B">
        <w:rPr>
          <w:rFonts w:asciiTheme="majorHAnsi" w:hAnsiTheme="majorHAnsi" w:cs="Arial"/>
          <w:color w:val="0E2841" w:themeColor="text2"/>
        </w:rPr>
        <w:t xml:space="preserve">Transcription of inserts ranged from </w:t>
      </w:r>
      <w:commentRangeStart w:id="33"/>
      <w:r w:rsidR="000F4F89" w:rsidRPr="0084528B">
        <w:rPr>
          <w:rFonts w:asciiTheme="majorHAnsi" w:hAnsiTheme="majorHAnsi" w:cs="Arial"/>
          <w:color w:val="0E2841" w:themeColor="text2"/>
        </w:rPr>
        <w:t>5.04-8.58%</w:t>
      </w:r>
      <w:commentRangeEnd w:id="33"/>
      <w:r w:rsidR="006669B4" w:rsidRPr="0084528B">
        <w:rPr>
          <w:rStyle w:val="CommentReference"/>
          <w:color w:val="0E2841" w:themeColor="text2"/>
        </w:rPr>
        <w:commentReference w:id="33"/>
      </w:r>
      <w:r w:rsidR="000F4F89" w:rsidRPr="0084528B">
        <w:rPr>
          <w:rFonts w:asciiTheme="majorHAnsi" w:hAnsiTheme="majorHAnsi" w:cs="Arial"/>
          <w:color w:val="0E2841" w:themeColor="text2"/>
        </w:rPr>
        <w:t xml:space="preserve"> based on analyses of </w:t>
      </w:r>
      <w:proofErr w:type="spellStart"/>
      <w:r w:rsidR="000F4F89" w:rsidRPr="0084528B">
        <w:rPr>
          <w:rFonts w:asciiTheme="majorHAnsi" w:hAnsiTheme="majorHAnsi" w:cs="Arial"/>
          <w:color w:val="0E2841" w:themeColor="text2"/>
        </w:rPr>
        <w:t>RNAseq</w:t>
      </w:r>
      <w:proofErr w:type="spellEnd"/>
      <w:r w:rsidR="000F4F89" w:rsidRPr="0084528B">
        <w:rPr>
          <w:rFonts w:asciiTheme="majorHAnsi" w:hAnsiTheme="majorHAnsi" w:cs="Arial"/>
          <w:color w:val="0E2841" w:themeColor="text2"/>
        </w:rPr>
        <w:t xml:space="preserve"> data from </w:t>
      </w:r>
      <w:r w:rsidR="00D11654" w:rsidRPr="0084528B">
        <w:rPr>
          <w:rFonts w:asciiTheme="majorHAnsi" w:hAnsiTheme="majorHAnsi" w:cs="Arial"/>
          <w:color w:val="0E2841" w:themeColor="text2"/>
        </w:rPr>
        <w:t>3 species</w:t>
      </w:r>
      <w:r w:rsidR="000F4F89" w:rsidRPr="0084528B">
        <w:rPr>
          <w:rFonts w:asciiTheme="majorHAnsi" w:hAnsiTheme="majorHAnsi" w:cs="Arial"/>
          <w:color w:val="0E2841" w:themeColor="text2"/>
        </w:rPr>
        <w:t>, the majority of which (3.38-6.30%) was from intergenic regions</w:t>
      </w:r>
      <w:r w:rsidR="00D11654" w:rsidRPr="0084528B">
        <w:rPr>
          <w:rFonts w:asciiTheme="majorHAnsi" w:hAnsiTheme="majorHAnsi" w:cs="Arial"/>
          <w:color w:val="0E2841" w:themeColor="text2"/>
        </w:rPr>
        <w:t>.</w:t>
      </w:r>
      <w:r w:rsidR="00D11654" w:rsidRPr="004E326D">
        <w:rPr>
          <w:rFonts w:asciiTheme="majorHAnsi" w:hAnsiTheme="majorHAnsi" w:cs="Arial"/>
          <w:color w:val="FF0000"/>
        </w:rPr>
        <w:t xml:space="preserve"> </w:t>
      </w:r>
      <w:moveToRangeStart w:id="34" w:author="Microsoft Office User" w:date="2025-09-19T11:11:00Z" w:name="move209172731"/>
      <w:moveTo w:id="35" w:author="Microsoft Office User" w:date="2025-09-19T11:11:00Z">
        <w:r w:rsidR="00505A81" w:rsidRPr="004E326D">
          <w:rPr>
            <w:rFonts w:asciiTheme="majorHAnsi" w:hAnsiTheme="majorHAnsi" w:cs="Arial"/>
            <w:color w:val="000000" w:themeColor="text1"/>
          </w:rPr>
          <w:t xml:space="preserve">The </w:t>
        </w:r>
        <w:r w:rsidR="00505A81" w:rsidRPr="004E326D">
          <w:rPr>
            <w:rFonts w:asciiTheme="majorHAnsi" w:hAnsiTheme="majorHAnsi" w:cs="Arial"/>
            <w:color w:val="FF0000"/>
          </w:rPr>
          <w:t>XXXX</w:t>
        </w:r>
        <w:r w:rsidR="00505A81" w:rsidRPr="004E326D">
          <w:rPr>
            <w:rFonts w:asciiTheme="majorHAnsi" w:hAnsiTheme="majorHAnsi" w:cs="Arial"/>
            <w:color w:val="000000" w:themeColor="text1"/>
          </w:rPr>
          <w:t xml:space="preserve"> inserts found in </w:t>
        </w:r>
        <w:proofErr w:type="spellStart"/>
        <w:r w:rsidR="00505A81" w:rsidRPr="004E326D">
          <w:rPr>
            <w:rFonts w:asciiTheme="majorHAnsi" w:hAnsiTheme="majorHAnsi" w:cs="Arial"/>
            <w:i/>
            <w:iCs/>
            <w:color w:val="000000" w:themeColor="text1"/>
          </w:rPr>
          <w:t>Macropanesthia</w:t>
        </w:r>
        <w:proofErr w:type="spellEnd"/>
        <w:r w:rsidR="00505A81" w:rsidRPr="004E326D">
          <w:rPr>
            <w:rFonts w:asciiTheme="majorHAnsi" w:hAnsiTheme="majorHAnsi" w:cs="Arial"/>
            <w:i/>
            <w:iCs/>
            <w:color w:val="000000" w:themeColor="text1"/>
          </w:rPr>
          <w:t xml:space="preserve"> </w:t>
        </w:r>
        <w:proofErr w:type="spellStart"/>
        <w:r w:rsidR="00505A81" w:rsidRPr="004E326D">
          <w:rPr>
            <w:rFonts w:asciiTheme="majorHAnsi" w:hAnsiTheme="majorHAnsi" w:cs="Arial"/>
            <w:i/>
            <w:iCs/>
            <w:color w:val="000000" w:themeColor="text1"/>
          </w:rPr>
          <w:t>lithgowae</w:t>
        </w:r>
        <w:proofErr w:type="spellEnd"/>
        <w:r w:rsidR="00505A81" w:rsidRPr="004E326D">
          <w:rPr>
            <w:rFonts w:asciiTheme="majorHAnsi" w:hAnsiTheme="majorHAnsi" w:cs="Arial"/>
            <w:color w:val="000000" w:themeColor="text1"/>
          </w:rPr>
          <w:t xml:space="preserve"> exceed</w:t>
        </w:r>
        <w:r w:rsidR="00505A81">
          <w:rPr>
            <w:rFonts w:asciiTheme="majorHAnsi" w:hAnsiTheme="majorHAnsi" w:cs="Arial"/>
            <w:color w:val="000000" w:themeColor="text1"/>
          </w:rPr>
          <w:t xml:space="preserve"> </w:t>
        </w:r>
        <w:r w:rsidR="00505A81" w:rsidRPr="004E326D">
          <w:rPr>
            <w:rFonts w:asciiTheme="majorHAnsi" w:hAnsiTheme="majorHAnsi" w:cs="Arial"/>
            <w:color w:val="000000" w:themeColor="text1"/>
          </w:rPr>
          <w:t>by &gt;</w:t>
        </w:r>
        <w:commentRangeStart w:id="36"/>
        <w:r w:rsidR="00505A81" w:rsidRPr="004E326D">
          <w:rPr>
            <w:rFonts w:asciiTheme="majorHAnsi" w:hAnsiTheme="majorHAnsi" w:cs="Arial"/>
            <w:color w:val="FF0000"/>
          </w:rPr>
          <w:t>25</w:t>
        </w:r>
        <w:commentRangeEnd w:id="36"/>
        <w:r w:rsidR="00505A81">
          <w:rPr>
            <w:rStyle w:val="CommentReference"/>
          </w:rPr>
          <w:commentReference w:id="36"/>
        </w:r>
        <w:r w:rsidR="00505A81" w:rsidRPr="004E326D">
          <w:rPr>
            <w:rFonts w:asciiTheme="majorHAnsi" w:hAnsiTheme="majorHAnsi" w:cs="Arial"/>
            <w:color w:val="000000" w:themeColor="text1"/>
          </w:rPr>
          <w:t xml:space="preserve"> times the number of inserts (170) previously reported from any eukaryotic species, with the exception of rotifers</w:t>
        </w:r>
        <w:commentRangeStart w:id="37"/>
        <w:r w:rsidR="00505A81" w:rsidRPr="004E326D">
          <w:rPr>
            <w:rFonts w:asciiTheme="majorHAnsi" w:hAnsiTheme="majorHAnsi" w:cs="Arial"/>
            <w:color w:val="000000" w:themeColor="text1"/>
          </w:rPr>
          <w:t>.</w:t>
        </w:r>
      </w:moveTo>
      <w:commentRangeEnd w:id="37"/>
      <w:r w:rsidR="00505A81">
        <w:rPr>
          <w:rStyle w:val="CommentReference"/>
        </w:rPr>
        <w:commentReference w:id="37"/>
      </w:r>
      <w:moveTo w:id="38" w:author="Microsoft Office User" w:date="2025-09-19T11:11:00Z">
        <w:r w:rsidR="00505A81" w:rsidRPr="004E326D">
          <w:rPr>
            <w:rFonts w:asciiTheme="majorHAnsi" w:hAnsiTheme="majorHAnsi" w:cs="Arial"/>
            <w:color w:val="000000" w:themeColor="text1"/>
          </w:rPr>
          <w:t xml:space="preserve"> </w:t>
        </w:r>
      </w:moveTo>
      <w:moveToRangeEnd w:id="34"/>
      <w:ins w:id="39" w:author="Microsoft Office User" w:date="2025-09-19T11:16:00Z">
        <w:r w:rsidR="007D55A4" w:rsidRPr="007D55A4">
          <w:rPr>
            <w:rFonts w:asciiTheme="majorHAnsi" w:hAnsiTheme="majorHAnsi" w:cs="Arial"/>
            <w:color w:val="000000" w:themeColor="text1"/>
          </w:rPr>
          <w:t xml:space="preserve">This level of DNA transfer is </w:t>
        </w:r>
      </w:ins>
      <w:ins w:id="40" w:author="Microsoft Office User" w:date="2025-09-19T14:10:00Z">
        <w:r w:rsidR="004B402C">
          <w:rPr>
            <w:rFonts w:asciiTheme="majorHAnsi" w:hAnsiTheme="majorHAnsi" w:cs="Arial"/>
            <w:color w:val="000000" w:themeColor="text1"/>
          </w:rPr>
          <w:t>correlated</w:t>
        </w:r>
      </w:ins>
      <w:ins w:id="41" w:author="Microsoft Office User" w:date="2025-09-19T11:16:00Z">
        <w:r w:rsidR="007D55A4" w:rsidRPr="007D55A4">
          <w:rPr>
            <w:rFonts w:asciiTheme="majorHAnsi" w:hAnsiTheme="majorHAnsi" w:cs="Arial"/>
            <w:color w:val="000000" w:themeColor="text1"/>
          </w:rPr>
          <w:t xml:space="preserve"> to that of the </w:t>
        </w:r>
      </w:ins>
      <w:ins w:id="42" w:author="Microsoft Office User" w:date="2025-09-19T14:13:00Z">
        <w:r w:rsidR="00FF75DC">
          <w:rPr>
            <w:rFonts w:asciiTheme="majorHAnsi" w:hAnsiTheme="majorHAnsi" w:cs="Arial"/>
            <w:color w:val="000000" w:themeColor="text1"/>
          </w:rPr>
          <w:t xml:space="preserve">transfers from the </w:t>
        </w:r>
      </w:ins>
      <w:ins w:id="43" w:author="Microsoft Office User" w:date="2025-09-19T11:16:00Z">
        <w:r w:rsidR="007D55A4" w:rsidRPr="007D55A4">
          <w:rPr>
            <w:rFonts w:asciiTheme="majorHAnsi" w:hAnsiTheme="majorHAnsi" w:cs="Arial"/>
            <w:color w:val="000000" w:themeColor="text1"/>
          </w:rPr>
          <w:t>mitochondrial genome, an ancient bacterial endosymbiont turned organelle</w:t>
        </w:r>
      </w:ins>
      <w:ins w:id="44" w:author="Microsoft Office User" w:date="2025-09-19T14:10:00Z">
        <w:r w:rsidR="004B402C">
          <w:rPr>
            <w:rFonts w:asciiTheme="majorHAnsi" w:hAnsiTheme="majorHAnsi" w:cs="Arial"/>
            <w:color w:val="000000" w:themeColor="text1"/>
          </w:rPr>
          <w:t>, hi</w:t>
        </w:r>
      </w:ins>
      <w:ins w:id="45" w:author="Microsoft Office User" w:date="2025-09-19T14:11:00Z">
        <w:r w:rsidR="004B402C">
          <w:rPr>
            <w:rFonts w:asciiTheme="majorHAnsi" w:hAnsiTheme="majorHAnsi" w:cs="Arial"/>
            <w:color w:val="000000" w:themeColor="text1"/>
          </w:rPr>
          <w:t>ghlighting the intimate relationship between the endosym</w:t>
        </w:r>
        <w:r w:rsidR="009864DF">
          <w:rPr>
            <w:rFonts w:asciiTheme="majorHAnsi" w:hAnsiTheme="majorHAnsi" w:cs="Arial"/>
            <w:color w:val="000000" w:themeColor="text1"/>
          </w:rPr>
          <w:t>biont and host genomes</w:t>
        </w:r>
      </w:ins>
      <w:commentRangeStart w:id="46"/>
      <w:ins w:id="47" w:author="Microsoft Office User" w:date="2025-09-19T11:16:00Z">
        <w:r w:rsidR="007D55A4" w:rsidRPr="007D55A4">
          <w:rPr>
            <w:rFonts w:asciiTheme="majorHAnsi" w:hAnsiTheme="majorHAnsi" w:cs="Arial"/>
            <w:color w:val="000000" w:themeColor="text1"/>
          </w:rPr>
          <w:t>.</w:t>
        </w:r>
      </w:ins>
      <w:commentRangeEnd w:id="46"/>
      <w:ins w:id="48" w:author="Microsoft Office User" w:date="2025-09-19T14:05:00Z">
        <w:r w:rsidR="00D933D5">
          <w:rPr>
            <w:rStyle w:val="CommentReference"/>
          </w:rPr>
          <w:commentReference w:id="46"/>
        </w:r>
      </w:ins>
      <w:moveFromRangeStart w:id="49" w:author="Microsoft Office User" w:date="2025-09-19T11:11:00Z" w:name="move209172704"/>
      <w:moveFrom w:id="50" w:author="Microsoft Office User" w:date="2025-09-19T11:11:00Z">
        <w:r w:rsidR="00D700D0" w:rsidRPr="004E326D" w:rsidDel="00505A81">
          <w:rPr>
            <w:rFonts w:asciiTheme="majorHAnsi" w:hAnsiTheme="majorHAnsi" w:cs="Arial"/>
            <w:color w:val="000000" w:themeColor="text1"/>
          </w:rPr>
          <w:t>A proportion (</w:t>
        </w:r>
        <w:commentRangeStart w:id="51"/>
        <w:r w:rsidR="00D700D0" w:rsidRPr="004E326D" w:rsidDel="00505A81">
          <w:rPr>
            <w:rFonts w:asciiTheme="majorHAnsi" w:hAnsiTheme="majorHAnsi" w:cs="Arial"/>
            <w:color w:val="FF0000"/>
          </w:rPr>
          <w:t>XX</w:t>
        </w:r>
        <w:commentRangeEnd w:id="51"/>
        <w:r w:rsidR="00316F6F" w:rsidDel="00505A81">
          <w:rPr>
            <w:rStyle w:val="CommentReference"/>
          </w:rPr>
          <w:commentReference w:id="51"/>
        </w:r>
        <w:r w:rsidR="00D700D0" w:rsidRPr="004E326D" w:rsidDel="00505A81">
          <w:rPr>
            <w:rFonts w:asciiTheme="majorHAnsi" w:hAnsiTheme="majorHAnsi" w:cs="Arial"/>
            <w:color w:val="000000" w:themeColor="text1"/>
          </w:rPr>
          <w:t>%) of inserts appear to have persisted for &gt;</w:t>
        </w:r>
        <w:r w:rsidR="00D700D0" w:rsidRPr="004E326D" w:rsidDel="00505A81">
          <w:rPr>
            <w:rFonts w:asciiTheme="majorHAnsi" w:hAnsiTheme="majorHAnsi" w:cs="Arial"/>
            <w:color w:val="FF0000"/>
          </w:rPr>
          <w:t>XX</w:t>
        </w:r>
        <w:r w:rsidR="00D700D0" w:rsidRPr="004E326D" w:rsidDel="00505A81">
          <w:rPr>
            <w:rFonts w:asciiTheme="majorHAnsi" w:hAnsiTheme="majorHAnsi" w:cs="Arial"/>
            <w:color w:val="000000" w:themeColor="text1"/>
          </w:rPr>
          <w:t xml:space="preserve"> million years in panesthiine burrowing cockroaches. </w:t>
        </w:r>
      </w:moveFrom>
      <w:moveFromRangeEnd w:id="49"/>
    </w:p>
    <w:p w14:paraId="2DE479F9" w14:textId="55C7E83A" w:rsidR="00CD1AB1" w:rsidRPr="004E326D" w:rsidRDefault="00CD1AB1" w:rsidP="006850BD">
      <w:pPr>
        <w:jc w:val="both"/>
        <w:rPr>
          <w:rFonts w:asciiTheme="majorHAnsi" w:hAnsiTheme="majorHAnsi" w:cs="Arial"/>
        </w:r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commentRangeStart w:id="52"/>
      <w:commentRangeStart w:id="53"/>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commentRangeEnd w:id="52"/>
      <w:r w:rsidRPr="004E326D">
        <w:rPr>
          <w:rStyle w:val="CommentReference"/>
          <w:rFonts w:asciiTheme="majorHAnsi" w:hAnsiTheme="majorHAnsi"/>
          <w:i/>
          <w:sz w:val="24"/>
          <w:szCs w:val="24"/>
        </w:rPr>
        <w:commentReference w:id="52"/>
      </w:r>
      <w:commentRangeEnd w:id="53"/>
      <w:r w:rsidR="007D55A4">
        <w:rPr>
          <w:rStyle w:val="CommentReference"/>
        </w:rPr>
        <w:commentReference w:id="53"/>
      </w:r>
    </w:p>
    <w:p w14:paraId="7E8116CA" w14:textId="096D91B7" w:rsidR="00B33714" w:rsidRPr="004E326D" w:rsidRDefault="00B33714" w:rsidP="006850BD">
      <w:pPr>
        <w:jc w:val="both"/>
        <w:rPr>
          <w:rFonts w:asciiTheme="majorHAnsi" w:hAnsiTheme="majorHAnsi" w:cs="Arial"/>
        </w:rPr>
      </w:pPr>
    </w:p>
    <w:p w14:paraId="33A7F670" w14:textId="36F3AB20" w:rsidR="001E3994" w:rsidRPr="004E326D" w:rsidRDefault="00B33714" w:rsidP="006850BD">
      <w:pPr>
        <w:jc w:val="both"/>
        <w:rPr>
          <w:rFonts w:asciiTheme="majorHAnsi" w:hAnsiTheme="majorHAnsi" w:cs="Arial"/>
          <w:iCs/>
        </w:rPr>
      </w:pPr>
      <w:r w:rsidRPr="004E326D">
        <w:rPr>
          <w:rFonts w:asciiTheme="majorHAnsi" w:hAnsiTheme="majorHAnsi" w:cs="Arial"/>
        </w:rPr>
        <w:lastRenderedPageBreak/>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proofErr w:type="spellStart"/>
      <w:ins w:id="54" w:author="Microsoft Office User" w:date="2025-09-19T11:21:00Z">
        <w:r w:rsidR="00432113" w:rsidRPr="00432113">
          <w:rPr>
            <w:rFonts w:asciiTheme="majorHAnsi" w:hAnsiTheme="majorHAnsi" w:cs="Arial"/>
          </w:rPr>
          <w:t>Sacchi</w:t>
        </w:r>
        <w:proofErr w:type="spellEnd"/>
        <w:r w:rsidR="00432113" w:rsidRPr="00432113" w:rsidDel="00432113">
          <w:rPr>
            <w:rFonts w:asciiTheme="majorHAnsi" w:hAnsiTheme="majorHAnsi" w:cs="Arial"/>
          </w:rPr>
          <w:t xml:space="preserve"> </w:t>
        </w:r>
        <w:r w:rsidR="00432113">
          <w:rPr>
            <w:rFonts w:asciiTheme="majorHAnsi" w:hAnsiTheme="majorHAnsi" w:cs="Arial"/>
          </w:rPr>
          <w:t>et al., 1988</w:t>
        </w:r>
      </w:ins>
      <w:del w:id="55" w:author="Microsoft Office User" w:date="2025-09-19T11:21:00Z">
        <w:r w:rsidR="000F4F89" w:rsidDel="00432113">
          <w:rPr>
            <w:rFonts w:asciiTheme="majorHAnsi" w:hAnsiTheme="majorHAnsi" w:cs="Arial"/>
          </w:rPr>
          <w:delText>ref</w:delText>
        </w:r>
      </w:del>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commentRangeStart w:id="56"/>
      <w:commentRangeEnd w:id="56"/>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w:t>
      </w:r>
      <w:del w:id="57" w:author="Microsoft Office User" w:date="2025-09-19T11:22:00Z">
        <w:r w:rsidR="00F72EA6" w:rsidRPr="004D3182" w:rsidDel="00432113">
          <w:rPr>
            <w:rFonts w:asciiTheme="majorHAnsi" w:eastAsia="Times New Roman" w:hAnsiTheme="majorHAnsi" w:cs="TimesNewRomanPSMT"/>
            <w:kern w:val="0"/>
            <w14:ligatures w14:val="none"/>
          </w:rPr>
          <w:delText> </w:delText>
        </w:r>
      </w:del>
      <w:r w:rsidR="00F72EA6" w:rsidRPr="004D3182">
        <w:rPr>
          <w:rFonts w:asciiTheme="majorHAnsi" w:eastAsia="Times New Roman" w:hAnsiTheme="majorHAnsi" w:cs="Times New Roman"/>
          <w:kern w:val="0"/>
          <w14:ligatures w14:val="none"/>
        </w:rPr>
        <w:t>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1C6BE53A"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ins w:id="58" w:author="Microsoft Office User" w:date="2025-09-19T11:22:00Z">
        <w:r w:rsidR="00432113">
          <w:rPr>
            <w:rFonts w:asciiTheme="majorHAnsi" w:hAnsiTheme="majorHAnsi" w:cs="Arial"/>
            <w:color w:val="000000" w:themeColor="text1"/>
          </w:rPr>
          <w:t xml:space="preserve">DNA </w:t>
        </w:r>
      </w:ins>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del w:id="59" w:author="Microsoft Office User" w:date="2025-09-19T11:21:00Z">
        <w:r w:rsidR="00C10E8E" w:rsidRPr="004E326D" w:rsidDel="00432113">
          <w:rPr>
            <w:rFonts w:asciiTheme="majorHAnsi" w:hAnsiTheme="majorHAnsi" w:cs="Arial"/>
            <w:color w:val="000000" w:themeColor="text1"/>
          </w:rPr>
          <w:delText xml:space="preserve"> </w:delText>
        </w:r>
      </w:del>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had been broken into </w:t>
      </w:r>
      <w:r w:rsidR="00F81BC4" w:rsidRPr="004E326D">
        <w:rPr>
          <w:rFonts w:asciiTheme="majorHAnsi" w:hAnsiTheme="majorHAnsi" w:cs="Arial"/>
          <w:color w:val="000000" w:themeColor="text1"/>
        </w:rPr>
        <w:t>150</w:t>
      </w:r>
      <w:r w:rsidRPr="004E326D">
        <w:rPr>
          <w:rFonts w:asciiTheme="majorHAnsi" w:hAnsiTheme="majorHAnsi" w:cs="Arial"/>
          <w:color w:val="000000" w:themeColor="text1"/>
        </w:rPr>
        <w:t xml:space="preserve"> bp fragments. </w:t>
      </w:r>
      <w:del w:id="60" w:author="Microsoft Office User" w:date="2025-09-19T11:23:00Z">
        <w:r w:rsidR="00E41EE2" w:rsidRPr="004E326D" w:rsidDel="00432113">
          <w:rPr>
            <w:rFonts w:asciiTheme="majorHAnsi" w:hAnsiTheme="majorHAnsi" w:cs="Arial"/>
            <w:color w:val="000000" w:themeColor="text1"/>
          </w:rPr>
          <w:delText xml:space="preserve">Using BWA-MEM, </w:delText>
        </w:r>
      </w:del>
      <w:ins w:id="61" w:author="Microsoft Office User" w:date="2025-09-19T11:23:00Z">
        <w:r w:rsidR="00432113">
          <w:rPr>
            <w:rFonts w:asciiTheme="majorHAnsi" w:hAnsiTheme="majorHAnsi" w:cs="Arial"/>
            <w:color w:val="000000" w:themeColor="text1"/>
          </w:rPr>
          <w:t>W</w:t>
        </w:r>
      </w:ins>
      <w:del w:id="62" w:author="Microsoft Office User" w:date="2025-09-19T11:23:00Z">
        <w:r w:rsidR="00E41EE2" w:rsidRPr="004E326D" w:rsidDel="00432113">
          <w:rPr>
            <w:rFonts w:asciiTheme="majorHAnsi" w:hAnsiTheme="majorHAnsi" w:cs="Arial"/>
            <w:color w:val="000000" w:themeColor="text1"/>
          </w:rPr>
          <w:delText>w</w:delText>
        </w:r>
      </w:del>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ins w:id="63" w:author="Microsoft Office User" w:date="2025-09-19T11:30:00Z">
        <w:r w:rsidR="00403C37">
          <w:rPr>
            <w:rFonts w:asciiTheme="majorHAnsi" w:hAnsiTheme="majorHAnsi" w:cs="Arial"/>
            <w:color w:val="000000" w:themeColor="text1"/>
          </w:rPr>
          <w:t>4</w:t>
        </w:r>
      </w:ins>
      <w:del w:id="64" w:author="Microsoft Office User" w:date="2025-09-19T11:30:00Z">
        <w:r w:rsidR="00410724" w:rsidRPr="004E326D" w:rsidDel="00403C37">
          <w:rPr>
            <w:rFonts w:asciiTheme="majorHAnsi" w:hAnsiTheme="majorHAnsi" w:cs="Arial"/>
            <w:color w:val="000000" w:themeColor="text1"/>
          </w:rPr>
          <w:delText>8</w:delText>
        </w:r>
      </w:del>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ins w:id="65" w:author="Microsoft Office User" w:date="2025-09-19T11:29:00Z">
        <w:r w:rsidR="00403C37">
          <w:rPr>
            <w:rFonts w:asciiTheme="majorHAnsi" w:hAnsiTheme="majorHAnsi" w:cs="Arial"/>
            <w:color w:val="000000" w:themeColor="text1"/>
          </w:rPr>
          <w:t xml:space="preserve">4 </w:t>
        </w:r>
      </w:ins>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ins w:id="66" w:author="Microsoft Office User" w:date="2025-09-19T11:30:00Z">
        <w:r w:rsidR="00403C37">
          <w:rPr>
            <w:rFonts w:asciiTheme="majorHAnsi" w:hAnsiTheme="majorHAnsi" w:cs="Arial"/>
            <w:color w:val="000000" w:themeColor="text1"/>
          </w:rPr>
          <w:t xml:space="preserve">(multiple genome versions were used for some species) </w:t>
        </w:r>
      </w:ins>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To identify unique insert events within a genome, we excluded inserts likely arising from duplication or transposition (based on the sequence similarity of inserts within a genome).</w:t>
      </w:r>
    </w:p>
    <w:p w14:paraId="58A8ED21" w14:textId="77777777" w:rsidR="00AB4745" w:rsidRPr="004E326D" w:rsidRDefault="00AB4745" w:rsidP="006850BD">
      <w:pPr>
        <w:jc w:val="both"/>
        <w:rPr>
          <w:rFonts w:asciiTheme="majorHAnsi" w:hAnsiTheme="majorHAnsi" w:cs="Arial"/>
          <w:color w:val="000000" w:themeColor="text1"/>
        </w:rPr>
      </w:pPr>
    </w:p>
    <w:p w14:paraId="38444043" w14:textId="1A4A65BF" w:rsidR="00263BE8" w:rsidRPr="004E326D" w:rsidRDefault="00840F46" w:rsidP="00E46A51">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characterised </w:t>
      </w:r>
      <w:r w:rsidR="000D688F" w:rsidRPr="004E326D">
        <w:rPr>
          <w:rFonts w:asciiTheme="majorHAnsi" w:hAnsiTheme="majorHAnsi" w:cs="Arial"/>
          <w:color w:val="000000" w:themeColor="text1"/>
        </w:rPr>
        <w:t xml:space="preserve">a remarkable </w:t>
      </w:r>
      <w:commentRangeStart w:id="67"/>
      <w:commentRangeStart w:id="68"/>
      <w:proofErr w:type="gramStart"/>
      <w:r w:rsidR="00E46A51" w:rsidRPr="004E326D">
        <w:rPr>
          <w:rFonts w:asciiTheme="majorHAnsi" w:hAnsiTheme="majorHAnsi" w:cs="Arial"/>
          <w:color w:val="FF0000"/>
        </w:rPr>
        <w:t>XX,XXX</w:t>
      </w:r>
      <w:commentRangeEnd w:id="67"/>
      <w:proofErr w:type="gramEnd"/>
      <w:r w:rsidR="0037348A" w:rsidRPr="004E326D">
        <w:rPr>
          <w:rStyle w:val="CommentReference"/>
          <w:rFonts w:asciiTheme="majorHAnsi" w:hAnsiTheme="majorHAnsi"/>
        </w:rPr>
        <w:commentReference w:id="67"/>
      </w:r>
      <w:commentRangeEnd w:id="68"/>
      <w:r w:rsidR="00234E03">
        <w:rPr>
          <w:rStyle w:val="CommentReference"/>
        </w:rPr>
        <w:commentReference w:id="68"/>
      </w:r>
      <w:r w:rsidR="00874B13" w:rsidRPr="004E326D">
        <w:rPr>
          <w:rFonts w:asciiTheme="majorHAnsi" w:hAnsiTheme="majorHAnsi" w:cs="Arial"/>
          <w:color w:val="FF0000"/>
        </w:rPr>
        <w:t xml:space="preserve"> </w:t>
      </w:r>
      <w:proofErr w:type="spellStart"/>
      <w:r w:rsidR="00E46A51" w:rsidRPr="004E326D">
        <w:rPr>
          <w:rFonts w:asciiTheme="majorHAnsi" w:hAnsiTheme="majorHAnsi" w:cs="Arial"/>
          <w:i/>
          <w:iCs/>
          <w:color w:val="000000" w:themeColor="text1"/>
        </w:rPr>
        <w:t>Blattabacterium</w:t>
      </w:r>
      <w:proofErr w:type="spellEnd"/>
      <w:r w:rsidR="0037348A" w:rsidRPr="004E326D">
        <w:rPr>
          <w:rFonts w:asciiTheme="majorHAnsi" w:hAnsiTheme="majorHAnsi" w:cs="Arial"/>
          <w:i/>
          <w:iCs/>
          <w:color w:val="000000" w:themeColor="text1"/>
        </w:rPr>
        <w:t>-</w:t>
      </w:r>
      <w:r w:rsidR="0037348A" w:rsidRPr="004E326D">
        <w:rPr>
          <w:rFonts w:asciiTheme="majorHAnsi" w:hAnsiTheme="majorHAnsi" w:cs="Arial"/>
          <w:color w:val="000000" w:themeColor="text1"/>
        </w:rPr>
        <w:t xml:space="preserve">derived inserts </w:t>
      </w:r>
      <w:r w:rsidR="00874B13" w:rsidRPr="004E326D">
        <w:rPr>
          <w:rFonts w:asciiTheme="majorHAnsi" w:hAnsiTheme="majorHAnsi" w:cs="Arial"/>
          <w:color w:val="000000" w:themeColor="text1"/>
        </w:rPr>
        <w:t xml:space="preserve">across the </w:t>
      </w:r>
      <w:del w:id="69" w:author="Microsoft Office User" w:date="2025-09-19T11:30:00Z">
        <w:r w:rsidR="00454C4F" w:rsidRPr="004E326D" w:rsidDel="00403C37">
          <w:rPr>
            <w:rFonts w:asciiTheme="majorHAnsi" w:hAnsiTheme="majorHAnsi" w:cs="Arial"/>
            <w:color w:val="000000" w:themeColor="text1"/>
          </w:rPr>
          <w:delText xml:space="preserve">X </w:delText>
        </w:r>
      </w:del>
      <w:r w:rsidR="005C2E39" w:rsidRPr="004E326D">
        <w:rPr>
          <w:rFonts w:asciiTheme="majorHAnsi" w:hAnsiTheme="majorHAnsi" w:cs="Arial"/>
          <w:color w:val="000000" w:themeColor="text1"/>
        </w:rPr>
        <w:t xml:space="preserve">cockroach </w:t>
      </w:r>
      <w:r w:rsidR="00874B13" w:rsidRPr="004E326D">
        <w:rPr>
          <w:rFonts w:asciiTheme="majorHAnsi" w:hAnsiTheme="majorHAnsi" w:cs="Arial"/>
        </w:rPr>
        <w:t>genomes</w:t>
      </w:r>
      <w:r w:rsidR="00C50518" w:rsidRPr="004E326D">
        <w:rPr>
          <w:rFonts w:asciiTheme="majorHAnsi" w:hAnsiTheme="majorHAnsi" w:cs="Arial"/>
        </w:rPr>
        <w:t xml:space="preserve"> </w:t>
      </w:r>
      <w:r w:rsidR="00C50518" w:rsidRPr="004E326D">
        <w:rPr>
          <w:rFonts w:asciiTheme="majorHAnsi" w:hAnsiTheme="majorHAnsi" w:cs="Arial"/>
          <w:color w:val="000000" w:themeColor="text1"/>
        </w:rPr>
        <w:t>(</w:t>
      </w:r>
      <w:r w:rsidR="0037348A" w:rsidRPr="004E326D">
        <w:rPr>
          <w:rFonts w:asciiTheme="majorHAnsi" w:hAnsiTheme="majorHAnsi" w:cs="Arial"/>
          <w:color w:val="FF0000"/>
        </w:rPr>
        <w:t>XXX</w:t>
      </w:r>
      <w:r w:rsidR="00403C37">
        <w:rPr>
          <w:rFonts w:asciiTheme="majorHAnsi" w:hAnsiTheme="majorHAnsi" w:cs="Arial"/>
          <w:color w:val="FF0000"/>
        </w:rPr>
        <w:t>-</w:t>
      </w:r>
      <w:r w:rsidR="00403C37" w:rsidRPr="004E326D">
        <w:rPr>
          <w:rFonts w:asciiTheme="majorHAnsi" w:hAnsiTheme="majorHAnsi" w:cs="Arial"/>
          <w:color w:val="FF0000"/>
        </w:rPr>
        <w:t>XXX</w:t>
      </w:r>
      <w:r w:rsidR="0037348A" w:rsidRPr="004E326D">
        <w:rPr>
          <w:rFonts w:asciiTheme="majorHAnsi" w:hAnsiTheme="majorHAnsi" w:cs="Arial"/>
          <w:color w:val="000000" w:themeColor="text1"/>
        </w:rPr>
        <w:t xml:space="preserve"> </w:t>
      </w:r>
      <w:r w:rsidR="00C50518" w:rsidRPr="004E326D">
        <w:rPr>
          <w:rFonts w:asciiTheme="majorHAnsi" w:hAnsiTheme="majorHAnsi" w:cs="Arial"/>
          <w:color w:val="000000" w:themeColor="text1"/>
        </w:rPr>
        <w:t xml:space="preserve">per </w:t>
      </w:r>
      <w:del w:id="70" w:author="Microsoft Office User" w:date="2025-09-19T11:30:00Z">
        <w:r w:rsidR="00C50518" w:rsidRPr="004E326D" w:rsidDel="00403C37">
          <w:rPr>
            <w:rFonts w:asciiTheme="majorHAnsi" w:hAnsiTheme="majorHAnsi" w:cs="Arial"/>
            <w:color w:val="000000" w:themeColor="text1"/>
          </w:rPr>
          <w:delText>species</w:delText>
        </w:r>
      </w:del>
      <w:ins w:id="71" w:author="Microsoft Office User" w:date="2025-09-19T11:30:00Z">
        <w:r w:rsidR="00403C37">
          <w:rPr>
            <w:rFonts w:asciiTheme="majorHAnsi" w:hAnsiTheme="majorHAnsi" w:cs="Arial"/>
            <w:color w:val="000000" w:themeColor="text1"/>
          </w:rPr>
          <w:t>genome</w:t>
        </w:r>
      </w:ins>
      <w:r w:rsidR="00C50518" w:rsidRPr="004E326D">
        <w:rPr>
          <w:rFonts w:asciiTheme="majorHAnsi" w:hAnsiTheme="majorHAnsi" w:cs="Arial"/>
          <w:color w:val="000000" w:themeColor="text1"/>
        </w:rPr>
        <w:t>)</w:t>
      </w:r>
      <w:r w:rsidR="00874B13" w:rsidRPr="004E326D">
        <w:rPr>
          <w:rFonts w:asciiTheme="majorHAnsi" w:hAnsiTheme="majorHAnsi" w:cs="Arial"/>
        </w:rPr>
        <w:t xml:space="preserve">, ranging in size from </w:t>
      </w:r>
      <w:r w:rsidR="00874B13" w:rsidRPr="004E326D">
        <w:rPr>
          <w:rFonts w:asciiTheme="majorHAnsi" w:hAnsiTheme="majorHAnsi" w:cs="Arial"/>
          <w:color w:val="FF0000"/>
        </w:rPr>
        <w:t>X</w:t>
      </w:r>
      <w:r w:rsidR="005F0D2F" w:rsidRPr="004E326D">
        <w:rPr>
          <w:rFonts w:asciiTheme="majorHAnsi" w:hAnsiTheme="majorHAnsi" w:cs="Arial"/>
          <w:color w:val="FF0000"/>
        </w:rPr>
        <w:t>X</w:t>
      </w:r>
      <w:r w:rsidR="00874B13" w:rsidRPr="004E326D">
        <w:rPr>
          <w:rFonts w:asciiTheme="majorHAnsi" w:hAnsiTheme="majorHAnsi" w:cs="Arial"/>
          <w:color w:val="FF0000"/>
        </w:rPr>
        <w:t>-</w:t>
      </w:r>
      <w:r w:rsidR="005F0D2F" w:rsidRPr="004E326D">
        <w:rPr>
          <w:rFonts w:asciiTheme="majorHAnsi" w:hAnsiTheme="majorHAnsi" w:cs="Arial"/>
          <w:color w:val="FF0000"/>
        </w:rPr>
        <w:t>XX</w:t>
      </w:r>
      <w:r w:rsidR="00874B13" w:rsidRPr="004E326D">
        <w:rPr>
          <w:rFonts w:asciiTheme="majorHAnsi" w:hAnsiTheme="majorHAnsi" w:cs="Arial"/>
          <w:color w:val="FF0000"/>
        </w:rPr>
        <w:t xml:space="preserve"> </w:t>
      </w:r>
      <w:r w:rsidR="00874B13" w:rsidRPr="004E326D">
        <w:rPr>
          <w:rFonts w:asciiTheme="majorHAnsi" w:hAnsiTheme="majorHAnsi" w:cs="Arial"/>
        </w:rPr>
        <w:t xml:space="preserve">bp, with a median size of </w:t>
      </w:r>
      <w:r w:rsidR="00874B13" w:rsidRPr="004E326D">
        <w:rPr>
          <w:rFonts w:asciiTheme="majorHAnsi" w:hAnsiTheme="majorHAnsi" w:cs="Arial"/>
          <w:color w:val="FF0000"/>
        </w:rPr>
        <w:t>X</w:t>
      </w:r>
      <w:r w:rsidR="005F0D2F" w:rsidRPr="004E326D">
        <w:rPr>
          <w:rFonts w:asciiTheme="majorHAnsi" w:hAnsiTheme="majorHAnsi" w:cs="Arial"/>
          <w:color w:val="FF0000"/>
        </w:rPr>
        <w:t>X</w:t>
      </w:r>
      <w:r w:rsidR="00874B13" w:rsidRPr="004E326D">
        <w:rPr>
          <w:rFonts w:asciiTheme="majorHAnsi" w:hAnsiTheme="majorHAnsi" w:cs="Arial"/>
        </w:rPr>
        <w:t xml:space="preserve"> bp</w:t>
      </w:r>
      <w:r w:rsidR="005C2E39" w:rsidRPr="004E326D">
        <w:rPr>
          <w:rFonts w:asciiTheme="majorHAnsi" w:hAnsiTheme="majorHAnsi" w:cs="Arial"/>
        </w:rPr>
        <w:t xml:space="preserve"> (Fig. 1</w:t>
      </w:r>
      <w:r w:rsidR="00920005" w:rsidRPr="004E326D">
        <w:rPr>
          <w:rFonts w:asciiTheme="majorHAnsi" w:hAnsiTheme="majorHAnsi" w:cs="Arial"/>
          <w:color w:val="FF0000"/>
        </w:rPr>
        <w:t>X</w:t>
      </w:r>
      <w:r w:rsidR="005C2E39" w:rsidRPr="004E326D">
        <w:rPr>
          <w:rFonts w:asciiTheme="majorHAnsi" w:hAnsiTheme="majorHAnsi" w:cs="Arial"/>
        </w:rPr>
        <w:t>)</w:t>
      </w:r>
      <w:r w:rsidR="00874B13" w:rsidRPr="004E326D">
        <w:rPr>
          <w:rFonts w:asciiTheme="majorHAnsi" w:hAnsiTheme="majorHAnsi" w:cs="Arial"/>
        </w:rPr>
        <w:t>.</w:t>
      </w:r>
      <w:r w:rsidR="005C2E39" w:rsidRPr="004E326D">
        <w:rPr>
          <w:rFonts w:asciiTheme="majorHAnsi" w:hAnsiTheme="majorHAnsi" w:cs="Arial"/>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del w:id="72" w:author="Microsoft Office User" w:date="2025-09-19T11:32:00Z">
        <w:r w:rsidR="00263BE8" w:rsidRPr="004E326D" w:rsidDel="00403C37">
          <w:rPr>
            <w:rFonts w:asciiTheme="majorHAnsi" w:hAnsiTheme="majorHAnsi" w:cs="Arial"/>
          </w:rPr>
          <w:delText>s</w:delText>
        </w:r>
      </w:del>
      <w:r w:rsidR="00263BE8" w:rsidRPr="004E326D">
        <w:rPr>
          <w:rFonts w:asciiTheme="majorHAnsi" w:hAnsiTheme="majorHAnsi" w:cs="Arial"/>
        </w:rPr>
        <w:t>)</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t>
      </w:r>
      <w:commentRangeStart w:id="73"/>
      <w:r w:rsidR="007D5BEA" w:rsidRPr="004E326D">
        <w:rPr>
          <w:rFonts w:asciiTheme="majorHAnsi" w:hAnsiTheme="majorHAnsi" w:cs="Arial"/>
        </w:rPr>
        <w:t xml:space="preserve">with N50s </w:t>
      </w:r>
      <w:del w:id="74" w:author="Microsoft Office User" w:date="2025-09-19T11:45:00Z">
        <w:r w:rsidR="007D5BEA" w:rsidRPr="004E326D" w:rsidDel="002D4938">
          <w:rPr>
            <w:rFonts w:asciiTheme="majorHAnsi" w:hAnsiTheme="majorHAnsi" w:cs="Arial"/>
          </w:rPr>
          <w:delText xml:space="preserve">of </w:delText>
        </w:r>
      </w:del>
      <w:ins w:id="75" w:author="Microsoft Office User" w:date="2025-09-19T13:34:00Z">
        <w:r w:rsidR="00513EAF" w:rsidRPr="00513EAF">
          <w:rPr>
            <w:rFonts w:asciiTheme="majorHAnsi" w:hAnsiTheme="majorHAnsi" w:cs="Arial"/>
          </w:rPr>
          <w:t>635-5327 kb</w:t>
        </w:r>
      </w:ins>
      <w:ins w:id="76" w:author="Microsoft Office User" w:date="2025-09-19T11:45:00Z">
        <w:r w:rsidR="002D4938">
          <w:rPr>
            <w:rFonts w:asciiTheme="majorHAnsi" w:hAnsiTheme="majorHAnsi" w:cs="Arial"/>
          </w:rPr>
          <w:t xml:space="preserve">, </w:t>
        </w:r>
      </w:ins>
      <w:del w:id="77" w:author="Microsoft Office User" w:date="2025-09-19T11:45:00Z">
        <w:r w:rsidR="007D5BEA" w:rsidRPr="004E326D" w:rsidDel="002D4938">
          <w:rPr>
            <w:rFonts w:asciiTheme="majorHAnsi" w:hAnsiTheme="majorHAnsi" w:cs="Arial"/>
          </w:rPr>
          <w:delText>&gt;</w:delText>
        </w:r>
        <w:r w:rsidR="007D5BEA" w:rsidRPr="004E326D" w:rsidDel="002D4938">
          <w:rPr>
            <w:rFonts w:asciiTheme="majorHAnsi" w:hAnsiTheme="majorHAnsi" w:cs="Arial"/>
            <w:color w:val="FF0000"/>
          </w:rPr>
          <w:delText>X</w:delText>
        </w:r>
        <w:r w:rsidR="007D5BEA" w:rsidRPr="004E326D" w:rsidDel="002D4938">
          <w:rPr>
            <w:rFonts w:asciiTheme="majorHAnsi" w:hAnsiTheme="majorHAnsi" w:cs="Arial"/>
          </w:rPr>
          <w:delText xml:space="preserve"> </w:delText>
        </w:r>
      </w:del>
      <w:r w:rsidR="007D5BEA" w:rsidRPr="004E326D">
        <w:rPr>
          <w:rFonts w:asciiTheme="majorHAnsi" w:hAnsiTheme="majorHAnsi" w:cs="Arial"/>
        </w:rPr>
        <w:t xml:space="preserve">and </w:t>
      </w:r>
      <w:ins w:id="78" w:author="Microsoft Office User" w:date="2025-09-19T13:34:00Z">
        <w:r w:rsidR="00513EAF" w:rsidRPr="00513EAF">
          <w:rPr>
            <w:rFonts w:asciiTheme="majorHAnsi" w:hAnsiTheme="majorHAnsi" w:cs="Arial"/>
          </w:rPr>
          <w:t>95.2-99.5</w:t>
        </w:r>
      </w:ins>
      <w:ins w:id="79" w:author="Microsoft Office User" w:date="2025-09-19T11:42:00Z">
        <w:r w:rsidR="002D4938">
          <w:rPr>
            <w:rFonts w:asciiTheme="majorHAnsi" w:hAnsiTheme="majorHAnsi" w:cs="Arial"/>
          </w:rPr>
          <w:t xml:space="preserve">% complete </w:t>
        </w:r>
      </w:ins>
      <w:r w:rsidR="007D5BEA" w:rsidRPr="004E326D">
        <w:rPr>
          <w:rFonts w:asciiTheme="majorHAnsi" w:hAnsiTheme="majorHAnsi" w:cs="Arial"/>
        </w:rPr>
        <w:t>BUSCO</w:t>
      </w:r>
      <w:ins w:id="80" w:author="Microsoft Office User" w:date="2025-09-19T11:33:00Z">
        <w:r w:rsidR="00403C37">
          <w:rPr>
            <w:rFonts w:asciiTheme="majorHAnsi" w:hAnsiTheme="majorHAnsi" w:cs="Arial"/>
          </w:rPr>
          <w:t>s</w:t>
        </w:r>
      </w:ins>
      <w:del w:id="81" w:author="Microsoft Office User" w:date="2025-09-19T11:45:00Z">
        <w:r w:rsidR="007D5BEA" w:rsidRPr="004E326D" w:rsidDel="002D4938">
          <w:rPr>
            <w:rFonts w:asciiTheme="majorHAnsi" w:hAnsiTheme="majorHAnsi" w:cs="Arial"/>
          </w:rPr>
          <w:delText xml:space="preserve"> </w:delText>
        </w:r>
      </w:del>
      <w:del w:id="82" w:author="Microsoft Office User" w:date="2025-09-19T11:33:00Z">
        <w:r w:rsidR="007D5BEA" w:rsidRPr="004E326D" w:rsidDel="00403C37">
          <w:rPr>
            <w:rFonts w:asciiTheme="majorHAnsi" w:hAnsiTheme="majorHAnsi" w:cs="Arial"/>
          </w:rPr>
          <w:delText xml:space="preserve">scores </w:delText>
        </w:r>
      </w:del>
      <w:del w:id="83" w:author="Microsoft Office User" w:date="2025-09-19T11:45:00Z">
        <w:r w:rsidR="007D5BEA" w:rsidRPr="004E326D" w:rsidDel="002D4938">
          <w:rPr>
            <w:rFonts w:asciiTheme="majorHAnsi" w:hAnsiTheme="majorHAnsi" w:cs="Arial"/>
          </w:rPr>
          <w:delText>&gt;</w:delText>
        </w:r>
        <w:r w:rsidR="00263BE8" w:rsidRPr="004E326D" w:rsidDel="002D4938">
          <w:rPr>
            <w:rFonts w:asciiTheme="majorHAnsi" w:hAnsiTheme="majorHAnsi" w:cs="Arial"/>
            <w:color w:val="FF0000"/>
          </w:rPr>
          <w:delText>X</w:delText>
        </w:r>
        <w:commentRangeEnd w:id="73"/>
        <w:r w:rsidR="00EE0D9A" w:rsidDel="002D4938">
          <w:rPr>
            <w:rStyle w:val="CommentReference"/>
          </w:rPr>
          <w:commentReference w:id="73"/>
        </w:r>
      </w:del>
      <w:ins w:id="84" w:author="Microsoft Office User" w:date="2025-09-19T11:34:00Z">
        <w:r w:rsidR="00403C37">
          <w:rPr>
            <w:rFonts w:asciiTheme="majorHAnsi" w:hAnsiTheme="majorHAnsi" w:cs="Arial"/>
            <w:color w:val="FF0000"/>
          </w:rPr>
          <w:t>(</w:t>
        </w:r>
        <w:commentRangeStart w:id="85"/>
        <w:r w:rsidR="00403C37">
          <w:rPr>
            <w:rFonts w:asciiTheme="majorHAnsi" w:hAnsiTheme="majorHAnsi" w:cs="Arial"/>
            <w:color w:val="FF0000"/>
          </w:rPr>
          <w:t>Table SX</w:t>
        </w:r>
      </w:ins>
      <w:commentRangeEnd w:id="85"/>
      <w:ins w:id="86" w:author="Microsoft Office User" w:date="2025-09-19T11:35:00Z">
        <w:r w:rsidR="00403C37">
          <w:rPr>
            <w:rStyle w:val="CommentReference"/>
          </w:rPr>
          <w:commentReference w:id="85"/>
        </w:r>
      </w:ins>
      <w:ins w:id="87" w:author="Microsoft Office User" w:date="2025-09-19T11:34:00Z">
        <w:r w:rsidR="00403C37">
          <w:rPr>
            <w:rFonts w:asciiTheme="majorHAnsi" w:hAnsiTheme="majorHAnsi" w:cs="Arial"/>
            <w:color w:val="FF0000"/>
          </w:rPr>
          <w:t>)</w:t>
        </w:r>
      </w:ins>
      <w:r w:rsidR="00B7669E" w:rsidRPr="004E326D">
        <w:rPr>
          <w:rFonts w:asciiTheme="majorHAnsi" w:hAnsiTheme="majorHAnsi" w:cs="Arial"/>
        </w:rPr>
        <w:t xml:space="preserve">. </w:t>
      </w:r>
      <w:commentRangeStart w:id="88"/>
      <w:r w:rsidR="007D5BEA" w:rsidRPr="004E326D">
        <w:rPr>
          <w:rFonts w:asciiTheme="majorHAnsi" w:hAnsiTheme="majorHAnsi" w:cs="Arial"/>
        </w:rPr>
        <w:t xml:space="preserve">Our analyses showed that raw long reads of </w:t>
      </w:r>
      <w:r w:rsidR="00263BE8" w:rsidRPr="004E326D">
        <w:rPr>
          <w:rFonts w:asciiTheme="majorHAnsi" w:hAnsiTheme="majorHAnsi" w:cs="Arial"/>
        </w:rPr>
        <w:t>&gt;</w:t>
      </w:r>
      <w:r w:rsidR="00263BE8" w:rsidRPr="004E326D">
        <w:rPr>
          <w:rFonts w:asciiTheme="majorHAnsi" w:hAnsiTheme="majorHAnsi" w:cs="Arial"/>
          <w:color w:val="FF0000"/>
        </w:rPr>
        <w:t>X</w:t>
      </w:r>
      <w:r w:rsidR="00263BE8" w:rsidRPr="004E326D">
        <w:rPr>
          <w:rFonts w:asciiTheme="majorHAnsi" w:hAnsiTheme="majorHAnsi" w:cs="Arial"/>
        </w:rPr>
        <w:t xml:space="preserve"> </w:t>
      </w:r>
      <w:proofErr w:type="spellStart"/>
      <w:r w:rsidR="00263BE8" w:rsidRPr="004E326D">
        <w:rPr>
          <w:rFonts w:asciiTheme="majorHAnsi" w:hAnsiTheme="majorHAnsi" w:cs="Arial"/>
        </w:rPr>
        <w:t>K</w:t>
      </w:r>
      <w:r w:rsidR="007D5BEA" w:rsidRPr="004E326D">
        <w:rPr>
          <w:rFonts w:asciiTheme="majorHAnsi" w:hAnsiTheme="majorHAnsi" w:cs="Arial"/>
        </w:rPr>
        <w:t>bp</w:t>
      </w:r>
      <w:proofErr w:type="spellEnd"/>
      <w:r w:rsidR="007D5BEA" w:rsidRPr="004E326D">
        <w:rPr>
          <w:rFonts w:asciiTheme="majorHAnsi" w:hAnsiTheme="majorHAnsi" w:cs="Arial"/>
        </w:rPr>
        <w:t xml:space="preserve"> typically contained at most one short insert</w:t>
      </w:r>
      <w:r w:rsidR="00263BE8" w:rsidRPr="004E326D">
        <w:rPr>
          <w:rFonts w:asciiTheme="majorHAnsi" w:hAnsiTheme="majorHAnsi" w:cs="Arial"/>
        </w:rPr>
        <w:t>,</w:t>
      </w:r>
      <w:r w:rsidR="007D5BEA" w:rsidRPr="004E326D">
        <w:rPr>
          <w:rFonts w:asciiTheme="majorHAnsi" w:hAnsiTheme="majorHAnsi" w:cs="Arial"/>
        </w:rPr>
        <w:t xml:space="preserve"> which was flanked either side by cockroach host sequence</w:t>
      </w:r>
      <w:r w:rsidR="00263BE8" w:rsidRPr="004E326D">
        <w:rPr>
          <w:rFonts w:asciiTheme="majorHAnsi" w:hAnsiTheme="majorHAnsi" w:cs="Arial"/>
        </w:rPr>
        <w:t xml:space="preserve"> (</w:t>
      </w:r>
      <w:r w:rsidR="00DC6FAD" w:rsidRPr="004E326D">
        <w:rPr>
          <w:rFonts w:asciiTheme="majorHAnsi" w:hAnsiTheme="majorHAnsi" w:cs="Arial"/>
        </w:rPr>
        <w:t xml:space="preserve">Fig. </w:t>
      </w:r>
      <w:r w:rsidR="00DC6FAD" w:rsidRPr="004E326D">
        <w:rPr>
          <w:rFonts w:asciiTheme="majorHAnsi" w:hAnsiTheme="majorHAnsi" w:cs="Arial"/>
          <w:color w:val="FF0000"/>
        </w:rPr>
        <w:t>X</w:t>
      </w:r>
      <w:r w:rsidR="00DC6FAD" w:rsidRPr="004E326D">
        <w:rPr>
          <w:rFonts w:asciiTheme="majorHAnsi" w:hAnsiTheme="majorHAnsi" w:cs="Arial"/>
        </w:rPr>
        <w:t xml:space="preserve">). </w:t>
      </w:r>
      <w:commentRangeEnd w:id="88"/>
      <w:r w:rsidR="0038692D">
        <w:rPr>
          <w:rStyle w:val="CommentReference"/>
        </w:rPr>
        <w:commentReference w:id="88"/>
      </w:r>
      <w:r w:rsidR="00E46A51" w:rsidRPr="004E326D">
        <w:rPr>
          <w:rFonts w:asciiTheme="majorHAnsi" w:hAnsiTheme="majorHAnsi" w:cs="Arial"/>
          <w:color w:val="000000" w:themeColor="text1"/>
        </w:rPr>
        <w:t xml:space="preserve">We carried out a number of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proofErr w:type="spellStart"/>
      <w:r w:rsidR="00E46A51" w:rsidRPr="004E326D">
        <w:rPr>
          <w:rFonts w:asciiTheme="majorHAnsi" w:hAnsiTheme="majorHAnsi" w:cs="Arial"/>
          <w:i/>
          <w:iCs/>
        </w:rPr>
        <w:t>Blattabacterium</w:t>
      </w:r>
      <w:proofErr w:type="spellEnd"/>
      <w:r w:rsidR="00E46A51" w:rsidRPr="004E326D">
        <w:rPr>
          <w:rFonts w:asciiTheme="majorHAnsi" w:hAnsiTheme="majorHAnsi" w:cs="Arial"/>
        </w:rPr>
        <w:t xml:space="preserve"> DNA. </w:t>
      </w:r>
      <w:r w:rsidR="005C6154" w:rsidRPr="004E326D">
        <w:rPr>
          <w:rFonts w:asciiTheme="majorHAnsi" w:hAnsiTheme="majorHAnsi" w:cs="Arial"/>
        </w:rPr>
        <w:t xml:space="preserve">These included </w:t>
      </w:r>
      <w:r w:rsidR="00263BE8" w:rsidRPr="004E326D">
        <w:rPr>
          <w:rFonts w:asciiTheme="majorHAnsi" w:hAnsiTheme="majorHAnsi" w:cs="Arial"/>
        </w:rPr>
        <w:t xml:space="preserve">removal of </w:t>
      </w:r>
      <w:r w:rsidR="005C6154" w:rsidRPr="004E326D">
        <w:rPr>
          <w:rFonts w:asciiTheme="majorHAnsi" w:hAnsiTheme="majorHAnsi" w:cs="Arial"/>
        </w:rPr>
        <w:t>inserts that derived from false assembly duplications, and highly repetitive, low complexity inserts</w:t>
      </w:r>
      <w:r w:rsidR="00263BE8" w:rsidRPr="004E326D">
        <w:rPr>
          <w:rFonts w:asciiTheme="majorHAnsi" w:hAnsiTheme="majorHAnsi" w:cs="Arial"/>
        </w:rPr>
        <w:t xml:space="preserve">. </w:t>
      </w:r>
      <w:r w:rsidR="000667BB" w:rsidRPr="004E326D">
        <w:rPr>
          <w:rFonts w:asciiTheme="majorHAnsi" w:hAnsiTheme="majorHAnsi" w:cs="Arial"/>
        </w:rPr>
        <w:t xml:space="preserve">Finally, </w:t>
      </w:r>
      <w:commentRangeStart w:id="89"/>
      <w:del w:id="90" w:author="Microsoft Office User" w:date="2025-09-19T11:58:00Z">
        <w:r w:rsidR="000667BB" w:rsidRPr="004E326D" w:rsidDel="0044504D">
          <w:rPr>
            <w:rFonts w:asciiTheme="majorHAnsi" w:hAnsiTheme="majorHAnsi" w:cs="Arial"/>
          </w:rPr>
          <w:delText xml:space="preserve">manual </w:delText>
        </w:r>
      </w:del>
      <w:r w:rsidR="000667BB" w:rsidRPr="004E326D">
        <w:rPr>
          <w:rFonts w:asciiTheme="majorHAnsi" w:hAnsiTheme="majorHAnsi" w:cs="Arial"/>
        </w:rPr>
        <w:t>i</w:t>
      </w:r>
      <w:commentRangeEnd w:id="89"/>
      <w:r w:rsidR="0044504D">
        <w:rPr>
          <w:rStyle w:val="CommentReference"/>
        </w:rPr>
        <w:commentReference w:id="89"/>
      </w:r>
      <w:r w:rsidR="000667BB" w:rsidRPr="004E326D">
        <w:rPr>
          <w:rFonts w:asciiTheme="majorHAnsi" w:hAnsiTheme="majorHAnsi" w:cs="Arial"/>
        </w:rPr>
        <w:t xml:space="preserve">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 xml:space="preserve">; 2) </w:t>
      </w:r>
      <w:commentRangeStart w:id="91"/>
      <w:r w:rsidR="000667BB" w:rsidRPr="004E326D">
        <w:rPr>
          <w:rFonts w:asciiTheme="majorHAnsi" w:hAnsiTheme="majorHAnsi" w:cs="Arial"/>
        </w:rPr>
        <w:t xml:space="preserve">were not </w:t>
      </w:r>
      <w:r w:rsidR="00703D25">
        <w:rPr>
          <w:rFonts w:asciiTheme="majorHAnsi" w:hAnsiTheme="majorHAnsi" w:cs="Arial"/>
        </w:rPr>
        <w:t>misidentified</w:t>
      </w:r>
      <w:r w:rsidR="00703D25" w:rsidRPr="004E326D">
        <w:rPr>
          <w:rFonts w:asciiTheme="majorHAnsi" w:hAnsiTheme="majorHAnsi" w:cs="Arial"/>
        </w:rPr>
        <w:t xml:space="preserve"> </w:t>
      </w:r>
      <w:r w:rsidR="000667BB" w:rsidRPr="004E326D">
        <w:rPr>
          <w:rFonts w:asciiTheme="majorHAnsi" w:hAnsiTheme="majorHAnsi" w:cs="Arial"/>
        </w:rPr>
        <w:t xml:space="preserve">fragments of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itself</w:t>
      </w:r>
      <w:commentRangeEnd w:id="91"/>
      <w:r w:rsidR="0044504D">
        <w:rPr>
          <w:rStyle w:val="CommentReference"/>
        </w:rPr>
        <w:commentReference w:id="91"/>
      </w:r>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3) </w:t>
      </w:r>
      <w:commentRangeStart w:id="92"/>
      <w:commentRangeStart w:id="93"/>
      <w:r w:rsidR="000667BB" w:rsidRPr="004E326D">
        <w:rPr>
          <w:rFonts w:asciiTheme="majorHAnsi" w:hAnsiTheme="majorHAnsi" w:cs="Arial"/>
        </w:rPr>
        <w:t>were not the result of assembly errors.</w:t>
      </w:r>
      <w:commentRangeEnd w:id="92"/>
      <w:r w:rsidR="0014523A">
        <w:rPr>
          <w:rStyle w:val="CommentReference"/>
        </w:rPr>
        <w:commentReference w:id="92"/>
      </w:r>
      <w:commentRangeEnd w:id="93"/>
      <w:r w:rsidR="00A42A6D">
        <w:rPr>
          <w:rStyle w:val="CommentReference"/>
        </w:rPr>
        <w:commentReference w:id="93"/>
      </w:r>
    </w:p>
    <w:p w14:paraId="2971A61E" w14:textId="77777777" w:rsidR="00263BE8" w:rsidRPr="004E326D" w:rsidRDefault="00263BE8"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20496CB2"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 and order across cockroach species (Fig. 1</w:t>
      </w:r>
      <w:r w:rsidRPr="004E326D">
        <w:rPr>
          <w:rFonts w:asciiTheme="majorHAnsi" w:hAnsiTheme="majorHAnsi" w:cs="Arial"/>
          <w:color w:val="FF0000"/>
        </w:rPr>
        <w:t>X</w:t>
      </w:r>
      <w:r w:rsidRPr="004E326D">
        <w:rPr>
          <w:rFonts w:asciiTheme="majorHAnsi" w:hAnsiTheme="majorHAnsi" w:cs="Arial"/>
        </w:rPr>
        <w:t xml:space="preserve">).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w:t>
      </w:r>
      <w:commentRangeStart w:id="94"/>
      <w:r w:rsidRPr="004E326D">
        <w:rPr>
          <w:rFonts w:asciiTheme="majorHAnsi" w:hAnsiTheme="majorHAnsi" w:cs="Arial"/>
        </w:rPr>
        <w:t>e</w:t>
      </w:r>
      <w:commentRangeEnd w:id="94"/>
      <w:r w:rsidR="000A78B4">
        <w:rPr>
          <w:rStyle w:val="CommentReference"/>
        </w:rPr>
        <w:commentReference w:id="94"/>
      </w:r>
      <w:r w:rsidRPr="004E326D">
        <w:rPr>
          <w:rFonts w:asciiTheme="majorHAnsi" w:hAnsiTheme="majorHAnsi" w:cs="Arial"/>
        </w:rPr>
        <w:t xml:space="preserve">. </w:t>
      </w:r>
      <w:r w:rsidR="00341176" w:rsidRPr="004E326D">
        <w:rPr>
          <w:rFonts w:asciiTheme="majorHAnsi" w:hAnsiTheme="majorHAnsi" w:cs="Arial"/>
        </w:rPr>
        <w:t xml:space="preserve">In the four cockroach species with the highest number of inserts (&gt;4000), the total amount of inserted DNA ranged from </w:t>
      </w:r>
      <w:r w:rsidR="00341176" w:rsidRPr="00E82746">
        <w:rPr>
          <w:rFonts w:asciiTheme="majorHAnsi" w:hAnsiTheme="majorHAnsi" w:cs="Arial"/>
          <w:color w:val="FF0000"/>
        </w:rPr>
        <w:t xml:space="preserve">X-Y </w:t>
      </w:r>
      <w:r w:rsidR="00341176" w:rsidRPr="004E326D">
        <w:rPr>
          <w:rFonts w:asciiTheme="majorHAnsi" w:hAnsiTheme="majorHAnsi" w:cs="Arial"/>
        </w:rPr>
        <w:t xml:space="preserve">bp, representing </w:t>
      </w:r>
      <w:r w:rsidR="00341176" w:rsidRPr="00E82746">
        <w:rPr>
          <w:rFonts w:asciiTheme="majorHAnsi" w:hAnsiTheme="majorHAnsi" w:cs="Arial"/>
          <w:color w:val="FF0000"/>
        </w:rPr>
        <w:t>X-Y</w:t>
      </w:r>
      <w:r w:rsidR="00341176" w:rsidRPr="004E326D">
        <w:rPr>
          <w:rFonts w:asciiTheme="majorHAnsi" w:hAnsiTheme="majorHAnsi" w:cs="Arial"/>
        </w:rPr>
        <w:t xml:space="preserve">% of total </w:t>
      </w:r>
      <w:r w:rsidRPr="004E326D">
        <w:rPr>
          <w:rFonts w:asciiTheme="majorHAnsi" w:hAnsiTheme="majorHAnsi" w:cs="Arial"/>
        </w:rPr>
        <w:t xml:space="preserve">cockroach </w:t>
      </w:r>
      <w:r w:rsidR="00341176" w:rsidRPr="004E326D">
        <w:rPr>
          <w:rFonts w:asciiTheme="majorHAnsi" w:hAnsiTheme="majorHAnsi" w:cs="Arial"/>
        </w:rPr>
        <w:t>genome length</w:t>
      </w:r>
      <w:commentRangeStart w:id="95"/>
      <w:r w:rsidR="00341176" w:rsidRPr="004E326D">
        <w:rPr>
          <w:rFonts w:asciiTheme="majorHAnsi" w:hAnsiTheme="majorHAnsi" w:cs="Arial"/>
        </w:rPr>
        <w:t>.</w:t>
      </w:r>
      <w:commentRangeEnd w:id="95"/>
      <w:r w:rsidR="008701D8">
        <w:rPr>
          <w:rStyle w:val="CommentReference"/>
        </w:rPr>
        <w:commentReference w:id="95"/>
      </w:r>
      <w:r w:rsidR="00341176" w:rsidRPr="004E326D">
        <w:rPr>
          <w:rFonts w:asciiTheme="majorHAnsi" w:hAnsiTheme="majorHAnsi" w:cs="Arial"/>
        </w:rPr>
        <w:t xml:space="preserve"> </w:t>
      </w:r>
      <w:del w:id="96" w:author="Microsoft Office User" w:date="2025-09-19T12:08:00Z">
        <w:r w:rsidR="00341176" w:rsidRPr="004E326D" w:rsidDel="008701D8">
          <w:rPr>
            <w:rFonts w:asciiTheme="majorHAnsi" w:hAnsiTheme="majorHAnsi" w:cs="Arial"/>
            <w:color w:val="000000" w:themeColor="text1"/>
          </w:rPr>
          <w:delText xml:space="preserve">Mean distance between inserts in these species was </w:delText>
        </w:r>
        <w:r w:rsidR="00341176" w:rsidRPr="004E326D" w:rsidDel="008701D8">
          <w:rPr>
            <w:rFonts w:asciiTheme="majorHAnsi" w:hAnsiTheme="majorHAnsi" w:cs="Arial"/>
            <w:color w:val="FF0000"/>
          </w:rPr>
          <w:delText>X</w:delText>
        </w:r>
        <w:r w:rsidR="00341176" w:rsidRPr="004E326D" w:rsidDel="008701D8">
          <w:rPr>
            <w:rFonts w:asciiTheme="majorHAnsi" w:hAnsiTheme="majorHAnsi" w:cs="Arial"/>
            <w:color w:val="000000" w:themeColor="text1"/>
          </w:rPr>
          <w:delText xml:space="preserve"> kbp. </w:delText>
        </w:r>
      </w:del>
      <w:r w:rsidR="00341176" w:rsidRPr="004E326D">
        <w:rPr>
          <w:rFonts w:asciiTheme="majorHAnsi" w:hAnsiTheme="majorHAnsi" w:cs="Arial"/>
          <w:color w:val="000000" w:themeColor="text1"/>
        </w:rPr>
        <w:t xml:space="preserve">An examination of insert position across all species revealed that </w:t>
      </w:r>
      <w:commentRangeStart w:id="97"/>
      <w:commentRangeStart w:id="98"/>
      <w:r w:rsidR="00341176" w:rsidRPr="002A45E3">
        <w:rPr>
          <w:rFonts w:asciiTheme="majorHAnsi" w:hAnsiTheme="majorHAnsi" w:cs="Arial"/>
          <w:color w:val="FF0000"/>
          <w:rPrChange w:id="99" w:author="Nathan Lo" w:date="2025-09-11T13:33:00Z">
            <w:rPr>
              <w:rFonts w:asciiTheme="majorHAnsi" w:hAnsiTheme="majorHAnsi" w:cs="Arial"/>
              <w:color w:val="000000" w:themeColor="text1"/>
            </w:rPr>
          </w:rPrChange>
        </w:rPr>
        <w:t>X</w:t>
      </w:r>
      <w:commentRangeEnd w:id="97"/>
      <w:r w:rsidR="002A45E3">
        <w:rPr>
          <w:rStyle w:val="CommentReference"/>
        </w:rPr>
        <w:commentReference w:id="97"/>
      </w:r>
      <w:commentRangeEnd w:id="98"/>
      <w:r w:rsidR="00E82746">
        <w:rPr>
          <w:rStyle w:val="CommentReference"/>
        </w:rPr>
        <w:commentReference w:id="98"/>
      </w:r>
      <w:r w:rsidR="00341176" w:rsidRPr="004E326D">
        <w:rPr>
          <w:rFonts w:asciiTheme="majorHAnsi" w:hAnsiTheme="majorHAnsi" w:cs="Arial"/>
          <w:color w:val="000000" w:themeColor="text1"/>
        </w:rPr>
        <w:t xml:space="preserve">% were found in intragenic regions (exclusively within introns), and </w:t>
      </w:r>
      <w:r w:rsidR="00341176" w:rsidRPr="002A45E3">
        <w:rPr>
          <w:rFonts w:asciiTheme="majorHAnsi" w:hAnsiTheme="majorHAnsi" w:cs="Arial"/>
          <w:color w:val="FF0000"/>
          <w:rPrChange w:id="100" w:author="Nathan Lo" w:date="2025-09-11T13:33:00Z">
            <w:rPr>
              <w:rFonts w:asciiTheme="majorHAnsi" w:hAnsiTheme="majorHAnsi" w:cs="Arial"/>
              <w:color w:val="000000" w:themeColor="text1"/>
            </w:rPr>
          </w:rPrChange>
        </w:rPr>
        <w:t>Y</w:t>
      </w:r>
      <w:r w:rsidR="00341176" w:rsidRPr="004E326D">
        <w:rPr>
          <w:rFonts w:asciiTheme="majorHAnsi" w:hAnsiTheme="majorHAnsi" w:cs="Arial"/>
          <w:color w:val="000000" w:themeColor="text1"/>
        </w:rPr>
        <w:t xml:space="preserve">% were found in intergenic regions. </w:t>
      </w:r>
      <w:commentRangeStart w:id="101"/>
      <w:r w:rsidR="009528B7" w:rsidRPr="004E326D">
        <w:rPr>
          <w:rFonts w:asciiTheme="majorHAnsi" w:hAnsiTheme="majorHAnsi" w:cs="Arial"/>
          <w:color w:val="000000" w:themeColor="text1"/>
        </w:rPr>
        <w:t xml:space="preserve">The average size of inserts in each of these regions was </w:t>
      </w:r>
      <w:r w:rsidR="009528B7" w:rsidRPr="004E326D">
        <w:rPr>
          <w:rFonts w:asciiTheme="majorHAnsi" w:hAnsiTheme="majorHAnsi" w:cs="Arial"/>
          <w:color w:val="FF0000"/>
        </w:rPr>
        <w:t>X</w:t>
      </w:r>
      <w:r w:rsidR="009528B7" w:rsidRPr="004E326D">
        <w:rPr>
          <w:rFonts w:asciiTheme="majorHAnsi" w:hAnsiTheme="majorHAnsi" w:cs="Arial"/>
          <w:color w:val="000000" w:themeColor="text1"/>
        </w:rPr>
        <w:t xml:space="preserve">, and </w:t>
      </w:r>
      <w:r w:rsidR="009528B7" w:rsidRPr="004E326D">
        <w:rPr>
          <w:rFonts w:asciiTheme="majorHAnsi" w:hAnsiTheme="majorHAnsi" w:cs="Arial"/>
          <w:color w:val="FF0000"/>
        </w:rPr>
        <w:t>Y</w:t>
      </w:r>
      <w:r w:rsidR="009528B7" w:rsidRPr="004E326D">
        <w:rPr>
          <w:rFonts w:asciiTheme="majorHAnsi" w:hAnsiTheme="majorHAnsi" w:cs="Arial"/>
          <w:color w:val="000000" w:themeColor="text1"/>
        </w:rPr>
        <w:t xml:space="preserve">, which </w:t>
      </w:r>
      <w:r w:rsidR="009528B7" w:rsidRPr="004E326D">
        <w:rPr>
          <w:rFonts w:asciiTheme="majorHAnsi" w:hAnsiTheme="majorHAnsi" w:cs="Arial"/>
          <w:color w:val="FF0000"/>
        </w:rPr>
        <w:t xml:space="preserve">was/was not </w:t>
      </w:r>
      <w:r w:rsidR="009528B7" w:rsidRPr="004E326D">
        <w:rPr>
          <w:rFonts w:asciiTheme="majorHAnsi" w:hAnsiTheme="majorHAnsi" w:cs="Arial"/>
          <w:color w:val="000000" w:themeColor="text1"/>
        </w:rPr>
        <w:t>significantly different</w:t>
      </w:r>
      <w:commentRangeEnd w:id="101"/>
      <w:r w:rsidR="0021298B">
        <w:rPr>
          <w:rStyle w:val="CommentReference"/>
        </w:rPr>
        <w:commentReference w:id="101"/>
      </w:r>
      <w:r w:rsidR="009528B7" w:rsidRPr="004E326D">
        <w:rPr>
          <w:rFonts w:asciiTheme="majorHAnsi" w:hAnsiTheme="majorHAnsi" w:cs="Arial"/>
          <w:color w:val="000000" w:themeColor="text1"/>
        </w:rPr>
        <w:t xml:space="preserve">. </w:t>
      </w:r>
      <w:ins w:id="102" w:author="Microsoft Office User" w:date="2025-09-19T13:18:00Z">
        <w:r w:rsidR="009B0AF3">
          <w:rPr>
            <w:rFonts w:asciiTheme="majorHAnsi" w:hAnsiTheme="majorHAnsi" w:cs="Arial"/>
            <w:color w:val="000000" w:themeColor="text1"/>
          </w:rPr>
          <w:t>The insert</w:t>
        </w:r>
      </w:ins>
      <w:ins w:id="103" w:author="Microsoft Office User" w:date="2025-09-19T13:28:00Z">
        <w:r w:rsidR="00C85D48">
          <w:rPr>
            <w:rFonts w:asciiTheme="majorHAnsi" w:hAnsiTheme="majorHAnsi" w:cs="Arial"/>
            <w:color w:val="000000" w:themeColor="text1"/>
          </w:rPr>
          <w:t xml:space="preserve"> </w:t>
        </w:r>
      </w:ins>
      <w:ins w:id="104" w:author="Microsoft Office User" w:date="2025-09-19T13:18:00Z">
        <w:r w:rsidR="009B0AF3">
          <w:rPr>
            <w:rFonts w:asciiTheme="majorHAnsi" w:hAnsiTheme="majorHAnsi" w:cs="Arial"/>
            <w:color w:val="000000" w:themeColor="text1"/>
          </w:rPr>
          <w:t>s</w:t>
        </w:r>
      </w:ins>
      <w:ins w:id="105" w:author="Microsoft Office User" w:date="2025-09-19T13:28:00Z">
        <w:r w:rsidR="00C85D48">
          <w:rPr>
            <w:rFonts w:asciiTheme="majorHAnsi" w:hAnsiTheme="majorHAnsi" w:cs="Arial"/>
            <w:color w:val="000000" w:themeColor="text1"/>
          </w:rPr>
          <w:t>equences</w:t>
        </w:r>
      </w:ins>
      <w:ins w:id="106" w:author="Microsoft Office User" w:date="2025-09-19T13:18:00Z">
        <w:r w:rsidR="009B0AF3">
          <w:rPr>
            <w:rFonts w:asciiTheme="majorHAnsi" w:hAnsiTheme="majorHAnsi" w:cs="Arial"/>
            <w:color w:val="000000" w:themeColor="text1"/>
          </w:rPr>
          <w:t xml:space="preserve"> comprised a comparable GC content (</w:t>
        </w:r>
      </w:ins>
      <w:commentRangeStart w:id="107"/>
      <w:ins w:id="108" w:author="Microsoft Office User" w:date="2025-09-19T13:28:00Z">
        <w:r w:rsidR="00C85D48" w:rsidRPr="00C85D48">
          <w:rPr>
            <w:rFonts w:asciiTheme="majorHAnsi" w:hAnsiTheme="majorHAnsi" w:cs="Arial"/>
            <w:color w:val="000000" w:themeColor="text1"/>
          </w:rPr>
          <w:t>17.9-29.6</w:t>
        </w:r>
        <w:commentRangeEnd w:id="107"/>
        <w:r w:rsidR="00C85D48">
          <w:rPr>
            <w:rStyle w:val="CommentReference"/>
          </w:rPr>
          <w:commentReference w:id="107"/>
        </w:r>
        <w:r w:rsidR="00C85D48" w:rsidRPr="00C85D48">
          <w:rPr>
            <w:rFonts w:asciiTheme="majorHAnsi" w:hAnsiTheme="majorHAnsi" w:cs="Arial"/>
            <w:color w:val="000000" w:themeColor="text1"/>
          </w:rPr>
          <w:t>%</w:t>
        </w:r>
      </w:ins>
      <w:ins w:id="109" w:author="Microsoft Office User" w:date="2025-09-19T13:18:00Z">
        <w:r w:rsidR="009B0AF3">
          <w:rPr>
            <w:rFonts w:asciiTheme="majorHAnsi" w:hAnsiTheme="majorHAnsi" w:cs="Arial"/>
            <w:color w:val="000000" w:themeColor="text1"/>
          </w:rPr>
          <w:t xml:space="preserve">) to the </w:t>
        </w:r>
        <w:proofErr w:type="spellStart"/>
        <w:r w:rsidR="009B0AF3">
          <w:rPr>
            <w:rFonts w:asciiTheme="majorHAnsi" w:hAnsiTheme="majorHAnsi" w:cs="Arial"/>
            <w:color w:val="000000" w:themeColor="text1"/>
          </w:rPr>
          <w:t>Blattabacterium</w:t>
        </w:r>
        <w:proofErr w:type="spellEnd"/>
        <w:r w:rsidR="009B0AF3">
          <w:rPr>
            <w:rFonts w:asciiTheme="majorHAnsi" w:hAnsiTheme="majorHAnsi" w:cs="Arial"/>
            <w:color w:val="000000" w:themeColor="text1"/>
          </w:rPr>
          <w:t xml:space="preserve"> genomes (</w:t>
        </w:r>
      </w:ins>
      <w:ins w:id="110" w:author="Microsoft Office User" w:date="2025-09-19T13:29:00Z">
        <w:r w:rsidR="00721DB1" w:rsidRPr="00721DB1">
          <w:rPr>
            <w:rFonts w:asciiTheme="majorHAnsi" w:hAnsiTheme="majorHAnsi" w:cs="Arial"/>
            <w:color w:val="000000" w:themeColor="text1"/>
          </w:rPr>
          <w:t>21.3-28.2%</w:t>
        </w:r>
      </w:ins>
      <w:ins w:id="111" w:author="Microsoft Office User" w:date="2025-09-19T13:18:00Z">
        <w:r w:rsidR="009B0AF3">
          <w:rPr>
            <w:rFonts w:asciiTheme="majorHAnsi" w:hAnsiTheme="majorHAnsi" w:cs="Arial"/>
            <w:color w:val="000000" w:themeColor="text1"/>
          </w:rPr>
          <w:t xml:space="preserve">), </w:t>
        </w:r>
      </w:ins>
      <w:ins w:id="112" w:author="Microsoft Office User" w:date="2025-09-19T13:26:00Z">
        <w:r w:rsidR="00C85D48">
          <w:rPr>
            <w:rFonts w:asciiTheme="majorHAnsi" w:hAnsiTheme="majorHAnsi" w:cs="Arial"/>
            <w:color w:val="000000" w:themeColor="text1"/>
          </w:rPr>
          <w:t>and considerably lower than</w:t>
        </w:r>
      </w:ins>
      <w:ins w:id="113" w:author="Microsoft Office User" w:date="2025-09-19T13:18:00Z">
        <w:r w:rsidR="009B0AF3">
          <w:rPr>
            <w:rFonts w:asciiTheme="majorHAnsi" w:hAnsiTheme="majorHAnsi" w:cs="Arial"/>
            <w:color w:val="000000" w:themeColor="text1"/>
          </w:rPr>
          <w:t xml:space="preserve"> the GC content of the </w:t>
        </w:r>
      </w:ins>
      <w:ins w:id="114" w:author="Microsoft Office User" w:date="2025-09-19T13:26:00Z">
        <w:r w:rsidR="00C85D48">
          <w:rPr>
            <w:rFonts w:asciiTheme="majorHAnsi" w:hAnsiTheme="majorHAnsi" w:cs="Arial"/>
            <w:color w:val="000000" w:themeColor="text1"/>
          </w:rPr>
          <w:t>entire</w:t>
        </w:r>
      </w:ins>
      <w:ins w:id="115" w:author="Microsoft Office User" w:date="2025-09-19T13:18:00Z">
        <w:r w:rsidR="00C85D48">
          <w:rPr>
            <w:rFonts w:asciiTheme="majorHAnsi" w:hAnsiTheme="majorHAnsi" w:cs="Arial"/>
            <w:color w:val="000000" w:themeColor="text1"/>
          </w:rPr>
          <w:t xml:space="preserve"> cockroach and termite genomes (</w:t>
        </w:r>
      </w:ins>
      <w:ins w:id="116" w:author="Microsoft Office User" w:date="2025-09-19T13:29:00Z">
        <w:r w:rsidR="007D0537" w:rsidRPr="007D0537">
          <w:rPr>
            <w:rFonts w:asciiTheme="majorHAnsi" w:hAnsiTheme="majorHAnsi" w:cs="Arial"/>
            <w:color w:val="000000" w:themeColor="text1"/>
          </w:rPr>
          <w:t>34.5-41.1%</w:t>
        </w:r>
      </w:ins>
      <w:ins w:id="117" w:author="Microsoft Office User" w:date="2025-09-19T13:18:00Z">
        <w:r w:rsidR="00C85D48">
          <w:rPr>
            <w:rFonts w:asciiTheme="majorHAnsi" w:hAnsiTheme="majorHAnsi" w:cs="Arial"/>
            <w:color w:val="000000" w:themeColor="text1"/>
          </w:rPr>
          <w:t>)</w:t>
        </w:r>
      </w:ins>
      <w:ins w:id="118" w:author="Microsoft Office User" w:date="2025-09-19T13:19:00Z">
        <w:r w:rsidR="00C85D48">
          <w:rPr>
            <w:rFonts w:asciiTheme="majorHAnsi" w:hAnsiTheme="majorHAnsi" w:cs="Arial"/>
            <w:color w:val="000000" w:themeColor="text1"/>
          </w:rPr>
          <w:t>.</w:t>
        </w:r>
      </w:ins>
    </w:p>
    <w:p w14:paraId="4D107760" w14:textId="77777777" w:rsidR="00341176" w:rsidRPr="004E326D" w:rsidRDefault="00341176" w:rsidP="000C4042">
      <w:pPr>
        <w:jc w:val="both"/>
        <w:rPr>
          <w:rFonts w:asciiTheme="majorHAnsi" w:hAnsiTheme="majorHAnsi" w:cs="Arial"/>
        </w:rPr>
      </w:pPr>
    </w:p>
    <w:p w14:paraId="2C26BEB2" w14:textId="7DAF4F16" w:rsidR="008A2B8B" w:rsidRPr="004E326D"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 1</w:t>
      </w:r>
      <w:r w:rsidR="000C4042" w:rsidRPr="004E326D">
        <w:rPr>
          <w:rFonts w:asciiTheme="majorHAnsi" w:hAnsiTheme="majorHAnsi" w:cs="Arial"/>
          <w:color w:val="FF0000"/>
        </w:rPr>
        <w:t>X</w:t>
      </w:r>
      <w:r w:rsidR="000C4042" w:rsidRPr="004E326D">
        <w:rPr>
          <w:rFonts w:asciiTheme="majorHAnsi" w:hAnsiTheme="majorHAnsi" w:cs="Arial"/>
        </w:rPr>
        <w:t>).</w:t>
      </w:r>
      <w:r w:rsidR="008A2B8B" w:rsidRPr="004E326D">
        <w:rPr>
          <w:rFonts w:asciiTheme="majorHAnsi" w:hAnsiTheme="majorHAnsi" w:cs="Arial"/>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w:t>
      </w:r>
      <w:del w:id="119" w:author="Microsoft Office User" w:date="2025-09-19T13:41:00Z">
        <w:r w:rsidR="001C0138" w:rsidRPr="004E326D" w:rsidDel="007B3179">
          <w:rPr>
            <w:rFonts w:asciiTheme="majorHAnsi" w:hAnsiTheme="majorHAnsi" w:cs="Arial"/>
          </w:rPr>
          <w:delText xml:space="preserve">recently </w:delText>
        </w:r>
      </w:del>
      <w:r w:rsidR="001C0138" w:rsidRPr="004E326D">
        <w:rPr>
          <w:rFonts w:asciiTheme="majorHAnsi" w:hAnsiTheme="majorHAnsi" w:cs="Arial"/>
        </w:rPr>
        <w:t>transferred</w:t>
      </w:r>
      <w:ins w:id="120" w:author="Microsoft Office User" w:date="2025-09-19T13:41:00Z">
        <w:r w:rsidR="007B3179">
          <w:rPr>
            <w:rFonts w:asciiTheme="majorHAnsi" w:hAnsiTheme="majorHAnsi" w:cs="Arial"/>
          </w:rPr>
          <w:t xml:space="preserve"> after diverging from the other species </w:t>
        </w:r>
      </w:ins>
      <w:ins w:id="121" w:author="Microsoft Office User" w:date="2025-09-19T13:44:00Z">
        <w:r w:rsidR="007B3179">
          <w:rPr>
            <w:rFonts w:asciiTheme="majorHAnsi" w:hAnsiTheme="majorHAnsi" w:cs="Arial"/>
          </w:rPr>
          <w:t xml:space="preserve">included in the </w:t>
        </w:r>
      </w:ins>
      <w:ins w:id="122" w:author="Microsoft Office User" w:date="2025-09-19T13:41:00Z">
        <w:r w:rsidR="007B3179">
          <w:rPr>
            <w:rFonts w:asciiTheme="majorHAnsi" w:hAnsiTheme="majorHAnsi" w:cs="Arial"/>
          </w:rPr>
          <w:t>analys</w:t>
        </w:r>
      </w:ins>
      <w:ins w:id="123" w:author="Microsoft Office User" w:date="2025-09-19T13:44:00Z">
        <w:r w:rsidR="007B3179">
          <w:rPr>
            <w:rFonts w:asciiTheme="majorHAnsi" w:hAnsiTheme="majorHAnsi" w:cs="Arial"/>
          </w:rPr>
          <w:t>is</w:t>
        </w:r>
      </w:ins>
      <w:r w:rsidR="001C0138" w:rsidRPr="004E326D">
        <w:rPr>
          <w:rFonts w:asciiTheme="majorHAnsi" w:hAnsiTheme="majorHAnsi" w:cs="Arial"/>
        </w:rPr>
        <w:t xml:space="preserve">. Using this approach, </w:t>
      </w:r>
      <w:r w:rsidR="0014523A">
        <w:rPr>
          <w:rFonts w:asciiTheme="majorHAnsi" w:hAnsiTheme="majorHAnsi" w:cs="Arial"/>
        </w:rPr>
        <w:t xml:space="preserve">we </w:t>
      </w:r>
      <w:r w:rsidR="00C816A9">
        <w:rPr>
          <w:rFonts w:asciiTheme="majorHAnsi" w:hAnsiTheme="majorHAnsi" w:cs="Arial"/>
        </w:rPr>
        <w:t>inferred</w:t>
      </w:r>
      <w:r w:rsidR="0014523A">
        <w:rPr>
          <w:rFonts w:asciiTheme="majorHAnsi" w:hAnsiTheme="majorHAnsi" w:cs="Arial"/>
        </w:rPr>
        <w:t xml:space="preserve"> that the</w:t>
      </w:r>
      <w:r w:rsidR="0014523A" w:rsidRPr="004E326D">
        <w:rPr>
          <w:rFonts w:asciiTheme="majorHAnsi" w:hAnsiTheme="majorHAnsi" w:cs="Arial"/>
        </w:rPr>
        <w:t xml:space="preserve"> </w:t>
      </w:r>
      <w:r w:rsidR="001C0138" w:rsidRPr="004E326D">
        <w:rPr>
          <w:rFonts w:asciiTheme="majorHAnsi" w:hAnsiTheme="majorHAnsi" w:cs="Arial"/>
        </w:rPr>
        <w:t xml:space="preserve">oldest inserts were transferred </w:t>
      </w:r>
      <w:r w:rsidR="0014523A">
        <w:rPr>
          <w:rFonts w:asciiTheme="majorHAnsi" w:hAnsiTheme="majorHAnsi" w:cs="Arial"/>
        </w:rPr>
        <w:t>in</w:t>
      </w:r>
      <w:r w:rsidR="001C0138" w:rsidRPr="004E326D">
        <w:rPr>
          <w:rFonts w:asciiTheme="majorHAnsi" w:hAnsiTheme="majorHAnsi" w:cs="Arial"/>
        </w:rPr>
        <w:t xml:space="preserve">to the ancestor of </w:t>
      </w:r>
      <w:r w:rsidR="002916ED" w:rsidRPr="004E326D">
        <w:rPr>
          <w:rFonts w:asciiTheme="majorHAnsi" w:hAnsiTheme="majorHAnsi" w:cs="Arial"/>
        </w:rPr>
        <w:t xml:space="preserve">all </w:t>
      </w:r>
      <w:commentRangeStart w:id="124"/>
      <w:proofErr w:type="spellStart"/>
      <w:r w:rsidR="002916ED" w:rsidRPr="004E326D">
        <w:rPr>
          <w:rFonts w:asciiTheme="majorHAnsi" w:hAnsiTheme="majorHAnsi" w:cs="Arial"/>
        </w:rPr>
        <w:t>panesthiine</w:t>
      </w:r>
      <w:proofErr w:type="spellEnd"/>
      <w:r w:rsidR="002916ED" w:rsidRPr="004E326D">
        <w:rPr>
          <w:rFonts w:asciiTheme="majorHAnsi" w:hAnsiTheme="majorHAnsi" w:cs="Arial"/>
        </w:rPr>
        <w:t xml:space="preserve"> and </w:t>
      </w:r>
      <w:proofErr w:type="spellStart"/>
      <w:r w:rsidR="002916ED" w:rsidRPr="004E326D">
        <w:rPr>
          <w:rFonts w:asciiTheme="majorHAnsi" w:hAnsiTheme="majorHAnsi" w:cs="Arial"/>
        </w:rPr>
        <w:t>geoscapheine</w:t>
      </w:r>
      <w:proofErr w:type="spellEnd"/>
      <w:r w:rsidR="002916ED" w:rsidRPr="004E326D">
        <w:rPr>
          <w:rFonts w:asciiTheme="majorHAnsi" w:hAnsiTheme="majorHAnsi" w:cs="Arial"/>
        </w:rPr>
        <w:t xml:space="preserve"> </w:t>
      </w:r>
      <w:commentRangeEnd w:id="124"/>
      <w:r w:rsidR="007B3179">
        <w:rPr>
          <w:rStyle w:val="CommentReference"/>
        </w:rPr>
        <w:commentReference w:id="124"/>
      </w:r>
      <w:r w:rsidR="002916ED" w:rsidRPr="004E326D">
        <w:rPr>
          <w:rFonts w:asciiTheme="majorHAnsi" w:hAnsiTheme="majorHAnsi" w:cs="Arial"/>
        </w:rPr>
        <w:t xml:space="preserve">species, which </w:t>
      </w:r>
      <w:r w:rsidR="00C816A9">
        <w:rPr>
          <w:rFonts w:asciiTheme="majorHAnsi" w:hAnsiTheme="majorHAnsi" w:cs="Arial"/>
        </w:rPr>
        <w:t>is estimated</w:t>
      </w:r>
      <w:r w:rsidR="00C816A9" w:rsidRPr="004E326D">
        <w:rPr>
          <w:rFonts w:asciiTheme="majorHAnsi" w:hAnsiTheme="majorHAnsi" w:cs="Arial"/>
        </w:rPr>
        <w:t xml:space="preserve"> </w:t>
      </w:r>
      <w:r w:rsidR="002916ED" w:rsidRPr="004E326D">
        <w:rPr>
          <w:rFonts w:asciiTheme="majorHAnsi" w:hAnsiTheme="majorHAnsi" w:cs="Arial"/>
        </w:rPr>
        <w:t xml:space="preserve">to have </w:t>
      </w:r>
      <w:r w:rsidR="00323C10" w:rsidRPr="004E326D">
        <w:rPr>
          <w:rFonts w:asciiTheme="majorHAnsi" w:hAnsiTheme="majorHAnsi" w:cs="Arial"/>
        </w:rPr>
        <w:t>existed</w:t>
      </w:r>
      <w:r w:rsidR="002916ED" w:rsidRPr="004E326D">
        <w:rPr>
          <w:rFonts w:asciiTheme="majorHAnsi" w:hAnsiTheme="majorHAnsi" w:cs="Arial"/>
        </w:rPr>
        <w:t xml:space="preserve"> </w:t>
      </w:r>
      <w:r w:rsidR="0014523A">
        <w:rPr>
          <w:rFonts w:asciiTheme="majorHAnsi" w:hAnsiTheme="majorHAnsi" w:cs="Arial"/>
        </w:rPr>
        <w:t xml:space="preserve">at least </w:t>
      </w:r>
      <w:r w:rsidR="002916ED" w:rsidRPr="004E326D">
        <w:rPr>
          <w:rFonts w:asciiTheme="majorHAnsi" w:hAnsiTheme="majorHAnsi" w:cs="Arial"/>
        </w:rPr>
        <w:t>~</w:t>
      </w:r>
      <w:r w:rsidR="002916ED" w:rsidRPr="004E326D">
        <w:rPr>
          <w:rFonts w:asciiTheme="majorHAnsi" w:hAnsiTheme="majorHAnsi" w:cs="Arial"/>
          <w:color w:val="FF0000"/>
        </w:rPr>
        <w:t>X</w:t>
      </w:r>
      <w:r w:rsidR="002916ED" w:rsidRPr="004E326D">
        <w:rPr>
          <w:rFonts w:asciiTheme="majorHAnsi" w:hAnsiTheme="majorHAnsi" w:cs="Arial"/>
        </w:rPr>
        <w:t xml:space="preserve"> Mya</w:t>
      </w:r>
      <w:r w:rsidR="0014523A">
        <w:rPr>
          <w:rFonts w:asciiTheme="majorHAnsi" w:hAnsiTheme="majorHAnsi" w:cs="Arial"/>
        </w:rPr>
        <w:t xml:space="preserve"> (</w:t>
      </w:r>
      <w:r w:rsidR="0014523A" w:rsidRPr="007B3179">
        <w:rPr>
          <w:rFonts w:asciiTheme="majorHAnsi" w:hAnsiTheme="majorHAnsi" w:cs="Arial"/>
          <w:color w:val="FF0000"/>
        </w:rPr>
        <w:t>insert ref.)</w:t>
      </w:r>
      <w:r w:rsidR="002916ED" w:rsidRPr="007B3179">
        <w:rPr>
          <w:rFonts w:asciiTheme="majorHAnsi" w:hAnsiTheme="majorHAnsi" w:cs="Arial"/>
          <w:color w:val="FF0000"/>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125"/>
      <w:r w:rsidR="00C816A9" w:rsidRPr="007B3179">
        <w:rPr>
          <w:rFonts w:asciiTheme="majorHAnsi" w:hAnsiTheme="majorHAnsi" w:cs="Arial"/>
          <w:color w:val="FF0000"/>
        </w:rPr>
        <w:t>X</w:t>
      </w:r>
      <w:commentRangeEnd w:id="125"/>
      <w:r w:rsidR="002A45E3">
        <w:rPr>
          <w:rStyle w:val="CommentReference"/>
        </w:rPr>
        <w:commentReference w:id="125"/>
      </w:r>
      <w:r w:rsidR="008F0EBC">
        <w:rPr>
          <w:rFonts w:asciiTheme="majorHAnsi" w:hAnsiTheme="majorHAnsi" w:cs="Arial"/>
        </w:rPr>
        <w:t xml:space="preserve"> 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 xml:space="preserve">(Fig. </w:t>
      </w:r>
      <w:r w:rsidR="008A2B8B" w:rsidRPr="004E326D">
        <w:rPr>
          <w:rFonts w:asciiTheme="majorHAnsi" w:hAnsiTheme="majorHAnsi" w:cs="Arial"/>
          <w:color w:val="FF0000"/>
        </w:rPr>
        <w:t>X</w:t>
      </w:r>
      <w:r w:rsidR="008A2B8B" w:rsidRPr="004E326D">
        <w:rPr>
          <w:rFonts w:asciiTheme="majorHAnsi" w:hAnsiTheme="majorHAnsi" w:cs="Arial"/>
        </w:rPr>
        <w:t xml:space="preserve">). </w:t>
      </w:r>
      <w:r w:rsidR="00C816A9">
        <w:rPr>
          <w:rFonts w:asciiTheme="majorHAnsi" w:hAnsiTheme="majorHAnsi" w:cs="Arial"/>
          <w:color w:val="FF0000"/>
        </w:rPr>
        <w:t>For</w:t>
      </w:r>
      <w:r w:rsidR="00C816A9" w:rsidRPr="004E326D">
        <w:rPr>
          <w:rFonts w:asciiTheme="majorHAnsi" w:hAnsiTheme="majorHAnsi" w:cs="Arial"/>
          <w:color w:val="FF0000"/>
        </w:rPr>
        <w:t xml:space="preserve"> </w:t>
      </w:r>
      <w:r w:rsidR="00024852" w:rsidRPr="004E326D">
        <w:rPr>
          <w:rFonts w:asciiTheme="majorHAnsi" w:hAnsiTheme="majorHAnsi" w:cs="Arial"/>
          <w:color w:val="FF0000"/>
        </w:rPr>
        <w:t>all examined inserts, although multiple taxa harboured homologous DNA</w:t>
      </w:r>
      <w:r w:rsidR="00C816A9">
        <w:rPr>
          <w:rFonts w:asciiTheme="majorHAnsi" w:hAnsiTheme="majorHAnsi" w:cs="Arial"/>
          <w:color w:val="FF0000"/>
        </w:rPr>
        <w:t xml:space="preserve"> across these ~ 10 kb regions</w:t>
      </w:r>
      <w:r w:rsidR="00024852" w:rsidRPr="004E326D">
        <w:rPr>
          <w:rFonts w:asciiTheme="majorHAnsi" w:hAnsiTheme="majorHAnsi" w:cs="Arial"/>
          <w:color w:val="FF0000"/>
        </w:rPr>
        <w:t xml:space="preserve">, some species </w:t>
      </w:r>
      <w:r w:rsidR="00C816A9">
        <w:rPr>
          <w:rFonts w:asciiTheme="majorHAnsi" w:hAnsiTheme="majorHAnsi" w:cs="Arial"/>
          <w:color w:val="FF0000"/>
        </w:rPr>
        <w:t>were inferred to have</w:t>
      </w:r>
      <w:r w:rsidR="00C816A9" w:rsidRPr="004E326D">
        <w:rPr>
          <w:rFonts w:asciiTheme="majorHAnsi" w:hAnsiTheme="majorHAnsi" w:cs="Arial"/>
          <w:color w:val="FF0000"/>
        </w:rPr>
        <w:t xml:space="preserve"> </w:t>
      </w:r>
      <w:r w:rsidR="00024852" w:rsidRPr="004E326D">
        <w:rPr>
          <w:rFonts w:asciiTheme="majorHAnsi" w:hAnsiTheme="majorHAnsi" w:cs="Arial"/>
          <w:color w:val="FF0000"/>
        </w:rPr>
        <w:t>lost the inserts</w:t>
      </w:r>
      <w:r w:rsidR="00024852" w:rsidRPr="004E326D">
        <w:rPr>
          <w:rFonts w:asciiTheme="majorHAnsi" w:hAnsiTheme="majorHAnsi" w:cs="Arial"/>
        </w:rPr>
        <w:t xml:space="preserve">. We also examined pairwise nucleotide divergence within inserts and in equivalently sized segments 5 </w:t>
      </w:r>
      <w:proofErr w:type="spellStart"/>
      <w:r w:rsidR="00024852" w:rsidRPr="004E326D">
        <w:rPr>
          <w:rFonts w:asciiTheme="majorHAnsi" w:hAnsiTheme="majorHAnsi" w:cs="Arial"/>
        </w:rPr>
        <w:t>Kb</w:t>
      </w:r>
      <w:proofErr w:type="spellEnd"/>
      <w:r w:rsidR="00024852" w:rsidRPr="004E326D">
        <w:rPr>
          <w:rFonts w:asciiTheme="majorHAnsi" w:hAnsiTheme="majorHAnsi" w:cs="Arial"/>
        </w:rPr>
        <w:t xml:space="preserve"> upstream and downstream of </w:t>
      </w:r>
      <w:r w:rsidR="00024852" w:rsidRPr="004E326D">
        <w:rPr>
          <w:rFonts w:asciiTheme="majorHAnsi" w:hAnsiTheme="majorHAnsi" w:cs="Arial"/>
          <w:color w:val="FF0000"/>
        </w:rPr>
        <w:t>X</w:t>
      </w:r>
      <w:r w:rsidR="00024852" w:rsidRPr="004E326D">
        <w:rPr>
          <w:rFonts w:asciiTheme="majorHAnsi" w:hAnsiTheme="majorHAnsi" w:cs="Arial"/>
        </w:rPr>
        <w:t xml:space="preserve"> inserts.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 xml:space="preserve">evidence of insert function.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506D1BB8"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w:t>
      </w:r>
      <w:commentRangeStart w:id="126"/>
      <w:r w:rsidR="00D700D0" w:rsidRPr="004E326D">
        <w:rPr>
          <w:rFonts w:asciiTheme="majorHAnsi" w:hAnsiTheme="majorHAnsi" w:cs="Arial"/>
        </w:rPr>
        <w:t>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r w:rsidR="00D700D0" w:rsidRPr="004E326D">
        <w:rPr>
          <w:rFonts w:asciiTheme="majorHAnsi" w:hAnsiTheme="majorHAnsi" w:cs="Arial"/>
        </w:rPr>
        <w:t xml:space="preserve"> we found that </w:t>
      </w:r>
      <w:r w:rsidR="00F574F8">
        <w:rPr>
          <w:rFonts w:asciiTheme="majorHAnsi" w:hAnsiTheme="majorHAnsi" w:cs="Arial"/>
          <w:color w:val="FF0000"/>
        </w:rPr>
        <w:t>1.66–2.28</w:t>
      </w:r>
      <w:r w:rsidR="00D700D0" w:rsidRPr="004E326D">
        <w:rPr>
          <w:rFonts w:asciiTheme="majorHAnsi" w:hAnsiTheme="majorHAnsi" w:cs="Arial"/>
        </w:rPr>
        <w:t>% of inserts mapped to intragenic regions, an</w:t>
      </w:r>
      <w:r w:rsidR="00F574F8">
        <w:rPr>
          <w:rFonts w:asciiTheme="majorHAnsi" w:hAnsiTheme="majorHAnsi" w:cs="Arial"/>
          <w:color w:val="FF0000"/>
        </w:rPr>
        <w:t>d 3.38–6.30</w:t>
      </w:r>
      <w:r w:rsidR="00D700D0" w:rsidRPr="004E326D">
        <w:rPr>
          <w:rFonts w:asciiTheme="majorHAnsi" w:hAnsiTheme="majorHAnsi" w:cs="Arial"/>
        </w:rPr>
        <w:t xml:space="preserve">% </w:t>
      </w:r>
      <w:commentRangeStart w:id="127"/>
      <w:r w:rsidR="00D700D0" w:rsidRPr="004E326D">
        <w:rPr>
          <w:rFonts w:asciiTheme="majorHAnsi" w:hAnsiTheme="majorHAnsi" w:cs="Arial"/>
        </w:rPr>
        <w:t>of inserts mapped to intergenic regions</w:t>
      </w:r>
      <w:commentRangeEnd w:id="126"/>
      <w:r w:rsidR="00FD18BA">
        <w:rPr>
          <w:rStyle w:val="CommentReference"/>
        </w:rPr>
        <w:commentReference w:id="126"/>
      </w:r>
      <w:r w:rsidR="00721F4A" w:rsidRPr="004E326D">
        <w:rPr>
          <w:rFonts w:asciiTheme="majorHAnsi" w:hAnsiTheme="majorHAnsi" w:cs="Arial"/>
        </w:rPr>
        <w:t>, while a further</w:t>
      </w:r>
      <w:r w:rsidR="00F574F8">
        <w:rPr>
          <w:rFonts w:asciiTheme="majorHAnsi" w:hAnsiTheme="majorHAnsi" w:cs="Arial"/>
        </w:rPr>
        <w:t xml:space="preserve"> 91.42–94.96</w:t>
      </w:r>
      <w:r w:rsidR="00721F4A" w:rsidRPr="004E326D">
        <w:rPr>
          <w:rFonts w:asciiTheme="majorHAnsi" w:hAnsiTheme="majorHAnsi" w:cs="Arial"/>
        </w:rPr>
        <w:t>% showed no evidence of transcription</w:t>
      </w:r>
      <w:commentRangeEnd w:id="127"/>
      <w:r w:rsidR="009129B0">
        <w:rPr>
          <w:rStyle w:val="CommentReference"/>
        </w:rPr>
        <w:commentReference w:id="127"/>
      </w:r>
      <w:r w:rsidR="00D700D0" w:rsidRPr="004E326D">
        <w:rPr>
          <w:rFonts w:asciiTheme="majorHAnsi" w:hAnsiTheme="majorHAnsi" w:cs="Arial"/>
        </w:rPr>
        <w:t xml:space="preserve">. </w:t>
      </w:r>
      <w:commentRangeStart w:id="128"/>
      <w:r w:rsidR="00D700D0" w:rsidRPr="004E326D">
        <w:rPr>
          <w:rFonts w:asciiTheme="majorHAnsi" w:hAnsiTheme="majorHAnsi" w:cs="Arial"/>
        </w:rPr>
        <w:t xml:space="preserve">A small fraction </w:t>
      </w:r>
      <w:r w:rsidR="00025F9C">
        <w:rPr>
          <w:rFonts w:asciiTheme="majorHAnsi" w:hAnsiTheme="majorHAnsi" w:cs="Arial"/>
          <w:color w:val="FF0000"/>
        </w:rPr>
        <w:t>(0.40–0.65</w:t>
      </w:r>
      <w:r w:rsidR="00D700D0" w:rsidRPr="004E326D">
        <w:rPr>
          <w:rFonts w:asciiTheme="majorHAnsi" w:hAnsiTheme="majorHAnsi" w:cs="Arial"/>
        </w:rPr>
        <w:t xml:space="preserve">%) of 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mRNA sequences. </w:t>
      </w:r>
      <w:commentRangeEnd w:id="128"/>
      <w:r w:rsidR="009129B0">
        <w:rPr>
          <w:rStyle w:val="CommentReference"/>
        </w:rPr>
        <w:commentReference w:id="128"/>
      </w:r>
    </w:p>
    <w:p w14:paraId="6BE390DC" w14:textId="06E29E67" w:rsidR="009F20DE" w:rsidRPr="004E326D" w:rsidRDefault="009F20DE" w:rsidP="008A2B8B">
      <w:pPr>
        <w:jc w:val="both"/>
        <w:rPr>
          <w:rFonts w:asciiTheme="majorHAnsi" w:hAnsiTheme="majorHAnsi" w:cs="Arial"/>
        </w:rPr>
      </w:pPr>
    </w:p>
    <w:p w14:paraId="79E7AC79" w14:textId="168F1ED4"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with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sequences </w:t>
      </w:r>
      <w:r w:rsidR="00721F4A" w:rsidRPr="004E326D">
        <w:rPr>
          <w:rFonts w:asciiTheme="majorHAnsi" w:hAnsiTheme="majorHAnsi" w:cs="Arial"/>
        </w:rPr>
        <w:t xml:space="preserve">of length </w:t>
      </w:r>
      <w:r w:rsidR="008F0D09" w:rsidRPr="004E326D">
        <w:rPr>
          <w:rFonts w:asciiTheme="majorHAnsi" w:hAnsiTheme="majorHAnsi" w:cs="Arial"/>
          <w:color w:val="FF0000"/>
        </w:rPr>
        <w:t xml:space="preserve">X-Y </w:t>
      </w:r>
      <w:r w:rsidR="008F0D09" w:rsidRPr="004E326D">
        <w:rPr>
          <w:rFonts w:asciiTheme="majorHAnsi" w:hAnsiTheme="majorHAnsi" w:cs="Arial"/>
        </w:rPr>
        <w:t xml:space="preserve">bp from distant areas within the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 xml:space="preserve"> </w:t>
      </w:r>
      <w:r w:rsidR="008F0D09" w:rsidRPr="004E326D">
        <w:rPr>
          <w:rFonts w:asciiTheme="majorHAnsi" w:hAnsiTheme="majorHAnsi" w:cs="Arial"/>
        </w:rPr>
        <w:t xml:space="preserve">genome placed </w:t>
      </w:r>
      <w:r w:rsidR="00294710" w:rsidRPr="004E326D">
        <w:rPr>
          <w:rFonts w:asciiTheme="majorHAnsi" w:hAnsiTheme="majorHAnsi" w:cs="Arial"/>
        </w:rPr>
        <w:t xml:space="preserve">directly </w:t>
      </w:r>
      <w:r w:rsidR="008F0D09" w:rsidRPr="004E326D">
        <w:rPr>
          <w:rFonts w:asciiTheme="majorHAnsi" w:hAnsiTheme="majorHAnsi" w:cs="Arial"/>
        </w:rPr>
        <w:t>adjacent to each other</w:t>
      </w:r>
      <w:r w:rsidR="00294710" w:rsidRPr="004E326D">
        <w:rPr>
          <w:rFonts w:asciiTheme="majorHAnsi" w:hAnsiTheme="majorHAnsi" w:cs="Arial"/>
        </w:rPr>
        <w:t xml:space="preserve"> </w:t>
      </w:r>
      <w:r w:rsidR="008F0D09" w:rsidRPr="004E326D">
        <w:rPr>
          <w:rFonts w:asciiTheme="majorHAnsi" w:hAnsiTheme="majorHAnsi" w:cs="Arial"/>
        </w:rPr>
        <w:t xml:space="preserve">(Fig. </w:t>
      </w:r>
      <w:r w:rsidR="008F0D09" w:rsidRPr="004E326D">
        <w:rPr>
          <w:rFonts w:asciiTheme="majorHAnsi" w:hAnsiTheme="majorHAnsi" w:cs="Arial"/>
          <w:color w:val="FF0000"/>
        </w:rPr>
        <w:t>X</w:t>
      </w:r>
      <w:r w:rsidR="008F0D09" w:rsidRPr="004E326D">
        <w:rPr>
          <w:rFonts w:asciiTheme="majorHAnsi" w:hAnsiTheme="majorHAnsi" w:cs="Arial"/>
        </w:rPr>
        <w:t>).</w:t>
      </w:r>
      <w:r w:rsidR="00EB711D" w:rsidRPr="004E326D">
        <w:rPr>
          <w:rFonts w:asciiTheme="majorHAnsi" w:hAnsiTheme="majorHAnsi" w:cs="Arial"/>
        </w:rPr>
        <w:t xml:space="preserve"> </w:t>
      </w:r>
      <w:r w:rsidR="008F0D09" w:rsidRPr="004E326D">
        <w:rPr>
          <w:rFonts w:asciiTheme="majorHAnsi" w:hAnsiTheme="majorHAnsi" w:cs="Arial"/>
        </w:rPr>
        <w:t>Such chimeric DNA transfers were present in all cockroach genomes</w:t>
      </w:r>
      <w:r w:rsidR="00EB711D" w:rsidRPr="004E326D">
        <w:rPr>
          <w:rFonts w:asciiTheme="majorHAnsi" w:hAnsiTheme="majorHAnsi" w:cs="Arial"/>
        </w:rPr>
        <w:t>, sequenced by separate research groups using different sequencing technologies</w:t>
      </w:r>
      <w:r w:rsidR="00721F4A" w:rsidRPr="004E326D">
        <w:rPr>
          <w:rFonts w:asciiTheme="majorHAnsi" w:hAnsiTheme="majorHAnsi" w:cs="Arial"/>
        </w:rPr>
        <w:t xml:space="preserve"> (</w:t>
      </w:r>
      <w:r w:rsidR="00721F4A" w:rsidRPr="004E326D">
        <w:rPr>
          <w:rFonts w:asciiTheme="majorHAnsi" w:hAnsiTheme="majorHAnsi" w:cs="Arial"/>
          <w:color w:val="FF0000"/>
        </w:rPr>
        <w:t>refs</w:t>
      </w:r>
      <w:r w:rsidR="00721F4A" w:rsidRPr="004E326D">
        <w:rPr>
          <w:rFonts w:asciiTheme="majorHAnsi" w:hAnsiTheme="majorHAnsi" w:cs="Arial"/>
        </w:rPr>
        <w:t>)</w:t>
      </w:r>
      <w:r w:rsidR="008F0D09" w:rsidRPr="004E326D">
        <w:rPr>
          <w:rFonts w:asciiTheme="majorHAnsi" w:hAnsiTheme="majorHAnsi" w:cs="Arial"/>
        </w:rPr>
        <w:t xml:space="preserve">. </w:t>
      </w:r>
      <w:r w:rsidR="00EB711D" w:rsidRPr="004E326D">
        <w:rPr>
          <w:rFonts w:asciiTheme="majorHAnsi" w:hAnsiTheme="majorHAnsi" w:cs="Arial"/>
        </w:rPr>
        <w:t xml:space="preserve">A maximum of </w:t>
      </w:r>
      <w:r w:rsidR="00A06142" w:rsidRPr="004E326D">
        <w:rPr>
          <w:rFonts w:asciiTheme="majorHAnsi" w:hAnsiTheme="majorHAnsi" w:cs="Arial"/>
        </w:rPr>
        <w:t>8</w:t>
      </w:r>
      <w:r w:rsidR="00EB711D" w:rsidRPr="004E326D">
        <w:rPr>
          <w:rFonts w:asciiTheme="majorHAnsi" w:hAnsiTheme="majorHAnsi" w:cs="Arial"/>
        </w:rPr>
        <w:t xml:space="preserve"> </w:t>
      </w:r>
      <w:proofErr w:type="spellStart"/>
      <w:r w:rsidR="00EB711D" w:rsidRPr="004E326D">
        <w:rPr>
          <w:rFonts w:asciiTheme="majorHAnsi" w:hAnsiTheme="majorHAnsi" w:cs="Arial"/>
          <w:i/>
        </w:rPr>
        <w:t>Blattabacterium</w:t>
      </w:r>
      <w:proofErr w:type="spellEnd"/>
      <w:r w:rsidR="00EB711D" w:rsidRPr="004E326D">
        <w:rPr>
          <w:rFonts w:asciiTheme="majorHAnsi" w:hAnsiTheme="majorHAnsi" w:cs="Arial"/>
        </w:rPr>
        <w:t xml:space="preserve">-derived segments from distant genomic regions were found </w:t>
      </w:r>
      <w:r w:rsidR="00721F4A" w:rsidRPr="004E326D">
        <w:rPr>
          <w:rFonts w:asciiTheme="majorHAnsi" w:hAnsiTheme="majorHAnsi" w:cs="Arial"/>
        </w:rPr>
        <w:t>directly adjacent</w:t>
      </w:r>
      <w:r w:rsidR="00EB711D" w:rsidRPr="004E326D">
        <w:rPr>
          <w:rFonts w:asciiTheme="majorHAnsi" w:hAnsiTheme="majorHAnsi" w:cs="Arial"/>
        </w:rPr>
        <w:t xml:space="preserve"> to each other. </w:t>
      </w:r>
      <w:commentRangeStart w:id="129"/>
      <w:r w:rsidR="00F0551F" w:rsidRPr="004E326D">
        <w:rPr>
          <w:rFonts w:asciiTheme="majorHAnsi" w:hAnsiTheme="majorHAnsi" w:cs="Arial"/>
        </w:rPr>
        <w:t xml:space="preserve">We mapped </w:t>
      </w:r>
      <w:r w:rsidR="007B45FA">
        <w:rPr>
          <w:rFonts w:asciiTheme="majorHAnsi" w:hAnsiTheme="majorHAnsi" w:cs="Arial"/>
          <w:color w:val="FF0000"/>
        </w:rPr>
        <w:t>4</w:t>
      </w:r>
      <w:r w:rsidR="001163F1" w:rsidRPr="004E326D">
        <w:rPr>
          <w:rFonts w:asciiTheme="majorHAnsi" w:hAnsiTheme="majorHAnsi" w:cs="Arial"/>
        </w:rPr>
        <w:t xml:space="preserve"> </w:t>
      </w:r>
      <w:r w:rsidR="00F0551F" w:rsidRPr="004E326D">
        <w:rPr>
          <w:rFonts w:asciiTheme="majorHAnsi" w:hAnsiTheme="majorHAnsi" w:cs="Arial"/>
        </w:rPr>
        <w:t xml:space="preserve">chimeric 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however two had partial matches with mRNA contigs</w:t>
      </w:r>
      <w:r w:rsidR="00F0551F" w:rsidRPr="004E326D">
        <w:rPr>
          <w:rFonts w:asciiTheme="majorHAnsi" w:hAnsiTheme="majorHAnsi" w:cs="Arial"/>
        </w:rPr>
        <w:t xml:space="preserve"> (Fig. </w:t>
      </w:r>
      <w:r w:rsidR="00F0551F" w:rsidRPr="004E326D">
        <w:rPr>
          <w:rFonts w:asciiTheme="majorHAnsi" w:hAnsiTheme="majorHAnsi" w:cs="Arial"/>
          <w:color w:val="FF0000"/>
        </w:rPr>
        <w:t>Y</w:t>
      </w:r>
      <w:r w:rsidR="00F0551F" w:rsidRPr="004E326D">
        <w:rPr>
          <w:rFonts w:asciiTheme="majorHAnsi" w:hAnsiTheme="majorHAnsi" w:cs="Arial"/>
        </w:rPr>
        <w:t>).</w:t>
      </w:r>
      <w:commentRangeEnd w:id="129"/>
      <w:r w:rsidR="0020348C">
        <w:rPr>
          <w:rStyle w:val="CommentReference"/>
        </w:rPr>
        <w:commentReference w:id="129"/>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insertions with homology to protein-coding sequence</w:t>
      </w:r>
      <w:r w:rsidR="006A1A69">
        <w:rPr>
          <w:rFonts w:asciiTheme="majorHAnsi" w:hAnsiTheme="majorHAnsi" w:cs="Arial"/>
        </w:rPr>
        <w:t>,</w:t>
      </w:r>
      <w:r w:rsidR="006A1A69">
        <w:rPr>
          <w:rFonts w:asciiTheme="majorHAnsi" w:hAnsiTheme="majorHAnsi" w:cs="Arial"/>
        </w:rPr>
        <w:t xml:space="preserve"> </w:t>
      </w:r>
      <w:r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w:t>
      </w:r>
      <w:r w:rsidRPr="004E326D">
        <w:rPr>
          <w:rFonts w:asciiTheme="majorHAnsi" w:hAnsiTheme="majorHAnsi" w:cs="Arial"/>
        </w:rPr>
        <w:lastRenderedPageBreak/>
        <w:t xml:space="preserve">the genome if </w:t>
      </w:r>
      <w:r w:rsidR="006A1A69">
        <w:rPr>
          <w:rFonts w:asciiTheme="majorHAnsi" w:hAnsiTheme="majorHAnsi" w:cs="Arial"/>
        </w:rPr>
        <w:t xml:space="preserve">these insertions have </w:t>
      </w:r>
      <w:ins w:id="130" w:author="Microsoft Office User" w:date="2025-09-19T13:56:00Z">
        <w:r w:rsidR="00832D4E">
          <w:rPr>
            <w:rFonts w:asciiTheme="majorHAnsi" w:hAnsiTheme="majorHAnsi" w:cs="Arial"/>
          </w:rPr>
          <w:t xml:space="preserve">minimal or </w:t>
        </w:r>
      </w:ins>
      <w:r w:rsidR="006A1A69">
        <w:rPr>
          <w:rFonts w:asciiTheme="majorHAnsi" w:hAnsiTheme="majorHAnsi" w:cs="Arial"/>
        </w:rPr>
        <w:t xml:space="preserve">no fitness effects, </w:t>
      </w:r>
      <w:r w:rsidR="006A1A69">
        <w:rPr>
          <w:rFonts w:asciiTheme="majorHAnsi" w:hAnsiTheme="majorHAnsi" w:cs="Arial"/>
        </w:rPr>
        <w:t xml:space="preserve">if </w:t>
      </w:r>
      <w:r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2D1DB714" w:rsidR="00132489" w:rsidRDefault="008C19D9" w:rsidP="00132489">
      <w:pPr>
        <w:jc w:val="both"/>
        <w:rPr>
          <w:rFonts w:asciiTheme="majorHAnsi" w:hAnsiTheme="majorHAnsi" w:cs="Arial"/>
        </w:rPr>
      </w:pPr>
      <w:r w:rsidRPr="004E326D">
        <w:rPr>
          <w:rFonts w:asciiTheme="majorHAnsi" w:hAnsiTheme="majorHAnsi" w:cs="Arial"/>
        </w:rPr>
        <w:t>With the exception of rotifers, which have an unusually high number of transfers associated with anhydrobiosis (</w:t>
      </w:r>
      <w:commentRangeStart w:id="131"/>
      <w:r w:rsidR="00231C8E">
        <w:rPr>
          <w:rFonts w:asciiTheme="majorHAnsi" w:hAnsiTheme="majorHAnsi" w:cs="Arial"/>
          <w:color w:val="FF0000"/>
        </w:rPr>
        <w:t>Simion et al 2021</w:t>
      </w:r>
      <w:commentRangeEnd w:id="131"/>
      <w:r w:rsidR="00231C8E">
        <w:rPr>
          <w:rStyle w:val="CommentReference"/>
        </w:rPr>
        <w:commentReference w:id="131"/>
      </w:r>
      <w:r w:rsidRPr="004E326D">
        <w:rPr>
          <w:rFonts w:asciiTheme="majorHAnsi" w:hAnsiTheme="majorHAnsi" w:cs="Arial"/>
        </w:rPr>
        <w:t xml:space="preserve">), the highest number of transfers </w:t>
      </w:r>
      <w:ins w:id="132" w:author="Microsoft Office User" w:date="2025-09-19T13:57:00Z">
        <w:r w:rsidR="00832D4E">
          <w:rPr>
            <w:rFonts w:asciiTheme="majorHAnsi" w:hAnsiTheme="majorHAnsi" w:cs="Arial"/>
          </w:rPr>
          <w:t>reported</w:t>
        </w:r>
        <w:r w:rsidR="00832D4E" w:rsidRPr="004E326D">
          <w:rPr>
            <w:rFonts w:asciiTheme="majorHAnsi" w:hAnsiTheme="majorHAnsi" w:cs="Arial"/>
          </w:rPr>
          <w:t xml:space="preserve"> </w:t>
        </w:r>
      </w:ins>
      <w:r w:rsidRPr="004E326D">
        <w:rPr>
          <w:rFonts w:asciiTheme="majorHAnsi" w:hAnsiTheme="majorHAnsi" w:cs="Arial"/>
        </w:rPr>
        <w:t xml:space="preserve">in </w:t>
      </w:r>
      <w:r w:rsidR="006A1A69">
        <w:rPr>
          <w:rFonts w:asciiTheme="majorHAnsi" w:hAnsiTheme="majorHAnsi" w:cs="Arial"/>
        </w:rPr>
        <w:t xml:space="preserve">any </w:t>
      </w:r>
      <w:r w:rsidRPr="004E326D">
        <w:rPr>
          <w:rFonts w:asciiTheme="majorHAnsi" w:hAnsiTheme="majorHAnsi" w:cs="Arial"/>
        </w:rPr>
        <w:t xml:space="preserve">animal was previously 170, in the whitefly </w:t>
      </w:r>
      <w:proofErr w:type="spellStart"/>
      <w:r w:rsidRPr="004E326D">
        <w:rPr>
          <w:rFonts w:asciiTheme="majorHAnsi" w:hAnsiTheme="majorHAnsi" w:cs="Arial"/>
          <w:i/>
        </w:rPr>
        <w:t>Bemisia</w:t>
      </w:r>
      <w:proofErr w:type="spellEnd"/>
      <w:r w:rsidRPr="004E326D">
        <w:rPr>
          <w:rFonts w:asciiTheme="majorHAnsi" w:hAnsiTheme="majorHAnsi" w:cs="Arial"/>
          <w:i/>
        </w:rPr>
        <w:t xml:space="preserve"> </w:t>
      </w:r>
      <w:proofErr w:type="spellStart"/>
      <w:r w:rsidRPr="004E326D">
        <w:rPr>
          <w:rFonts w:asciiTheme="majorHAnsi" w:hAnsiTheme="majorHAnsi" w:cs="Arial"/>
          <w:i/>
        </w:rPr>
        <w:t>tabaci</w:t>
      </w:r>
      <w:proofErr w:type="spellEnd"/>
      <w:r w:rsidRPr="004E326D">
        <w:rPr>
          <w:rFonts w:asciiTheme="majorHAnsi" w:hAnsiTheme="majorHAnsi" w:cs="Arial"/>
          <w:i/>
        </w:rPr>
        <w:t xml:space="preserve"> </w:t>
      </w:r>
      <w:r w:rsidR="00E60C23" w:rsidRPr="004E326D">
        <w:rPr>
          <w:rFonts w:asciiTheme="majorHAnsi" w:hAnsiTheme="majorHAnsi" w:cs="Arial"/>
        </w:rPr>
        <w:t>(</w:t>
      </w:r>
      <w:r w:rsidR="00E60C23" w:rsidRPr="004E326D">
        <w:rPr>
          <w:rFonts w:asciiTheme="majorHAnsi" w:hAnsiTheme="majorHAnsi" w:cs="Arial"/>
          <w:color w:val="FF0000"/>
        </w:rPr>
        <w:t>Li et al 2022</w:t>
      </w:r>
      <w:r w:rsidR="00E60C23" w:rsidRPr="004E326D">
        <w:rPr>
          <w:rFonts w:asciiTheme="majorHAnsi" w:hAnsiTheme="majorHAnsi" w:cs="Arial"/>
        </w:rPr>
        <w:t>)</w:t>
      </w:r>
      <w:r w:rsidRPr="004E326D">
        <w:rPr>
          <w:rFonts w:asciiTheme="majorHAnsi" w:hAnsiTheme="majorHAnsi" w:cs="Arial"/>
        </w:rPr>
        <w:t xml:space="preserve">. </w:t>
      </w:r>
      <w:r w:rsidR="00E60C23" w:rsidRPr="004E326D">
        <w:rPr>
          <w:rFonts w:asciiTheme="majorHAnsi" w:hAnsiTheme="majorHAnsi" w:cs="Arial"/>
        </w:rPr>
        <w:t>There 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ins w:id="133" w:author="Microsoft Office User" w:date="2025-09-19T13:57:00Z">
        <w:r w:rsidR="00832D4E">
          <w:rPr>
            <w:rFonts w:asciiTheme="majorHAnsi" w:hAnsiTheme="majorHAnsi" w:cs="Arial"/>
          </w:rPr>
          <w:t xml:space="preserve"> may have</w:t>
        </w:r>
      </w:ins>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 genic and non-genic regions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 xml:space="preserve">we identified inserts as short as 50 </w:t>
      </w:r>
      <w:proofErr w:type="spellStart"/>
      <w:r w:rsidR="00C032A5" w:rsidRPr="004E326D">
        <w:rPr>
          <w:rFonts w:asciiTheme="majorHAnsi" w:hAnsiTheme="majorHAnsi" w:cs="Arial"/>
        </w:rPr>
        <w:t>bp</w:t>
      </w:r>
      <w:r w:rsidR="006A1A69">
        <w:rPr>
          <w:rFonts w:asciiTheme="majorHAnsi" w:hAnsiTheme="majorHAnsi" w:cs="Arial"/>
        </w:rPr>
        <w:t>.</w:t>
      </w:r>
      <w:proofErr w:type="spellEnd"/>
      <w:r w:rsidR="006A1A69">
        <w:rPr>
          <w:rFonts w:asciiTheme="majorHAnsi" w:hAnsiTheme="majorHAnsi" w:cs="Arial"/>
        </w:rPr>
        <w:t xml:space="preserve"> </w:t>
      </w:r>
      <w:r w:rsidR="006A1A69">
        <w:rPr>
          <w:rFonts w:asciiTheme="majorHAnsi" w:hAnsiTheme="majorHAnsi" w:cs="Arial"/>
        </w:rPr>
        <w:t>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BB0F71" w:rsidRPr="004E326D">
        <w:rPr>
          <w:rFonts w:asciiTheme="majorHAnsi" w:hAnsiTheme="majorHAnsi" w:cs="Arial"/>
          <w:color w:val="FF0000"/>
        </w:rPr>
        <w:t>XX</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w:t>
      </w:r>
      <w:r w:rsidR="00132489">
        <w:rPr>
          <w:rFonts w:asciiTheme="majorHAnsi" w:hAnsiTheme="majorHAnsi" w:cs="Arial"/>
        </w:rPr>
        <w:t xml:space="preserve">, </w:t>
      </w:r>
      <w:commentRangeStart w:id="134"/>
      <w:r w:rsidR="00132489">
        <w:rPr>
          <w:rFonts w:asciiTheme="majorHAnsi" w:hAnsiTheme="majorHAnsi" w:cs="Arial"/>
        </w:rPr>
        <w:t xml:space="preserve">frequently with coverage &gt; </w:t>
      </w:r>
      <w:r w:rsidR="00132489" w:rsidRPr="00832D4E">
        <w:rPr>
          <w:rFonts w:asciiTheme="majorHAnsi" w:hAnsiTheme="majorHAnsi" w:cs="Arial"/>
          <w:color w:val="FF0000"/>
        </w:rPr>
        <w:t>X</w:t>
      </w:r>
      <w:commentRangeEnd w:id="134"/>
      <w:r w:rsidR="00832D4E">
        <w:rPr>
          <w:rStyle w:val="CommentReference"/>
        </w:rPr>
        <w:commentReference w:id="134"/>
      </w:r>
      <w:r w:rsidR="00132489" w:rsidRPr="004E326D">
        <w:rPr>
          <w:rFonts w:asciiTheme="majorHAnsi" w:hAnsiTheme="majorHAnsi" w:cs="Arial"/>
        </w:rPr>
        <w:t xml:space="preserve">. We found differing numbers of inserts in the separately published genomes of each of the pests </w:t>
      </w:r>
      <w:proofErr w:type="spellStart"/>
      <w:r w:rsidR="00132489" w:rsidRPr="004E326D">
        <w:rPr>
          <w:rFonts w:asciiTheme="majorHAnsi" w:hAnsiTheme="majorHAnsi" w:cs="Arial"/>
          <w:i/>
        </w:rPr>
        <w:t>Periplaneta</w:t>
      </w:r>
      <w:proofErr w:type="spellEnd"/>
      <w:r w:rsidR="00132489" w:rsidRPr="004E326D">
        <w:rPr>
          <w:rFonts w:asciiTheme="majorHAnsi" w:hAnsiTheme="majorHAnsi" w:cs="Arial"/>
          <w:i/>
        </w:rPr>
        <w:t xml:space="preserve"> </w:t>
      </w:r>
      <w:proofErr w:type="spellStart"/>
      <w:r w:rsidR="00132489" w:rsidRPr="004E326D">
        <w:rPr>
          <w:rFonts w:asciiTheme="majorHAnsi" w:hAnsiTheme="majorHAnsi" w:cs="Arial"/>
          <w:i/>
        </w:rPr>
        <w:t>americana</w:t>
      </w:r>
      <w:proofErr w:type="spellEnd"/>
      <w:r w:rsidR="00132489" w:rsidRPr="004E326D">
        <w:rPr>
          <w:rFonts w:asciiTheme="majorHAnsi" w:hAnsiTheme="majorHAnsi" w:cs="Arial"/>
        </w:rPr>
        <w:t xml:space="preserve"> (</w:t>
      </w:r>
      <w:r w:rsidR="00132489" w:rsidRPr="004E326D">
        <w:rPr>
          <w:rFonts w:asciiTheme="majorHAnsi" w:hAnsiTheme="majorHAnsi" w:cs="Arial"/>
          <w:color w:val="FF0000"/>
        </w:rPr>
        <w:t>X vs Y</w:t>
      </w:r>
      <w:r w:rsidR="00132489" w:rsidRPr="004E326D">
        <w:rPr>
          <w:rFonts w:asciiTheme="majorHAnsi" w:hAnsiTheme="majorHAnsi" w:cs="Arial"/>
        </w:rPr>
        <w:t xml:space="preserve">) and </w:t>
      </w:r>
      <w:r w:rsidR="00132489" w:rsidRPr="004E326D">
        <w:rPr>
          <w:rFonts w:asciiTheme="majorHAnsi" w:hAnsiTheme="majorHAnsi" w:cs="Arial"/>
          <w:i/>
        </w:rPr>
        <w:t xml:space="preserve">Blattella germanica </w:t>
      </w:r>
      <w:r w:rsidR="00132489" w:rsidRPr="004E326D">
        <w:rPr>
          <w:rFonts w:asciiTheme="majorHAnsi" w:hAnsiTheme="majorHAnsi" w:cs="Arial"/>
        </w:rPr>
        <w:t>(</w:t>
      </w:r>
      <w:r w:rsidR="00132489" w:rsidRPr="004E326D">
        <w:rPr>
          <w:rFonts w:asciiTheme="majorHAnsi" w:hAnsiTheme="majorHAnsi" w:cs="Arial"/>
          <w:color w:val="FF0000"/>
        </w:rPr>
        <w:t>X vs Y</w:t>
      </w:r>
      <w:r w:rsidR="00132489" w:rsidRPr="004E326D">
        <w:rPr>
          <w:rFonts w:asciiTheme="majorHAnsi" w:hAnsiTheme="majorHAnsi" w:cs="Arial"/>
        </w:rPr>
        <w:t>)</w:t>
      </w:r>
      <w:ins w:id="135" w:author="Microsoft Office User" w:date="2025-09-19T13:58:00Z">
        <w:r w:rsidR="00832D4E">
          <w:rPr>
            <w:rFonts w:asciiTheme="majorHAnsi" w:hAnsiTheme="majorHAnsi" w:cs="Arial"/>
          </w:rPr>
          <w:t xml:space="preserve">, </w:t>
        </w:r>
      </w:ins>
      <w:del w:id="136" w:author="Microsoft Office User" w:date="2025-09-19T13:58:00Z">
        <w:r w:rsidR="00132489" w:rsidRPr="004E326D" w:rsidDel="00832D4E">
          <w:rPr>
            <w:rFonts w:asciiTheme="majorHAnsi" w:hAnsiTheme="majorHAnsi" w:cs="Arial"/>
          </w:rPr>
          <w:delText xml:space="preserve"> likely</w:delText>
        </w:r>
      </w:del>
      <w:ins w:id="137" w:author="Microsoft Office User" w:date="2025-09-19T13:58:00Z">
        <w:r w:rsidR="00832D4E">
          <w:rPr>
            <w:rFonts w:asciiTheme="majorHAnsi" w:hAnsiTheme="majorHAnsi" w:cs="Arial"/>
          </w:rPr>
          <w:t>possibly</w:t>
        </w:r>
      </w:ins>
      <w:r w:rsidR="00132489" w:rsidRPr="004E326D">
        <w:rPr>
          <w:rFonts w:asciiTheme="majorHAnsi" w:hAnsiTheme="majorHAnsi" w:cs="Arial"/>
        </w:rPr>
        <w:t xml:space="preserve"> due to the use of short read vs long read sequencing technology in each case. </w:t>
      </w:r>
    </w:p>
    <w:p w14:paraId="676F66B6" w14:textId="7067FF2D"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w:t>
      </w:r>
      <w:commentRangeStart w:id="138"/>
      <w:r w:rsidR="00BB1B48" w:rsidRPr="004E326D">
        <w:rPr>
          <w:rFonts w:asciiTheme="majorHAnsi" w:hAnsiTheme="majorHAnsi" w:cs="Arial"/>
        </w:rPr>
        <w:t>an obligate and maternally transmitted endosymbiont whose genome is likely to come in close contact with host nuclear DNA during egg formation and zygote development</w:t>
      </w:r>
      <w:commentRangeEnd w:id="138"/>
      <w:r w:rsidR="00487C1A">
        <w:rPr>
          <w:rStyle w:val="CommentReference"/>
        </w:rPr>
        <w:commentReference w:id="138"/>
      </w:r>
      <w:r w:rsidR="00BB1B48" w:rsidRPr="004E326D">
        <w:rPr>
          <w:rFonts w:asciiTheme="majorHAnsi" w:hAnsiTheme="majorHAnsi" w:cs="Arial"/>
        </w:rPr>
        <w:t xml:space="preserve">. </w:t>
      </w:r>
      <w:r w:rsidR="00DB1164" w:rsidRPr="004E326D">
        <w:rPr>
          <w:rFonts w:asciiTheme="majorHAnsi" w:hAnsiTheme="majorHAnsi" w:cs="Arial"/>
        </w:rPr>
        <w:t xml:space="preserve">Previous studies of HGT from long-term obligate endosymbiotic bacteria to the genomes of their insect hosts have generally recorded very few or no such transfers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w:t>
      </w:r>
      <w:del w:id="139" w:author="Microsoft Office User" w:date="2025-09-19T14:04:00Z">
        <w:r w:rsidR="00DB1164" w:rsidRPr="004E326D" w:rsidDel="00D933D5">
          <w:rPr>
            <w:rFonts w:asciiTheme="majorHAnsi" w:hAnsiTheme="majorHAnsi" w:cs="TimesNewRomanPSMT"/>
          </w:rPr>
          <w:delText> </w:delText>
        </w:r>
      </w:del>
      <w:r w:rsidR="00DB1164" w:rsidRPr="004E326D">
        <w:rPr>
          <w:rFonts w:asciiTheme="majorHAnsi" w:hAnsiTheme="majorHAnsi"/>
        </w:rPr>
        <w:t xml:space="preserve">Sloan et al. 2014). </w:t>
      </w:r>
      <w:r w:rsidR="00DB1164">
        <w:rPr>
          <w:rFonts w:asciiTheme="majorHAnsi" w:hAnsiTheme="majorHAnsi"/>
        </w:rPr>
        <w:t xml:space="preserve">This has been attributed to the lack of mobile genetic </w:t>
      </w:r>
      <w:r w:rsidR="00DB1164">
        <w:rPr>
          <w:rFonts w:asciiTheme="majorHAnsi" w:hAnsiTheme="majorHAnsi"/>
        </w:rPr>
        <w:t>DNA present in these genomes, as well as a lack of proteins associated with HGT encoded in their genomes</w:t>
      </w:r>
      <w:r w:rsidR="00DB1164">
        <w:rPr>
          <w:rFonts w:asciiTheme="majorHAnsi" w:hAnsiTheme="majorHAnsi"/>
        </w:rPr>
        <w:t xml:space="preserve"> </w:t>
      </w:r>
      <w:r w:rsidR="00DB1164" w:rsidRPr="004E326D">
        <w:rPr>
          <w:rFonts w:asciiTheme="majorHAnsi" w:hAnsiTheme="majorHAnsi"/>
        </w:rPr>
        <w:t>(</w:t>
      </w:r>
      <w:commentRangeStart w:id="140"/>
      <w:r w:rsidR="00DB1164" w:rsidRPr="004E326D">
        <w:rPr>
          <w:rFonts w:asciiTheme="majorHAnsi" w:hAnsiTheme="majorHAnsi"/>
        </w:rPr>
        <w:t>Liu et al 2025</w:t>
      </w:r>
      <w:commentRangeEnd w:id="140"/>
      <w:r w:rsidR="00DB1164" w:rsidRPr="004E326D">
        <w:rPr>
          <w:rStyle w:val="CommentReference"/>
          <w:rFonts w:asciiTheme="majorHAnsi" w:eastAsiaTheme="minorHAnsi" w:hAnsiTheme="majorHAnsi" w:cstheme="minorBidi"/>
          <w:kern w:val="2"/>
          <w14:ligatures w14:val="standardContextual"/>
        </w:rPr>
        <w:commentReference w:id="140"/>
      </w:r>
      <w:r w:rsidR="00DB1164">
        <w:rPr>
          <w:rFonts w:asciiTheme="majorHAnsi" w:hAnsiTheme="majorHAnsi"/>
        </w:rPr>
        <w:t>)</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commentRangeStart w:id="141"/>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commentRangeEnd w:id="141"/>
      <w:proofErr w:type="spellEnd"/>
      <w:r w:rsidR="00832D4E">
        <w:rPr>
          <w:rStyle w:val="CommentReference"/>
          <w:rFonts w:asciiTheme="minorHAnsi" w:eastAsiaTheme="minorHAnsi" w:hAnsiTheme="minorHAnsi" w:cstheme="minorBidi"/>
          <w:kern w:val="2"/>
          <w14:ligatures w14:val="standardContextual"/>
        </w:rPr>
        <w:commentReference w:id="141"/>
      </w:r>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w:t>
      </w:r>
      <w:commentRangeStart w:id="142"/>
      <w:r w:rsidR="00DB1164" w:rsidRPr="004E326D">
        <w:rPr>
          <w:rFonts w:asciiTheme="majorHAnsi" w:hAnsiTheme="majorHAnsi"/>
        </w:rPr>
        <w:t>Liu et al 2025</w:t>
      </w:r>
      <w:commentRangeEnd w:id="142"/>
      <w:r w:rsidR="00DB1164" w:rsidRPr="004E326D">
        <w:rPr>
          <w:rStyle w:val="CommentReference"/>
          <w:rFonts w:asciiTheme="majorHAnsi" w:eastAsiaTheme="minorHAnsi" w:hAnsiTheme="majorHAnsi" w:cstheme="minorBidi"/>
          <w:kern w:val="2"/>
          <w14:ligatures w14:val="standardContextual"/>
        </w:rPr>
        <w:commentReference w:id="142"/>
      </w:r>
      <w:r w:rsidR="00DB1164" w:rsidRPr="004E326D">
        <w:rPr>
          <w:rFonts w:asciiTheme="majorHAnsi" w:hAnsiTheme="majorHAnsi"/>
        </w:rPr>
        <w:t xml:space="preserve">).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del w:id="143" w:author="Microsoft Office User" w:date="2025-09-19T14:02:00Z">
        <w:r w:rsidR="00DB1164" w:rsidRPr="004D576A" w:rsidDel="00D933D5">
          <w:rPr>
            <w:rFonts w:asciiTheme="majorHAnsi" w:hAnsiTheme="majorHAnsi"/>
          </w:rPr>
          <w:delText>insect host taxa</w:delText>
        </w:r>
      </w:del>
      <w:ins w:id="144" w:author="Microsoft Office User" w:date="2025-09-19T14:02:00Z">
        <w:r w:rsidR="00D933D5">
          <w:rPr>
            <w:rFonts w:asciiTheme="majorHAnsi" w:hAnsiTheme="majorHAnsi"/>
          </w:rPr>
          <w:t>eukaryote hosts</w:t>
        </w:r>
      </w:ins>
      <w:r w:rsidR="00DB1164" w:rsidRPr="004D576A">
        <w:rPr>
          <w:rFonts w:asciiTheme="majorHAnsi" w:hAnsiTheme="majorHAnsi"/>
        </w:rPr>
        <w:t>.</w:t>
      </w:r>
    </w:p>
    <w:p w14:paraId="41D5E29B" w14:textId="5E2C3BCA" w:rsidR="00A75F16" w:rsidRPr="00132489" w:rsidRDefault="00C65133" w:rsidP="00C65133">
      <w:pPr>
        <w:jc w:val="both"/>
        <w:rPr>
          <w:rFonts w:asciiTheme="majorHAnsi" w:hAnsiTheme="majorHAnsi" w:cs="Arial"/>
        </w:rPr>
      </w:pPr>
      <w:proofErr w:type="spellStart"/>
      <w:r>
        <w:rPr>
          <w:rFonts w:asciiTheme="majorHAnsi" w:hAnsiTheme="majorHAnsi" w:cs="Arial"/>
        </w:rPr>
        <w:t>Panesthiinae</w:t>
      </w:r>
      <w:proofErr w:type="spellEnd"/>
      <w:r>
        <w:rPr>
          <w:rFonts w:asciiTheme="majorHAnsi" w:hAnsiTheme="majorHAnsi" w:cs="Arial"/>
        </w:rPr>
        <w:t xml:space="preserve"> taxa were found to possess substantially higher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 numbers (</w:t>
      </w:r>
      <w:r w:rsidRPr="004E326D">
        <w:rPr>
          <w:rFonts w:asciiTheme="majorHAnsi" w:hAnsiTheme="majorHAnsi" w:cs="Arial"/>
          <w:color w:val="FF0000"/>
        </w:rPr>
        <w:t>X-Y</w:t>
      </w:r>
      <w:r>
        <w:rPr>
          <w:rFonts w:asciiTheme="majorHAnsi" w:hAnsiTheme="majorHAnsi" w:cs="Arial"/>
        </w:rPr>
        <w:t xml:space="preserve">) as well as higher </w:t>
      </w:r>
      <w:commentRangeStart w:id="145"/>
      <w:r>
        <w:rPr>
          <w:rFonts w:asciiTheme="majorHAnsi" w:hAnsiTheme="majorHAnsi" w:cs="Arial"/>
        </w:rPr>
        <w:t>mitochondrial inserts numbers</w:t>
      </w:r>
      <w:commentRangeEnd w:id="145"/>
      <w:r w:rsidR="00D933D5">
        <w:rPr>
          <w:rStyle w:val="CommentReference"/>
        </w:rPr>
        <w:commentReference w:id="145"/>
      </w:r>
      <w:r>
        <w:rPr>
          <w:rFonts w:asciiTheme="majorHAnsi" w:hAnsiTheme="majorHAnsi" w:cs="Arial"/>
        </w:rPr>
        <w:t xml:space="preserve"> (811-1095) than other cockroaches (</w:t>
      </w:r>
      <w:r w:rsidRPr="00FE0F88">
        <w:rPr>
          <w:rFonts w:asciiTheme="majorHAnsi" w:hAnsiTheme="majorHAnsi" w:cs="Arial"/>
          <w:color w:val="FF0000"/>
        </w:rPr>
        <w:t>X-Y</w:t>
      </w:r>
      <w:r>
        <w:rPr>
          <w:rFonts w:asciiTheme="majorHAnsi" w:hAnsiTheme="majorHAnsi" w:cs="Arial"/>
        </w:rPr>
        <w:t xml:space="preserve">, 251-715 respectively). </w:t>
      </w:r>
      <w:commentRangeStart w:id="146"/>
      <w:commentRangeStart w:id="147"/>
      <w:commentRangeStart w:id="148"/>
      <w:commentRangeStart w:id="149"/>
      <w:commentRangeStart w:id="150"/>
      <w:commentRangeStart w:id="151"/>
      <w:r>
        <w:rPr>
          <w:rFonts w:asciiTheme="majorHAnsi" w:hAnsiTheme="majorHAnsi" w:cs="Arial"/>
        </w:rPr>
        <w:t xml:space="preserve">Members of the former are known to have </w:t>
      </w:r>
      <w:del w:id="152" w:author="Microsoft Office User" w:date="2025-09-19T14:08:00Z">
        <w:r w:rsidRPr="004D3182" w:rsidDel="00FE0F88">
          <w:rPr>
            <w:rFonts w:asciiTheme="majorHAnsi" w:hAnsiTheme="majorHAnsi" w:cs="Arial"/>
          </w:rPr>
          <w:delText xml:space="preserve"> </w:delText>
        </w:r>
      </w:del>
      <w:r w:rsidRPr="004D3182">
        <w:rPr>
          <w:rFonts w:asciiTheme="majorHAnsi" w:hAnsiTheme="majorHAnsi" w:cs="Arial"/>
        </w:rPr>
        <w:t>longer generation time</w:t>
      </w:r>
      <w:commentRangeEnd w:id="146"/>
      <w:r w:rsidRPr="004D3182">
        <w:rPr>
          <w:rStyle w:val="CommentReference"/>
          <w:rFonts w:asciiTheme="majorHAnsi" w:hAnsiTheme="majorHAnsi"/>
        </w:rPr>
        <w:commentReference w:id="146"/>
      </w:r>
      <w:commentRangeEnd w:id="147"/>
      <w:r>
        <w:rPr>
          <w:rFonts w:asciiTheme="majorHAnsi" w:hAnsiTheme="majorHAnsi" w:cs="Arial"/>
        </w:rPr>
        <w:t xml:space="preserve">s </w:t>
      </w:r>
      <w:r w:rsidR="008C5A06">
        <w:rPr>
          <w:rFonts w:asciiTheme="majorHAnsi" w:hAnsiTheme="majorHAnsi" w:cs="Arial"/>
        </w:rPr>
        <w:t xml:space="preserve">(~3 years) </w:t>
      </w:r>
      <w:r>
        <w:rPr>
          <w:rFonts w:asciiTheme="majorHAnsi" w:hAnsiTheme="majorHAnsi" w:cs="Arial"/>
        </w:rPr>
        <w:t>than the latter</w:t>
      </w:r>
      <w:r w:rsidRPr="004D3182">
        <w:rPr>
          <w:rStyle w:val="CommentReference"/>
          <w:rFonts w:asciiTheme="majorHAnsi" w:hAnsiTheme="majorHAnsi"/>
        </w:rPr>
        <w:commentReference w:id="147"/>
      </w:r>
      <w:commentRangeEnd w:id="148"/>
      <w:r w:rsidRPr="004D3182">
        <w:rPr>
          <w:rStyle w:val="CommentReference"/>
          <w:rFonts w:asciiTheme="majorHAnsi" w:hAnsiTheme="majorHAnsi"/>
        </w:rPr>
        <w:commentReference w:id="148"/>
      </w:r>
      <w:commentRangeEnd w:id="149"/>
      <w:r w:rsidRPr="004D3182">
        <w:rPr>
          <w:rStyle w:val="CommentReference"/>
          <w:rFonts w:asciiTheme="majorHAnsi" w:hAnsiTheme="majorHAnsi"/>
        </w:rPr>
        <w:commentReference w:id="149"/>
      </w:r>
      <w:commentRangeEnd w:id="150"/>
      <w:r w:rsidRPr="004D3182">
        <w:rPr>
          <w:rStyle w:val="CommentReference"/>
          <w:rFonts w:asciiTheme="majorHAnsi" w:hAnsiTheme="majorHAnsi"/>
        </w:rPr>
        <w:commentReference w:id="150"/>
      </w:r>
      <w:commentRangeEnd w:id="151"/>
      <w:r w:rsidR="008C5A06">
        <w:rPr>
          <w:rStyle w:val="CommentReference"/>
        </w:rPr>
        <w:commentReference w:id="151"/>
      </w:r>
      <w:r w:rsidR="008C5A06">
        <w:rPr>
          <w:rFonts w:asciiTheme="majorHAnsi" w:hAnsiTheme="majorHAnsi" w:cs="Arial"/>
        </w:rPr>
        <w:t xml:space="preserve"> (~2-12 months)</w:t>
      </w:r>
      <w:r w:rsidRPr="004D3182">
        <w:rPr>
          <w:rFonts w:asciiTheme="majorHAnsi" w:hAnsiTheme="majorHAnsi" w:cs="Arial"/>
        </w:rPr>
        <w:t xml:space="preserve">, 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 xml:space="preserve">reduce </w:t>
      </w:r>
      <w:r w:rsidR="008C5A06">
        <w:rPr>
          <w:rFonts w:asciiTheme="majorHAnsi" w:hAnsiTheme="majorHAnsi" w:cs="Arial"/>
        </w:rPr>
        <w:t xml:space="preserve">opportunities for transfer </w:t>
      </w:r>
      <w:r w:rsidR="008C5A06">
        <w:rPr>
          <w:rFonts w:asciiTheme="majorHAnsi" w:hAnsiTheme="majorHAnsi" w:cs="Arial"/>
        </w:rPr>
        <w:t xml:space="preserve">in the former per unit time, </w:t>
      </w:r>
      <w:r w:rsidR="008C5A06">
        <w:rPr>
          <w:rFonts w:asciiTheme="majorHAnsi" w:hAnsiTheme="majorHAnsi" w:cs="Arial"/>
        </w:rPr>
        <w:t xml:space="preserve">if </w:t>
      </w:r>
      <w:r w:rsidR="008C5A06">
        <w:rPr>
          <w:rFonts w:asciiTheme="majorHAnsi" w:hAnsiTheme="majorHAnsi" w:cs="Arial"/>
        </w:rPr>
        <w:t>transfer</w:t>
      </w:r>
      <w:r w:rsidR="008C5A06">
        <w:rPr>
          <w:rFonts w:asciiTheme="majorHAnsi" w:hAnsiTheme="majorHAnsi" w:cs="Arial"/>
        </w:rPr>
        <w:t xml:space="preserve"> occurs </w:t>
      </w:r>
      <w:r w:rsidR="008C5A06">
        <w:rPr>
          <w:rFonts w:asciiTheme="majorHAnsi" w:hAnsiTheme="majorHAnsi" w:cs="Arial"/>
        </w:rPr>
        <w:t>only during oogenesis</w:t>
      </w:r>
      <w:r w:rsidRPr="004D3182">
        <w:rPr>
          <w:rFonts w:asciiTheme="majorHAnsi" w:hAnsiTheme="majorHAnsi" w:cs="Arial"/>
        </w:rPr>
        <w:t xml:space="preserve">. Assessing the </w:t>
      </w:r>
      <w:proofErr w:type="spellStart"/>
      <w:r w:rsidRPr="004D3182">
        <w:rPr>
          <w:rFonts w:asciiTheme="majorHAnsi" w:hAnsiTheme="majorHAnsi" w:cs="Arial"/>
          <w:i/>
        </w:rPr>
        <w:t>Blattabacterium</w:t>
      </w:r>
      <w:proofErr w:type="spellEnd"/>
      <w:r w:rsidRPr="004D3182">
        <w:rPr>
          <w:rFonts w:asciiTheme="majorHAnsi" w:hAnsiTheme="majorHAnsi" w:cs="Arial"/>
        </w:rPr>
        <w:t xml:space="preserve"> load across cockroach species and life stages could elucidate whether </w:t>
      </w:r>
      <w:r w:rsidR="008C5A06">
        <w:rPr>
          <w:rFonts w:asciiTheme="majorHAnsi" w:hAnsiTheme="majorHAnsi" w:cs="Arial"/>
        </w:rPr>
        <w:t xml:space="preserve">this is correlated with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w:t>
      </w:r>
      <w:r w:rsidR="00A65487">
        <w:rPr>
          <w:rFonts w:asciiTheme="majorHAnsi" w:hAnsiTheme="majorHAnsi" w:cs="Arial"/>
        </w:rPr>
        <w:t xml:space="preserve"> (</w:t>
      </w:r>
      <w:commentRangeStart w:id="153"/>
      <w:r w:rsidR="00A65487">
        <w:rPr>
          <w:rFonts w:asciiTheme="majorHAnsi" w:hAnsiTheme="majorHAnsi" w:cs="Arial"/>
        </w:rPr>
        <w:t>Noda et al 2024</w:t>
      </w:r>
      <w:commentRangeEnd w:id="153"/>
      <w:r w:rsidR="00A65487">
        <w:rPr>
          <w:rStyle w:val="CommentReference"/>
        </w:rPr>
        <w:commentReference w:id="153"/>
      </w:r>
      <w:r w:rsidR="00A65487">
        <w:rPr>
          <w:rFonts w:asciiTheme="majorHAnsi" w:hAnsiTheme="majorHAnsi" w:cs="Arial"/>
        </w:rPr>
        <w:t>)</w:t>
      </w:r>
      <w:r w:rsidR="00A65487">
        <w:rPr>
          <w:rFonts w:asciiTheme="majorHAnsi" w:hAnsiTheme="majorHAnsi" w:cs="Arial"/>
        </w:rPr>
        <w:t xml:space="preserve">. Whether or not increased rates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 xml:space="preserve">cell division in </w:t>
      </w:r>
      <w:r w:rsidR="00A65487">
        <w:rPr>
          <w:rFonts w:asciiTheme="majorHAnsi" w:hAnsiTheme="majorHAnsi" w:cs="Arial"/>
        </w:rPr>
        <w:t xml:space="preserve">host tissues </w:t>
      </w:r>
      <w:r w:rsidR="00A65487">
        <w:rPr>
          <w:rFonts w:asciiTheme="majorHAnsi" w:hAnsiTheme="majorHAnsi" w:cs="Arial"/>
        </w:rPr>
        <w:t>is associated with</w:t>
      </w:r>
      <w:r w:rsidR="00A65487">
        <w:rPr>
          <w:rFonts w:asciiTheme="majorHAnsi" w:hAnsiTheme="majorHAnsi" w:cs="Arial"/>
        </w:rPr>
        <w:t xml:space="preserve"> increased</w:t>
      </w:r>
      <w:r w:rsidR="00A65487">
        <w:rPr>
          <w:rFonts w:asciiTheme="majorHAnsi" w:hAnsiTheme="majorHAnsi" w:cs="Arial"/>
        </w:rPr>
        <w:t xml:space="preserve"> rates of</w:t>
      </w:r>
      <w:r w:rsidR="00A65487">
        <w:rPr>
          <w:rFonts w:asciiTheme="majorHAnsi" w:hAnsiTheme="majorHAnsi" w:cs="Arial"/>
        </w:rPr>
        <w:t xml:space="preserve"> horizontal</w:t>
      </w:r>
      <w:r w:rsidR="00A65487">
        <w:rPr>
          <w:rFonts w:asciiTheme="majorHAnsi" w:hAnsiTheme="majorHAnsi" w:cs="Arial"/>
        </w:rPr>
        <w:t xml:space="preserve"> DNA transfer </w:t>
      </w:r>
      <w:r w:rsidR="00A65487">
        <w:rPr>
          <w:rFonts w:asciiTheme="majorHAnsi" w:hAnsiTheme="majorHAnsi" w:cs="Arial"/>
        </w:rPr>
        <w:t>remains to be determined</w:t>
      </w:r>
      <w:r w:rsidR="00A65487">
        <w:rPr>
          <w:rFonts w:asciiTheme="majorHAnsi" w:hAnsiTheme="majorHAnsi" w:cs="Arial"/>
        </w:rPr>
        <w:t xml:space="preserve">. </w:t>
      </w:r>
      <w:r>
        <w:rPr>
          <w:rFonts w:asciiTheme="majorHAnsi" w:hAnsiTheme="majorHAnsi" w:cs="Arial"/>
        </w:rPr>
        <w:t xml:space="preserve">We previously </w:t>
      </w:r>
      <w:r w:rsidRPr="004D3182">
        <w:rPr>
          <w:rFonts w:asciiTheme="majorHAnsi" w:hAnsiTheme="majorHAnsi" w:cs="Arial"/>
        </w:rPr>
        <w:t xml:space="preserve">found </w:t>
      </w:r>
      <w:r w:rsidRPr="004D3182">
        <w:rPr>
          <w:rFonts w:asciiTheme="majorHAnsi" w:hAnsiTheme="majorHAnsi" w:cs="Arial"/>
        </w:rPr>
        <w:lastRenderedPageBreak/>
        <w:t xml:space="preserve">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p>
    <w:p w14:paraId="31272ABB" w14:textId="3EAF4EC0"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Pr>
          <w:rFonts w:asciiTheme="majorHAnsi" w:hAnsiTheme="majorHAnsi" w:cs="Arial"/>
        </w:rPr>
        <w:t xml:space="preserve">, </w:t>
      </w:r>
      <w:commentRangeStart w:id="154"/>
      <w:r>
        <w:rPr>
          <w:rFonts w:asciiTheme="majorHAnsi" w:hAnsiTheme="majorHAnsi" w:cs="Arial"/>
        </w:rPr>
        <w:t>putatively neutral</w:t>
      </w:r>
      <w:r w:rsidRPr="004E326D">
        <w:rPr>
          <w:rFonts w:asciiTheme="majorHAnsi" w:hAnsiTheme="majorHAnsi" w:cs="Arial"/>
        </w:rPr>
        <w:t xml:space="preserve"> </w:t>
      </w:r>
      <w:commentRangeEnd w:id="154"/>
      <w:r w:rsidR="006E60FF">
        <w:rPr>
          <w:rStyle w:val="CommentReference"/>
          <w:rFonts w:asciiTheme="minorHAnsi" w:eastAsiaTheme="minorHAnsi" w:hAnsiTheme="minorHAnsi" w:cstheme="minorBidi"/>
          <w:kern w:val="2"/>
          <w14:ligatures w14:val="standardContextual"/>
        </w:rPr>
        <w:commentReference w:id="154"/>
      </w:r>
      <w:r w:rsidRPr="004E326D">
        <w:rPr>
          <w:rFonts w:asciiTheme="majorHAnsi" w:hAnsiTheme="majorHAnsi" w:cs="Arial"/>
        </w:rPr>
        <w:t xml:space="preserve">DNA in cockroach genomes is similar to the well-established phenomenon of mitochondrial DNA transpositions into the nuclear genome (i.e.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proofErr w:type="spellStart"/>
      <w:r w:rsidRPr="004E326D">
        <w:rPr>
          <w:rFonts w:asciiTheme="majorHAnsi" w:hAnsiTheme="majorHAnsi"/>
        </w:rPr>
        <w:t>Pamilo</w:t>
      </w:r>
      <w:proofErr w:type="spellEnd"/>
      <w:r w:rsidRPr="004E326D">
        <w:rPr>
          <w:rFonts w:asciiTheme="majorHAnsi" w:hAnsiTheme="majorHAnsi"/>
        </w:rPr>
        <w:t xml:space="preserve">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xml:space="preserve">). </w:t>
      </w:r>
      <w:commentRangeStart w:id="155"/>
      <w:r w:rsidRPr="004E326D">
        <w:rPr>
          <w:rFonts w:asciiTheme="majorHAnsi" w:hAnsiTheme="majorHAnsi" w:cs="Arial"/>
        </w:rPr>
        <w:t xml:space="preserve">We repeated our analyses using 150 bp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22-1095 (termites 22-150; cockroaches 695-1095; Supplementary Table </w:t>
      </w:r>
      <w:r w:rsidRPr="004E326D">
        <w:rPr>
          <w:rFonts w:asciiTheme="majorHAnsi" w:hAnsiTheme="majorHAnsi" w:cs="Arial"/>
          <w:color w:val="FF0000"/>
        </w:rPr>
        <w:t>X</w:t>
      </w:r>
      <w:r w:rsidRPr="004E326D">
        <w:rPr>
          <w:rFonts w:asciiTheme="majorHAnsi" w:hAnsiTheme="majorHAnsi" w:cs="Arial"/>
        </w:rPr>
        <w:t xml:space="preserve">). </w:t>
      </w:r>
      <w:commentRangeEnd w:id="155"/>
      <w:r w:rsidR="006E60FF">
        <w:rPr>
          <w:rStyle w:val="CommentReference"/>
          <w:rFonts w:asciiTheme="minorHAnsi" w:eastAsiaTheme="minorHAnsi" w:hAnsiTheme="minorHAnsi" w:cstheme="minorBidi"/>
          <w:kern w:val="2"/>
          <w14:ligatures w14:val="standardContextual"/>
        </w:rPr>
        <w:commentReference w:id="155"/>
      </w:r>
      <w:r w:rsidRPr="004E326D">
        <w:rPr>
          <w:rFonts w:asciiTheme="majorHAnsi" w:hAnsiTheme="majorHAnsi" w:cs="Arial"/>
        </w:rPr>
        <w:t xml:space="preserve">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-derived inserts was found to be significantly correlated with the number of mitochondrial-derived inserts (Spearman’s correlation, p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Pr="006E60FF">
        <w:rPr>
          <w:rFonts w:asciiTheme="majorHAnsi" w:hAnsiTheme="majorHAnsi" w:cs="Arial"/>
        </w:rPr>
        <w:t xml:space="preserve">This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0C81E2DF" w14:textId="052D50A6" w:rsidR="004D576A" w:rsidRDefault="00C65133" w:rsidP="00FF403E">
      <w:pPr>
        <w:pStyle w:val="NormalWeb"/>
        <w:rPr>
          <w:rFonts w:asciiTheme="majorHAnsi" w:hAnsiTheme="majorHAnsi" w:cs="Arial"/>
        </w:rPr>
      </w:pPr>
      <w:r>
        <w:rPr>
          <w:rFonts w:asciiTheme="majorHAnsi" w:hAnsiTheme="majorHAnsi" w:cs="Arial"/>
        </w:rPr>
        <w:t xml:space="preserve">The function of </w:t>
      </w:r>
      <w:proofErr w:type="spellStart"/>
      <w:r w:rsidR="005B4FD4" w:rsidRPr="004E326D">
        <w:rPr>
          <w:rFonts w:asciiTheme="majorHAnsi" w:hAnsiTheme="majorHAnsi" w:cs="Arial"/>
          <w:i/>
        </w:rPr>
        <w:t>Blattabacterium</w:t>
      </w:r>
      <w:proofErr w:type="spellEnd"/>
      <w:r w:rsidR="005B4FD4">
        <w:rPr>
          <w:rFonts w:asciiTheme="majorHAnsi" w:hAnsiTheme="majorHAnsi" w:cs="Arial"/>
        </w:rPr>
        <w:t xml:space="preserve">-derived DNA inserts in cockroach genomes remains unclear. We were unable to detect any insert sequences that were present across </w:t>
      </w:r>
      <w:commentRangeStart w:id="156"/>
      <w:del w:id="157" w:author="Microsoft Office User" w:date="2025-09-19T14:17:00Z">
        <w:r w:rsidR="005B4FD4" w:rsidDel="00A849DB">
          <w:rPr>
            <w:rFonts w:asciiTheme="majorHAnsi" w:hAnsiTheme="majorHAnsi" w:cs="Arial"/>
          </w:rPr>
          <w:delText>all examined cockroach species</w:delText>
        </w:r>
      </w:del>
      <w:ins w:id="158" w:author="Microsoft Office User" w:date="2025-09-19T14:17:00Z">
        <w:r w:rsidR="00A849DB">
          <w:rPr>
            <w:rFonts w:asciiTheme="majorHAnsi" w:hAnsiTheme="majorHAnsi" w:cs="Arial"/>
          </w:rPr>
          <w:t>an entire clade</w:t>
        </w:r>
        <w:commentRangeEnd w:id="156"/>
        <w:r w:rsidR="00A849DB">
          <w:rPr>
            <w:rStyle w:val="CommentReference"/>
            <w:rFonts w:asciiTheme="minorHAnsi" w:eastAsiaTheme="minorHAnsi" w:hAnsiTheme="minorHAnsi" w:cstheme="minorBidi"/>
            <w:kern w:val="2"/>
            <w14:ligatures w14:val="standardContextual"/>
          </w:rPr>
          <w:commentReference w:id="156"/>
        </w:r>
      </w:ins>
      <w:r w:rsidR="005B4FD4">
        <w:rPr>
          <w:rFonts w:asciiTheme="majorHAnsi" w:hAnsiTheme="majorHAnsi" w:cs="Arial"/>
        </w:rPr>
        <w:t xml:space="preserve">, which would be suggestive of a functional role. </w:t>
      </w:r>
      <w:commentRangeStart w:id="159"/>
      <w:commentRangeStart w:id="160"/>
      <w:r w:rsidR="005B4FD4">
        <w:rPr>
          <w:rFonts w:asciiTheme="majorHAnsi" w:hAnsiTheme="majorHAnsi" w:cs="Arial"/>
        </w:rPr>
        <w:t xml:space="preserve">The most ancient inserts we were able to identify were found in the </w:t>
      </w:r>
      <w:proofErr w:type="spellStart"/>
      <w:r w:rsidR="005B4FD4">
        <w:rPr>
          <w:rFonts w:asciiTheme="majorHAnsi" w:hAnsiTheme="majorHAnsi" w:cs="Arial"/>
        </w:rPr>
        <w:t>Panesthiinae</w:t>
      </w:r>
      <w:proofErr w:type="spellEnd"/>
      <w:r w:rsidR="005B4FD4">
        <w:rPr>
          <w:rFonts w:asciiTheme="majorHAnsi" w:hAnsiTheme="majorHAnsi" w:cs="Arial"/>
        </w:rPr>
        <w:t>, which were inferred to have transferred ~</w:t>
      </w:r>
      <w:r w:rsidR="005B4FD4" w:rsidRPr="006E60FF">
        <w:rPr>
          <w:rFonts w:asciiTheme="majorHAnsi" w:hAnsiTheme="majorHAnsi" w:cs="Arial"/>
          <w:color w:val="FF0000"/>
        </w:rPr>
        <w:t>X</w:t>
      </w:r>
      <w:r w:rsidR="005B4FD4">
        <w:rPr>
          <w:rFonts w:asciiTheme="majorHAnsi" w:hAnsiTheme="majorHAnsi" w:cs="Arial"/>
        </w:rPr>
        <w:t xml:space="preserve"> Mya. Comparisons of nucleotide divergence in insert vs flanking sequence in inserts that displayed evidence of ancient transfer </w:t>
      </w:r>
      <w:r w:rsidR="005B4FD4" w:rsidRPr="004E326D">
        <w:rPr>
          <w:rFonts w:asciiTheme="majorHAnsi" w:hAnsiTheme="majorHAnsi" w:cs="Arial"/>
          <w:color w:val="FF0000"/>
        </w:rPr>
        <w:t xml:space="preserve">did/did not </w:t>
      </w:r>
      <w:r w:rsidR="005B4FD4">
        <w:rPr>
          <w:rFonts w:asciiTheme="majorHAnsi" w:hAnsiTheme="majorHAnsi" w:cs="Arial"/>
        </w:rPr>
        <w:t xml:space="preserve">reveal evidence for enhanced sequence conservation, which </w:t>
      </w:r>
      <w:r w:rsidR="005B4FD4" w:rsidRPr="004E326D">
        <w:rPr>
          <w:rFonts w:asciiTheme="majorHAnsi" w:hAnsiTheme="majorHAnsi" w:cs="Arial"/>
          <w:color w:val="FF0000"/>
        </w:rPr>
        <w:t xml:space="preserve">is/is not </w:t>
      </w:r>
      <w:r w:rsidR="005B4FD4">
        <w:rPr>
          <w:rFonts w:asciiTheme="majorHAnsi" w:hAnsiTheme="majorHAnsi" w:cs="Arial"/>
        </w:rPr>
        <w:t>suggestive of a functional role for these sequences</w:t>
      </w:r>
      <w:r w:rsidR="005B4FD4" w:rsidRPr="004E326D">
        <w:rPr>
          <w:rFonts w:asciiTheme="majorHAnsi" w:hAnsiTheme="majorHAnsi" w:cs="Arial"/>
          <w:color w:val="FF0000"/>
        </w:rPr>
        <w:t xml:space="preserve">. </w:t>
      </w:r>
      <w:commentRangeEnd w:id="159"/>
      <w:r w:rsidR="00A75F16">
        <w:rPr>
          <w:rStyle w:val="CommentReference"/>
          <w:rFonts w:asciiTheme="minorHAnsi" w:eastAsiaTheme="minorHAnsi" w:hAnsiTheme="minorHAnsi" w:cstheme="minorBidi"/>
          <w:kern w:val="2"/>
          <w14:ligatures w14:val="standardContextual"/>
        </w:rPr>
        <w:commentReference w:id="159"/>
      </w:r>
      <w:commentRangeEnd w:id="160"/>
      <w:r w:rsidR="002826F4">
        <w:rPr>
          <w:rStyle w:val="CommentReference"/>
          <w:rFonts w:asciiTheme="minorHAnsi" w:eastAsiaTheme="minorHAnsi" w:hAnsiTheme="minorHAnsi" w:cstheme="minorBidi"/>
          <w:kern w:val="2"/>
          <w14:ligatures w14:val="standardContextual"/>
        </w:rPr>
        <w:commentReference w:id="160"/>
      </w:r>
      <w:r w:rsidR="005B4FD4" w:rsidRPr="004E326D">
        <w:rPr>
          <w:rFonts w:asciiTheme="majorHAnsi" w:hAnsiTheme="majorHAnsi" w:cs="Arial"/>
          <w:color w:val="FF0000"/>
        </w:rPr>
        <w:t>We did, however, detect a number of inserts which appear to have taken on a role as exons within putative protein coding genes [</w:t>
      </w:r>
      <w:r w:rsidR="0054566C">
        <w:rPr>
          <w:rFonts w:asciiTheme="majorHAnsi" w:hAnsiTheme="majorHAnsi" w:cs="Arial"/>
          <w:color w:val="FF0000"/>
        </w:rPr>
        <w:t xml:space="preserve">we are </w:t>
      </w:r>
      <w:r w:rsidR="0054566C">
        <w:rPr>
          <w:rFonts w:asciiTheme="majorHAnsi" w:hAnsiTheme="majorHAnsi" w:cs="Arial"/>
          <w:color w:val="FF0000"/>
        </w:rPr>
        <w:t>manually checking</w:t>
      </w:r>
      <w:r w:rsidR="0054566C">
        <w:rPr>
          <w:rFonts w:asciiTheme="majorHAnsi" w:hAnsiTheme="majorHAnsi" w:cs="Arial"/>
          <w:color w:val="FF0000"/>
        </w:rPr>
        <w:t xml:space="preserve"> these </w:t>
      </w:r>
      <w:r w:rsidR="0054566C">
        <w:rPr>
          <w:rFonts w:asciiTheme="majorHAnsi" w:hAnsiTheme="majorHAnsi" w:cs="Arial"/>
          <w:color w:val="FF0000"/>
        </w:rPr>
        <w:t>sequences</w:t>
      </w:r>
      <w:r w:rsidR="0054566C">
        <w:rPr>
          <w:rFonts w:asciiTheme="majorHAnsi" w:hAnsiTheme="majorHAnsi" w:cs="Arial"/>
          <w:color w:val="FF0000"/>
        </w:rPr>
        <w:t xml:space="preserve"> from Maxim</w:t>
      </w:r>
      <w:r w:rsidR="005B4FD4" w:rsidRPr="004E326D">
        <w:rPr>
          <w:rFonts w:asciiTheme="majorHAnsi" w:hAnsiTheme="majorHAnsi" w:cs="Arial"/>
          <w:color w:val="FF0000"/>
        </w:rPr>
        <w:t>]</w:t>
      </w:r>
      <w:r w:rsidR="005B4FD4">
        <w:rPr>
          <w:rFonts w:asciiTheme="majorHAnsi" w:hAnsiTheme="majorHAnsi" w:cs="Arial"/>
        </w:rPr>
        <w:t>.</w:t>
      </w:r>
    </w:p>
    <w:p w14:paraId="5D5FC24A" w14:textId="2D337C17"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proofErr w:type="spellStart"/>
      <w:r w:rsidR="000F4191" w:rsidRPr="004E326D">
        <w:rPr>
          <w:rFonts w:asciiTheme="majorHAnsi" w:hAnsiTheme="majorHAnsi" w:cs="Arial"/>
          <w:i/>
        </w:rPr>
        <w:t>Aradiopsis</w:t>
      </w:r>
      <w:proofErr w:type="spellEnd"/>
      <w:r w:rsidR="000F4191" w:rsidRPr="004E326D">
        <w:rPr>
          <w:rFonts w:asciiTheme="majorHAnsi" w:hAnsiTheme="majorHAnsi" w:cs="Arial"/>
          <w:i/>
        </w:rPr>
        <w:t xml:space="preserve"> thaliana</w:t>
      </w:r>
      <w:r w:rsidR="000F4191">
        <w:rPr>
          <w:rFonts w:asciiTheme="majorHAnsi" w:hAnsiTheme="majorHAnsi" w:cs="Arial"/>
        </w:rPr>
        <w:t xml:space="preserve"> (</w:t>
      </w:r>
      <w:commentRangeStart w:id="161"/>
      <w:r w:rsidR="000F4191">
        <w:rPr>
          <w:rFonts w:asciiTheme="majorHAnsi" w:hAnsiTheme="majorHAnsi" w:cs="Arial"/>
        </w:rPr>
        <w:t>Fields et al 2022</w:t>
      </w:r>
      <w:commentRangeEnd w:id="161"/>
      <w:r w:rsidR="000F4191">
        <w:rPr>
          <w:rStyle w:val="CommentReference"/>
          <w:rFonts w:asciiTheme="minorHAnsi" w:eastAsiaTheme="minorHAnsi" w:hAnsiTheme="minorHAnsi" w:cstheme="minorBidi"/>
          <w:kern w:val="2"/>
          <w14:ligatures w14:val="standardContextual"/>
        </w:rPr>
        <w:commentReference w:id="161"/>
      </w:r>
      <w:r w:rsidR="000F4191">
        <w:rPr>
          <w:rFonts w:asciiTheme="majorHAnsi" w:hAnsiTheme="majorHAnsi" w:cs="Arial"/>
        </w:rPr>
        <w:t>)</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 xml:space="preserve">These chimeras are likely produced by non-homologous end joining repair that incorporate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possibly arise following </w:t>
      </w:r>
      <w:commentRangeStart w:id="162"/>
      <w:commentRangeStart w:id="163"/>
      <w:commentRangeStart w:id="164"/>
      <w:r w:rsidR="00231C8E">
        <w:rPr>
          <w:rFonts w:asciiTheme="majorHAnsi" w:hAnsiTheme="majorHAnsi" w:cs="Arial"/>
        </w:rPr>
        <w:t xml:space="preserve">symbiont cell replication or death. </w:t>
      </w:r>
      <w:commentRangeEnd w:id="162"/>
      <w:r w:rsidR="002A59D1">
        <w:rPr>
          <w:rStyle w:val="CommentReference"/>
          <w:rFonts w:asciiTheme="minorHAnsi" w:eastAsiaTheme="minorHAnsi" w:hAnsiTheme="minorHAnsi" w:cstheme="minorBidi"/>
          <w:kern w:val="2"/>
          <w14:ligatures w14:val="standardContextual"/>
        </w:rPr>
        <w:commentReference w:id="162"/>
      </w:r>
      <w:commentRangeEnd w:id="163"/>
      <w:r w:rsidR="002A59D1">
        <w:rPr>
          <w:rStyle w:val="CommentReference"/>
          <w:rFonts w:asciiTheme="minorHAnsi" w:eastAsiaTheme="minorHAnsi" w:hAnsiTheme="minorHAnsi" w:cstheme="minorBidi"/>
          <w:kern w:val="2"/>
          <w14:ligatures w14:val="standardContextual"/>
        </w:rPr>
        <w:commentReference w:id="163"/>
      </w:r>
      <w:commentRangeEnd w:id="164"/>
      <w:r w:rsidR="002826F4">
        <w:rPr>
          <w:rStyle w:val="CommentReference"/>
          <w:rFonts w:asciiTheme="minorHAnsi" w:eastAsiaTheme="minorHAnsi" w:hAnsiTheme="minorHAnsi" w:cstheme="minorBidi"/>
          <w:kern w:val="2"/>
          <w14:ligatures w14:val="standardContextual"/>
        </w:rPr>
        <w:commentReference w:id="164"/>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we have identified in cockroaches</w:t>
      </w:r>
      <w:r w:rsidR="0054566C">
        <w:rPr>
          <w:rFonts w:asciiTheme="majorHAnsi" w:hAnsiTheme="majorHAnsi" w:cs="Arial"/>
        </w:rPr>
        <w:t xml:space="preserve"> </w:t>
      </w:r>
      <w:commentRangeStart w:id="165"/>
      <w:r w:rsidR="0054566C">
        <w:rPr>
          <w:rFonts w:asciiTheme="majorHAnsi" w:hAnsiTheme="majorHAnsi" w:cs="Arial"/>
        </w:rPr>
        <w:t>(Rogers et al 2012)</w:t>
      </w:r>
      <w:commentRangeEnd w:id="165"/>
      <w:r w:rsidR="0054566C">
        <w:rPr>
          <w:rStyle w:val="CommentReference"/>
          <w:rFonts w:asciiTheme="minorHAnsi" w:eastAsiaTheme="minorHAnsi" w:hAnsiTheme="minorHAnsi" w:cstheme="minorBidi"/>
          <w:kern w:val="2"/>
          <w14:ligatures w14:val="standardContextual"/>
        </w:rPr>
        <w:commentReference w:id="165"/>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w:t>
      </w:r>
      <w:commentRangeStart w:id="166"/>
      <w:r w:rsidR="001B5CDE">
        <w:rPr>
          <w:rFonts w:asciiTheme="majorHAnsi" w:hAnsiTheme="majorHAnsi" w:cs="Arial"/>
        </w:rPr>
        <w:t>Long and Langley 1993</w:t>
      </w:r>
      <w:commentRangeEnd w:id="166"/>
      <w:r w:rsidR="001B5CDE">
        <w:rPr>
          <w:rStyle w:val="CommentReference"/>
          <w:rFonts w:asciiTheme="minorHAnsi" w:eastAsiaTheme="minorHAnsi" w:hAnsiTheme="minorHAnsi" w:cstheme="minorBidi"/>
          <w:kern w:val="2"/>
          <w14:ligatures w14:val="standardContextual"/>
        </w:rPr>
        <w:commentReference w:id="166"/>
      </w:r>
      <w:r w:rsidR="001B5CDE">
        <w:rPr>
          <w:rFonts w:asciiTheme="majorHAnsi" w:hAnsiTheme="majorHAnsi" w:cs="Arial"/>
        </w:rPr>
        <w:t xml:space="preserve">; </w:t>
      </w:r>
      <w:commentRangeStart w:id="167"/>
      <w:r w:rsidR="001B5CDE">
        <w:rPr>
          <w:rFonts w:asciiTheme="majorHAnsi" w:hAnsiTheme="majorHAnsi" w:cs="Arial"/>
        </w:rPr>
        <w:t>Rogers et al 2009</w:t>
      </w:r>
      <w:commentRangeEnd w:id="167"/>
      <w:r w:rsidR="001B5CDE">
        <w:rPr>
          <w:rStyle w:val="CommentReference"/>
          <w:rFonts w:asciiTheme="minorHAnsi" w:eastAsiaTheme="minorHAnsi" w:hAnsiTheme="minorHAnsi" w:cstheme="minorBidi"/>
          <w:kern w:val="2"/>
          <w14:ligatures w14:val="standardContextual"/>
        </w:rPr>
        <w:commentReference w:id="167"/>
      </w:r>
      <w:r w:rsidR="001B5CDE">
        <w:rPr>
          <w:rFonts w:asciiTheme="majorHAnsi" w:hAnsiTheme="majorHAnsi" w:cs="Arial"/>
        </w:rPr>
        <w:t>).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 2018) are hypothesised to have come about as a result of intron invasion and combination of domains that allowed novel functions. </w:t>
      </w:r>
    </w:p>
    <w:p w14:paraId="4C7D8469" w14:textId="3325FA22" w:rsidR="00DA71B2" w:rsidRPr="004E326D"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w:t>
      </w:r>
      <w:commentRangeStart w:id="168"/>
      <w:commentRangeStart w:id="169"/>
      <w:commentRangeStart w:id="170"/>
      <w:r w:rsidRPr="004E326D">
        <w:rPr>
          <w:rFonts w:asciiTheme="majorHAnsi" w:hAnsiTheme="majorHAnsi" w:cs="Arial"/>
        </w:rPr>
        <w:t xml:space="preserve"> indicates that they have assumed functional roles in both genes and intergenic regions</w:t>
      </w:r>
      <w:commentRangeEnd w:id="168"/>
      <w:r w:rsidR="007F79A9">
        <w:rPr>
          <w:rStyle w:val="CommentReference"/>
        </w:rPr>
        <w:commentReference w:id="168"/>
      </w:r>
      <w:commentRangeEnd w:id="169"/>
      <w:r w:rsidR="00075314">
        <w:rPr>
          <w:rStyle w:val="CommentReference"/>
        </w:rPr>
        <w:commentReference w:id="169"/>
      </w:r>
      <w:commentRangeEnd w:id="170"/>
      <w:r w:rsidR="00B532A8">
        <w:rPr>
          <w:rStyle w:val="CommentReference"/>
        </w:rPr>
        <w:commentReference w:id="170"/>
      </w:r>
      <w:r w:rsidRPr="004E326D">
        <w:rPr>
          <w:rFonts w:asciiTheme="majorHAnsi" w:hAnsiTheme="majorHAnsi" w:cs="Arial"/>
        </w:rPr>
        <w:t xml:space="preserve">, </w:t>
      </w:r>
      <w:ins w:id="171" w:author="Microsoft Office User" w:date="2025-09-19T14:21:00Z">
        <w:r w:rsidR="007A616D">
          <w:rPr>
            <w:rFonts w:asciiTheme="majorHAnsi" w:hAnsiTheme="majorHAnsi" w:cs="Arial"/>
          </w:rPr>
          <w:t xml:space="preserve">are effectively neutral, </w:t>
        </w:r>
      </w:ins>
      <w:ins w:id="172" w:author="Microsoft Office User" w:date="2025-09-19T14:26:00Z">
        <w:r w:rsidR="00B532A8" w:rsidRPr="00B532A8">
          <w:rPr>
            <w:rFonts w:asciiTheme="majorHAnsi" w:hAnsiTheme="majorHAnsi" w:cs="Arial"/>
          </w:rPr>
          <w:t>or are deleterious yet maintained under relatively weak purifying selection</w:t>
        </w:r>
      </w:ins>
      <w:del w:id="173" w:author="Microsoft Office User" w:date="2025-09-19T14:21:00Z">
        <w:r w:rsidRPr="004E326D" w:rsidDel="00B532A8">
          <w:rPr>
            <w:rFonts w:asciiTheme="majorHAnsi" w:hAnsiTheme="majorHAnsi" w:cs="Arial"/>
          </w:rPr>
          <w:delText>which may have far-reaching impacts</w:delText>
        </w:r>
      </w:del>
      <w:ins w:id="174" w:author="Nathan Lo" w:date="2025-09-11T13:47:00Z">
        <w:del w:id="175" w:author="Microsoft Office User" w:date="2025-09-19T14:21:00Z">
          <w:r w:rsidR="0054566C" w:rsidDel="00B532A8">
            <w:rPr>
              <w:rFonts w:asciiTheme="majorHAnsi" w:hAnsiTheme="majorHAnsi" w:cs="Arial"/>
            </w:rPr>
            <w:delText>relevance in</w:delText>
          </w:r>
        </w:del>
      </w:ins>
      <w:del w:id="176" w:author="Microsoft Office User" w:date="2025-09-19T14:21:00Z">
        <w:r w:rsidRPr="004E326D" w:rsidDel="00B532A8">
          <w:rPr>
            <w:rFonts w:asciiTheme="majorHAnsi" w:hAnsiTheme="majorHAnsi" w:cs="Arial"/>
          </w:rPr>
          <w:delText xml:space="preserve"> for adaptation and speciation</w:delText>
        </w:r>
      </w:del>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ins w:id="177" w:author="Nathan Lo" w:date="2025-09-11T13:47:00Z">
        <w:r w:rsidR="0054566C">
          <w:rPr>
            <w:rFonts w:asciiTheme="majorHAnsi" w:hAnsiTheme="majorHAnsi" w:cs="Arial"/>
          </w:rPr>
          <w:t>assist with</w:t>
        </w:r>
      </w:ins>
      <w:r w:rsidRPr="004E326D">
        <w:rPr>
          <w:rFonts w:asciiTheme="majorHAnsi" w:hAnsiTheme="majorHAnsi" w:cs="Arial"/>
        </w:rPr>
        <w:t xml:space="preserve"> uncovering the potential functional </w:t>
      </w:r>
      <w:commentRangeStart w:id="178"/>
      <w:del w:id="179" w:author="Microsoft Office User" w:date="2025-09-19T14:24:00Z">
        <w:r w:rsidRPr="004E326D" w:rsidDel="00B532A8">
          <w:rPr>
            <w:rFonts w:asciiTheme="majorHAnsi" w:hAnsiTheme="majorHAnsi" w:cs="Arial"/>
          </w:rPr>
          <w:delText xml:space="preserve">roles </w:delText>
        </w:r>
      </w:del>
      <w:ins w:id="180" w:author="Microsoft Office User" w:date="2025-09-19T14:24:00Z">
        <w:r w:rsidR="00B532A8">
          <w:rPr>
            <w:rFonts w:asciiTheme="majorHAnsi" w:hAnsiTheme="majorHAnsi" w:cs="Arial"/>
          </w:rPr>
          <w:t>effects</w:t>
        </w:r>
        <w:commentRangeEnd w:id="178"/>
        <w:r w:rsidR="00B532A8">
          <w:rPr>
            <w:rStyle w:val="CommentReference"/>
          </w:rPr>
          <w:commentReference w:id="178"/>
        </w:r>
        <w:r w:rsidR="00B532A8" w:rsidRPr="004E326D">
          <w:rPr>
            <w:rFonts w:asciiTheme="majorHAnsi" w:hAnsiTheme="majorHAnsi" w:cs="Arial"/>
          </w:rPr>
          <w:t xml:space="preserve"> </w:t>
        </w:r>
      </w:ins>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251C60A4" w14:textId="77777777" w:rsidR="008C5DE7" w:rsidRPr="004E326D" w:rsidRDefault="008C5DE7" w:rsidP="006850BD">
      <w:pPr>
        <w:jc w:val="both"/>
        <w:rPr>
          <w:rFonts w:asciiTheme="majorHAnsi" w:hAnsiTheme="majorHAnsi"/>
          <w:i/>
          <w:color w:val="FF0000"/>
        </w:rPr>
      </w:pPr>
    </w:p>
    <w:p w14:paraId="35813FF0" w14:textId="659DF8C8" w:rsidR="009B390B" w:rsidRPr="004E326D" w:rsidRDefault="009B390B" w:rsidP="006850BD">
      <w:pPr>
        <w:jc w:val="both"/>
        <w:rPr>
          <w:rFonts w:asciiTheme="majorHAnsi" w:hAnsiTheme="majorHAnsi"/>
          <w:b/>
          <w:i/>
        </w:rPr>
      </w:pPr>
      <w:r w:rsidRPr="004E326D">
        <w:rPr>
          <w:rFonts w:asciiTheme="majorHAnsi" w:hAnsiTheme="majorHAnsi"/>
          <w:b/>
          <w:i/>
        </w:rPr>
        <w:t>Figure</w:t>
      </w:r>
      <w:r w:rsidR="00126E07" w:rsidRPr="004E326D">
        <w:rPr>
          <w:rFonts w:asciiTheme="majorHAnsi" w:hAnsiTheme="majorHAnsi"/>
          <w:b/>
          <w:i/>
        </w:rPr>
        <w:t xml:space="preserve"> (maximum 1 figure or table)</w:t>
      </w:r>
    </w:p>
    <w:p w14:paraId="03EE4C6C" w14:textId="7E0C4DC8" w:rsidR="005A25A5" w:rsidRPr="004E326D" w:rsidRDefault="005A25A5" w:rsidP="006850BD">
      <w:pPr>
        <w:jc w:val="both"/>
        <w:rPr>
          <w:rFonts w:asciiTheme="majorHAnsi" w:hAnsiTheme="majorHAnsi"/>
          <w:bCs/>
        </w:rPr>
      </w:pPr>
      <w:r w:rsidRPr="004E326D">
        <w:rPr>
          <w:rFonts w:asciiTheme="majorHAnsi" w:hAnsiTheme="majorHAnsi"/>
          <w:bCs/>
        </w:rPr>
        <w:lastRenderedPageBreak/>
        <w:t>3-4 panels</w:t>
      </w:r>
    </w:p>
    <w:p w14:paraId="3910F2D5" w14:textId="353CE160" w:rsidR="00022199" w:rsidRPr="004E326D" w:rsidRDefault="00022199" w:rsidP="006850BD">
      <w:pPr>
        <w:jc w:val="both"/>
        <w:rPr>
          <w:rFonts w:asciiTheme="majorHAnsi" w:hAnsiTheme="majorHAnsi"/>
          <w:bCs/>
        </w:rPr>
      </w:pPr>
      <w:commentRangeStart w:id="181"/>
      <w:commentRangeStart w:id="182"/>
      <w:r w:rsidRPr="004E326D">
        <w:rPr>
          <w:rFonts w:asciiTheme="majorHAnsi" w:hAnsiTheme="majorHAnsi"/>
          <w:bCs/>
        </w:rPr>
        <w:t>Suggestion:</w:t>
      </w:r>
      <w:commentRangeEnd w:id="181"/>
      <w:r w:rsidR="00033FD1" w:rsidRPr="004E326D">
        <w:rPr>
          <w:rStyle w:val="CommentReference"/>
          <w:rFonts w:asciiTheme="majorHAnsi" w:hAnsiTheme="majorHAnsi"/>
        </w:rPr>
        <w:commentReference w:id="181"/>
      </w:r>
      <w:commentRangeEnd w:id="182"/>
      <w:r w:rsidR="00033FD1" w:rsidRPr="004E326D">
        <w:rPr>
          <w:rStyle w:val="CommentReference"/>
          <w:rFonts w:asciiTheme="majorHAnsi" w:hAnsiTheme="majorHAnsi"/>
        </w:rPr>
        <w:commentReference w:id="182"/>
      </w:r>
    </w:p>
    <w:p w14:paraId="2135122C" w14:textId="3CFD1207" w:rsidR="005A25A5" w:rsidRPr="004E326D" w:rsidRDefault="005A25A5" w:rsidP="006850BD">
      <w:pPr>
        <w:pStyle w:val="ListParagraph"/>
        <w:numPr>
          <w:ilvl w:val="0"/>
          <w:numId w:val="16"/>
        </w:numPr>
        <w:jc w:val="both"/>
        <w:rPr>
          <w:rFonts w:asciiTheme="majorHAnsi" w:hAnsiTheme="majorHAnsi"/>
          <w:bCs/>
        </w:rPr>
      </w:pPr>
      <w:r w:rsidRPr="004E326D">
        <w:rPr>
          <w:rFonts w:asciiTheme="majorHAnsi" w:hAnsiTheme="majorHAnsi"/>
          <w:bCs/>
        </w:rPr>
        <w:t>Alongside a species tree:</w:t>
      </w:r>
    </w:p>
    <w:p w14:paraId="52E0C020" w14:textId="77777777" w:rsidR="005A25A5" w:rsidRPr="004E326D" w:rsidRDefault="005A25A5" w:rsidP="006850BD">
      <w:pPr>
        <w:pStyle w:val="ListParagraph"/>
        <w:numPr>
          <w:ilvl w:val="1"/>
          <w:numId w:val="16"/>
        </w:numPr>
        <w:jc w:val="both"/>
        <w:rPr>
          <w:rFonts w:asciiTheme="majorHAnsi" w:hAnsiTheme="majorHAnsi"/>
          <w:bCs/>
        </w:rPr>
      </w:pPr>
      <w:r w:rsidRPr="004E326D">
        <w:rPr>
          <w:rFonts w:asciiTheme="majorHAnsi" w:hAnsiTheme="majorHAnsi"/>
          <w:bCs/>
        </w:rPr>
        <w:t>HGT insert counts, including and excluding duplicates</w:t>
      </w:r>
    </w:p>
    <w:p w14:paraId="0B3DDAB6" w14:textId="77777777" w:rsidR="005A25A5" w:rsidRPr="004E326D" w:rsidRDefault="005A25A5" w:rsidP="006850BD">
      <w:pPr>
        <w:pStyle w:val="ListParagraph"/>
        <w:numPr>
          <w:ilvl w:val="1"/>
          <w:numId w:val="16"/>
        </w:numPr>
        <w:jc w:val="both"/>
        <w:rPr>
          <w:rFonts w:asciiTheme="majorHAnsi" w:hAnsiTheme="majorHAnsi"/>
          <w:bCs/>
        </w:rPr>
      </w:pPr>
      <w:r w:rsidRPr="004E326D">
        <w:rPr>
          <w:rFonts w:asciiTheme="majorHAnsi" w:hAnsiTheme="majorHAnsi"/>
          <w:bCs/>
        </w:rPr>
        <w:t xml:space="preserve">Where the </w:t>
      </w:r>
      <w:proofErr w:type="spellStart"/>
      <w:r w:rsidRPr="004E326D">
        <w:rPr>
          <w:rFonts w:asciiTheme="majorHAnsi" w:hAnsiTheme="majorHAnsi"/>
          <w:bCs/>
        </w:rPr>
        <w:t>ther</w:t>
      </w:r>
      <w:proofErr w:type="spellEnd"/>
      <w:r w:rsidRPr="004E326D">
        <w:rPr>
          <w:rFonts w:asciiTheme="majorHAnsi" w:hAnsiTheme="majorHAnsi"/>
          <w:bCs/>
        </w:rPr>
        <w:t xml:space="preserve"> inserts are located, with a significance test determining whether this skews from expected</w:t>
      </w:r>
    </w:p>
    <w:p w14:paraId="466BE63A" w14:textId="77777777" w:rsidR="005A25A5" w:rsidRPr="004E326D" w:rsidRDefault="005A25A5" w:rsidP="006850BD">
      <w:pPr>
        <w:pStyle w:val="ListParagraph"/>
        <w:numPr>
          <w:ilvl w:val="2"/>
          <w:numId w:val="16"/>
        </w:numPr>
        <w:jc w:val="both"/>
        <w:rPr>
          <w:rFonts w:asciiTheme="majorHAnsi" w:hAnsiTheme="majorHAnsi"/>
          <w:bCs/>
        </w:rPr>
      </w:pPr>
      <w:r w:rsidRPr="004E326D">
        <w:rPr>
          <w:rFonts w:asciiTheme="majorHAnsi" w:hAnsiTheme="majorHAnsi"/>
          <w:bCs/>
        </w:rPr>
        <w:t>Separate where they are for recent vs ancestral</w:t>
      </w:r>
    </w:p>
    <w:p w14:paraId="32F2BF01" w14:textId="5BF8B064" w:rsidR="005A25A5" w:rsidRPr="004E326D" w:rsidRDefault="005A25A5" w:rsidP="006850BD">
      <w:pPr>
        <w:pStyle w:val="ListParagraph"/>
        <w:numPr>
          <w:ilvl w:val="1"/>
          <w:numId w:val="16"/>
        </w:numPr>
        <w:jc w:val="both"/>
        <w:rPr>
          <w:rFonts w:asciiTheme="majorHAnsi" w:hAnsiTheme="majorHAnsi"/>
          <w:bCs/>
        </w:rPr>
      </w:pPr>
      <w:r w:rsidRPr="004E326D">
        <w:rPr>
          <w:rFonts w:asciiTheme="majorHAnsi" w:hAnsiTheme="majorHAnsi"/>
          <w:bCs/>
        </w:rPr>
        <w:t>Insert ages</w:t>
      </w:r>
    </w:p>
    <w:p w14:paraId="6685F0AE" w14:textId="77777777" w:rsidR="00022199" w:rsidRPr="004E326D" w:rsidRDefault="005A25A5" w:rsidP="006850BD">
      <w:pPr>
        <w:pStyle w:val="ListParagraph"/>
        <w:numPr>
          <w:ilvl w:val="0"/>
          <w:numId w:val="16"/>
        </w:numPr>
        <w:jc w:val="both"/>
        <w:rPr>
          <w:rFonts w:asciiTheme="majorHAnsi" w:hAnsiTheme="majorHAnsi"/>
          <w:bCs/>
        </w:rPr>
      </w:pPr>
      <w:r w:rsidRPr="004E326D">
        <w:rPr>
          <w:rFonts w:asciiTheme="majorHAnsi" w:hAnsiTheme="majorHAnsi"/>
          <w:bCs/>
        </w:rPr>
        <w:t>Insert length distribution</w:t>
      </w:r>
    </w:p>
    <w:p w14:paraId="33666E9E" w14:textId="1A0AFC02" w:rsidR="00022199" w:rsidRPr="004E326D" w:rsidRDefault="00022199" w:rsidP="006850BD">
      <w:pPr>
        <w:pStyle w:val="ListParagraph"/>
        <w:numPr>
          <w:ilvl w:val="1"/>
          <w:numId w:val="16"/>
        </w:numPr>
        <w:jc w:val="both"/>
        <w:rPr>
          <w:rFonts w:asciiTheme="majorHAnsi" w:hAnsiTheme="majorHAnsi"/>
          <w:bCs/>
        </w:rPr>
      </w:pPr>
      <w:r w:rsidRPr="004E326D">
        <w:rPr>
          <w:rFonts w:asciiTheme="majorHAnsi" w:hAnsiTheme="majorHAnsi"/>
          <w:bCs/>
        </w:rPr>
        <w:t>Separate lengths for recent vs ancestral</w:t>
      </w:r>
    </w:p>
    <w:p w14:paraId="14601F77" w14:textId="2B05274E" w:rsidR="005A25A5" w:rsidRPr="004E326D" w:rsidRDefault="005A25A5" w:rsidP="006850BD">
      <w:pPr>
        <w:pStyle w:val="ListParagraph"/>
        <w:numPr>
          <w:ilvl w:val="0"/>
          <w:numId w:val="16"/>
        </w:numPr>
        <w:jc w:val="both"/>
        <w:rPr>
          <w:rFonts w:asciiTheme="majorHAnsi" w:hAnsiTheme="majorHAnsi"/>
          <w:bCs/>
        </w:rPr>
      </w:pPr>
      <w:r w:rsidRPr="004E326D">
        <w:rPr>
          <w:rFonts w:asciiTheme="majorHAnsi" w:hAnsiTheme="majorHAnsi"/>
          <w:bCs/>
        </w:rPr>
        <w:t xml:space="preserve">Where they </w:t>
      </w:r>
      <w:r w:rsidR="00022199" w:rsidRPr="004E326D">
        <w:rPr>
          <w:rFonts w:asciiTheme="majorHAnsi" w:hAnsiTheme="majorHAnsi"/>
          <w:bCs/>
        </w:rPr>
        <w:t>derive from in</w:t>
      </w:r>
      <w:r w:rsidRPr="004E326D">
        <w:rPr>
          <w:rFonts w:asciiTheme="majorHAnsi" w:hAnsiTheme="majorHAnsi"/>
          <w:bCs/>
        </w:rPr>
        <w:t xml:space="preserve"> </w:t>
      </w:r>
      <w:r w:rsidR="00022199" w:rsidRPr="004E326D">
        <w:rPr>
          <w:rFonts w:asciiTheme="majorHAnsi" w:hAnsiTheme="majorHAnsi"/>
          <w:bCs/>
        </w:rPr>
        <w:t xml:space="preserve">the </w:t>
      </w:r>
      <w:proofErr w:type="spellStart"/>
      <w:r w:rsidRPr="004E326D">
        <w:rPr>
          <w:rFonts w:asciiTheme="majorHAnsi" w:hAnsiTheme="majorHAnsi"/>
          <w:bCs/>
        </w:rPr>
        <w:t>Blatta</w:t>
      </w:r>
      <w:r w:rsidR="00022199" w:rsidRPr="004E326D">
        <w:rPr>
          <w:rFonts w:asciiTheme="majorHAnsi" w:hAnsiTheme="majorHAnsi"/>
          <w:bCs/>
        </w:rPr>
        <w:t>bacterium</w:t>
      </w:r>
      <w:proofErr w:type="spellEnd"/>
      <w:r w:rsidR="00022199" w:rsidRPr="004E326D">
        <w:rPr>
          <w:rFonts w:asciiTheme="majorHAnsi" w:hAnsiTheme="majorHAnsi"/>
          <w:bCs/>
        </w:rPr>
        <w:t xml:space="preserve"> genome</w:t>
      </w:r>
    </w:p>
    <w:p w14:paraId="398F853A" w14:textId="13B5C7E3" w:rsidR="00E27114" w:rsidRPr="004E326D" w:rsidRDefault="00E27114" w:rsidP="006850BD">
      <w:pPr>
        <w:jc w:val="both"/>
        <w:rPr>
          <w:rFonts w:asciiTheme="majorHAnsi" w:hAnsiTheme="majorHAnsi"/>
        </w:rPr>
      </w:pPr>
    </w:p>
    <w:p w14:paraId="3FC21A19" w14:textId="26641CF8" w:rsidR="00022199" w:rsidRPr="004E326D" w:rsidRDefault="00022199" w:rsidP="006850BD">
      <w:pPr>
        <w:jc w:val="both"/>
        <w:rPr>
          <w:rFonts w:asciiTheme="majorHAnsi" w:hAnsiTheme="majorHAnsi"/>
        </w:rPr>
      </w:pPr>
    </w:p>
    <w:p w14:paraId="69B81448" w14:textId="1A46A9FE" w:rsidR="00984C13" w:rsidRPr="004E326D" w:rsidRDefault="00984C13" w:rsidP="006850BD">
      <w:pPr>
        <w:jc w:val="both"/>
        <w:rPr>
          <w:rFonts w:asciiTheme="majorHAnsi" w:hAnsiTheme="majorHAnsi"/>
          <w:b/>
          <w:bCs/>
        </w:rPr>
      </w:pPr>
      <w:r w:rsidRPr="004E326D">
        <w:rPr>
          <w:rFonts w:asciiTheme="majorHAnsi" w:hAnsiTheme="majorHAnsi"/>
          <w:b/>
          <w:bCs/>
        </w:rPr>
        <w:t>Acknowledgments</w:t>
      </w:r>
    </w:p>
    <w:p w14:paraId="23F428FA" w14:textId="5D73E37D" w:rsidR="00984C13" w:rsidRPr="004E326D" w:rsidRDefault="00984C13" w:rsidP="006850BD">
      <w:pPr>
        <w:jc w:val="both"/>
        <w:rPr>
          <w:rFonts w:asciiTheme="majorHAnsi" w:hAnsiTheme="majorHAnsi"/>
        </w:rPr>
      </w:pPr>
    </w:p>
    <w:p w14:paraId="41EB1C5C" w14:textId="14A58F19" w:rsidR="00984C13" w:rsidRPr="004E326D" w:rsidRDefault="003D643E" w:rsidP="006850BD">
      <w:pPr>
        <w:jc w:val="both"/>
        <w:rPr>
          <w:rFonts w:asciiTheme="majorHAnsi" w:hAnsiTheme="majorHAnsi"/>
        </w:rPr>
      </w:pPr>
      <w:r w:rsidRPr="004E326D">
        <w:rPr>
          <w:rFonts w:asciiTheme="majorHAnsi" w:hAnsiTheme="majorHAnsi"/>
        </w:rPr>
        <w:t xml:space="preserve">We thank James Walker, and Bruce </w:t>
      </w:r>
      <w:proofErr w:type="spellStart"/>
      <w:r w:rsidRPr="004E326D">
        <w:rPr>
          <w:rFonts w:asciiTheme="majorHAnsi" w:hAnsiTheme="majorHAnsi"/>
        </w:rPr>
        <w:t>Gray</w:t>
      </w:r>
      <w:proofErr w:type="spellEnd"/>
      <w:r w:rsidRPr="004E326D">
        <w:rPr>
          <w:rFonts w:asciiTheme="majorHAnsi" w:hAnsiTheme="majorHAnsi"/>
        </w:rPr>
        <w:t xml:space="preserve"> for </w:t>
      </w:r>
      <w:r w:rsidR="00D33430">
        <w:rPr>
          <w:rFonts w:asciiTheme="majorHAnsi" w:hAnsiTheme="majorHAnsi"/>
        </w:rPr>
        <w:t>assistance with</w:t>
      </w:r>
      <w:r w:rsidRPr="004E326D">
        <w:rPr>
          <w:rFonts w:asciiTheme="majorHAnsi" w:hAnsiTheme="majorHAnsi"/>
        </w:rPr>
        <w:t xml:space="preserve"> sample</w:t>
      </w:r>
      <w:r w:rsidR="00D33430">
        <w:rPr>
          <w:rFonts w:asciiTheme="majorHAnsi" w:hAnsiTheme="majorHAnsi"/>
        </w:rPr>
        <w:t xml:space="preserve"> provision </w:t>
      </w:r>
      <w:r w:rsidRPr="004E326D">
        <w:rPr>
          <w:rFonts w:asciiTheme="majorHAnsi" w:hAnsiTheme="majorHAnsi"/>
        </w:rPr>
        <w:t>for genome sequencing, Jack Marsden for technical assistance, Pawsey Supercomputing Research Centre, and Australian Biocommons Leadership Share (</w:t>
      </w:r>
      <w:proofErr w:type="spellStart"/>
      <w:r w:rsidRPr="004E326D">
        <w:rPr>
          <w:rFonts w:asciiTheme="majorHAnsi" w:hAnsiTheme="majorHAnsi"/>
        </w:rPr>
        <w:t>ABLeS</w:t>
      </w:r>
      <w:proofErr w:type="spellEnd"/>
      <w:r w:rsidRPr="004E326D">
        <w:rPr>
          <w:rFonts w:asciiTheme="majorHAnsi" w:hAnsiTheme="majorHAnsi"/>
        </w:rPr>
        <w:t>) for providing access to Australia’s National Computational Infrastructure. This study was supported by grants from the Australian Research Council (FT160100463; DP220103265), and The University of Sydney</w:t>
      </w:r>
      <w:r w:rsidR="00A82925" w:rsidRPr="004E326D">
        <w:rPr>
          <w:rFonts w:asciiTheme="majorHAnsi" w:hAnsiTheme="majorHAnsi"/>
        </w:rPr>
        <w:t xml:space="preserve"> (</w:t>
      </w:r>
      <w:r w:rsidRPr="004E326D">
        <w:rPr>
          <w:rFonts w:asciiTheme="majorHAnsi" w:hAnsiTheme="majorHAnsi"/>
        </w:rPr>
        <w:t>Partner Collaboration</w:t>
      </w:r>
      <w:r w:rsidR="00A82925" w:rsidRPr="004E326D">
        <w:rPr>
          <w:rFonts w:asciiTheme="majorHAnsi" w:hAnsiTheme="majorHAnsi"/>
        </w:rPr>
        <w:t xml:space="preserve"> Awards). </w:t>
      </w:r>
      <w:r w:rsidRPr="004E326D">
        <w:rPr>
          <w:rFonts w:asciiTheme="majorHAnsi" w:hAnsiTheme="majorHAnsi"/>
        </w:rPr>
        <w:t xml:space="preserve">  </w:t>
      </w:r>
    </w:p>
    <w:p w14:paraId="0910EBCB" w14:textId="6932905A" w:rsidR="00984C13" w:rsidRPr="004E326D" w:rsidRDefault="00984C13" w:rsidP="006850BD">
      <w:pPr>
        <w:jc w:val="both"/>
        <w:rPr>
          <w:rFonts w:asciiTheme="majorHAnsi" w:hAnsiTheme="majorHAnsi"/>
        </w:rPr>
      </w:pPr>
    </w:p>
    <w:p w14:paraId="53D8C315" w14:textId="77777777" w:rsidR="00984C13" w:rsidRPr="004E326D" w:rsidRDefault="00984C13" w:rsidP="006850BD">
      <w:pPr>
        <w:jc w:val="both"/>
        <w:rPr>
          <w:rFonts w:asciiTheme="majorHAnsi" w:hAnsiTheme="majorHAnsi"/>
        </w:r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w:t>
      </w:r>
      <w:proofErr w:type="spellStart"/>
      <w:r w:rsidRPr="00CD1941">
        <w:rPr>
          <w:rFonts w:asciiTheme="majorHAnsi" w:hAnsiTheme="majorHAnsi"/>
          <w:lang w:val="it-IT"/>
        </w:rPr>
        <w:t>Grigolo</w:t>
      </w:r>
      <w:proofErr w:type="spellEnd"/>
      <w:r w:rsidRPr="00CD1941">
        <w:rPr>
          <w:rFonts w:asciiTheme="majorHAnsi" w:hAnsiTheme="majorHAnsi"/>
          <w:lang w:val="it-IT"/>
        </w:rPr>
        <w:t xml:space="preserve">,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 xml:space="preserve">Symbionts in the oocytes of </w:t>
      </w:r>
      <w:proofErr w:type="spellStart"/>
      <w:r w:rsidRPr="00432113">
        <w:rPr>
          <w:rFonts w:asciiTheme="majorHAnsi" w:hAnsiTheme="majorHAnsi"/>
        </w:rPr>
        <w:t>Blattella</w:t>
      </w:r>
      <w:proofErr w:type="spellEnd"/>
      <w:r w:rsidRPr="00432113">
        <w:rPr>
          <w:rFonts w:asciiTheme="majorHAnsi" w:hAnsiTheme="majorHAnsi"/>
        </w:rPr>
        <w:t xml:space="preserve"> </w:t>
      </w:r>
      <w:proofErr w:type="spellStart"/>
      <w:r w:rsidRPr="00432113">
        <w:rPr>
          <w:rFonts w:asciiTheme="majorHAnsi" w:hAnsiTheme="majorHAnsi"/>
        </w:rPr>
        <w:t>germanica</w:t>
      </w:r>
      <w:proofErr w:type="spellEnd"/>
      <w:r w:rsidRPr="00432113">
        <w:rPr>
          <w:rFonts w:asciiTheme="majorHAnsi" w:hAnsiTheme="majorHAnsi"/>
        </w:rPr>
        <w:t xml:space="preserve">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9"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0"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Molecular Biology and Evolution, 20(6), 907-913.</w:t>
      </w:r>
      <w:r w:rsidRPr="004E326D">
        <w:rPr>
          <w:rFonts w:asciiTheme="majorHAnsi" w:hAnsiTheme="majorHAnsi"/>
        </w:rPr>
        <w:br/>
      </w:r>
      <w:hyperlink r:id="rId11"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lastRenderedPageBreak/>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the cockroach endosymbiont. Proceedings of the National Academy of Sciences, 106(46), 19521-19526.</w:t>
      </w:r>
      <w:r w:rsidRPr="004E326D">
        <w:rPr>
          <w:rFonts w:asciiTheme="majorHAnsi" w:hAnsiTheme="majorHAnsi"/>
        </w:rPr>
        <w:br/>
      </w:r>
      <w:hyperlink r:id="rId12"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3"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4"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0C26C6C8" w:rsidR="00487099" w:rsidRPr="004E326D"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O., Donath, A., Fujita, M., Kohli, M. K., ... &amp; Simon, S. (2019). An integrative phylogenomic approach illuminates the evolutionary history of cockroaches and termites (Blattodea). Proceedings of the Royal Society B, 286(1895), 20182076.</w:t>
      </w:r>
    </w:p>
    <w:p w14:paraId="0A6F7404" w14:textId="70C27DE4" w:rsidR="007F53C0" w:rsidRPr="004E326D" w:rsidRDefault="007F53C0" w:rsidP="006850BD">
      <w:pPr>
        <w:jc w:val="both"/>
        <w:rPr>
          <w:rFonts w:asciiTheme="majorHAnsi" w:hAnsiTheme="majorHAnsi"/>
        </w:rPr>
      </w:pPr>
    </w:p>
    <w:sectPr w:rsidR="007F53C0" w:rsidRPr="004E326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Nathan Lo" w:date="2025-08-29T10:43:00Z" w:initials="NL">
    <w:p w14:paraId="32854C9C" w14:textId="4DADA78C" w:rsidR="007B3179" w:rsidRDefault="007B3179" w:rsidP="00590A1E">
      <w:r>
        <w:rPr>
          <w:rStyle w:val="CommentReference"/>
        </w:rPr>
        <w:annotationRef/>
      </w:r>
      <w:r>
        <w:rPr>
          <w:sz w:val="20"/>
          <w:szCs w:val="20"/>
        </w:rPr>
        <w:t>I have realised we might need to change this to “horizontal DNA transfer”, because “gene” usually means a coding sequence, and HGT usually implies some function to the transferred sequence. I can see pedantic referees raising this issue so maybe better to change it?</w:t>
      </w:r>
    </w:p>
  </w:comment>
  <w:comment w:id="4" w:author="Microsoft Office User" w:date="2025-09-19T10:45:00Z" w:initials="MOU">
    <w:p w14:paraId="4F65DAF8" w14:textId="77777777" w:rsidR="007B3179" w:rsidRDefault="007B3179">
      <w:pPr>
        <w:pStyle w:val="CommentText"/>
      </w:pPr>
      <w:r>
        <w:rPr>
          <w:rStyle w:val="CommentReference"/>
        </w:rPr>
        <w:annotationRef/>
      </w:r>
      <w:r>
        <w:t>Agreed – changed.</w:t>
      </w:r>
    </w:p>
    <w:p w14:paraId="156D9E6F" w14:textId="77777777" w:rsidR="007B3179" w:rsidRDefault="007B3179">
      <w:pPr>
        <w:pStyle w:val="CommentText"/>
      </w:pPr>
      <w:r>
        <w:t>Some alternatives if we want to mention the symbiont:</w:t>
      </w:r>
    </w:p>
    <w:p w14:paraId="7198AFC1" w14:textId="37CCA15D" w:rsidR="007B3179" w:rsidRDefault="007B3179">
      <w:pPr>
        <w:pStyle w:val="CommentText"/>
      </w:pPr>
      <w:r>
        <w:t xml:space="preserve">“Thousands of </w:t>
      </w:r>
      <w:r w:rsidRPr="00FA05D2">
        <w:t>endosymbiont</w:t>
      </w:r>
      <w:r>
        <w:t xml:space="preserve"> DNA transfer events within single eukaryote genomes”</w:t>
      </w:r>
    </w:p>
  </w:comment>
  <w:comment w:id="18" w:author="Microsoft Office User" w:date="2025-09-19T10:58:00Z" w:initials="MOU">
    <w:p w14:paraId="731AB636" w14:textId="48CCBA62" w:rsidR="007B3179" w:rsidRDefault="007B3179">
      <w:pPr>
        <w:pStyle w:val="CommentText"/>
      </w:pPr>
      <w:r>
        <w:rPr>
          <w:rStyle w:val="CommentReference"/>
        </w:rPr>
        <w:annotationRef/>
      </w:r>
      <w:r>
        <w:t xml:space="preserve">Changed insects to eukaryotes here. I assume this is still </w:t>
      </w:r>
      <w:proofErr w:type="gramStart"/>
      <w:r>
        <w:t>accurate..</w:t>
      </w:r>
      <w:proofErr w:type="gramEnd"/>
    </w:p>
  </w:comment>
  <w:comment w:id="22" w:author="Microsoft Office User" w:date="2025-09-19T10:55:00Z" w:initials="MOU">
    <w:p w14:paraId="14D7DBEF" w14:textId="51C067E9" w:rsidR="007B3179" w:rsidRDefault="007B3179">
      <w:pPr>
        <w:pStyle w:val="CommentText"/>
      </w:pPr>
      <w:r>
        <w:rPr>
          <w:rStyle w:val="CommentReference"/>
        </w:rPr>
        <w:annotationRef/>
      </w:r>
      <w:r>
        <w:t xml:space="preserve">Changed this as using ‘these bacteria’ sounds as though we are specifically referring to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Pr>
          <w:rFonts w:asciiTheme="majorHAnsi" w:hAnsiTheme="majorHAnsi" w:cs="Arial"/>
          <w:i/>
          <w:iCs/>
          <w:color w:val="000000" w:themeColor="text1"/>
        </w:rPr>
        <w:t>.</w:t>
      </w:r>
    </w:p>
  </w:comment>
  <w:comment w:id="23" w:author="Microsoft Office User" w:date="2025-09-19T10:58:00Z" w:initials="MOU">
    <w:p w14:paraId="1A11F4A6" w14:textId="72F39FDE" w:rsidR="007B3179" w:rsidRDefault="007B3179">
      <w:pPr>
        <w:pStyle w:val="CommentText"/>
      </w:pPr>
      <w:r>
        <w:rPr>
          <w:rStyle w:val="CommentReference"/>
        </w:rPr>
        <w:annotationRef/>
      </w:r>
      <w:r>
        <w:t xml:space="preserve">I wonder if we need to say something about rotifers </w:t>
      </w:r>
      <w:proofErr w:type="gramStart"/>
      <w:r>
        <w:t>here..</w:t>
      </w:r>
      <w:proofErr w:type="gramEnd"/>
      <w:r>
        <w:t xml:space="preserve"> Or maybe the mention below will suffice.</w:t>
      </w:r>
    </w:p>
  </w:comment>
  <w:comment w:id="24" w:author="Microsoft Office User" w:date="2025-09-19T10:49:00Z" w:initials="MOU">
    <w:p w14:paraId="5A85C604" w14:textId="617668E0" w:rsidR="007B3179" w:rsidRDefault="007B3179">
      <w:pPr>
        <w:pStyle w:val="CommentText"/>
      </w:pPr>
      <w:r>
        <w:rPr>
          <w:rStyle w:val="CommentReference"/>
        </w:rPr>
        <w:annotationRef/>
      </w:r>
      <w:r>
        <w:t>We could consider deleting this, as it takes a little more explanation (i.e. they haven’t harboured these symbionts for millions of years). Or perhaps we could add something like: “… though termites have not harboured said symbionts form millions of years.”</w:t>
      </w:r>
    </w:p>
  </w:comment>
  <w:comment w:id="27" w:author="Microsoft Office User" w:date="2025-09-19T11:08:00Z" w:initials="MOU">
    <w:p w14:paraId="60C24ADE" w14:textId="77777777" w:rsidR="007B3179" w:rsidRDefault="007B3179" w:rsidP="00505A81">
      <w:pPr>
        <w:pStyle w:val="CommentText"/>
      </w:pPr>
      <w:r>
        <w:rPr>
          <w:rStyle w:val="CommentReference"/>
        </w:rPr>
        <w:annotationRef/>
      </w:r>
      <w:r>
        <w:t xml:space="preserve">We should consider not adding a percentage given that we are having trouble teasing apart ancestral inserts, and independent inserts that may have derived from the same </w:t>
      </w:r>
      <w:proofErr w:type="spellStart"/>
      <w:r>
        <w:t>Blattabacterium</w:t>
      </w:r>
      <w:proofErr w:type="spellEnd"/>
      <w:r>
        <w:t xml:space="preserve"> region (but still seemingly old).</w:t>
      </w:r>
    </w:p>
  </w:comment>
  <w:comment w:id="32" w:author="Microsoft Office User" w:date="2025-09-19T10:57:00Z" w:initials="MOU">
    <w:p w14:paraId="22464EA8" w14:textId="687087D9" w:rsidR="007B3179" w:rsidRDefault="007B3179">
      <w:pPr>
        <w:pStyle w:val="CommentText"/>
      </w:pPr>
      <w:r>
        <w:rPr>
          <w:rStyle w:val="CommentReference"/>
        </w:rPr>
        <w:annotationRef/>
      </w:r>
      <w:r>
        <w:t>To update when we have a finalised set.</w:t>
      </w:r>
    </w:p>
  </w:comment>
  <w:comment w:id="33" w:author="Microsoft Office User" w:date="2025-09-19T10:59:00Z" w:initials="MOU">
    <w:p w14:paraId="0B08A03D" w14:textId="69BA4E41" w:rsidR="007B3179" w:rsidRDefault="007B3179">
      <w:pPr>
        <w:pStyle w:val="CommentText"/>
      </w:pPr>
      <w:r>
        <w:rPr>
          <w:rStyle w:val="CommentReference"/>
        </w:rPr>
        <w:annotationRef/>
      </w:r>
      <w:r>
        <w:t xml:space="preserve">It’s not completely clear what this means. Does it mean 5.04-8.58% have some level of transcription? Maybe we should also mention the tissue type used in the </w:t>
      </w:r>
      <w:proofErr w:type="spellStart"/>
      <w:r>
        <w:t>RNAseq</w:t>
      </w:r>
      <w:proofErr w:type="spellEnd"/>
      <w:r>
        <w:t xml:space="preserve"> analysis. Perhaps something like:</w:t>
      </w:r>
    </w:p>
    <w:p w14:paraId="0862C6A1" w14:textId="7678B68E" w:rsidR="007B3179" w:rsidRDefault="007B3179" w:rsidP="00316F6F">
      <w:pPr>
        <w:pStyle w:val="CommentText"/>
        <w:rPr>
          <w:noProof/>
        </w:rPr>
      </w:pPr>
      <w:r>
        <w:t>“</w:t>
      </w:r>
      <w:proofErr w:type="spellStart"/>
      <w:r w:rsidRPr="00316F6F">
        <w:t>RNAseq</w:t>
      </w:r>
      <w:proofErr w:type="spellEnd"/>
      <w:r w:rsidRPr="00316F6F">
        <w:t xml:space="preserve"> data from three species indicated that 5.04–8.58% of the inserts are transcribed </w:t>
      </w:r>
      <w:r>
        <w:t xml:space="preserve">in [SAMPLE TYPE/S], </w:t>
      </w:r>
      <w:r w:rsidRPr="00316F6F">
        <w:t>the majority of which (3.38-6.30%) was from intergenic regions</w:t>
      </w:r>
      <w:r>
        <w:t>.”</w:t>
      </w:r>
    </w:p>
    <w:p w14:paraId="10004FC3" w14:textId="05BA606C" w:rsidR="007B3179" w:rsidRDefault="007B3179" w:rsidP="00316F6F">
      <w:pPr>
        <w:pStyle w:val="CommentText"/>
        <w:rPr>
          <w:noProof/>
        </w:rPr>
      </w:pPr>
    </w:p>
    <w:p w14:paraId="5A11CA5A" w14:textId="44AC5ABF" w:rsidR="007B3179" w:rsidRDefault="007B3179" w:rsidP="00316F6F">
      <w:pPr>
        <w:pStyle w:val="CommentText"/>
      </w:pPr>
      <w:r>
        <w:rPr>
          <w:noProof/>
        </w:rPr>
        <w:t>I assume the secind % range is only considering the transcribed inserts (not all of the inserts).</w:t>
      </w:r>
    </w:p>
    <w:p w14:paraId="2866CC03" w14:textId="77777777" w:rsidR="007B3179" w:rsidRDefault="007B3179">
      <w:pPr>
        <w:pStyle w:val="CommentText"/>
      </w:pPr>
    </w:p>
    <w:p w14:paraId="4C736248" w14:textId="5C0A83AA" w:rsidR="007B3179" w:rsidRDefault="007B3179">
      <w:pPr>
        <w:pStyle w:val="CommentText"/>
      </w:pPr>
      <w:r>
        <w:t>Further, these numbers will need be updated when we finalise the set of inserts after the vetting.</w:t>
      </w:r>
    </w:p>
  </w:comment>
  <w:comment w:id="36" w:author="Microsoft Office User" w:date="2025-09-19T10:57:00Z" w:initials="MOU">
    <w:p w14:paraId="5D93A885" w14:textId="77777777" w:rsidR="007B3179" w:rsidRDefault="007B3179" w:rsidP="00505A81">
      <w:pPr>
        <w:pStyle w:val="CommentText"/>
      </w:pPr>
      <w:r>
        <w:rPr>
          <w:rStyle w:val="CommentReference"/>
        </w:rPr>
        <w:annotationRef/>
      </w:r>
      <w:r>
        <w:t>To update when we have a finalised set.</w:t>
      </w:r>
    </w:p>
  </w:comment>
  <w:comment w:id="37" w:author="Microsoft Office User" w:date="2025-09-19T11:12:00Z" w:initials="MOU">
    <w:p w14:paraId="0FB67FA2" w14:textId="56BC413E" w:rsidR="007B3179" w:rsidRDefault="007B3179">
      <w:pPr>
        <w:pStyle w:val="CommentText"/>
      </w:pPr>
      <w:r>
        <w:rPr>
          <w:rStyle w:val="CommentReference"/>
        </w:rPr>
        <w:annotationRef/>
      </w:r>
      <w:r>
        <w:t>I changed the order for some of these sentences so that we conclude paragraph with a summary of the most prominent result, but feel free to change it back if it jumps a bit too much between points.</w:t>
      </w:r>
    </w:p>
  </w:comment>
  <w:comment w:id="46" w:author="Microsoft Office User" w:date="2025-09-19T14:05:00Z" w:initials="MOU">
    <w:p w14:paraId="6E1DC1A8" w14:textId="0AE699B9" w:rsidR="00D933D5" w:rsidRDefault="00D933D5">
      <w:pPr>
        <w:pStyle w:val="CommentText"/>
      </w:pPr>
      <w:r>
        <w:rPr>
          <w:rStyle w:val="CommentReference"/>
        </w:rPr>
        <w:annotationRef/>
      </w:r>
      <w:r w:rsidR="009864DF">
        <w:t xml:space="preserve">A little wishy washy, but was trying to end the summary with a nice higher-level </w:t>
      </w:r>
      <w:r w:rsidR="00FF75DC">
        <w:t>result</w:t>
      </w:r>
      <w:r w:rsidR="009864DF">
        <w:t>.</w:t>
      </w:r>
      <w:r w:rsidR="004B402C">
        <w:t xml:space="preserve"> </w:t>
      </w:r>
    </w:p>
  </w:comment>
  <w:comment w:id="51" w:author="Microsoft Office User" w:date="2025-09-19T11:08:00Z" w:initials="MOU">
    <w:p w14:paraId="6C2FFF9D" w14:textId="41E3F799" w:rsidR="007B3179" w:rsidRDefault="007B3179">
      <w:pPr>
        <w:pStyle w:val="CommentText"/>
      </w:pPr>
      <w:r>
        <w:rPr>
          <w:rStyle w:val="CommentReference"/>
        </w:rPr>
        <w:annotationRef/>
      </w:r>
      <w:r>
        <w:t xml:space="preserve">We should consider not adding a percentage given that we are having trouble teasing apart ancestral inserts, and independent inserts that may have derived from the same </w:t>
      </w:r>
      <w:proofErr w:type="spellStart"/>
      <w:r>
        <w:t>Blattabacterium</w:t>
      </w:r>
      <w:proofErr w:type="spellEnd"/>
      <w:r>
        <w:t xml:space="preserve"> region (but still seemingly old).</w:t>
      </w:r>
    </w:p>
  </w:comment>
  <w:comment w:id="52" w:author="Nathan Lo" w:date="2025-09-01T13:22:00Z" w:initials="NL">
    <w:p w14:paraId="3F4D72DF" w14:textId="77777777" w:rsidR="007B3179" w:rsidRDefault="007B3179" w:rsidP="00590A1E">
      <w:r>
        <w:rPr>
          <w:rStyle w:val="CommentReference"/>
        </w:rPr>
        <w:annotationRef/>
      </w:r>
      <w:r>
        <w:rPr>
          <w:color w:val="000000"/>
          <w:sz w:val="20"/>
          <w:szCs w:val="20"/>
        </w:rPr>
        <w:t xml:space="preserve">I’m adding these subheadings as I can see recent Curr Biol reports do this. </w:t>
      </w:r>
    </w:p>
  </w:comment>
  <w:comment w:id="53" w:author="Microsoft Office User" w:date="2025-09-19T11:15:00Z" w:initials="MOU">
    <w:p w14:paraId="6342EC40" w14:textId="65C501A7" w:rsidR="007B3179" w:rsidRDefault="007B3179">
      <w:pPr>
        <w:pStyle w:val="CommentText"/>
      </w:pPr>
      <w:r>
        <w:rPr>
          <w:rStyle w:val="CommentReference"/>
        </w:rPr>
        <w:annotationRef/>
      </w:r>
      <w:r>
        <w:t>Sounds good.</w:t>
      </w:r>
    </w:p>
  </w:comment>
  <w:comment w:id="67" w:author="Nathan Lo" w:date="2025-08-29T09:21:00Z" w:initials="NL">
    <w:p w14:paraId="421CC069" w14:textId="583B2873" w:rsidR="007B3179" w:rsidRDefault="007B3179" w:rsidP="00590A1E">
      <w:r>
        <w:rPr>
          <w:rStyle w:val="CommentReference"/>
        </w:rPr>
        <w:annotationRef/>
      </w:r>
      <w:r>
        <w:rPr>
          <w:sz w:val="20"/>
          <w:szCs w:val="20"/>
        </w:rPr>
        <w:t>I think we should just describe the numbers that we get after the removal of those copies putatively arising from duplication or transposition. Makes it a bit easier to follow. This goes for all numbers in this paragraph. I’m assuming we use the 150 bp fragments, minimum 50 bp lengths numbers here?</w:t>
      </w:r>
    </w:p>
  </w:comment>
  <w:comment w:id="68" w:author="Microsoft Office User" w:date="2025-09-19T11:24:00Z" w:initials="MOU">
    <w:p w14:paraId="6C5DB8C5" w14:textId="77777777" w:rsidR="007B3179" w:rsidRDefault="007B3179">
      <w:pPr>
        <w:pStyle w:val="CommentText"/>
      </w:pPr>
      <w:r>
        <w:rPr>
          <w:rStyle w:val="CommentReference"/>
        </w:rPr>
        <w:annotationRef/>
      </w:r>
      <w:r>
        <w:t xml:space="preserve">Yeah this is using the default parameters (150 </w:t>
      </w:r>
      <w:proofErr w:type="spellStart"/>
      <w:r>
        <w:t>bp</w:t>
      </w:r>
      <w:proofErr w:type="spellEnd"/>
      <w:r>
        <w:t xml:space="preserve"> chunks and minimum length of 50 </w:t>
      </w:r>
      <w:proofErr w:type="spellStart"/>
      <w:r>
        <w:t>bp</w:t>
      </w:r>
      <w:proofErr w:type="spellEnd"/>
      <w:r>
        <w:t>).</w:t>
      </w:r>
    </w:p>
    <w:p w14:paraId="561613C4" w14:textId="77777777" w:rsidR="007B3179" w:rsidRDefault="007B3179">
      <w:pPr>
        <w:pStyle w:val="CommentText"/>
      </w:pPr>
    </w:p>
    <w:p w14:paraId="006ABC07" w14:textId="5983BE4D" w:rsidR="007B3179" w:rsidRDefault="007B3179">
      <w:pPr>
        <w:pStyle w:val="CommentText"/>
      </w:pPr>
      <w:r>
        <w:t xml:space="preserve">If we are only talking about the insert set after the removal of those copies putatively arising from duplication or transposition (which might actually also include inserts deriving from the same </w:t>
      </w:r>
      <w:proofErr w:type="spellStart"/>
      <w:r>
        <w:t>Blattabacterium</w:t>
      </w:r>
      <w:proofErr w:type="spellEnd"/>
      <w:r>
        <w:t xml:space="preserve"> regions)</w:t>
      </w:r>
    </w:p>
  </w:comment>
  <w:comment w:id="73" w:author="Maxim Warwick Dus Adams" w:date="2025-09-05T11:28:00Z" w:initials="MA">
    <w:p w14:paraId="4D23DFA4" w14:textId="77777777" w:rsidR="007B3179" w:rsidRDefault="007B3179" w:rsidP="00EE0D9A">
      <w:r>
        <w:rPr>
          <w:rStyle w:val="CommentReference"/>
        </w:rPr>
        <w:annotationRef/>
      </w:r>
      <w:r>
        <w:rPr>
          <w:sz w:val="20"/>
          <w:szCs w:val="20"/>
        </w:rPr>
        <w:t xml:space="preserve">Here is a google spreadsheet I made with all the relevant stats: </w:t>
      </w:r>
      <w:hyperlink r:id="rId1" w:history="1">
        <w:r w:rsidRPr="000420D8">
          <w:rPr>
            <w:rStyle w:val="Hyperlink"/>
            <w:sz w:val="20"/>
            <w:szCs w:val="20"/>
          </w:rPr>
          <w:t>https://docs.google.com/spreadsheets/d/1IsFAHKPPHr5AI51p56CNGRH5QO95eomhmtoVaF--8TE/edit?usp=sharing</w:t>
        </w:r>
      </w:hyperlink>
    </w:p>
  </w:comment>
  <w:comment w:id="85" w:author="Microsoft Office User" w:date="2025-09-19T11:35:00Z" w:initials="MOU">
    <w:p w14:paraId="1EB45CF1" w14:textId="1CB05706" w:rsidR="007B3179" w:rsidRDefault="007B3179">
      <w:pPr>
        <w:pStyle w:val="CommentText"/>
      </w:pPr>
      <w:r>
        <w:rPr>
          <w:rStyle w:val="CommentReference"/>
        </w:rPr>
        <w:annotationRef/>
      </w:r>
      <w:r>
        <w:t xml:space="preserve">Maybe we can add a Table in the </w:t>
      </w:r>
      <w:proofErr w:type="spellStart"/>
      <w:r>
        <w:t>supp</w:t>
      </w:r>
      <w:proofErr w:type="spellEnd"/>
      <w:r>
        <w:t xml:space="preserve"> data with genome statistics.</w:t>
      </w:r>
    </w:p>
  </w:comment>
  <w:comment w:id="88" w:author="Microsoft Office User" w:date="2025-09-19T11:45:00Z" w:initials="MOU">
    <w:p w14:paraId="5952885C" w14:textId="7DA0B9AC" w:rsidR="007B3179" w:rsidRDefault="007B3179">
      <w:pPr>
        <w:pStyle w:val="CommentText"/>
      </w:pPr>
      <w:r>
        <w:rPr>
          <w:rStyle w:val="CommentReference"/>
        </w:rPr>
        <w:annotationRef/>
      </w:r>
      <w:r>
        <w:t xml:space="preserve">I assume this is </w:t>
      </w:r>
      <w:proofErr w:type="spellStart"/>
      <w:r>
        <w:t>Zhuzhi’s</w:t>
      </w:r>
      <w:proofErr w:type="spellEnd"/>
      <w:r>
        <w:t xml:space="preserve"> analysis? Maybe I’m </w:t>
      </w:r>
      <w:proofErr w:type="spellStart"/>
      <w:r>
        <w:t>misterpretting</w:t>
      </w:r>
      <w:proofErr w:type="spellEnd"/>
      <w:r>
        <w:t xml:space="preserve"> his results. Surely there are load of long reads with no inserts in it, as they aren’t in a region with inserts – but this doesn’t really matter or help us validate that they are real.</w:t>
      </w:r>
    </w:p>
    <w:p w14:paraId="5E33FBDF" w14:textId="77777777" w:rsidR="007B3179" w:rsidRDefault="007B3179">
      <w:pPr>
        <w:pStyle w:val="CommentText"/>
      </w:pPr>
      <w:r>
        <w:t>Maybe we can say something like:</w:t>
      </w:r>
    </w:p>
    <w:p w14:paraId="12E2DCD3" w14:textId="77777777" w:rsidR="007B3179" w:rsidRDefault="007B3179">
      <w:pPr>
        <w:pStyle w:val="CommentText"/>
        <w:rPr>
          <w:noProof/>
        </w:rPr>
      </w:pPr>
      <w:r>
        <w:t xml:space="preserve">“Most inserts (#%) were found within long reads, flanked either side by cockroach host sequence (Figure 1). Further, the long-read sequencing depth of these insert regions was typically &gt;#, indicating that the </w:t>
      </w:r>
      <w:proofErr w:type="spellStart"/>
      <w:r>
        <w:t>Blattabacterium</w:t>
      </w:r>
      <w:proofErr w:type="spellEnd"/>
      <w:r>
        <w:t xml:space="preserve"> and cockroach flanking DNA was not a result of artefactual chimeric</w:t>
      </w:r>
      <w:r>
        <w:rPr>
          <w:noProof/>
        </w:rPr>
        <w:t xml:space="preserve"> reads."</w:t>
      </w:r>
    </w:p>
    <w:p w14:paraId="5FF5D4D3" w14:textId="77777777" w:rsidR="007B3179" w:rsidRDefault="007B3179">
      <w:pPr>
        <w:pStyle w:val="CommentText"/>
        <w:rPr>
          <w:noProof/>
        </w:rPr>
      </w:pPr>
    </w:p>
    <w:p w14:paraId="1E4F7F44" w14:textId="5E661ADA" w:rsidR="007B3179" w:rsidRDefault="007B3179">
      <w:pPr>
        <w:pStyle w:val="CommentText"/>
      </w:pPr>
      <w:r>
        <w:rPr>
          <w:noProof/>
        </w:rPr>
        <w:t xml:space="preserve">I've added the second sentence as chimeric reads are a big problem with ONT sequencing. But given that we have multiple long reads of varying length alinging to the same spot, t can't be just random DNA fragemtns being sequenced as chimeric reads (i.e. they fly through the pore one after the other). </w:t>
      </w:r>
    </w:p>
  </w:comment>
  <w:comment w:id="89" w:author="Microsoft Office User" w:date="2025-09-19T11:58:00Z" w:initials="MOU">
    <w:p w14:paraId="60D3F8D3" w14:textId="7108712D" w:rsidR="007B3179" w:rsidRDefault="007B3179">
      <w:pPr>
        <w:pStyle w:val="CommentText"/>
      </w:pPr>
      <w:r>
        <w:rPr>
          <w:rStyle w:val="CommentReference"/>
        </w:rPr>
        <w:annotationRef/>
      </w:r>
      <w:r>
        <w:t xml:space="preserve">Deleted manual as the </w:t>
      </w:r>
      <w:proofErr w:type="spellStart"/>
      <w:r>
        <w:t>Blattacterium</w:t>
      </w:r>
      <w:proofErr w:type="spellEnd"/>
      <w:r>
        <w:t xml:space="preserve"> vs ‘other bacteria’ was automated (though with some manual inspection afterwards). We can obviously spell this out in the </w:t>
      </w:r>
      <w:proofErr w:type="spellStart"/>
      <w:r>
        <w:t>supp</w:t>
      </w:r>
      <w:proofErr w:type="spellEnd"/>
      <w:r>
        <w:t xml:space="preserve"> data). </w:t>
      </w:r>
    </w:p>
  </w:comment>
  <w:comment w:id="91" w:author="Microsoft Office User" w:date="2025-09-19T12:01:00Z" w:initials="MOU">
    <w:p w14:paraId="719411B1" w14:textId="7A6F7BDE" w:rsidR="007B3179" w:rsidRDefault="007B3179">
      <w:pPr>
        <w:pStyle w:val="CommentText"/>
      </w:pPr>
      <w:r>
        <w:rPr>
          <w:rStyle w:val="CommentReference"/>
        </w:rPr>
        <w:annotationRef/>
      </w:r>
      <w:r>
        <w:t xml:space="preserve">This point isn’t completely clear to me. As in they are sequences of the </w:t>
      </w:r>
      <w:proofErr w:type="spellStart"/>
      <w:r>
        <w:t>Blattabacterium</w:t>
      </w:r>
      <w:proofErr w:type="spellEnd"/>
      <w:r>
        <w:t xml:space="preserve"> genome, and not inserts? If so, this is the first filtering step of the pipeline – i.e. if the insert is &gt;20% of the ‘cockroach’ contig length then it is excluded. It’s not based on BLAST results and was carried out first, so should probably go in the previous sentence.</w:t>
      </w:r>
    </w:p>
  </w:comment>
  <w:comment w:id="92" w:author="Maxim Warwick Dus Adams" w:date="2025-09-05T10:05:00Z" w:initials="MA">
    <w:p w14:paraId="63743DAF" w14:textId="44DE89AD" w:rsidR="007B3179" w:rsidRDefault="007B3179" w:rsidP="0014523A">
      <w:r>
        <w:rPr>
          <w:rStyle w:val="CommentReference"/>
        </w:rPr>
        <w:annotationRef/>
      </w:r>
      <w:r>
        <w:rPr>
          <w:sz w:val="20"/>
          <w:szCs w:val="20"/>
        </w:rPr>
        <w:t>Is this different to 2</w:t>
      </w:r>
      <w:proofErr w:type="gramStart"/>
      <w:r>
        <w:rPr>
          <w:sz w:val="20"/>
          <w:szCs w:val="20"/>
        </w:rPr>
        <w:t>) ?</w:t>
      </w:r>
      <w:proofErr w:type="gramEnd"/>
    </w:p>
  </w:comment>
  <w:comment w:id="93" w:author="Nathan Lo" w:date="2025-09-08T08:14:00Z" w:initials="NL">
    <w:p w14:paraId="0B410BAA" w14:textId="77777777" w:rsidR="007B3179" w:rsidRDefault="007B3179" w:rsidP="007B3179">
      <w:r>
        <w:rPr>
          <w:rStyle w:val="CommentReference"/>
        </w:rPr>
        <w:annotationRef/>
      </w:r>
      <w:r>
        <w:rPr>
          <w:color w:val="000000"/>
          <w:sz w:val="20"/>
          <w:szCs w:val="20"/>
        </w:rPr>
        <w:t>They are pretty similar. For 3 we are worried about combinations of reads between Blattabacterium and host sequence. For example, if a short true Blattabacterium sequence were to get assembled with a short sequence comprising a true host sequence HGT derived the same region of the Blattabacterium genome</w:t>
      </w:r>
    </w:p>
  </w:comment>
  <w:comment w:id="94" w:author="Microsoft Office User" w:date="2025-09-19T12:07:00Z" w:initials="MOU">
    <w:p w14:paraId="760C4F60" w14:textId="2C24B487" w:rsidR="007B3179" w:rsidRDefault="007B3179">
      <w:pPr>
        <w:pStyle w:val="CommentText"/>
      </w:pPr>
      <w:r>
        <w:rPr>
          <w:rStyle w:val="CommentReference"/>
        </w:rPr>
        <w:annotationRef/>
      </w:r>
      <w:r>
        <w:t>Leo to confirm and possible add a p-value.</w:t>
      </w:r>
    </w:p>
  </w:comment>
  <w:comment w:id="95" w:author="Microsoft Office User" w:date="2025-09-19T12:08:00Z" w:initials="MOU">
    <w:p w14:paraId="1F88A53C" w14:textId="77777777" w:rsidR="007B3179" w:rsidRDefault="007B3179">
      <w:pPr>
        <w:pStyle w:val="CommentText"/>
      </w:pPr>
      <w:r>
        <w:rPr>
          <w:rStyle w:val="CommentReference"/>
        </w:rPr>
        <w:annotationRef/>
      </w:r>
      <w:r>
        <w:t>I’ve deleted this here:</w:t>
      </w:r>
    </w:p>
    <w:p w14:paraId="490A80A1" w14:textId="77777777" w:rsidR="007B3179" w:rsidRDefault="007B3179">
      <w:pPr>
        <w:pStyle w:val="CommentText"/>
        <w:rPr>
          <w:rFonts w:asciiTheme="majorHAnsi" w:hAnsiTheme="majorHAnsi" w:cs="Arial"/>
          <w:noProof/>
          <w:color w:val="000000" w:themeColor="text1"/>
        </w:rPr>
      </w:pPr>
      <w:r>
        <w:rPr>
          <w:noProof/>
        </w:rPr>
        <w:t>"</w:t>
      </w:r>
      <w:r w:rsidRPr="008701D8">
        <w:rPr>
          <w:rFonts w:asciiTheme="majorHAnsi" w:hAnsiTheme="majorHAnsi" w:cs="Arial"/>
          <w:color w:val="000000" w:themeColor="text1"/>
        </w:rPr>
        <w:t xml:space="preserve"> </w:t>
      </w:r>
      <w:r w:rsidRPr="004E326D">
        <w:rPr>
          <w:rFonts w:asciiTheme="majorHAnsi" w:hAnsiTheme="majorHAnsi" w:cs="Arial"/>
          <w:color w:val="000000" w:themeColor="text1"/>
        </w:rPr>
        <w:t xml:space="preserve">Mean distance between inserts in these species was </w:t>
      </w:r>
      <w:r w:rsidRPr="004E326D">
        <w:rPr>
          <w:rFonts w:asciiTheme="majorHAnsi" w:hAnsiTheme="majorHAnsi" w:cs="Arial"/>
          <w:color w:val="FF0000"/>
        </w:rPr>
        <w:t>X</w:t>
      </w:r>
      <w:r w:rsidRPr="004E326D">
        <w:rPr>
          <w:rFonts w:asciiTheme="majorHAnsi" w:hAnsiTheme="majorHAnsi" w:cs="Arial"/>
          <w:color w:val="000000" w:themeColor="text1"/>
        </w:rPr>
        <w:t xml:space="preserve"> </w:t>
      </w:r>
      <w:proofErr w:type="spellStart"/>
      <w:r w:rsidRPr="004E326D">
        <w:rPr>
          <w:rFonts w:asciiTheme="majorHAnsi" w:hAnsiTheme="majorHAnsi" w:cs="Arial"/>
          <w:color w:val="000000" w:themeColor="text1"/>
        </w:rPr>
        <w:t>kbp</w:t>
      </w:r>
      <w:proofErr w:type="spellEnd"/>
      <w:r w:rsidRPr="004E326D">
        <w:rPr>
          <w:rFonts w:asciiTheme="majorHAnsi" w:hAnsiTheme="majorHAnsi" w:cs="Arial"/>
          <w:color w:val="000000" w:themeColor="text1"/>
        </w:rPr>
        <w:t>.</w:t>
      </w:r>
      <w:r>
        <w:rPr>
          <w:rFonts w:asciiTheme="majorHAnsi" w:hAnsiTheme="majorHAnsi" w:cs="Arial"/>
          <w:noProof/>
          <w:color w:val="000000" w:themeColor="text1"/>
        </w:rPr>
        <w:t>"</w:t>
      </w:r>
    </w:p>
    <w:p w14:paraId="3CE85380" w14:textId="3B0B79B9" w:rsidR="007B3179" w:rsidRDefault="007B3179">
      <w:pPr>
        <w:pStyle w:val="CommentText"/>
      </w:pPr>
      <w:r>
        <w:rPr>
          <w:noProof/>
        </w:rPr>
        <w:t>It doesn't realy add much and there are other factors that will effect this (e.g. genome fragmentation)</w:t>
      </w:r>
    </w:p>
  </w:comment>
  <w:comment w:id="97" w:author="Nathan Lo" w:date="2025-09-11T13:34:00Z" w:initials="NL">
    <w:p w14:paraId="68284E70" w14:textId="77777777" w:rsidR="007B3179" w:rsidRDefault="007B3179" w:rsidP="007B3179">
      <w:r>
        <w:rPr>
          <w:rStyle w:val="CommentReference"/>
        </w:rPr>
        <w:annotationRef/>
      </w:r>
      <w:r>
        <w:rPr>
          <w:color w:val="000000"/>
          <w:sz w:val="20"/>
          <w:szCs w:val="20"/>
        </w:rPr>
        <w:t>I’m not sure if Kyle or Maxim has these figures?</w:t>
      </w:r>
    </w:p>
  </w:comment>
  <w:comment w:id="98" w:author="Microsoft Office User" w:date="2025-09-19T12:12:00Z" w:initials="MOU">
    <w:p w14:paraId="688AD477" w14:textId="5FF289F5" w:rsidR="007B3179" w:rsidRDefault="007B3179">
      <w:pPr>
        <w:pStyle w:val="CommentText"/>
      </w:pPr>
      <w:r>
        <w:rPr>
          <w:rStyle w:val="CommentReference"/>
        </w:rPr>
        <w:annotationRef/>
      </w:r>
      <w:r>
        <w:t>Maxim did the genic vs intergenic analysis, but this (and a lot of other analyses) will need to be repeated after the manual curation.</w:t>
      </w:r>
    </w:p>
  </w:comment>
  <w:comment w:id="101" w:author="Microsoft Office User" w:date="2025-09-19T12:10:00Z" w:initials="MOU">
    <w:p w14:paraId="0241FB2B" w14:textId="106B8E88" w:rsidR="007B3179" w:rsidRDefault="007B3179">
      <w:pPr>
        <w:pStyle w:val="CommentText"/>
      </w:pPr>
      <w:r>
        <w:rPr>
          <w:rStyle w:val="CommentReference"/>
        </w:rPr>
        <w:annotationRef/>
      </w:r>
      <w:r>
        <w:t xml:space="preserve">We might not need this. But if we do keep </w:t>
      </w:r>
      <w:r>
        <w:rPr>
          <w:noProof/>
        </w:rPr>
        <w:t>it, and they are significanlty different, we would probbaly want to expand on this..</w:t>
      </w:r>
    </w:p>
  </w:comment>
  <w:comment w:id="107" w:author="Microsoft Office User" w:date="2025-09-19T13:28:00Z" w:initials="MOU">
    <w:p w14:paraId="3F3B3429" w14:textId="7D9E7808" w:rsidR="007B3179" w:rsidRDefault="007B3179">
      <w:pPr>
        <w:pStyle w:val="CommentText"/>
      </w:pPr>
      <w:r>
        <w:rPr>
          <w:rStyle w:val="CommentReference"/>
        </w:rPr>
        <w:annotationRef/>
      </w:r>
      <w:r>
        <w:t>Need to update this after vetting the sequences.</w:t>
      </w:r>
    </w:p>
  </w:comment>
  <w:comment w:id="124" w:author="Microsoft Office User" w:date="2025-09-19T13:48:00Z" w:initials="MOU">
    <w:p w14:paraId="76FF6A3D" w14:textId="34AF887F" w:rsidR="007B3179" w:rsidRDefault="007B3179">
      <w:pPr>
        <w:pStyle w:val="CommentText"/>
      </w:pPr>
      <w:r>
        <w:rPr>
          <w:rStyle w:val="CommentReference"/>
        </w:rPr>
        <w:annotationRef/>
      </w:r>
      <w:r>
        <w:t xml:space="preserve">Have all inserts that are putatively ancestral to P. Americana/B. </w:t>
      </w:r>
      <w:proofErr w:type="spellStart"/>
      <w:r>
        <w:t>germanica</w:t>
      </w:r>
      <w:proofErr w:type="spellEnd"/>
      <w:r>
        <w:t xml:space="preserve"> and </w:t>
      </w:r>
      <w:proofErr w:type="spellStart"/>
      <w:r>
        <w:t>Blaberidae</w:t>
      </w:r>
      <w:proofErr w:type="spellEnd"/>
      <w:r>
        <w:t xml:space="preserve"> been excluded?</w:t>
      </w:r>
    </w:p>
  </w:comment>
  <w:comment w:id="125" w:author="Nathan Lo" w:date="2025-09-11T13:35:00Z" w:initials="NL">
    <w:p w14:paraId="1BCE38EC" w14:textId="77777777" w:rsidR="007B3179" w:rsidRDefault="007B3179" w:rsidP="007B3179">
      <w:r>
        <w:rPr>
          <w:rStyle w:val="CommentReference"/>
        </w:rPr>
        <w:annotationRef/>
      </w:r>
      <w:proofErr w:type="spellStart"/>
      <w:r>
        <w:rPr>
          <w:color w:val="000000"/>
          <w:sz w:val="20"/>
          <w:szCs w:val="20"/>
        </w:rPr>
        <w:t>Zhuzhi</w:t>
      </w:r>
      <w:proofErr w:type="spellEnd"/>
      <w:r>
        <w:rPr>
          <w:color w:val="000000"/>
          <w:sz w:val="20"/>
          <w:szCs w:val="20"/>
        </w:rPr>
        <w:t xml:space="preserve"> to add</w:t>
      </w:r>
    </w:p>
  </w:comment>
  <w:comment w:id="126" w:author="Microsoft Office User" w:date="2025-09-19T13:51:00Z" w:initials="MOU">
    <w:p w14:paraId="5AADE030" w14:textId="3E0730F0" w:rsidR="00FD18BA" w:rsidRDefault="00FD18BA">
      <w:pPr>
        <w:pStyle w:val="CommentText"/>
      </w:pPr>
      <w:r>
        <w:rPr>
          <w:rStyle w:val="CommentReference"/>
        </w:rPr>
        <w:annotationRef/>
      </w:r>
      <w:r>
        <w:t xml:space="preserve">Happy to leave as is, but this intra- vs inter-genic comparison is obviously different to the comparison mentioned in the previous section (which was based on annotations rather than </w:t>
      </w:r>
      <w:proofErr w:type="spellStart"/>
      <w:r>
        <w:t>RNAseq</w:t>
      </w:r>
      <w:proofErr w:type="spellEnd"/>
      <w:r>
        <w:t xml:space="preserve"> analysis) which might confuse the reviewer/reader.</w:t>
      </w:r>
    </w:p>
  </w:comment>
  <w:comment w:id="127" w:author="Nathan Lo" w:date="2025-09-08T13:27:00Z" w:initials="NL">
    <w:p w14:paraId="17D9EC1B" w14:textId="5F9A8EE0" w:rsidR="007B3179" w:rsidRDefault="007B3179" w:rsidP="007B3179">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128" w:author="Nathan Lo" w:date="2025-09-08T13:25:00Z" w:initials="NL">
    <w:p w14:paraId="22E72957" w14:textId="1B0B17D1" w:rsidR="007B3179" w:rsidRDefault="007B3179" w:rsidP="007B3179">
      <w:r>
        <w:rPr>
          <w:rStyle w:val="CommentReference"/>
        </w:rPr>
        <w:annotationRef/>
      </w:r>
      <w:r>
        <w:rPr>
          <w:color w:val="000000"/>
          <w:sz w:val="20"/>
          <w:szCs w:val="20"/>
        </w:rPr>
        <w:t>The way this was done:</w:t>
      </w:r>
    </w:p>
    <w:p w14:paraId="7C119C61" w14:textId="77777777" w:rsidR="007B3179" w:rsidRDefault="007B3179" w:rsidP="007B3179">
      <w:r>
        <w:rPr>
          <w:color w:val="000000"/>
          <w:sz w:val="20"/>
          <w:szCs w:val="20"/>
        </w:rPr>
        <w:t xml:space="preserve">1. Compared position of hgt (the exact Blattabacterium part) with the known locations of exons. Then take the hgts known to be exonic then map them against assembled RNA transcripts (we are not sure they are actually mRNAs because we haven’t confirmed polyA). </w:t>
      </w:r>
    </w:p>
  </w:comment>
  <w:comment w:id="129" w:author="Maxim Warwick Dus Adams" w:date="2025-09-05T13:43:00Z" w:initials="MA">
    <w:p w14:paraId="6C6C7483" w14:textId="6FEAD264" w:rsidR="007B3179" w:rsidRDefault="007B3179" w:rsidP="0020348C">
      <w:r>
        <w:rPr>
          <w:rStyle w:val="CommentReference"/>
        </w:rPr>
        <w:annotationRef/>
      </w:r>
      <w:r>
        <w:rPr>
          <w:sz w:val="20"/>
          <w:szCs w:val="20"/>
        </w:rPr>
        <w:t>I believe there are more chimeras than this – if you could send me the updated lists I will blast all of them</w:t>
      </w:r>
    </w:p>
  </w:comment>
  <w:comment w:id="131" w:author="Microsoft Office User" w:date="2025-09-03T20:30:00Z" w:initials="MOU">
    <w:p w14:paraId="521F6C3D" w14:textId="2BD3AC55" w:rsidR="007B3179" w:rsidRDefault="007B3179">
      <w:pPr>
        <w:pStyle w:val="CommentText"/>
      </w:pPr>
      <w:r>
        <w:rPr>
          <w:rStyle w:val="CommentReference"/>
        </w:rPr>
        <w:annotationRef/>
      </w:r>
      <w:r w:rsidRPr="00231C8E">
        <w:t>https://www.science.org/doi/10.1126/sciadv.abg4216</w:t>
      </w:r>
    </w:p>
  </w:comment>
  <w:comment w:id="134" w:author="Microsoft Office User" w:date="2025-09-19T13:58:00Z" w:initials="MOU">
    <w:p w14:paraId="16612150" w14:textId="0AA2CADF" w:rsidR="00832D4E" w:rsidRDefault="00832D4E">
      <w:pPr>
        <w:pStyle w:val="CommentText"/>
      </w:pPr>
      <w:r>
        <w:rPr>
          <w:rStyle w:val="CommentReference"/>
        </w:rPr>
        <w:annotationRef/>
      </w:r>
      <w:r>
        <w:t>Can probably remove this.</w:t>
      </w:r>
    </w:p>
  </w:comment>
  <w:comment w:id="138" w:author="Maxim Warwick Dus Adams" w:date="2025-09-05T10:40:00Z" w:initials="MA">
    <w:p w14:paraId="556128B8" w14:textId="770256AE" w:rsidR="007B3179" w:rsidRDefault="007B3179" w:rsidP="00487C1A">
      <w:r>
        <w:rPr>
          <w:rStyle w:val="CommentReference"/>
        </w:rPr>
        <w:annotationRef/>
      </w:r>
      <w:r>
        <w:rPr>
          <w:sz w:val="20"/>
          <w:szCs w:val="20"/>
        </w:rPr>
        <w:t xml:space="preserve">I think this is an interesting point because elsewhere there are arguments that </w:t>
      </w:r>
      <w:r>
        <w:rPr>
          <w:i/>
          <w:iCs/>
          <w:sz w:val="20"/>
          <w:szCs w:val="20"/>
        </w:rPr>
        <w:t>Blattabacterium</w:t>
      </w:r>
      <w:r>
        <w:rPr>
          <w:sz w:val="20"/>
          <w:szCs w:val="20"/>
        </w:rPr>
        <w:t xml:space="preserve"> should be relatively under-represented in HGT compared to other symbionts because it lacks a lot of TEs and therefore mechanisms to "jump" genes. In some ways we see this because we don't find any (?) functional PCGs of bacterial origin. But maybe we can tease out that this close DNA contact during oogenesis would encourage the amalgamation of bacterial DNA fragments specifically</w:t>
      </w:r>
    </w:p>
  </w:comment>
  <w:comment w:id="140" w:author="Microsoft Office User" w:date="2025-09-03T15:01:00Z" w:initials="MOU">
    <w:p w14:paraId="04A5215C" w14:textId="77777777" w:rsidR="007B3179" w:rsidRDefault="007B3179" w:rsidP="00DB1164">
      <w:pPr>
        <w:pStyle w:val="CommentText"/>
      </w:pPr>
      <w:r>
        <w:rPr>
          <w:rStyle w:val="CommentReference"/>
        </w:rPr>
        <w:annotationRef/>
      </w:r>
      <w:r w:rsidRPr="004D3182">
        <w:rPr>
          <w:rFonts w:asciiTheme="majorHAnsi" w:hAnsiTheme="majorHAnsi"/>
        </w:rPr>
        <w:t>https://www.biorxiv.org/content/10.1101/2025.03.16.643567v1.full</w:t>
      </w:r>
    </w:p>
  </w:comment>
  <w:comment w:id="141" w:author="Microsoft Office User" w:date="2025-09-19T14:01:00Z" w:initials="MOU">
    <w:p w14:paraId="190DB90A" w14:textId="0CAD4B6E" w:rsidR="00832D4E" w:rsidRDefault="00832D4E">
      <w:pPr>
        <w:pStyle w:val="CommentText"/>
      </w:pPr>
      <w:r>
        <w:rPr>
          <w:rStyle w:val="CommentReference"/>
        </w:rPr>
        <w:annotationRef/>
      </w:r>
      <w:r>
        <w:t xml:space="preserve">I have a feeling that the reviewers will ask us to look in these genomes as well </w:t>
      </w:r>
      <w:r>
        <w:sym w:font="Wingdings" w:char="F04C"/>
      </w:r>
    </w:p>
  </w:comment>
  <w:comment w:id="142" w:author="Microsoft Office User" w:date="2025-09-03T15:01:00Z" w:initials="MOU">
    <w:p w14:paraId="7E546874" w14:textId="77777777" w:rsidR="007B3179" w:rsidRDefault="007B3179" w:rsidP="00DB1164">
      <w:pPr>
        <w:pStyle w:val="CommentText"/>
      </w:pPr>
      <w:r>
        <w:rPr>
          <w:rStyle w:val="CommentReference"/>
        </w:rPr>
        <w:annotationRef/>
      </w:r>
      <w:r w:rsidRPr="004D3182">
        <w:rPr>
          <w:rFonts w:asciiTheme="majorHAnsi" w:hAnsiTheme="majorHAnsi"/>
        </w:rPr>
        <w:t>https://www.biorxiv.org/content/10.1101/2025.03.16.643567v1.full</w:t>
      </w:r>
    </w:p>
  </w:comment>
  <w:comment w:id="145" w:author="Microsoft Office User" w:date="2025-09-19T14:03:00Z" w:initials="MOU">
    <w:p w14:paraId="455DDCD4" w14:textId="3A493998" w:rsidR="00D933D5" w:rsidRDefault="00D933D5">
      <w:pPr>
        <w:pStyle w:val="CommentText"/>
      </w:pPr>
      <w:r>
        <w:rPr>
          <w:rStyle w:val="CommentReference"/>
        </w:rPr>
        <w:annotationRef/>
      </w:r>
      <w:r>
        <w:t xml:space="preserve">We haven’t mentioned any </w:t>
      </w:r>
      <w:proofErr w:type="spellStart"/>
      <w:r>
        <w:t>numt</w:t>
      </w:r>
      <w:proofErr w:type="spellEnd"/>
      <w:r>
        <w:t xml:space="preserve"> content before this. Perhaps we </w:t>
      </w:r>
      <w:r w:rsidR="00FE0F88">
        <w:t>should move 1-2 sentences form the paragraph below to the results/methods section at the start.</w:t>
      </w:r>
    </w:p>
  </w:comment>
  <w:comment w:id="146" w:author="Kyle Ewart" w:date="2024-12-02T10:23:00Z" w:initials="KE">
    <w:p w14:paraId="023F17AD" w14:textId="77777777" w:rsidR="007B3179" w:rsidRDefault="007B3179" w:rsidP="00C65133">
      <w:pPr>
        <w:pStyle w:val="CommentText"/>
      </w:pPr>
      <w:r>
        <w:rPr>
          <w:rStyle w:val="CommentReference"/>
        </w:rPr>
        <w:annotationRef/>
      </w:r>
      <w:r>
        <w:t>Is this correct?</w:t>
      </w:r>
    </w:p>
  </w:comment>
  <w:comment w:id="147" w:author="Nathan Lo" w:date="2024-12-10T08:36:00Z" w:initials="NL">
    <w:p w14:paraId="497BFC4C" w14:textId="77777777" w:rsidR="007B3179" w:rsidRDefault="007B3179" w:rsidP="00C65133">
      <w:pPr>
        <w:pStyle w:val="CommentText"/>
      </w:pPr>
      <w:r>
        <w:rPr>
          <w:rStyle w:val="CommentReference"/>
        </w:rPr>
        <w:annotationRef/>
      </w:r>
      <w:r>
        <w:t xml:space="preserve">To some degree yes, I think. It is not well understood, but is probably 1-2 years, as opposed to months in Periplaneta and Blattella. Termites have quite long gen times (5-10 years). </w:t>
      </w:r>
    </w:p>
  </w:comment>
  <w:comment w:id="148" w:author="Kyle Ewart" w:date="2025-06-09T14:05:00Z" w:initials="KE">
    <w:p w14:paraId="348ACF25" w14:textId="77777777" w:rsidR="007B3179" w:rsidRDefault="007B3179" w:rsidP="00C65133">
      <w:pPr>
        <w:pStyle w:val="CommentText"/>
      </w:pPr>
      <w:r>
        <w:rPr>
          <w:rStyle w:val="CommentReference"/>
        </w:rPr>
        <w:annotationRef/>
      </w:r>
      <w:r>
        <w:t xml:space="preserve">Should we remove this point then? Or just say that </w:t>
      </w:r>
      <w:r w:rsidRPr="00155F3A">
        <w:t>Panesthiinae</w:t>
      </w:r>
      <w:r>
        <w:t xml:space="preserve"> may have more interactions with Blattabacterium due to their ‘general biology’? </w:t>
      </w:r>
    </w:p>
  </w:comment>
  <w:comment w:id="149" w:author="Nathan Lo" w:date="2025-07-18T09:05:00Z" w:initials="NL">
    <w:p w14:paraId="4C399F9F" w14:textId="77777777" w:rsidR="007B3179" w:rsidRDefault="007B3179" w:rsidP="00C65133">
      <w:pPr>
        <w:pStyle w:val="CommentText"/>
      </w:pPr>
      <w:r>
        <w:rPr>
          <w:rStyle w:val="CommentReference"/>
        </w:rPr>
        <w:annotationRef/>
      </w:r>
      <w:r>
        <w:t xml:space="preserve">I think it is OK to leave it in. I’ll find out more about the generation times from Harley. </w:t>
      </w:r>
    </w:p>
  </w:comment>
  <w:comment w:id="150" w:author="Maxim Warwick Dus Adams" w:date="2025-07-18T10:17:00Z" w:initials="MA">
    <w:p w14:paraId="59AD8727" w14:textId="77777777" w:rsidR="007B3179" w:rsidRDefault="007B3179" w:rsidP="00C65133">
      <w:r>
        <w:rPr>
          <w:rStyle w:val="CommentReference"/>
        </w:rPr>
        <w:annotationRef/>
      </w:r>
      <w:r>
        <w:rPr>
          <w:sz w:val="20"/>
          <w:szCs w:val="20"/>
        </w:rPr>
        <w:t>Out of interest, my understanding is that HGT occurs at some point around oogenesis. It makes sense that a longer generation time would increase # HGT / generation, but I wonder if the inverse is that a faster generation time would lead to more interactions per unit time, such that the overall rate of HGT / absolute time is the same? I wonder if there is any published work about this</w:t>
      </w:r>
    </w:p>
  </w:comment>
  <w:comment w:id="151" w:author="Nathan Lo" w:date="2025-09-08T09:28:00Z" w:initials="NL">
    <w:p w14:paraId="45263FD0" w14:textId="77777777" w:rsidR="007B3179" w:rsidRDefault="007B3179" w:rsidP="007B3179">
      <w:r>
        <w:rPr>
          <w:rStyle w:val="CommentReference"/>
        </w:rPr>
        <w:annotationRef/>
      </w:r>
      <w:r>
        <w:rPr>
          <w:sz w:val="20"/>
          <w:szCs w:val="20"/>
        </w:rPr>
        <w:t xml:space="preserve">Yes, I thought the same thing. I will have to have a look at the literature on this. In any case, I’ve modified the wording along the lines of what you wrote. </w:t>
      </w:r>
    </w:p>
  </w:comment>
  <w:comment w:id="153" w:author="Nathan Lo" w:date="2025-09-08T10:36:00Z" w:initials="NL">
    <w:p w14:paraId="7EE71726" w14:textId="77777777" w:rsidR="007B3179" w:rsidRDefault="007B3179" w:rsidP="007B3179">
      <w:r>
        <w:rPr>
          <w:rStyle w:val="CommentReference"/>
        </w:rPr>
        <w:annotationRef/>
      </w:r>
      <w:r>
        <w:rPr>
          <w:color w:val="000000"/>
          <w:sz w:val="20"/>
          <w:szCs w:val="20"/>
        </w:rPr>
        <w:t>https://journals.asm.org/doi/10.1128/aem.01466-24</w:t>
      </w:r>
    </w:p>
  </w:comment>
  <w:comment w:id="154" w:author="Microsoft Office User" w:date="2025-09-19T14:14:00Z" w:initials="MOU">
    <w:p w14:paraId="364201EE" w14:textId="695B432E" w:rsidR="006E60FF" w:rsidRDefault="006E60FF">
      <w:pPr>
        <w:pStyle w:val="CommentText"/>
      </w:pPr>
      <w:r>
        <w:rPr>
          <w:rStyle w:val="CommentReference"/>
        </w:rPr>
        <w:annotationRef/>
      </w:r>
      <w:r>
        <w:t xml:space="preserve">I think we can drop this as we have inferred this by the relaxed selection hypothesis, but don’t really present hard data to show this (i.e. </w:t>
      </w:r>
      <w:r w:rsidR="00A849DB">
        <w:t>though obviously fleshed out a bit more in the next paragraph</w:t>
      </w:r>
      <w:r>
        <w:t>) – I don’t think we lose much by removing this.</w:t>
      </w:r>
    </w:p>
  </w:comment>
  <w:comment w:id="155" w:author="Microsoft Office User" w:date="2025-09-19T14:13:00Z" w:initials="MOU">
    <w:p w14:paraId="5A0A13DD" w14:textId="52484B85" w:rsidR="006E60FF" w:rsidRDefault="006E60FF">
      <w:pPr>
        <w:pStyle w:val="CommentText"/>
      </w:pPr>
      <w:r>
        <w:rPr>
          <w:rStyle w:val="CommentReference"/>
        </w:rPr>
        <w:annotationRef/>
      </w:r>
      <w:r>
        <w:t>I think we should move this higher in the manuscript.</w:t>
      </w:r>
    </w:p>
  </w:comment>
  <w:comment w:id="156" w:author="Microsoft Office User" w:date="2025-09-19T14:17:00Z" w:initials="MOU">
    <w:p w14:paraId="4908E873" w14:textId="3B26E406" w:rsidR="00A849DB" w:rsidRDefault="00A849DB">
      <w:pPr>
        <w:pStyle w:val="CommentText"/>
      </w:pPr>
      <w:r>
        <w:rPr>
          <w:rStyle w:val="CommentReference"/>
        </w:rPr>
        <w:annotationRef/>
      </w:r>
      <w:r>
        <w:t xml:space="preserve">Though we would need to double-check </w:t>
      </w:r>
      <w:proofErr w:type="gramStart"/>
      <w:r>
        <w:t>this..</w:t>
      </w:r>
      <w:proofErr w:type="gramEnd"/>
    </w:p>
  </w:comment>
  <w:comment w:id="159" w:author="Maxim Warwick Dus Adams" w:date="2025-09-05T10:54:00Z" w:initials="MA">
    <w:p w14:paraId="1425E953" w14:textId="77777777" w:rsidR="007B3179" w:rsidRDefault="007B3179" w:rsidP="002A59D1">
      <w:r>
        <w:rPr>
          <w:rStyle w:val="CommentReference"/>
        </w:rPr>
        <w:annotationRef/>
      </w:r>
      <w:r>
        <w:rPr>
          <w:sz w:val="20"/>
          <w:szCs w:val="20"/>
        </w:rPr>
        <w:t>This is a bit repetitive from the corresponding section of the results – might be worth synthesising more evidence of neutrality (ie: fragments are small, seem to disappear quite often following their ancestral emergence, don't appear to have any bias towards especially useful regions of Blattabacterium genome).</w:t>
      </w:r>
    </w:p>
  </w:comment>
  <w:comment w:id="160" w:author="Nathan Lo" w:date="2025-09-08T09:31:00Z" w:initials="NL">
    <w:p w14:paraId="682D3905" w14:textId="77777777" w:rsidR="007B3179" w:rsidRDefault="007B3179" w:rsidP="007B3179">
      <w:r>
        <w:rPr>
          <w:rStyle w:val="CommentReference"/>
        </w:rPr>
        <w:annotationRef/>
      </w:r>
      <w:r>
        <w:rPr>
          <w:sz w:val="20"/>
          <w:szCs w:val="20"/>
        </w:rPr>
        <w:t xml:space="preserve">Good point. Need to get the results of divergence and then work it out. </w:t>
      </w:r>
    </w:p>
  </w:comment>
  <w:comment w:id="161" w:author="Microsoft Office User" w:date="2025-09-03T20:22:00Z" w:initials="MOU">
    <w:p w14:paraId="0F0F4CFB" w14:textId="0D997929" w:rsidR="007B3179" w:rsidRDefault="007B3179">
      <w:pPr>
        <w:pStyle w:val="CommentText"/>
      </w:pPr>
      <w:r>
        <w:rPr>
          <w:rStyle w:val="CommentReference"/>
        </w:rPr>
        <w:annotationRef/>
      </w:r>
      <w:r w:rsidRPr="000F4191">
        <w:t>https://academic.oup.com/gbe/article/14/5/evac059/6572048</w:t>
      </w:r>
    </w:p>
  </w:comment>
  <w:comment w:id="162" w:author="Maxim Warwick Dus Adams" w:date="2025-09-05T11:03:00Z" w:initials="MA">
    <w:p w14:paraId="78994078" w14:textId="77777777" w:rsidR="007B3179" w:rsidRDefault="007B3179" w:rsidP="002A59D1">
      <w:r>
        <w:rPr>
          <w:rStyle w:val="CommentReference"/>
        </w:rPr>
        <w:annotationRef/>
      </w:r>
      <w:r>
        <w:rPr>
          <w:sz w:val="20"/>
          <w:szCs w:val="20"/>
        </w:rPr>
        <w:t>Is it getting too far into the weeds to speculate whether the formation of the chimeras happens while bacterial DNA is floating around in the cytoplasm (and these pieces are then inserted as a single unit into cockroach genome), versus whether separate pieces of bacterial DNA are opportunistically stitched together when a break in the cockroach genome emerges?</w:t>
      </w:r>
    </w:p>
  </w:comment>
  <w:comment w:id="163" w:author="Maxim Warwick Dus Adams" w:date="2025-09-05T11:04:00Z" w:initials="MA">
    <w:p w14:paraId="30992733" w14:textId="77777777" w:rsidR="007B3179" w:rsidRDefault="007B3179" w:rsidP="002A59D1">
      <w:r>
        <w:rPr>
          <w:rStyle w:val="CommentReference"/>
        </w:rPr>
        <w:annotationRef/>
      </w:r>
      <w:r>
        <w:rPr>
          <w:sz w:val="20"/>
          <w:szCs w:val="20"/>
        </w:rPr>
        <w:t>Probably :)</w:t>
      </w:r>
    </w:p>
  </w:comment>
  <w:comment w:id="164" w:author="Nathan Lo" w:date="2025-09-08T09:34:00Z" w:initials="NL">
    <w:p w14:paraId="69B24893" w14:textId="77777777" w:rsidR="007B3179" w:rsidRDefault="007B3179" w:rsidP="007B3179">
      <w:r>
        <w:rPr>
          <w:rStyle w:val="CommentReference"/>
        </w:rPr>
        <w:annotationRef/>
      </w:r>
      <w:r>
        <w:rPr>
          <w:color w:val="000000"/>
          <w:sz w:val="20"/>
          <w:szCs w:val="20"/>
        </w:rPr>
        <w:t>There is definitely a rabbit hole there that could be investigated. It’s interesting that Blattabacterium is in its own compartment in the cell, away from the nucleus, where replication is occurring. How does DNA from Blattabacterium end up in the nucleus and then stitched in? More reading required…</w:t>
      </w:r>
    </w:p>
  </w:comment>
  <w:comment w:id="165" w:author="Nathan Lo" w:date="2025-09-11T13:46:00Z" w:initials="NL">
    <w:p w14:paraId="15A20379" w14:textId="77777777" w:rsidR="007B3179" w:rsidRDefault="007B3179" w:rsidP="007B3179">
      <w:r>
        <w:rPr>
          <w:rStyle w:val="CommentReference"/>
        </w:rPr>
        <w:annotationRef/>
      </w:r>
      <w:r>
        <w:rPr>
          <w:color w:val="000000"/>
          <w:sz w:val="20"/>
          <w:szCs w:val="20"/>
        </w:rPr>
        <w:t>https://doi.org/10.1093/molbev/msr184</w:t>
      </w:r>
    </w:p>
  </w:comment>
  <w:comment w:id="166" w:author="Microsoft Office User" w:date="2025-09-03T16:52:00Z" w:initials="MOU">
    <w:p w14:paraId="3B7D18C5" w14:textId="4A96562B" w:rsidR="007B3179" w:rsidRDefault="007B3179" w:rsidP="001B5CDE">
      <w:pPr>
        <w:pStyle w:val="CommentText"/>
      </w:pPr>
      <w:r>
        <w:rPr>
          <w:rStyle w:val="CommentReference"/>
        </w:rPr>
        <w:annotationRef/>
      </w:r>
      <w:r w:rsidRPr="0087279F">
        <w:t>https://www.science.org/doi/10.1126/science.7682012</w:t>
      </w:r>
    </w:p>
  </w:comment>
  <w:comment w:id="167" w:author="Microsoft Office User" w:date="2025-09-03T17:28:00Z" w:initials="MOU">
    <w:p w14:paraId="492C0592" w14:textId="77777777" w:rsidR="007B3179" w:rsidRDefault="007B3179" w:rsidP="001B5CDE">
      <w:pPr>
        <w:pStyle w:val="NormalWeb"/>
        <w:ind w:left="180"/>
      </w:pPr>
      <w:r>
        <w:rPr>
          <w:rStyle w:val="CommentReference"/>
        </w:rPr>
        <w:annotationRef/>
      </w:r>
      <w:r w:rsidRPr="00590A1E">
        <w:rPr>
          <w:rFonts w:ascii="AdvPSA33E" w:hAnsi="AdvPSA33E"/>
          <w:sz w:val="14"/>
          <w:szCs w:val="14"/>
        </w:rPr>
        <w:t xml:space="preserve">DOI: 10.1534/genetics.108.091538 </w:t>
      </w:r>
    </w:p>
  </w:comment>
  <w:comment w:id="168" w:author="Maxim Warwick Dus Adams" w:date="2025-09-05T11:07:00Z" w:initials="MA">
    <w:p w14:paraId="19F588D0" w14:textId="77777777" w:rsidR="007B3179" w:rsidRDefault="007B3179" w:rsidP="007F79A9">
      <w:r>
        <w:rPr>
          <w:rStyle w:val="CommentReference"/>
        </w:rPr>
        <w:annotationRef/>
      </w:r>
      <w:r>
        <w:rPr>
          <w:sz w:val="20"/>
          <w:szCs w:val="20"/>
        </w:rPr>
        <w:t>How confident are we of this inference? Or is it that under a stochastic purging process it would be natural to expect a small proportion to persist. If I had a clearer grasp of the maths I'd envision something like a regression estimating the expected age distribution of inserts based on a balance of the insertion/purging rate, and then a test to see whether our age distribution conforms to this</w:t>
      </w:r>
    </w:p>
  </w:comment>
  <w:comment w:id="169" w:author="Nathan Lo" w:date="2025-09-08T10:43:00Z" w:initials="NL">
    <w:p w14:paraId="22A0E728" w14:textId="77777777" w:rsidR="007B3179" w:rsidRDefault="007B3179" w:rsidP="007B3179">
      <w:r>
        <w:rPr>
          <w:rStyle w:val="CommentReference"/>
        </w:rPr>
        <w:annotationRef/>
      </w:r>
      <w:r>
        <w:rPr>
          <w:color w:val="000000"/>
          <w:sz w:val="20"/>
          <w:szCs w:val="20"/>
        </w:rPr>
        <w:t xml:space="preserve">This sentence is actually a bit old, and perhaps based on our initial analyses that seemed to show some evidence for very old and conserved inserts. It actually seems now like the inserts are generally lacking in function, and not very well conserved among species, so this sentence will need to be modified. </w:t>
      </w:r>
    </w:p>
  </w:comment>
  <w:comment w:id="170" w:author="Microsoft Office User" w:date="2025-09-19T14:22:00Z" w:initials="MOU">
    <w:p w14:paraId="3195A41F" w14:textId="641EE887" w:rsidR="00B532A8" w:rsidRDefault="00B532A8">
      <w:pPr>
        <w:pStyle w:val="CommentText"/>
      </w:pPr>
      <w:r>
        <w:rPr>
          <w:rStyle w:val="CommentReference"/>
        </w:rPr>
        <w:annotationRef/>
      </w:r>
      <w:r>
        <w:t>I’ve added the potential options to be more explicit on this. I don’t think we know this yet, as the function is hard to get at – but good for a future research avenue.</w:t>
      </w:r>
    </w:p>
  </w:comment>
  <w:comment w:id="178" w:author="Microsoft Office User" w:date="2025-09-19T14:24:00Z" w:initials="MOU">
    <w:p w14:paraId="0ABE855A" w14:textId="44B99AE1" w:rsidR="00B532A8" w:rsidRDefault="00B532A8">
      <w:pPr>
        <w:pStyle w:val="CommentText"/>
      </w:pPr>
      <w:r>
        <w:rPr>
          <w:rStyle w:val="CommentReference"/>
        </w:rPr>
        <w:annotationRef/>
      </w:r>
      <w:r>
        <w:t>I’ve changed from ‘roles’ to ‘effects’, as they might ‘hinder’ functionality (if they are deleterious).</w:t>
      </w:r>
    </w:p>
  </w:comment>
  <w:comment w:id="181" w:author="Maxim Warwick Dus Adams" w:date="2025-07-18T10:19:00Z" w:initials="MA">
    <w:p w14:paraId="748384F7" w14:textId="392824D3" w:rsidR="007B3179" w:rsidRDefault="007B3179" w:rsidP="00033FD1">
      <w:r>
        <w:rPr>
          <w:rStyle w:val="CommentReference"/>
        </w:rPr>
        <w:annotationRef/>
      </w:r>
      <w:r>
        <w:rPr>
          <w:sz w:val="20"/>
          <w:szCs w:val="20"/>
        </w:rPr>
        <w:t>These choices seem very solid to me</w:t>
      </w:r>
    </w:p>
  </w:comment>
  <w:comment w:id="182" w:author="Maxim Warwick Dus Adams" w:date="2025-07-18T10:19:00Z" w:initials="MA">
    <w:p w14:paraId="46CB9953" w14:textId="77777777" w:rsidR="007B3179" w:rsidRDefault="007B3179" w:rsidP="00033FD1">
      <w:r>
        <w:rPr>
          <w:rStyle w:val="CommentReference"/>
        </w:rPr>
        <w:annotationRef/>
      </w:r>
      <w:r>
        <w:rPr>
          <w:sz w:val="20"/>
          <w:szCs w:val="20"/>
        </w:rPr>
        <w:t>If we wanted to style it up a little I'd be happy to do some scientific illustrations of panesthiine vs p. americana vs termites to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2854C9C" w15:done="0"/>
  <w15:commentEx w15:paraId="7198AFC1" w15:paraIdParent="32854C9C" w15:done="0"/>
  <w15:commentEx w15:paraId="731AB636" w15:done="0"/>
  <w15:commentEx w15:paraId="14D7DBEF" w15:done="0"/>
  <w15:commentEx w15:paraId="1A11F4A6" w15:done="0"/>
  <w15:commentEx w15:paraId="5A85C604" w15:done="0"/>
  <w15:commentEx w15:paraId="60C24ADE" w15:done="0"/>
  <w15:commentEx w15:paraId="22464EA8" w15:done="0"/>
  <w15:commentEx w15:paraId="4C736248" w15:done="0"/>
  <w15:commentEx w15:paraId="5D93A885" w15:done="0"/>
  <w15:commentEx w15:paraId="0FB67FA2" w15:done="0"/>
  <w15:commentEx w15:paraId="6E1DC1A8" w15:done="0"/>
  <w15:commentEx w15:paraId="6C2FFF9D" w15:done="0"/>
  <w15:commentEx w15:paraId="3F4D72DF" w15:done="0"/>
  <w15:commentEx w15:paraId="6342EC40" w15:paraIdParent="3F4D72DF" w15:done="0"/>
  <w15:commentEx w15:paraId="421CC069" w15:done="0"/>
  <w15:commentEx w15:paraId="006ABC07" w15:paraIdParent="421CC069" w15:done="0"/>
  <w15:commentEx w15:paraId="4D23DFA4" w15:done="0"/>
  <w15:commentEx w15:paraId="1EB45CF1" w15:done="0"/>
  <w15:commentEx w15:paraId="1E4F7F44" w15:done="0"/>
  <w15:commentEx w15:paraId="60D3F8D3" w15:done="0"/>
  <w15:commentEx w15:paraId="719411B1" w15:done="0"/>
  <w15:commentEx w15:paraId="63743DAF" w15:done="0"/>
  <w15:commentEx w15:paraId="0B410BAA" w15:paraIdParent="63743DAF" w15:done="0"/>
  <w15:commentEx w15:paraId="760C4F60" w15:done="0"/>
  <w15:commentEx w15:paraId="3CE85380" w15:done="0"/>
  <w15:commentEx w15:paraId="68284E70" w15:done="0"/>
  <w15:commentEx w15:paraId="688AD477" w15:paraIdParent="68284E70" w15:done="0"/>
  <w15:commentEx w15:paraId="0241FB2B" w15:done="0"/>
  <w15:commentEx w15:paraId="3F3B3429" w15:done="0"/>
  <w15:commentEx w15:paraId="76FF6A3D" w15:done="0"/>
  <w15:commentEx w15:paraId="1BCE38EC" w15:done="0"/>
  <w15:commentEx w15:paraId="5AADE030" w15:done="0"/>
  <w15:commentEx w15:paraId="17D9EC1B" w15:done="0"/>
  <w15:commentEx w15:paraId="7C119C61" w15:done="0"/>
  <w15:commentEx w15:paraId="6C6C7483" w15:done="0"/>
  <w15:commentEx w15:paraId="521F6C3D" w15:done="0"/>
  <w15:commentEx w15:paraId="16612150" w15:done="0"/>
  <w15:commentEx w15:paraId="556128B8" w15:done="0"/>
  <w15:commentEx w15:paraId="04A5215C" w15:done="0"/>
  <w15:commentEx w15:paraId="190DB90A" w15:done="0"/>
  <w15:commentEx w15:paraId="7E546874" w15:done="0"/>
  <w15:commentEx w15:paraId="455DDCD4" w15:done="0"/>
  <w15:commentEx w15:paraId="023F17AD" w15:done="0"/>
  <w15:commentEx w15:paraId="497BFC4C" w15:paraIdParent="023F17AD" w15:done="0"/>
  <w15:commentEx w15:paraId="348ACF25" w15:paraIdParent="023F17AD" w15:done="0"/>
  <w15:commentEx w15:paraId="4C399F9F" w15:paraIdParent="023F17AD" w15:done="0"/>
  <w15:commentEx w15:paraId="59AD8727" w15:paraIdParent="023F17AD" w15:done="0"/>
  <w15:commentEx w15:paraId="45263FD0" w15:paraIdParent="023F17AD" w15:done="0"/>
  <w15:commentEx w15:paraId="7EE71726" w15:done="0"/>
  <w15:commentEx w15:paraId="364201EE" w15:done="0"/>
  <w15:commentEx w15:paraId="5A0A13DD" w15:done="0"/>
  <w15:commentEx w15:paraId="4908E873" w15:done="0"/>
  <w15:commentEx w15:paraId="1425E953" w15:done="0"/>
  <w15:commentEx w15:paraId="682D3905" w15:paraIdParent="1425E953" w15:done="0"/>
  <w15:commentEx w15:paraId="0F0F4CFB" w15:done="0"/>
  <w15:commentEx w15:paraId="78994078" w15:done="0"/>
  <w15:commentEx w15:paraId="30992733" w15:paraIdParent="78994078" w15:done="0"/>
  <w15:commentEx w15:paraId="69B24893" w15:paraIdParent="78994078" w15:done="0"/>
  <w15:commentEx w15:paraId="15A20379" w15:done="0"/>
  <w15:commentEx w15:paraId="3B7D18C5" w15:done="0"/>
  <w15:commentEx w15:paraId="492C0592" w15:done="0"/>
  <w15:commentEx w15:paraId="19F588D0" w15:done="0"/>
  <w15:commentEx w15:paraId="22A0E728" w15:paraIdParent="19F588D0" w15:done="0"/>
  <w15:commentEx w15:paraId="3195A41F" w15:paraIdParent="19F588D0" w15:done="0"/>
  <w15:commentEx w15:paraId="0ABE855A" w15:done="0"/>
  <w15:commentEx w15:paraId="748384F7" w15:done="0"/>
  <w15:commentEx w15:paraId="46CB9953" w15:paraIdParent="748384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C0392" w16cex:dateUtc="2025-08-29T00:46:00Z"/>
  <w16cex:commentExtensible w16cex:durableId="2C5C02EE" w16cex:dateUtc="2025-08-29T00:43:00Z"/>
  <w16cex:commentExtensible w16cex:durableId="2C601C9F" w16cex:dateUtc="2025-09-01T03:22:00Z"/>
  <w16cex:commentExtensible w16cex:durableId="2C6D4C2F" w16cex:dateUtc="2025-09-11T03:25:00Z"/>
  <w16cex:commentExtensible w16cex:durableId="2C24808E" w16cex:dateUtc="2025-07-17T22:13:00Z"/>
  <w16cex:commentExtensible w16cex:durableId="2C600529" w16cex:dateUtc="2025-08-28T22:05:00Z"/>
  <w16cex:commentExtensible w16cex:durableId="59005AB2" w16cex:dateUtc="2025-09-05T00:03:00Z"/>
  <w16cex:commentExtensible w16cex:durableId="2C690D77" w16cex:dateUtc="2025-09-07T22:08:00Z"/>
  <w16cex:commentExtensible w16cex:durableId="2C5BEF84" w16cex:dateUtc="2025-08-28T23:21:00Z"/>
  <w16cex:commentExtensible w16cex:durableId="5B0843BA" w16cex:dateUtc="2025-09-05T01:28:00Z"/>
  <w16cex:commentExtensible w16cex:durableId="2C690DDF" w16cex:dateUtc="2025-09-07T22:10:00Z"/>
  <w16cex:commentExtensible w16cex:durableId="238B14A3" w16cex:dateUtc="2025-09-05T00:05:00Z"/>
  <w16cex:commentExtensible w16cex:durableId="2C690EF4" w16cex:dateUtc="2025-09-07T22:14:00Z"/>
  <w16cex:commentExtensible w16cex:durableId="2C6D4E54" w16cex:dateUtc="2025-09-11T03:34:00Z"/>
  <w16cex:commentExtensible w16cex:durableId="2C2488DE" w16cex:dateUtc="2025-07-17T22:48:00Z"/>
  <w16cex:commentExtensible w16cex:durableId="26CE77FF" w16cex:dateUtc="2025-09-05T00:10:00Z"/>
  <w16cex:commentExtensible w16cex:durableId="2C6D4E9E" w16cex:dateUtc="2025-09-11T03:35:00Z"/>
  <w16cex:commentExtensible w16cex:durableId="2C695826" w16cex:dateUtc="2025-09-08T03:27:00Z"/>
  <w16cex:commentExtensible w16cex:durableId="2C6957D7" w16cex:dateUtc="2025-09-08T03:25:00Z"/>
  <w16cex:commentExtensible w16cex:durableId="66CC427A" w16cex:dateUtc="2025-09-05T03:43:00Z"/>
  <w16cex:commentExtensible w16cex:durableId="20DE6E69" w16cex:dateUtc="2025-09-05T00:22:00Z"/>
  <w16cex:commentExtensible w16cex:durableId="2C69114A" w16cex:dateUtc="2025-09-07T22:24:00Z"/>
  <w16cex:commentExtensible w16cex:durableId="4DAEE16D" w16cex:dateUtc="2025-09-05T00:32:00Z"/>
  <w16cex:commentExtensible w16cex:durableId="2C6916EB" w16cex:dateUtc="2025-09-07T22:48:00Z"/>
  <w16cex:commentExtensible w16cex:durableId="4274D9B6" w16cex:dateUtc="2025-09-05T00:40:00Z"/>
  <w16cex:commentExtensible w16cex:durableId="2C692046" w16cex:dateUtc="2025-09-07T23:28:00Z"/>
  <w16cex:commentExtensible w16cex:durableId="2C693048" w16cex:dateUtc="2025-09-08T00:36:00Z"/>
  <w16cex:commentExtensible w16cex:durableId="5E43ABCC" w16cex:dateUtc="2025-09-05T00:47:00Z"/>
  <w16cex:commentExtensible w16cex:durableId="21FB91A2" w16cex:dateUtc="2025-09-05T00:55:00Z"/>
  <w16cex:commentExtensible w16cex:durableId="10A0868D" w16cex:dateUtc="2025-09-05T00:54:00Z"/>
  <w16cex:commentExtensible w16cex:durableId="2C6920F3" w16cex:dateUtc="2025-09-07T23:31:00Z"/>
  <w16cex:commentExtensible w16cex:durableId="610BC6CB" w16cex:dateUtc="2025-09-05T01:03:00Z"/>
  <w16cex:commentExtensible w16cex:durableId="132F2860" w16cex:dateUtc="2025-09-05T01:04:00Z"/>
  <w16cex:commentExtensible w16cex:durableId="2C6921BF" w16cex:dateUtc="2025-09-07T23:34:00Z"/>
  <w16cex:commentExtensible w16cex:durableId="2C6D5124" w16cex:dateUtc="2025-09-11T03:46:00Z"/>
  <w16cex:commentExtensible w16cex:durableId="1F6FC830" w16cex:dateUtc="2025-09-05T01:07:00Z"/>
  <w16cex:commentExtensible w16cex:durableId="2C6931CD" w16cex:dateUtc="2025-09-08T00:43:00Z"/>
  <w16cex:commentExtensible w16cex:durableId="726A3809" w16cex:dateUtc="2025-07-18T00:19:00Z"/>
  <w16cex:commentExtensible w16cex:durableId="5C19B0F3" w16cex:dateUtc="2025-07-18T0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2854C9C" w16cid:durableId="2C5C02EE"/>
  <w16cid:commentId w16cid:paraId="7198AFC1" w16cid:durableId="2C77B2B2"/>
  <w16cid:commentId w16cid:paraId="731AB636" w16cid:durableId="2C77B5C9"/>
  <w16cid:commentId w16cid:paraId="14D7DBEF" w16cid:durableId="2C77B507"/>
  <w16cid:commentId w16cid:paraId="1A11F4A6" w16cid:durableId="2C77B5EF"/>
  <w16cid:commentId w16cid:paraId="5A85C604" w16cid:durableId="2C77B3C0"/>
  <w16cid:commentId w16cid:paraId="60C24ADE" w16cid:durableId="2C77B8E0"/>
  <w16cid:commentId w16cid:paraId="22464EA8" w16cid:durableId="2C77B59B"/>
  <w16cid:commentId w16cid:paraId="4C736248" w16cid:durableId="2C77B61F"/>
  <w16cid:commentId w16cid:paraId="5D93A885" w16cid:durableId="2C77B8FB"/>
  <w16cid:commentId w16cid:paraId="0FB67FA2" w16cid:durableId="2C77B900"/>
  <w16cid:commentId w16cid:paraId="6E1DC1A8" w16cid:durableId="2C77E1A2"/>
  <w16cid:commentId w16cid:paraId="6C2FFF9D" w16cid:durableId="2C77B836"/>
  <w16cid:commentId w16cid:paraId="3F4D72DF" w16cid:durableId="2C601C9F"/>
  <w16cid:commentId w16cid:paraId="6342EC40" w16cid:durableId="2C77B9DE"/>
  <w16cid:commentId w16cid:paraId="421CC069" w16cid:durableId="2C5BEF84"/>
  <w16cid:commentId w16cid:paraId="006ABC07" w16cid:durableId="2C77BC07"/>
  <w16cid:commentId w16cid:paraId="4D23DFA4" w16cid:durableId="5B0843BA"/>
  <w16cid:commentId w16cid:paraId="1EB45CF1" w16cid:durableId="2C77BE72"/>
  <w16cid:commentId w16cid:paraId="1E4F7F44" w16cid:durableId="2C77C0EF"/>
  <w16cid:commentId w16cid:paraId="60D3F8D3" w16cid:durableId="2C77C3F6"/>
  <w16cid:commentId w16cid:paraId="719411B1" w16cid:durableId="2C77C485"/>
  <w16cid:commentId w16cid:paraId="63743DAF" w16cid:durableId="238B14A3"/>
  <w16cid:commentId w16cid:paraId="0B410BAA" w16cid:durableId="2C690EF4"/>
  <w16cid:commentId w16cid:paraId="760C4F60" w16cid:durableId="2C77C606"/>
  <w16cid:commentId w16cid:paraId="3CE85380" w16cid:durableId="2C77C63F"/>
  <w16cid:commentId w16cid:paraId="68284E70" w16cid:durableId="2C6D4E54"/>
  <w16cid:commentId w16cid:paraId="688AD477" w16cid:durableId="2C77C712"/>
  <w16cid:commentId w16cid:paraId="0241FB2B" w16cid:durableId="2C77C6C3"/>
  <w16cid:commentId w16cid:paraId="3F3B3429" w16cid:durableId="2C77D909"/>
  <w16cid:commentId w16cid:paraId="76FF6A3D" w16cid:durableId="2C77DDC7"/>
  <w16cid:commentId w16cid:paraId="1BCE38EC" w16cid:durableId="2C6D4E9E"/>
  <w16cid:commentId w16cid:paraId="5AADE030" w16cid:durableId="2C77DE4A"/>
  <w16cid:commentId w16cid:paraId="17D9EC1B" w16cid:durableId="2C695826"/>
  <w16cid:commentId w16cid:paraId="7C119C61" w16cid:durableId="2C6957D7"/>
  <w16cid:commentId w16cid:paraId="6C6C7483" w16cid:durableId="66CC427A"/>
  <w16cid:commentId w16cid:paraId="521F6C3D" w16cid:durableId="2C6323EF"/>
  <w16cid:commentId w16cid:paraId="16612150" w16cid:durableId="2C77E009"/>
  <w16cid:commentId w16cid:paraId="556128B8" w16cid:durableId="4274D9B6"/>
  <w16cid:commentId w16cid:paraId="04A5215C" w16cid:durableId="2C6918A4"/>
  <w16cid:commentId w16cid:paraId="190DB90A" w16cid:durableId="2C77E0A3"/>
  <w16cid:commentId w16cid:paraId="7E546874" w16cid:durableId="2C691849"/>
  <w16cid:commentId w16cid:paraId="455DDCD4" w16cid:durableId="2C77E129"/>
  <w16cid:commentId w16cid:paraId="023F17AD" w16cid:durableId="2C62E7CF"/>
  <w16cid:commentId w16cid:paraId="497BFC4C" w16cid:durableId="2C62E7CE"/>
  <w16cid:commentId w16cid:paraId="348ACF25" w16cid:durableId="2C62E7CD"/>
  <w16cid:commentId w16cid:paraId="4C399F9F" w16cid:durableId="2C62E7CC"/>
  <w16cid:commentId w16cid:paraId="59AD8727" w16cid:durableId="2C62E7CB"/>
  <w16cid:commentId w16cid:paraId="45263FD0" w16cid:durableId="2C692046"/>
  <w16cid:commentId w16cid:paraId="7EE71726" w16cid:durableId="2C693048"/>
  <w16cid:commentId w16cid:paraId="364201EE" w16cid:durableId="2C77E3B4"/>
  <w16cid:commentId w16cid:paraId="5A0A13DD" w16cid:durableId="2C77E398"/>
  <w16cid:commentId w16cid:paraId="4908E873" w16cid:durableId="2C77E490"/>
  <w16cid:commentId w16cid:paraId="1425E953" w16cid:durableId="10A0868D"/>
  <w16cid:commentId w16cid:paraId="682D3905" w16cid:durableId="2C6920F3"/>
  <w16cid:commentId w16cid:paraId="0F0F4CFB" w16cid:durableId="2C6321F1"/>
  <w16cid:commentId w16cid:paraId="78994078" w16cid:durableId="610BC6CB"/>
  <w16cid:commentId w16cid:paraId="30992733" w16cid:durableId="132F2860"/>
  <w16cid:commentId w16cid:paraId="69B24893" w16cid:durableId="2C6921BF"/>
  <w16cid:commentId w16cid:paraId="15A20379" w16cid:durableId="2C6D5124"/>
  <w16cid:commentId w16cid:paraId="3B7D18C5" w16cid:durableId="2C62F0CB"/>
  <w16cid:commentId w16cid:paraId="492C0592" w16cid:durableId="2C62F92D"/>
  <w16cid:commentId w16cid:paraId="19F588D0" w16cid:durableId="1F6FC830"/>
  <w16cid:commentId w16cid:paraId="22A0E728" w16cid:durableId="2C6931CD"/>
  <w16cid:commentId w16cid:paraId="3195A41F" w16cid:durableId="2C77E58C"/>
  <w16cid:commentId w16cid:paraId="0ABE855A" w16cid:durableId="2C77E611"/>
  <w16cid:commentId w16cid:paraId="748384F7" w16cid:durableId="726A3809"/>
  <w16cid:commentId w16cid:paraId="46CB9953" w16cid:durableId="5C19B0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NewRomanPSMT">
    <w:altName w:val="Times New Roman"/>
    <w:panose1 w:val="02020603050405020304"/>
    <w:charset w:val="00"/>
    <w:family w:val="roman"/>
    <w:pitch w:val="variable"/>
    <w:sig w:usb0="E0002AFF" w:usb1="C0007841" w:usb2="00000009" w:usb3="00000000" w:csb0="000001FF" w:csb1="00000000"/>
  </w:font>
  <w:font w:name="AdvPSA33E">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3"/>
  </w:num>
  <w:num w:numId="4">
    <w:abstractNumId w:val="18"/>
  </w:num>
  <w:num w:numId="5">
    <w:abstractNumId w:val="15"/>
  </w:num>
  <w:num w:numId="6">
    <w:abstractNumId w:val="11"/>
  </w:num>
  <w:num w:numId="7">
    <w:abstractNumId w:val="8"/>
  </w:num>
  <w:num w:numId="8">
    <w:abstractNumId w:val="7"/>
  </w:num>
  <w:num w:numId="9">
    <w:abstractNumId w:val="9"/>
  </w:num>
  <w:num w:numId="10">
    <w:abstractNumId w:val="16"/>
  </w:num>
  <w:num w:numId="11">
    <w:abstractNumId w:val="10"/>
  </w:num>
  <w:num w:numId="12">
    <w:abstractNumId w:val="5"/>
  </w:num>
  <w:num w:numId="13">
    <w:abstractNumId w:val="12"/>
  </w:num>
  <w:num w:numId="14">
    <w:abstractNumId w:val="14"/>
  </w:num>
  <w:num w:numId="15">
    <w:abstractNumId w:val="2"/>
  </w:num>
  <w:num w:numId="16">
    <w:abstractNumId w:val="13"/>
  </w:num>
  <w:num w:numId="17">
    <w:abstractNumId w:val="0"/>
  </w:num>
  <w:num w:numId="18">
    <w:abstractNumId w:val="6"/>
  </w:num>
  <w:num w:numId="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Nathan Lo">
    <w15:presenceInfo w15:providerId="AD" w15:userId="S::nathan.lo@sydney.edu.au::fa283856-3d32-4c02-b0bb-860e4dd4c232"/>
  </w15:person>
  <w15:person w15:author="Maxim Warwick Dus Adams">
    <w15:presenceInfo w15:providerId="AD" w15:userId="S::mada0372@uni.sydney.edu.au::a796d51e-a8d6-4ce3-9ff1-4e9ba86a5d37"/>
  </w15:person>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5201"/>
    <w:rsid w:val="0000751C"/>
    <w:rsid w:val="00022199"/>
    <w:rsid w:val="0002478F"/>
    <w:rsid w:val="00024852"/>
    <w:rsid w:val="00025F9C"/>
    <w:rsid w:val="00033FD1"/>
    <w:rsid w:val="000363C6"/>
    <w:rsid w:val="000667BB"/>
    <w:rsid w:val="00066F13"/>
    <w:rsid w:val="00070078"/>
    <w:rsid w:val="000717D2"/>
    <w:rsid w:val="00071AEB"/>
    <w:rsid w:val="00072473"/>
    <w:rsid w:val="00074AED"/>
    <w:rsid w:val="00075314"/>
    <w:rsid w:val="00080599"/>
    <w:rsid w:val="00093F65"/>
    <w:rsid w:val="00096F32"/>
    <w:rsid w:val="000A5627"/>
    <w:rsid w:val="000A78B4"/>
    <w:rsid w:val="000B02B9"/>
    <w:rsid w:val="000C3808"/>
    <w:rsid w:val="000C3A1B"/>
    <w:rsid w:val="000C4042"/>
    <w:rsid w:val="000C6F0D"/>
    <w:rsid w:val="000D688F"/>
    <w:rsid w:val="000E1A1E"/>
    <w:rsid w:val="000F4191"/>
    <w:rsid w:val="000F4F89"/>
    <w:rsid w:val="00110237"/>
    <w:rsid w:val="001163F1"/>
    <w:rsid w:val="00125AF9"/>
    <w:rsid w:val="00126E07"/>
    <w:rsid w:val="001322D6"/>
    <w:rsid w:val="00132330"/>
    <w:rsid w:val="00132489"/>
    <w:rsid w:val="0014523A"/>
    <w:rsid w:val="00147604"/>
    <w:rsid w:val="00150440"/>
    <w:rsid w:val="00155F3A"/>
    <w:rsid w:val="00197857"/>
    <w:rsid w:val="001A5891"/>
    <w:rsid w:val="001B2046"/>
    <w:rsid w:val="001B5CDE"/>
    <w:rsid w:val="001C0138"/>
    <w:rsid w:val="001C74E6"/>
    <w:rsid w:val="001D6847"/>
    <w:rsid w:val="001E3994"/>
    <w:rsid w:val="001E3AAC"/>
    <w:rsid w:val="001F6143"/>
    <w:rsid w:val="0020348C"/>
    <w:rsid w:val="0021298B"/>
    <w:rsid w:val="00213274"/>
    <w:rsid w:val="00231C8E"/>
    <w:rsid w:val="0023229D"/>
    <w:rsid w:val="00233585"/>
    <w:rsid w:val="00234E03"/>
    <w:rsid w:val="00247C57"/>
    <w:rsid w:val="002506EE"/>
    <w:rsid w:val="002542D9"/>
    <w:rsid w:val="00263BE8"/>
    <w:rsid w:val="002826F4"/>
    <w:rsid w:val="00287D8B"/>
    <w:rsid w:val="002916ED"/>
    <w:rsid w:val="00291883"/>
    <w:rsid w:val="00294710"/>
    <w:rsid w:val="0029768A"/>
    <w:rsid w:val="002A3BD7"/>
    <w:rsid w:val="002A3E15"/>
    <w:rsid w:val="002A45E3"/>
    <w:rsid w:val="002A59D1"/>
    <w:rsid w:val="002B4184"/>
    <w:rsid w:val="002B719D"/>
    <w:rsid w:val="002D3254"/>
    <w:rsid w:val="002D4938"/>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8692D"/>
    <w:rsid w:val="003A566D"/>
    <w:rsid w:val="003C41F2"/>
    <w:rsid w:val="003D643E"/>
    <w:rsid w:val="003F52B3"/>
    <w:rsid w:val="00403C37"/>
    <w:rsid w:val="00410724"/>
    <w:rsid w:val="00412663"/>
    <w:rsid w:val="00432113"/>
    <w:rsid w:val="00437A0D"/>
    <w:rsid w:val="004422B8"/>
    <w:rsid w:val="0044504D"/>
    <w:rsid w:val="00447E10"/>
    <w:rsid w:val="00454C4F"/>
    <w:rsid w:val="004553A5"/>
    <w:rsid w:val="00460F19"/>
    <w:rsid w:val="004642FE"/>
    <w:rsid w:val="00475B59"/>
    <w:rsid w:val="00487099"/>
    <w:rsid w:val="00487C1A"/>
    <w:rsid w:val="00487C34"/>
    <w:rsid w:val="00492836"/>
    <w:rsid w:val="00494BE4"/>
    <w:rsid w:val="004A2B02"/>
    <w:rsid w:val="004B0A74"/>
    <w:rsid w:val="004B0D04"/>
    <w:rsid w:val="004B3A12"/>
    <w:rsid w:val="004B402C"/>
    <w:rsid w:val="004D576A"/>
    <w:rsid w:val="004E2C1C"/>
    <w:rsid w:val="004E326D"/>
    <w:rsid w:val="004F35BD"/>
    <w:rsid w:val="00505A81"/>
    <w:rsid w:val="00505EFD"/>
    <w:rsid w:val="00513EAF"/>
    <w:rsid w:val="00537F39"/>
    <w:rsid w:val="00540580"/>
    <w:rsid w:val="0054566C"/>
    <w:rsid w:val="00545C80"/>
    <w:rsid w:val="005678C9"/>
    <w:rsid w:val="005714CD"/>
    <w:rsid w:val="00573E28"/>
    <w:rsid w:val="0057555A"/>
    <w:rsid w:val="005818D0"/>
    <w:rsid w:val="00590A1E"/>
    <w:rsid w:val="005A25A5"/>
    <w:rsid w:val="005B4FD4"/>
    <w:rsid w:val="005C2E39"/>
    <w:rsid w:val="005C6154"/>
    <w:rsid w:val="005D1EEA"/>
    <w:rsid w:val="005E0AED"/>
    <w:rsid w:val="005F0D2F"/>
    <w:rsid w:val="0060260E"/>
    <w:rsid w:val="00615DA5"/>
    <w:rsid w:val="0061735B"/>
    <w:rsid w:val="00621B04"/>
    <w:rsid w:val="00627EDE"/>
    <w:rsid w:val="0064091B"/>
    <w:rsid w:val="00656AC8"/>
    <w:rsid w:val="00656BA1"/>
    <w:rsid w:val="00660CB8"/>
    <w:rsid w:val="00660EA3"/>
    <w:rsid w:val="00664CFC"/>
    <w:rsid w:val="006669B4"/>
    <w:rsid w:val="00675ECD"/>
    <w:rsid w:val="00680AE1"/>
    <w:rsid w:val="006850BD"/>
    <w:rsid w:val="006937E7"/>
    <w:rsid w:val="006A02FC"/>
    <w:rsid w:val="006A1A69"/>
    <w:rsid w:val="006C08BB"/>
    <w:rsid w:val="006C3195"/>
    <w:rsid w:val="006E60FF"/>
    <w:rsid w:val="0070034B"/>
    <w:rsid w:val="00703D25"/>
    <w:rsid w:val="0072171A"/>
    <w:rsid w:val="00721DB1"/>
    <w:rsid w:val="00721F4A"/>
    <w:rsid w:val="00754023"/>
    <w:rsid w:val="00762103"/>
    <w:rsid w:val="00792185"/>
    <w:rsid w:val="007A1D99"/>
    <w:rsid w:val="007A616D"/>
    <w:rsid w:val="007B0587"/>
    <w:rsid w:val="007B19F2"/>
    <w:rsid w:val="007B3179"/>
    <w:rsid w:val="007B45FA"/>
    <w:rsid w:val="007B7CBF"/>
    <w:rsid w:val="007C3DA2"/>
    <w:rsid w:val="007D0537"/>
    <w:rsid w:val="007D55A4"/>
    <w:rsid w:val="007D5BEA"/>
    <w:rsid w:val="007D7E2F"/>
    <w:rsid w:val="007E3D33"/>
    <w:rsid w:val="007F53C0"/>
    <w:rsid w:val="007F79A9"/>
    <w:rsid w:val="00800795"/>
    <w:rsid w:val="008052A5"/>
    <w:rsid w:val="00817EB3"/>
    <w:rsid w:val="00832D4E"/>
    <w:rsid w:val="00837F66"/>
    <w:rsid w:val="00840F46"/>
    <w:rsid w:val="008436D3"/>
    <w:rsid w:val="0084528B"/>
    <w:rsid w:val="00850E32"/>
    <w:rsid w:val="00867EE1"/>
    <w:rsid w:val="008701D8"/>
    <w:rsid w:val="0087104B"/>
    <w:rsid w:val="0087104E"/>
    <w:rsid w:val="0087279F"/>
    <w:rsid w:val="00874B13"/>
    <w:rsid w:val="008854AD"/>
    <w:rsid w:val="008878B3"/>
    <w:rsid w:val="008951EA"/>
    <w:rsid w:val="008A2B8B"/>
    <w:rsid w:val="008B0004"/>
    <w:rsid w:val="008B4A19"/>
    <w:rsid w:val="008C19D9"/>
    <w:rsid w:val="008C5A06"/>
    <w:rsid w:val="008C5DE7"/>
    <w:rsid w:val="008F0D09"/>
    <w:rsid w:val="008F0EBC"/>
    <w:rsid w:val="00903D41"/>
    <w:rsid w:val="009129B0"/>
    <w:rsid w:val="00920005"/>
    <w:rsid w:val="009215EE"/>
    <w:rsid w:val="00921CB8"/>
    <w:rsid w:val="009271FA"/>
    <w:rsid w:val="009528B7"/>
    <w:rsid w:val="009713F4"/>
    <w:rsid w:val="0097648D"/>
    <w:rsid w:val="00984C13"/>
    <w:rsid w:val="009864DF"/>
    <w:rsid w:val="009979AB"/>
    <w:rsid w:val="009B0AF3"/>
    <w:rsid w:val="009B390B"/>
    <w:rsid w:val="009B6B2C"/>
    <w:rsid w:val="009C3ECE"/>
    <w:rsid w:val="009E26A5"/>
    <w:rsid w:val="009E58E4"/>
    <w:rsid w:val="009E709E"/>
    <w:rsid w:val="009F20DE"/>
    <w:rsid w:val="009F3B92"/>
    <w:rsid w:val="009F6EC7"/>
    <w:rsid w:val="00A06142"/>
    <w:rsid w:val="00A34862"/>
    <w:rsid w:val="00A40CE0"/>
    <w:rsid w:val="00A410FF"/>
    <w:rsid w:val="00A42A6D"/>
    <w:rsid w:val="00A60CE5"/>
    <w:rsid w:val="00A65487"/>
    <w:rsid w:val="00A75F16"/>
    <w:rsid w:val="00A80E08"/>
    <w:rsid w:val="00A82856"/>
    <w:rsid w:val="00A82925"/>
    <w:rsid w:val="00A849DB"/>
    <w:rsid w:val="00A90F94"/>
    <w:rsid w:val="00AA1B7C"/>
    <w:rsid w:val="00AB4745"/>
    <w:rsid w:val="00AC1546"/>
    <w:rsid w:val="00AE0FBB"/>
    <w:rsid w:val="00AF759E"/>
    <w:rsid w:val="00B05463"/>
    <w:rsid w:val="00B2504A"/>
    <w:rsid w:val="00B33714"/>
    <w:rsid w:val="00B352AD"/>
    <w:rsid w:val="00B35B68"/>
    <w:rsid w:val="00B4527D"/>
    <w:rsid w:val="00B532A8"/>
    <w:rsid w:val="00B62F4F"/>
    <w:rsid w:val="00B710AF"/>
    <w:rsid w:val="00B7669E"/>
    <w:rsid w:val="00B8466C"/>
    <w:rsid w:val="00B849F0"/>
    <w:rsid w:val="00B859B3"/>
    <w:rsid w:val="00B859E7"/>
    <w:rsid w:val="00B977FC"/>
    <w:rsid w:val="00BB0F71"/>
    <w:rsid w:val="00BB17CA"/>
    <w:rsid w:val="00BB1B48"/>
    <w:rsid w:val="00BB3CE5"/>
    <w:rsid w:val="00BB771C"/>
    <w:rsid w:val="00BC3E42"/>
    <w:rsid w:val="00BD6A92"/>
    <w:rsid w:val="00BE6571"/>
    <w:rsid w:val="00BF31F2"/>
    <w:rsid w:val="00C00B54"/>
    <w:rsid w:val="00C032A5"/>
    <w:rsid w:val="00C05E97"/>
    <w:rsid w:val="00C06A05"/>
    <w:rsid w:val="00C072C7"/>
    <w:rsid w:val="00C10E8E"/>
    <w:rsid w:val="00C1656F"/>
    <w:rsid w:val="00C50518"/>
    <w:rsid w:val="00C57B03"/>
    <w:rsid w:val="00C64B4C"/>
    <w:rsid w:val="00C65133"/>
    <w:rsid w:val="00C665F3"/>
    <w:rsid w:val="00C66DC5"/>
    <w:rsid w:val="00C75D27"/>
    <w:rsid w:val="00C77963"/>
    <w:rsid w:val="00C8057F"/>
    <w:rsid w:val="00C816A9"/>
    <w:rsid w:val="00C82CF1"/>
    <w:rsid w:val="00C85D48"/>
    <w:rsid w:val="00C91865"/>
    <w:rsid w:val="00CB64F1"/>
    <w:rsid w:val="00CC2F1B"/>
    <w:rsid w:val="00CC3A30"/>
    <w:rsid w:val="00CD1941"/>
    <w:rsid w:val="00CD1AB1"/>
    <w:rsid w:val="00CD3DC5"/>
    <w:rsid w:val="00CF1EF2"/>
    <w:rsid w:val="00D11654"/>
    <w:rsid w:val="00D11D73"/>
    <w:rsid w:val="00D14790"/>
    <w:rsid w:val="00D33430"/>
    <w:rsid w:val="00D700D0"/>
    <w:rsid w:val="00D766F4"/>
    <w:rsid w:val="00D8716C"/>
    <w:rsid w:val="00D91A88"/>
    <w:rsid w:val="00D933D5"/>
    <w:rsid w:val="00D9574B"/>
    <w:rsid w:val="00DA1DDE"/>
    <w:rsid w:val="00DA71B2"/>
    <w:rsid w:val="00DB1164"/>
    <w:rsid w:val="00DB2F4E"/>
    <w:rsid w:val="00DB4C21"/>
    <w:rsid w:val="00DB6653"/>
    <w:rsid w:val="00DC6FAD"/>
    <w:rsid w:val="00DE7348"/>
    <w:rsid w:val="00E10241"/>
    <w:rsid w:val="00E1102B"/>
    <w:rsid w:val="00E27114"/>
    <w:rsid w:val="00E279C9"/>
    <w:rsid w:val="00E31390"/>
    <w:rsid w:val="00E34C59"/>
    <w:rsid w:val="00E41EE2"/>
    <w:rsid w:val="00E46A51"/>
    <w:rsid w:val="00E47AE0"/>
    <w:rsid w:val="00E60C23"/>
    <w:rsid w:val="00E61052"/>
    <w:rsid w:val="00E73DFC"/>
    <w:rsid w:val="00E7671C"/>
    <w:rsid w:val="00E82746"/>
    <w:rsid w:val="00E84874"/>
    <w:rsid w:val="00E948B2"/>
    <w:rsid w:val="00EB711D"/>
    <w:rsid w:val="00EC2738"/>
    <w:rsid w:val="00EC503F"/>
    <w:rsid w:val="00EE0D9A"/>
    <w:rsid w:val="00EF2E6C"/>
    <w:rsid w:val="00F0084F"/>
    <w:rsid w:val="00F0310D"/>
    <w:rsid w:val="00F0551F"/>
    <w:rsid w:val="00F152DA"/>
    <w:rsid w:val="00F33815"/>
    <w:rsid w:val="00F574F8"/>
    <w:rsid w:val="00F65192"/>
    <w:rsid w:val="00F72EA6"/>
    <w:rsid w:val="00F771D4"/>
    <w:rsid w:val="00F77C96"/>
    <w:rsid w:val="00F81BC4"/>
    <w:rsid w:val="00F93012"/>
    <w:rsid w:val="00F975F6"/>
    <w:rsid w:val="00FA05D2"/>
    <w:rsid w:val="00FA2B65"/>
    <w:rsid w:val="00FA7A51"/>
    <w:rsid w:val="00FB228E"/>
    <w:rsid w:val="00FB7D9B"/>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google.com/spreadsheets/d/1IsFAHKPPHr5AI51p56CNGRH5QO95eomhmtoVaF--8TE/edit?usp=sharing"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academic.oup.com/mbe/article/24/6/1340/987283?login=true" TargetMode="External"/><Relationship Id="rId18" Type="http://schemas.microsoft.com/office/2018/08/relationships/commentsExtensible" Target="commentsExtensi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pnas.org/doi/abs/10.1073/pnas.0907504106"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academic.oup.com/mbe/article/20/6/907/982692?login=tru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ll.com/cell/fulltext/S0092-8674(22)00719-X?uuid=uuid%3A8a7db853-0c92-46b6-9b95-a976f270ab78" TargetMode="External"/><Relationship Id="rId4" Type="http://schemas.openxmlformats.org/officeDocument/2006/relationships/settings" Target="settings.xml"/><Relationship Id="rId9" Type="http://schemas.openxmlformats.org/officeDocument/2006/relationships/hyperlink" Target="https://www.nature.com/articles/s41576-023-00688-5" TargetMode="External"/><Relationship Id="rId14" Type="http://schemas.openxmlformats.org/officeDocument/2006/relationships/hyperlink" Target="https://academic.oup.com/mbe/article/41/1/msad278/7485626?login=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AF745-8B22-604E-8941-960129A67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7</Pages>
  <Words>3376</Words>
  <Characters>19247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55</cp:revision>
  <cp:lastPrinted>2025-09-01T21:59:00Z</cp:lastPrinted>
  <dcterms:created xsi:type="dcterms:W3CDTF">2025-09-04T22:38:00Z</dcterms:created>
  <dcterms:modified xsi:type="dcterms:W3CDTF">2025-09-19T13:27:00Z</dcterms:modified>
</cp:coreProperties>
</file>