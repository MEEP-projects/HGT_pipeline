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409CF6" w14:textId="6FC21092" w:rsidR="00CF2859" w:rsidRPr="00137D80" w:rsidRDefault="005450BE" w:rsidP="00C14CF5">
      <w:pPr>
        <w:jc w:val="center"/>
        <w:rPr>
          <w:rFonts w:cstheme="minorHAnsi"/>
          <w:b/>
          <w:sz w:val="40"/>
        </w:rPr>
      </w:pPr>
      <w:r w:rsidRPr="00137D80">
        <w:rPr>
          <w:rFonts w:cstheme="minorHAnsi"/>
          <w:b/>
          <w:sz w:val="40"/>
        </w:rPr>
        <w:t>Supplementary Material</w:t>
      </w:r>
    </w:p>
    <w:p w14:paraId="0302A8DA" w14:textId="77777777" w:rsidR="005450BE" w:rsidRPr="00137D80" w:rsidRDefault="005450BE" w:rsidP="00790F30">
      <w:pPr>
        <w:jc w:val="both"/>
        <w:rPr>
          <w:rFonts w:cstheme="minorHAnsi"/>
        </w:rPr>
      </w:pPr>
    </w:p>
    <w:p w14:paraId="22D2489C" w14:textId="20C2B642" w:rsidR="00CF2859" w:rsidRPr="00137D80" w:rsidRDefault="005450BE" w:rsidP="00790F30">
      <w:pPr>
        <w:jc w:val="both"/>
        <w:rPr>
          <w:rFonts w:cstheme="minorHAnsi"/>
          <w:b/>
          <w:i/>
        </w:rPr>
      </w:pPr>
      <w:r w:rsidRPr="00137D80">
        <w:rPr>
          <w:rFonts w:cstheme="minorHAnsi"/>
          <w:b/>
          <w:i/>
        </w:rPr>
        <w:t>DNA extraction</w:t>
      </w:r>
      <w:r w:rsidR="00723DC1" w:rsidRPr="00137D80">
        <w:rPr>
          <w:rFonts w:cstheme="minorHAnsi"/>
          <w:b/>
          <w:i/>
        </w:rPr>
        <w:t>, library</w:t>
      </w:r>
      <w:r w:rsidRPr="00137D80">
        <w:rPr>
          <w:rFonts w:cstheme="minorHAnsi"/>
          <w:b/>
          <w:i/>
        </w:rPr>
        <w:t xml:space="preserve"> </w:t>
      </w:r>
      <w:r w:rsidR="00723DC1" w:rsidRPr="00137D80">
        <w:rPr>
          <w:rFonts w:cstheme="minorHAnsi"/>
          <w:b/>
          <w:i/>
        </w:rPr>
        <w:t xml:space="preserve">and </w:t>
      </w:r>
      <w:r w:rsidRPr="00137D80">
        <w:rPr>
          <w:rFonts w:cstheme="minorHAnsi"/>
          <w:b/>
          <w:i/>
        </w:rPr>
        <w:t>s</w:t>
      </w:r>
      <w:r w:rsidR="00CF2859" w:rsidRPr="00137D80">
        <w:rPr>
          <w:rFonts w:cstheme="minorHAnsi"/>
          <w:b/>
          <w:i/>
        </w:rPr>
        <w:t>equencing details</w:t>
      </w:r>
    </w:p>
    <w:p w14:paraId="318DB57E" w14:textId="346493D8" w:rsidR="005450BE" w:rsidRPr="00137D80" w:rsidRDefault="005450BE" w:rsidP="00790F30">
      <w:pPr>
        <w:jc w:val="both"/>
        <w:rPr>
          <w:rFonts w:cstheme="minorHAnsi"/>
          <w:color w:val="FF0000"/>
        </w:rPr>
      </w:pPr>
      <w:r w:rsidRPr="00137D80">
        <w:rPr>
          <w:rFonts w:cstheme="minorHAnsi"/>
          <w:color w:val="FF0000"/>
        </w:rPr>
        <w:t xml:space="preserve">To </w:t>
      </w:r>
      <w:r w:rsidR="00790F30">
        <w:rPr>
          <w:rFonts w:cstheme="minorHAnsi"/>
          <w:color w:val="FF0000"/>
        </w:rPr>
        <w:t>get</w:t>
      </w:r>
      <w:r w:rsidR="00723DC1" w:rsidRPr="00137D80">
        <w:rPr>
          <w:rFonts w:cstheme="minorHAnsi"/>
          <w:color w:val="FF0000"/>
        </w:rPr>
        <w:t xml:space="preserve"> from Nate, Zhuzhi, and sequencing company.</w:t>
      </w:r>
    </w:p>
    <w:p w14:paraId="783847D5" w14:textId="77777777" w:rsidR="00CF2859" w:rsidRPr="00137D80" w:rsidRDefault="00CF2859" w:rsidP="00790F30">
      <w:pPr>
        <w:jc w:val="both"/>
        <w:rPr>
          <w:rFonts w:cstheme="minorHAnsi"/>
        </w:rPr>
      </w:pPr>
    </w:p>
    <w:p w14:paraId="68C9706E" w14:textId="77777777" w:rsidR="00137D80" w:rsidRDefault="00137D80" w:rsidP="00790F30">
      <w:pPr>
        <w:jc w:val="both"/>
        <w:rPr>
          <w:rFonts w:cstheme="minorHAnsi"/>
          <w:b/>
          <w:i/>
        </w:rPr>
      </w:pPr>
    </w:p>
    <w:p w14:paraId="2228BB4E" w14:textId="5B3DB158" w:rsidR="00CF2859" w:rsidRPr="00137D80" w:rsidRDefault="00723DC1" w:rsidP="00790F30">
      <w:pPr>
        <w:jc w:val="both"/>
        <w:rPr>
          <w:rFonts w:cstheme="minorHAnsi"/>
          <w:b/>
          <w:i/>
        </w:rPr>
      </w:pPr>
      <w:r w:rsidRPr="00137D80">
        <w:rPr>
          <w:rFonts w:cstheme="minorHAnsi"/>
          <w:b/>
          <w:i/>
        </w:rPr>
        <w:t>Genome a</w:t>
      </w:r>
      <w:r w:rsidR="00CF2859" w:rsidRPr="00137D80">
        <w:rPr>
          <w:rFonts w:cstheme="minorHAnsi"/>
          <w:b/>
          <w:i/>
        </w:rPr>
        <w:t xml:space="preserve">ssembly </w:t>
      </w:r>
      <w:r w:rsidR="00E570A3" w:rsidRPr="00137D80">
        <w:rPr>
          <w:rFonts w:cstheme="minorHAnsi"/>
          <w:b/>
          <w:i/>
        </w:rPr>
        <w:t>and annotation</w:t>
      </w:r>
    </w:p>
    <w:p w14:paraId="6282FF02" w14:textId="77777777" w:rsidR="00137D80" w:rsidRDefault="00137D80" w:rsidP="00790F30">
      <w:pPr>
        <w:jc w:val="both"/>
        <w:rPr>
          <w:rFonts w:cstheme="minorHAnsi"/>
          <w:color w:val="000000" w:themeColor="text1"/>
        </w:rPr>
      </w:pPr>
    </w:p>
    <w:p w14:paraId="03BB4E3A" w14:textId="12EB28A5" w:rsidR="00723DC1" w:rsidRPr="00137D80" w:rsidRDefault="00723DC1" w:rsidP="00790F30">
      <w:pPr>
        <w:jc w:val="both"/>
        <w:rPr>
          <w:rFonts w:cstheme="minorHAnsi"/>
          <w:color w:val="000000" w:themeColor="text1"/>
        </w:rPr>
      </w:pPr>
      <w:r w:rsidRPr="00137D80">
        <w:rPr>
          <w:rFonts w:cstheme="minorHAnsi"/>
          <w:color w:val="000000" w:themeColor="text1"/>
        </w:rPr>
        <w:t xml:space="preserve">For the ONT sequencing that incorporated duplex base calling (Table S1), redundant simplex reads (i.e. simplex reads which have duplex offsprings) were removed using </w:t>
      </w:r>
      <w:proofErr w:type="spellStart"/>
      <w:r w:rsidRPr="00137D80">
        <w:rPr>
          <w:rFonts w:cstheme="minorHAnsi"/>
          <w:color w:val="000000" w:themeColor="text1"/>
        </w:rPr>
        <w:t>samtools</w:t>
      </w:r>
      <w:proofErr w:type="spellEnd"/>
      <w:r w:rsidRPr="00137D80">
        <w:rPr>
          <w:rFonts w:cstheme="minorHAnsi"/>
          <w:color w:val="000000" w:themeColor="text1"/>
        </w:rPr>
        <w:t xml:space="preserve"> v1.2 (</w:t>
      </w:r>
      <w:proofErr w:type="spellStart"/>
      <w:r w:rsidRPr="00137D80">
        <w:rPr>
          <w:rFonts w:cstheme="minorHAnsi"/>
          <w:color w:val="000000" w:themeColor="text1"/>
        </w:rPr>
        <w:t>Danecek</w:t>
      </w:r>
      <w:proofErr w:type="spellEnd"/>
      <w:r w:rsidRPr="00137D80">
        <w:rPr>
          <w:rFonts w:cstheme="minorHAnsi"/>
          <w:color w:val="000000" w:themeColor="text1"/>
        </w:rPr>
        <w:t xml:space="preserve"> et al., 2021).</w:t>
      </w:r>
      <w:r w:rsidR="004A488E" w:rsidRPr="00137D80">
        <w:rPr>
          <w:rFonts w:cstheme="minorHAnsi"/>
          <w:color w:val="000000" w:themeColor="text1"/>
        </w:rPr>
        <w:t xml:space="preserve"> Adapters were trimmed for all ONT sequence data (with and without duplex calling) and converted into </w:t>
      </w:r>
      <w:proofErr w:type="spellStart"/>
      <w:r w:rsidR="004A488E" w:rsidRPr="00137D80">
        <w:rPr>
          <w:rFonts w:cstheme="minorHAnsi"/>
          <w:color w:val="000000" w:themeColor="text1"/>
        </w:rPr>
        <w:t>fastq</w:t>
      </w:r>
      <w:proofErr w:type="spellEnd"/>
      <w:r w:rsidR="004A488E" w:rsidRPr="00137D80">
        <w:rPr>
          <w:rFonts w:cstheme="minorHAnsi"/>
          <w:color w:val="000000" w:themeColor="text1"/>
        </w:rPr>
        <w:t xml:space="preserve"> files using dorado v0.6 (</w:t>
      </w:r>
      <w:hyperlink r:id="rId5" w:history="1">
        <w:r w:rsidR="004A488E" w:rsidRPr="00137D80">
          <w:rPr>
            <w:rStyle w:val="Hyperlink"/>
            <w:rFonts w:cstheme="minorHAnsi"/>
          </w:rPr>
          <w:t>https://github.com/nanoporetech/dorado</w:t>
        </w:r>
      </w:hyperlink>
      <w:r w:rsidR="004A488E" w:rsidRPr="00137D80">
        <w:rPr>
          <w:rFonts w:cstheme="minorHAnsi"/>
          <w:color w:val="000000" w:themeColor="text1"/>
        </w:rPr>
        <w:t>).</w:t>
      </w:r>
    </w:p>
    <w:p w14:paraId="6669876D" w14:textId="78A6B6F3" w:rsidR="004A488E" w:rsidRPr="00137D80" w:rsidRDefault="004A488E" w:rsidP="00790F30">
      <w:pPr>
        <w:jc w:val="both"/>
        <w:rPr>
          <w:rFonts w:cstheme="minorHAnsi"/>
          <w:color w:val="000000" w:themeColor="text1"/>
        </w:rPr>
      </w:pPr>
    </w:p>
    <w:p w14:paraId="480B1E3C" w14:textId="69434A67" w:rsidR="00723DC1" w:rsidRPr="00137D80" w:rsidRDefault="004A488E" w:rsidP="00790F30">
      <w:pPr>
        <w:jc w:val="both"/>
        <w:rPr>
          <w:rFonts w:cstheme="minorHAnsi"/>
          <w:color w:val="000000" w:themeColor="text1"/>
        </w:rPr>
      </w:pPr>
      <w:r w:rsidRPr="00137D80">
        <w:rPr>
          <w:rFonts w:cstheme="minorHAnsi"/>
          <w:color w:val="000000" w:themeColor="text1"/>
        </w:rPr>
        <w:t xml:space="preserve">A </w:t>
      </w:r>
      <w:r w:rsidRPr="00137D80">
        <w:rPr>
          <w:rFonts w:cstheme="minorHAnsi"/>
          <w:i/>
          <w:color w:val="000000" w:themeColor="text1"/>
        </w:rPr>
        <w:t>de novo</w:t>
      </w:r>
      <w:r w:rsidRPr="00137D80">
        <w:rPr>
          <w:rFonts w:cstheme="minorHAnsi"/>
          <w:color w:val="000000" w:themeColor="text1"/>
        </w:rPr>
        <w:t xml:space="preserve"> assembly was carried out using the trimmed ONT data using Flye v</w:t>
      </w:r>
      <w:r w:rsidRPr="00137D80">
        <w:t xml:space="preserve"> </w:t>
      </w:r>
      <w:r w:rsidRPr="00137D80">
        <w:rPr>
          <w:rFonts w:cstheme="minorHAnsi"/>
          <w:color w:val="000000" w:themeColor="text1"/>
        </w:rPr>
        <w:t>2.9.3 (Kolmogorov et al., 2019).</w:t>
      </w:r>
      <w:r w:rsidR="004649E7" w:rsidRPr="00137D80">
        <w:rPr>
          <w:rFonts w:cstheme="minorHAnsi"/>
          <w:color w:val="000000" w:themeColor="text1"/>
        </w:rPr>
        <w:t xml:space="preserve"> </w:t>
      </w:r>
      <w:r w:rsidR="003769A2" w:rsidRPr="00137D80">
        <w:rPr>
          <w:rFonts w:cstheme="minorHAnsi"/>
          <w:color w:val="000000" w:themeColor="text1"/>
        </w:rPr>
        <w:t xml:space="preserve">After some initial optimisation </w:t>
      </w:r>
      <w:proofErr w:type="spellStart"/>
      <w:r w:rsidR="003769A2" w:rsidRPr="00137D80">
        <w:rPr>
          <w:rFonts w:cstheme="minorHAnsi"/>
          <w:color w:val="000000" w:themeColor="text1"/>
        </w:rPr>
        <w:t>experimements</w:t>
      </w:r>
      <w:proofErr w:type="spellEnd"/>
      <w:r w:rsidR="003769A2" w:rsidRPr="00137D80">
        <w:rPr>
          <w:rFonts w:cstheme="minorHAnsi"/>
          <w:color w:val="000000" w:themeColor="text1"/>
        </w:rPr>
        <w:t>, the ONT sequencing data with duplex calling was assembled using the ‘ONT corrected’ mode (--</w:t>
      </w:r>
      <w:proofErr w:type="spellStart"/>
      <w:r w:rsidR="003769A2" w:rsidRPr="00137D80">
        <w:rPr>
          <w:rFonts w:cstheme="minorHAnsi"/>
          <w:color w:val="000000" w:themeColor="text1"/>
        </w:rPr>
        <w:t>nano-corr</w:t>
      </w:r>
      <w:proofErr w:type="spellEnd"/>
      <w:r w:rsidR="003769A2" w:rsidRPr="00137D80">
        <w:rPr>
          <w:rFonts w:cstheme="minorHAnsi"/>
          <w:color w:val="000000" w:themeColor="text1"/>
        </w:rPr>
        <w:t xml:space="preserve">) and a minimum overlap of 10,000 (--min-overlap 10000), while the other </w:t>
      </w:r>
      <w:r w:rsidR="00CE01CD" w:rsidRPr="00137D80">
        <w:rPr>
          <w:rFonts w:cstheme="minorHAnsi"/>
          <w:color w:val="000000" w:themeColor="text1"/>
        </w:rPr>
        <w:t xml:space="preserve">ONT sequencing data was assembled using </w:t>
      </w:r>
      <w:r w:rsidR="003769A2" w:rsidRPr="00137D80">
        <w:rPr>
          <w:rFonts w:cstheme="minorHAnsi"/>
          <w:color w:val="000000" w:themeColor="text1"/>
        </w:rPr>
        <w:t xml:space="preserve">the ‘ONT raw’ mode (--nano-raw) and </w:t>
      </w:r>
      <w:r w:rsidR="004649E7" w:rsidRPr="00137D80">
        <w:rPr>
          <w:rFonts w:cstheme="minorHAnsi"/>
          <w:color w:val="000000" w:themeColor="text1"/>
        </w:rPr>
        <w:t>default settings</w:t>
      </w:r>
      <w:r w:rsidR="00CE01CD" w:rsidRPr="00137D80">
        <w:rPr>
          <w:rFonts w:cstheme="minorHAnsi"/>
          <w:color w:val="000000" w:themeColor="text1"/>
        </w:rPr>
        <w:t xml:space="preserve">. An addition two iterations of polishing were carried out after the assemblies. The </w:t>
      </w:r>
      <w:proofErr w:type="spellStart"/>
      <w:r w:rsidR="00CE01CD" w:rsidRPr="00137D80">
        <w:rPr>
          <w:rFonts w:cstheme="minorHAnsi"/>
          <w:color w:val="000000" w:themeColor="text1"/>
        </w:rPr>
        <w:t>purge_dups</w:t>
      </w:r>
      <w:proofErr w:type="spellEnd"/>
      <w:r w:rsidR="00CE01CD" w:rsidRPr="00137D80">
        <w:rPr>
          <w:rFonts w:cstheme="minorHAnsi"/>
          <w:color w:val="000000" w:themeColor="text1"/>
        </w:rPr>
        <w:t xml:space="preserve"> v1.2.5 (Guan et al., 2020) pipeline was used to remove putative haplotypic duplications and heterozygous overlaps from the genome. Raw ONT reads were mapped to the draft assembly using </w:t>
      </w:r>
      <w:r w:rsidR="003E260C" w:rsidRPr="00137D80">
        <w:rPr>
          <w:rFonts w:cstheme="minorHAnsi"/>
          <w:color w:val="000000" w:themeColor="text1"/>
        </w:rPr>
        <w:t>m</w:t>
      </w:r>
      <w:r w:rsidR="00CE01CD" w:rsidRPr="00137D80">
        <w:rPr>
          <w:rFonts w:cstheme="minorHAnsi"/>
          <w:color w:val="000000" w:themeColor="text1"/>
        </w:rPr>
        <w:t>inimap2 v2.18 (Li, 2018)</w:t>
      </w:r>
      <w:r w:rsidR="003E260C" w:rsidRPr="00137D80">
        <w:rPr>
          <w:rFonts w:cstheme="minorHAnsi"/>
          <w:color w:val="000000" w:themeColor="text1"/>
        </w:rPr>
        <w:t xml:space="preserve"> for this step</w:t>
      </w:r>
      <w:r w:rsidR="00CE01CD" w:rsidRPr="00137D80">
        <w:rPr>
          <w:rFonts w:cstheme="minorHAnsi"/>
          <w:color w:val="000000" w:themeColor="text1"/>
        </w:rPr>
        <w:t>.</w:t>
      </w:r>
      <w:r w:rsidR="003E260C" w:rsidRPr="00137D80">
        <w:rPr>
          <w:rFonts w:cstheme="minorHAnsi"/>
          <w:color w:val="000000" w:themeColor="text1"/>
        </w:rPr>
        <w:t xml:space="preserve"> </w:t>
      </w:r>
      <w:r w:rsidR="00723DC1" w:rsidRPr="00137D80">
        <w:rPr>
          <w:rFonts w:cstheme="minorHAnsi"/>
          <w:color w:val="000000" w:themeColor="text1"/>
        </w:rPr>
        <w:t>This genome assembly workflow and the relevant scripts are available on GitHub (</w:t>
      </w:r>
      <w:r w:rsidR="00723DC1" w:rsidRPr="00137D80">
        <w:rPr>
          <w:rFonts w:cstheme="minorHAnsi"/>
          <w:color w:val="FF0000"/>
        </w:rPr>
        <w:t>link</w:t>
      </w:r>
      <w:r w:rsidR="00723DC1" w:rsidRPr="00137D80">
        <w:rPr>
          <w:rFonts w:cstheme="minorHAnsi"/>
          <w:color w:val="000000" w:themeColor="text1"/>
        </w:rPr>
        <w:t>)</w:t>
      </w:r>
      <w:r w:rsidR="003E260C" w:rsidRPr="00137D80">
        <w:rPr>
          <w:rFonts w:cstheme="minorHAnsi"/>
          <w:color w:val="000000" w:themeColor="text1"/>
        </w:rPr>
        <w:t>.</w:t>
      </w:r>
    </w:p>
    <w:p w14:paraId="558A46E8" w14:textId="34CF04EE" w:rsidR="00AF29CB" w:rsidRPr="00137D80" w:rsidRDefault="00AF29CB" w:rsidP="00790F30">
      <w:pPr>
        <w:jc w:val="both"/>
        <w:rPr>
          <w:rFonts w:cstheme="minorHAnsi"/>
          <w:color w:val="000000" w:themeColor="text1"/>
        </w:rPr>
      </w:pPr>
    </w:p>
    <w:p w14:paraId="04FCDF5A" w14:textId="3E75E836" w:rsidR="00AF29CB" w:rsidRPr="00137D80" w:rsidRDefault="00AF29CB" w:rsidP="00790F30">
      <w:pPr>
        <w:jc w:val="both"/>
        <w:rPr>
          <w:rFonts w:cstheme="minorHAnsi"/>
          <w:color w:val="000000" w:themeColor="text1"/>
        </w:rPr>
      </w:pPr>
      <w:commentRangeStart w:id="0"/>
      <w:r w:rsidRPr="00137D80">
        <w:rPr>
          <w:rFonts w:cstheme="minorHAnsi"/>
          <w:color w:val="000000" w:themeColor="text1"/>
        </w:rPr>
        <w:t>T</w:t>
      </w:r>
      <w:commentRangeEnd w:id="0"/>
      <w:r w:rsidRPr="00137D80">
        <w:rPr>
          <w:rStyle w:val="CommentReference"/>
        </w:rPr>
        <w:commentReference w:id="0"/>
      </w:r>
      <w:r w:rsidRPr="00137D80">
        <w:rPr>
          <w:rFonts w:cstheme="minorHAnsi"/>
          <w:color w:val="000000" w:themeColor="text1"/>
        </w:rPr>
        <w:t xml:space="preserve">he genome assemblies were annotated using FGENESH++ v7.2.2 (Salamov &amp; Solovyev, 2000; Solovyev et al., 2006), carried out on the Nimbus cloud service (provided by the Pawsey Supercomputing Centre). To prepare the assemblies for annotation, we generated a repeat database using </w:t>
      </w:r>
      <w:proofErr w:type="spellStart"/>
      <w:r w:rsidRPr="00137D80">
        <w:rPr>
          <w:rFonts w:cstheme="minorHAnsi"/>
          <w:color w:val="000000" w:themeColor="text1"/>
        </w:rPr>
        <w:t>RepeatModeler</w:t>
      </w:r>
      <w:proofErr w:type="spellEnd"/>
      <w:r w:rsidRPr="00137D80">
        <w:rPr>
          <w:rFonts w:cstheme="minorHAnsi"/>
          <w:color w:val="000000" w:themeColor="text1"/>
        </w:rPr>
        <w:t xml:space="preserve"> v2.0.1 (Flynn et al., 2020), then masked repetitive regions in the assemblies using </w:t>
      </w:r>
      <w:proofErr w:type="spellStart"/>
      <w:r w:rsidRPr="00137D80">
        <w:rPr>
          <w:rFonts w:cstheme="minorHAnsi"/>
          <w:color w:val="000000" w:themeColor="text1"/>
        </w:rPr>
        <w:t>RepeatMasker</w:t>
      </w:r>
      <w:proofErr w:type="spellEnd"/>
      <w:r w:rsidRPr="00137D80">
        <w:rPr>
          <w:rFonts w:cstheme="minorHAnsi"/>
          <w:color w:val="000000" w:themeColor="text1"/>
        </w:rPr>
        <w:t xml:space="preserve"> v4.0.6 (Smit et al., 2015), implementing the ‘-</w:t>
      </w:r>
      <w:proofErr w:type="spellStart"/>
      <w:r w:rsidRPr="00137D80">
        <w:rPr>
          <w:rFonts w:cstheme="minorHAnsi"/>
          <w:color w:val="000000" w:themeColor="text1"/>
        </w:rPr>
        <w:t>nolow</w:t>
      </w:r>
      <w:proofErr w:type="spellEnd"/>
      <w:r w:rsidRPr="00137D80">
        <w:rPr>
          <w:rFonts w:cstheme="minorHAnsi"/>
          <w:color w:val="000000" w:themeColor="text1"/>
        </w:rPr>
        <w:t>’ option (i.e., low complexity or simple repeat regions are not masked). Both masked and unmasked genome assemblies were used as input for FGENESH++. FGENESH++ was run with the non-mammalian general pipeline parameters, optimized gene- finding parameters trained on the genome of the pea aphid (</w:t>
      </w:r>
      <w:proofErr w:type="spellStart"/>
      <w:r w:rsidRPr="00137D80">
        <w:rPr>
          <w:rFonts w:cstheme="minorHAnsi"/>
          <w:i/>
          <w:color w:val="000000" w:themeColor="text1"/>
        </w:rPr>
        <w:t>Acyrthosiphon</w:t>
      </w:r>
      <w:proofErr w:type="spellEnd"/>
      <w:r w:rsidRPr="00137D80">
        <w:rPr>
          <w:rFonts w:cstheme="minorHAnsi"/>
          <w:i/>
          <w:color w:val="000000" w:themeColor="text1"/>
        </w:rPr>
        <w:t xml:space="preserve"> </w:t>
      </w:r>
      <w:proofErr w:type="spellStart"/>
      <w:r w:rsidRPr="00137D80">
        <w:rPr>
          <w:rFonts w:cstheme="minorHAnsi"/>
          <w:i/>
          <w:color w:val="000000" w:themeColor="text1"/>
        </w:rPr>
        <w:t>pisum</w:t>
      </w:r>
      <w:proofErr w:type="spellEnd"/>
      <w:r w:rsidRPr="00137D80">
        <w:rPr>
          <w:rFonts w:cstheme="minorHAnsi"/>
          <w:color w:val="000000" w:themeColor="text1"/>
        </w:rPr>
        <w:t xml:space="preserve">), and a curated insect protein database provided by </w:t>
      </w:r>
      <w:proofErr w:type="spellStart"/>
      <w:r w:rsidRPr="00137D80">
        <w:rPr>
          <w:rFonts w:cstheme="minorHAnsi"/>
          <w:color w:val="000000" w:themeColor="text1"/>
        </w:rPr>
        <w:t>Softberry</w:t>
      </w:r>
      <w:proofErr w:type="spellEnd"/>
      <w:r w:rsidRPr="00137D80">
        <w:rPr>
          <w:rFonts w:cstheme="minorHAnsi"/>
          <w:color w:val="000000" w:themeColor="text1"/>
        </w:rPr>
        <w:t xml:space="preserve"> (2020 release) for the “</w:t>
      </w:r>
      <w:proofErr w:type="spellStart"/>
      <w:r w:rsidRPr="00137D80">
        <w:rPr>
          <w:rFonts w:cstheme="minorHAnsi"/>
          <w:color w:val="000000" w:themeColor="text1"/>
        </w:rPr>
        <w:t>prot_map</w:t>
      </w:r>
      <w:proofErr w:type="spellEnd"/>
      <w:r w:rsidRPr="00137D80">
        <w:rPr>
          <w:rFonts w:cstheme="minorHAnsi"/>
          <w:color w:val="000000" w:themeColor="text1"/>
        </w:rPr>
        <w:t>” homology-based predictions. Ab initio predictions without any BLAST hits were removed.</w:t>
      </w:r>
    </w:p>
    <w:p w14:paraId="155AA2B7" w14:textId="3E383F13" w:rsidR="003E260C" w:rsidRPr="00137D80" w:rsidRDefault="003E260C" w:rsidP="00790F30">
      <w:pPr>
        <w:jc w:val="both"/>
        <w:rPr>
          <w:rFonts w:cstheme="minorHAnsi"/>
          <w:color w:val="000000" w:themeColor="text1"/>
        </w:rPr>
      </w:pPr>
    </w:p>
    <w:p w14:paraId="0296F1EE" w14:textId="4510A5C2" w:rsidR="00AF29CB" w:rsidRPr="00137D80" w:rsidRDefault="003E260C" w:rsidP="00790F30">
      <w:pPr>
        <w:jc w:val="both"/>
        <w:rPr>
          <w:rFonts w:cstheme="minorHAnsi"/>
          <w:color w:val="000000" w:themeColor="text1"/>
        </w:rPr>
      </w:pPr>
      <w:r w:rsidRPr="00137D80">
        <w:rPr>
          <w:rFonts w:cstheme="minorHAnsi"/>
          <w:color w:val="000000" w:themeColor="text1"/>
        </w:rPr>
        <w:t xml:space="preserve">These newly assembled genomes were combined with other cockroach and termite genomes from </w:t>
      </w:r>
      <w:proofErr w:type="spellStart"/>
      <w:r w:rsidRPr="00137D80">
        <w:rPr>
          <w:rFonts w:cstheme="minorHAnsi"/>
          <w:color w:val="000000" w:themeColor="text1"/>
        </w:rPr>
        <w:t>InsectBase</w:t>
      </w:r>
      <w:proofErr w:type="spellEnd"/>
      <w:r w:rsidRPr="00137D80">
        <w:rPr>
          <w:rFonts w:cstheme="minorHAnsi"/>
          <w:color w:val="000000" w:themeColor="text1"/>
        </w:rPr>
        <w:t xml:space="preserve"> 2.0 (Mei et al., 2022), NCBI and Ewart et al. (2024) for subsequent analyses (see Table 1 for species/genome details). For </w:t>
      </w:r>
      <w:proofErr w:type="spellStart"/>
      <w:r w:rsidRPr="00137D80">
        <w:rPr>
          <w:rFonts w:cstheme="minorHAnsi"/>
          <w:i/>
          <w:color w:val="000000" w:themeColor="text1"/>
        </w:rPr>
        <w:t>Periplaneta</w:t>
      </w:r>
      <w:proofErr w:type="spellEnd"/>
      <w:r w:rsidRPr="00137D80">
        <w:rPr>
          <w:rFonts w:cstheme="minorHAnsi"/>
          <w:i/>
          <w:color w:val="000000" w:themeColor="text1"/>
        </w:rPr>
        <w:t xml:space="preserve"> </w:t>
      </w:r>
      <w:proofErr w:type="spellStart"/>
      <w:r w:rsidRPr="00137D80">
        <w:rPr>
          <w:rFonts w:cstheme="minorHAnsi"/>
          <w:i/>
          <w:color w:val="000000" w:themeColor="text1"/>
        </w:rPr>
        <w:t>americana</w:t>
      </w:r>
      <w:proofErr w:type="spellEnd"/>
      <w:r w:rsidRPr="00137D80">
        <w:rPr>
          <w:rFonts w:cstheme="minorHAnsi"/>
          <w:color w:val="000000" w:themeColor="text1"/>
        </w:rPr>
        <w:t xml:space="preserve">, </w:t>
      </w:r>
      <w:proofErr w:type="spellStart"/>
      <w:r w:rsidRPr="00137D80">
        <w:rPr>
          <w:rFonts w:cstheme="minorHAnsi"/>
          <w:i/>
          <w:color w:val="000000" w:themeColor="text1"/>
        </w:rPr>
        <w:t>Blattella</w:t>
      </w:r>
      <w:proofErr w:type="spellEnd"/>
      <w:r w:rsidRPr="00137D80">
        <w:rPr>
          <w:rFonts w:cstheme="minorHAnsi"/>
          <w:i/>
          <w:color w:val="000000" w:themeColor="text1"/>
        </w:rPr>
        <w:t xml:space="preserve"> </w:t>
      </w:r>
      <w:proofErr w:type="spellStart"/>
      <w:r w:rsidRPr="00137D80">
        <w:rPr>
          <w:rFonts w:cstheme="minorHAnsi"/>
          <w:i/>
          <w:color w:val="000000" w:themeColor="text1"/>
        </w:rPr>
        <w:t>germanica</w:t>
      </w:r>
      <w:proofErr w:type="spellEnd"/>
      <w:r w:rsidRPr="00137D80">
        <w:rPr>
          <w:rFonts w:cstheme="minorHAnsi"/>
          <w:color w:val="000000" w:themeColor="text1"/>
        </w:rPr>
        <w:t xml:space="preserve">, and </w:t>
      </w:r>
      <w:proofErr w:type="spellStart"/>
      <w:r w:rsidRPr="00137D80">
        <w:rPr>
          <w:rFonts w:cstheme="minorHAnsi"/>
          <w:i/>
          <w:color w:val="000000" w:themeColor="text1"/>
        </w:rPr>
        <w:t>Zootermopsis</w:t>
      </w:r>
      <w:proofErr w:type="spellEnd"/>
      <w:r w:rsidRPr="00137D80">
        <w:rPr>
          <w:rFonts w:cstheme="minorHAnsi"/>
          <w:i/>
          <w:color w:val="000000" w:themeColor="text1"/>
        </w:rPr>
        <w:t xml:space="preserve"> </w:t>
      </w:r>
      <w:proofErr w:type="spellStart"/>
      <w:r w:rsidRPr="00137D80">
        <w:rPr>
          <w:rFonts w:cstheme="minorHAnsi"/>
          <w:i/>
          <w:color w:val="000000" w:themeColor="text1"/>
        </w:rPr>
        <w:t>nevadensis</w:t>
      </w:r>
      <w:proofErr w:type="spellEnd"/>
      <w:r w:rsidRPr="00137D80">
        <w:rPr>
          <w:rFonts w:cstheme="minorHAnsi"/>
          <w:color w:val="000000" w:themeColor="text1"/>
        </w:rPr>
        <w:t>, multiple genomes from various sources were included to assess whether differences in data type and/or assembly methods affected the results in subsequent analyses.</w:t>
      </w:r>
    </w:p>
    <w:p w14:paraId="7C1CB7B6" w14:textId="703EB728" w:rsidR="00CF2859" w:rsidRDefault="00CF2859" w:rsidP="00790F30">
      <w:pPr>
        <w:jc w:val="both"/>
        <w:rPr>
          <w:rFonts w:cstheme="minorHAnsi"/>
          <w:color w:val="000000" w:themeColor="text1"/>
        </w:rPr>
      </w:pPr>
    </w:p>
    <w:p w14:paraId="31055C10" w14:textId="35A9A642" w:rsidR="00137D80" w:rsidRDefault="00137D80" w:rsidP="00790F30">
      <w:pPr>
        <w:jc w:val="both"/>
        <w:rPr>
          <w:rFonts w:cstheme="minorHAnsi"/>
          <w:color w:val="000000" w:themeColor="text1"/>
        </w:rPr>
      </w:pPr>
    </w:p>
    <w:p w14:paraId="79486748" w14:textId="77777777" w:rsidR="00137D80" w:rsidRDefault="00137D80" w:rsidP="00790F30">
      <w:pPr>
        <w:jc w:val="both"/>
        <w:rPr>
          <w:rFonts w:cstheme="minorHAnsi"/>
          <w:color w:val="000000" w:themeColor="text1"/>
        </w:rPr>
      </w:pPr>
    </w:p>
    <w:p w14:paraId="33CA2A10" w14:textId="03D0B8A6" w:rsidR="00D11775" w:rsidRPr="00137D80" w:rsidRDefault="00C97A6A" w:rsidP="00790F30">
      <w:pPr>
        <w:jc w:val="both"/>
        <w:rPr>
          <w:rFonts w:cstheme="minorHAnsi"/>
          <w:color w:val="000000" w:themeColor="text1"/>
        </w:rPr>
      </w:pPr>
      <w:r w:rsidRPr="00137D80">
        <w:rPr>
          <w:rFonts w:cstheme="minorHAnsi"/>
          <w:b/>
          <w:i/>
          <w:color w:val="000000" w:themeColor="text1"/>
        </w:rPr>
        <w:lastRenderedPageBreak/>
        <w:t xml:space="preserve">Characterising </w:t>
      </w:r>
      <w:r w:rsidR="00CF2859" w:rsidRPr="00137D80">
        <w:rPr>
          <w:rFonts w:cstheme="minorHAnsi"/>
          <w:b/>
          <w:i/>
          <w:color w:val="000000" w:themeColor="text1"/>
        </w:rPr>
        <w:t xml:space="preserve">HGT </w:t>
      </w:r>
      <w:r w:rsidRPr="00137D80">
        <w:rPr>
          <w:rFonts w:cstheme="minorHAnsi"/>
          <w:b/>
          <w:i/>
          <w:color w:val="000000" w:themeColor="text1"/>
        </w:rPr>
        <w:t>inserts</w:t>
      </w:r>
    </w:p>
    <w:p w14:paraId="759F2271" w14:textId="74F94880" w:rsidR="0065342C" w:rsidRPr="00137D80" w:rsidRDefault="0065342C" w:rsidP="00790F30">
      <w:pPr>
        <w:jc w:val="both"/>
        <w:rPr>
          <w:rFonts w:cstheme="minorHAnsi"/>
          <w:color w:val="000000" w:themeColor="text1"/>
        </w:rPr>
      </w:pPr>
    </w:p>
    <w:p w14:paraId="129B261F" w14:textId="77777777" w:rsidR="00CE08A0" w:rsidRPr="00137D80" w:rsidRDefault="00C97A6A" w:rsidP="00790F30">
      <w:pPr>
        <w:jc w:val="both"/>
        <w:rPr>
          <w:rFonts w:cstheme="minorHAnsi"/>
          <w:color w:val="000000" w:themeColor="text1"/>
        </w:rPr>
      </w:pPr>
      <w:r w:rsidRPr="00137D80">
        <w:rPr>
          <w:rFonts w:eastAsia="Times New Roman" w:cstheme="minorHAnsi"/>
          <w:color w:val="000000" w:themeColor="text1"/>
        </w:rPr>
        <w:t xml:space="preserve">The following steps were carried out to identify, filter, and age </w:t>
      </w:r>
      <w:proofErr w:type="spellStart"/>
      <w:r w:rsidRPr="00137D80">
        <w:rPr>
          <w:rFonts w:eastAsia="Times New Roman" w:cstheme="minorHAnsi"/>
          <w:i/>
          <w:color w:val="000000" w:themeColor="text1"/>
        </w:rPr>
        <w:t>Blattabacterium</w:t>
      </w:r>
      <w:proofErr w:type="spellEnd"/>
      <w:r w:rsidRPr="00137D80">
        <w:rPr>
          <w:rFonts w:eastAsia="Times New Roman" w:cstheme="minorHAnsi"/>
          <w:color w:val="000000" w:themeColor="text1"/>
        </w:rPr>
        <w:t xml:space="preserve"> inserts in the cockroach and termite genomes.</w:t>
      </w:r>
      <w:r w:rsidRPr="00137D80">
        <w:rPr>
          <w:rFonts w:cstheme="minorHAnsi"/>
          <w:color w:val="000000" w:themeColor="text1"/>
        </w:rPr>
        <w:t xml:space="preserve"> This pipeline workflow and the relevant scripts are available on GitHub (</w:t>
      </w:r>
      <w:r w:rsidRPr="00137D80">
        <w:rPr>
          <w:rFonts w:cstheme="minorHAnsi"/>
          <w:color w:val="FF0000"/>
        </w:rPr>
        <w:t>link</w:t>
      </w:r>
      <w:r w:rsidRPr="00137D80">
        <w:rPr>
          <w:rFonts w:cstheme="minorHAnsi"/>
          <w:color w:val="000000" w:themeColor="text1"/>
        </w:rPr>
        <w:t xml:space="preserve">). </w:t>
      </w:r>
      <w:r w:rsidR="00CE08A0" w:rsidRPr="00137D80">
        <w:rPr>
          <w:rFonts w:cstheme="minorHAnsi"/>
          <w:color w:val="000000" w:themeColor="text1"/>
        </w:rPr>
        <w:t xml:space="preserve">Additionally, alternative thresholds for many of the steps were applied, and are included in brackets </w:t>
      </w:r>
      <w:proofErr w:type="spellStart"/>
      <w:r w:rsidR="00CE08A0" w:rsidRPr="00137D80">
        <w:rPr>
          <w:rFonts w:cstheme="minorHAnsi"/>
          <w:color w:val="000000" w:themeColor="text1"/>
        </w:rPr>
        <w:t>bleow</w:t>
      </w:r>
      <w:proofErr w:type="spellEnd"/>
      <w:r w:rsidR="00CE08A0" w:rsidRPr="00137D80">
        <w:rPr>
          <w:rFonts w:cstheme="minorHAnsi"/>
          <w:color w:val="000000" w:themeColor="text1"/>
        </w:rPr>
        <w:t>. The corresponding results when applying these alternative thresholds are presented in the ‘HGT insert QC’ section.</w:t>
      </w:r>
      <w:r w:rsidR="00CE08A0" w:rsidRPr="00137D80">
        <w:rPr>
          <w:rFonts w:cstheme="minorHAnsi"/>
          <w:color w:val="000000" w:themeColor="text1"/>
        </w:rPr>
        <w:br/>
      </w:r>
    </w:p>
    <w:p w14:paraId="354C7E71" w14:textId="07552A84" w:rsidR="0065342C" w:rsidRPr="00137D80" w:rsidRDefault="00593BDE" w:rsidP="00790F30">
      <w:pPr>
        <w:jc w:val="both"/>
        <w:rPr>
          <w:rFonts w:eastAsia="Times New Roman" w:cstheme="minorHAnsi"/>
          <w:color w:val="000000" w:themeColor="text1"/>
        </w:rPr>
      </w:pPr>
      <w:r w:rsidRPr="00137D80">
        <w:rPr>
          <w:rFonts w:cstheme="minorHAnsi"/>
          <w:color w:val="000000" w:themeColor="text1"/>
        </w:rPr>
        <w:t>W</w:t>
      </w:r>
      <w:r w:rsidR="00CE08A0" w:rsidRPr="00137D80">
        <w:rPr>
          <w:rFonts w:cstheme="minorHAnsi"/>
          <w:color w:val="000000" w:themeColor="text1"/>
        </w:rPr>
        <w:t xml:space="preserve">e first created a library comprising 77 </w:t>
      </w:r>
      <w:proofErr w:type="spellStart"/>
      <w:r w:rsidR="00CE08A0" w:rsidRPr="00137D80">
        <w:rPr>
          <w:rFonts w:cstheme="minorHAnsi"/>
          <w:i/>
          <w:color w:val="000000" w:themeColor="text1"/>
        </w:rPr>
        <w:t>Blattabacterium</w:t>
      </w:r>
      <w:proofErr w:type="spellEnd"/>
      <w:r w:rsidR="00CE08A0" w:rsidRPr="00137D80">
        <w:rPr>
          <w:rFonts w:cstheme="minorHAnsi"/>
          <w:color w:val="000000" w:themeColor="text1"/>
        </w:rPr>
        <w:t xml:space="preserve"> genomes (see Table S1 for genome details), each of which were broken into 150 bp fragments (</w:t>
      </w:r>
      <w:commentRangeStart w:id="1"/>
      <w:r w:rsidR="00CE08A0" w:rsidRPr="00137D80">
        <w:rPr>
          <w:rFonts w:cstheme="minorHAnsi"/>
          <w:color w:val="000000" w:themeColor="text1"/>
        </w:rPr>
        <w:t>alternate threshold = 100 bp</w:t>
      </w:r>
      <w:commentRangeEnd w:id="1"/>
      <w:r w:rsidR="00CE08A0" w:rsidRPr="00137D80">
        <w:rPr>
          <w:rStyle w:val="CommentReference"/>
        </w:rPr>
        <w:commentReference w:id="1"/>
      </w:r>
      <w:r w:rsidR="00CE08A0" w:rsidRPr="00137D80">
        <w:rPr>
          <w:rFonts w:cstheme="minorHAnsi"/>
          <w:color w:val="000000" w:themeColor="text1"/>
        </w:rPr>
        <w:t xml:space="preserve">) using a custom AWK script. These </w:t>
      </w:r>
      <w:proofErr w:type="spellStart"/>
      <w:r w:rsidR="00CE08A0" w:rsidRPr="00137D80">
        <w:rPr>
          <w:rFonts w:cstheme="minorHAnsi"/>
          <w:i/>
          <w:color w:val="000000" w:themeColor="text1"/>
        </w:rPr>
        <w:t>Blattabacterium</w:t>
      </w:r>
      <w:proofErr w:type="spellEnd"/>
      <w:r w:rsidR="00CE08A0" w:rsidRPr="00137D80">
        <w:rPr>
          <w:rFonts w:cstheme="minorHAnsi"/>
          <w:color w:val="000000" w:themeColor="text1"/>
        </w:rPr>
        <w:t xml:space="preserve"> chunks were aligned to the </w:t>
      </w:r>
      <w:r w:rsidR="0065342C" w:rsidRPr="0065342C">
        <w:rPr>
          <w:rFonts w:eastAsia="Times New Roman" w:cstheme="minorHAnsi"/>
          <w:color w:val="000000" w:themeColor="text1"/>
        </w:rPr>
        <w:t xml:space="preserve">reference host genome using bwa </w:t>
      </w:r>
      <w:r w:rsidR="007C5714" w:rsidRPr="00137D80">
        <w:rPr>
          <w:rFonts w:eastAsia="Times New Roman" w:cstheme="minorHAnsi"/>
          <w:color w:val="000000" w:themeColor="text1"/>
        </w:rPr>
        <w:t>mem v0.7.17 (Li &amp; Durbin, 2009)</w:t>
      </w:r>
      <w:r w:rsidR="0065342C" w:rsidRPr="0065342C">
        <w:rPr>
          <w:rFonts w:eastAsia="Times New Roman" w:cstheme="minorHAnsi"/>
          <w:color w:val="000000" w:themeColor="text1"/>
        </w:rPr>
        <w:t>, implementing default parameters</w:t>
      </w:r>
      <w:r w:rsidR="007C5714" w:rsidRPr="00137D80">
        <w:rPr>
          <w:rFonts w:eastAsia="Times New Roman" w:cstheme="minorHAnsi"/>
          <w:color w:val="000000" w:themeColor="text1"/>
        </w:rPr>
        <w:t xml:space="preserve">. </w:t>
      </w:r>
      <w:r w:rsidRPr="00137D80">
        <w:rPr>
          <w:rFonts w:eastAsia="Times New Roman" w:cstheme="minorHAnsi"/>
          <w:color w:val="000000" w:themeColor="text1"/>
        </w:rPr>
        <w:t>T</w:t>
      </w:r>
      <w:r w:rsidR="007C5714" w:rsidRPr="00137D80">
        <w:rPr>
          <w:rFonts w:eastAsia="Times New Roman" w:cstheme="minorHAnsi"/>
          <w:color w:val="000000" w:themeColor="text1"/>
        </w:rPr>
        <w:t xml:space="preserve">he resultant alignment was converted into a bam file with </w:t>
      </w:r>
      <w:proofErr w:type="spellStart"/>
      <w:r w:rsidR="007C5714" w:rsidRPr="00137D80">
        <w:rPr>
          <w:rFonts w:eastAsia="Times New Roman" w:cstheme="minorHAnsi"/>
          <w:color w:val="000000" w:themeColor="text1"/>
        </w:rPr>
        <w:t>samtools</w:t>
      </w:r>
      <w:proofErr w:type="spellEnd"/>
      <w:r w:rsidR="007C5714" w:rsidRPr="00137D80">
        <w:rPr>
          <w:rFonts w:eastAsia="Times New Roman" w:cstheme="minorHAnsi"/>
          <w:color w:val="000000" w:themeColor="text1"/>
        </w:rPr>
        <w:t xml:space="preserve">, then into a bed file using </w:t>
      </w:r>
      <w:proofErr w:type="spellStart"/>
      <w:r w:rsidR="007C5714" w:rsidRPr="00137D80">
        <w:rPr>
          <w:rFonts w:eastAsia="Times New Roman" w:cstheme="minorHAnsi"/>
          <w:color w:val="000000" w:themeColor="text1"/>
        </w:rPr>
        <w:t>bedtools</w:t>
      </w:r>
      <w:proofErr w:type="spellEnd"/>
      <w:r w:rsidR="007C5714" w:rsidRPr="00137D80">
        <w:rPr>
          <w:rFonts w:eastAsia="Times New Roman" w:cstheme="minorHAnsi"/>
          <w:color w:val="000000" w:themeColor="text1"/>
        </w:rPr>
        <w:t xml:space="preserve"> v2.3 (Quinlan and Hall, 2010). Overlapping aligned </w:t>
      </w:r>
      <w:proofErr w:type="spellStart"/>
      <w:r w:rsidR="007C5714" w:rsidRPr="00137D80">
        <w:rPr>
          <w:rFonts w:eastAsia="Times New Roman" w:cstheme="minorHAnsi"/>
          <w:i/>
          <w:color w:val="000000" w:themeColor="text1"/>
        </w:rPr>
        <w:t>Blattabacterium</w:t>
      </w:r>
      <w:proofErr w:type="spellEnd"/>
      <w:r w:rsidR="007C5714" w:rsidRPr="00137D80">
        <w:rPr>
          <w:rFonts w:eastAsia="Times New Roman" w:cstheme="minorHAnsi"/>
          <w:color w:val="000000" w:themeColor="text1"/>
        </w:rPr>
        <w:t xml:space="preserve"> chunks, and aligned chunks that aligned within </w:t>
      </w:r>
      <w:r w:rsidR="007A4E69" w:rsidRPr="00137D80">
        <w:rPr>
          <w:rFonts w:eastAsia="Times New Roman" w:cstheme="minorHAnsi"/>
          <w:color w:val="000000" w:themeColor="text1"/>
        </w:rPr>
        <w:t>150</w:t>
      </w:r>
      <w:r w:rsidR="007C5714" w:rsidRPr="00137D80">
        <w:rPr>
          <w:rFonts w:eastAsia="Times New Roman" w:cstheme="minorHAnsi"/>
          <w:color w:val="000000" w:themeColor="text1"/>
        </w:rPr>
        <w:t xml:space="preserve"> </w:t>
      </w:r>
      <w:proofErr w:type="spellStart"/>
      <w:r w:rsidR="007C5714" w:rsidRPr="00137D80">
        <w:rPr>
          <w:rFonts w:eastAsia="Times New Roman" w:cstheme="minorHAnsi"/>
          <w:color w:val="000000" w:themeColor="text1"/>
        </w:rPr>
        <w:t>bp</w:t>
      </w:r>
      <w:proofErr w:type="spellEnd"/>
      <w:r w:rsidR="007C5714" w:rsidRPr="00137D80">
        <w:rPr>
          <w:rFonts w:eastAsia="Times New Roman" w:cstheme="minorHAnsi"/>
          <w:color w:val="000000" w:themeColor="text1"/>
        </w:rPr>
        <w:t xml:space="preserve"> </w:t>
      </w:r>
      <w:r w:rsidR="007A4E69" w:rsidRPr="00137D80">
        <w:rPr>
          <w:rFonts w:eastAsia="Times New Roman" w:cstheme="minorHAnsi"/>
          <w:color w:val="000000" w:themeColor="text1"/>
        </w:rPr>
        <w:t>of</w:t>
      </w:r>
      <w:r w:rsidR="007C5714" w:rsidRPr="00137D80">
        <w:rPr>
          <w:rFonts w:eastAsia="Times New Roman" w:cstheme="minorHAnsi"/>
          <w:color w:val="000000" w:themeColor="text1"/>
        </w:rPr>
        <w:t xml:space="preserve"> each other (alternate threshold = </w:t>
      </w:r>
      <w:r w:rsidR="007A4E69" w:rsidRPr="00137D80">
        <w:rPr>
          <w:rFonts w:eastAsia="Times New Roman" w:cstheme="minorHAnsi"/>
          <w:color w:val="000000" w:themeColor="text1"/>
        </w:rPr>
        <w:t>50</w:t>
      </w:r>
      <w:r w:rsidR="007C5714" w:rsidRPr="00137D80">
        <w:rPr>
          <w:rFonts w:eastAsia="Times New Roman" w:cstheme="minorHAnsi"/>
          <w:color w:val="000000" w:themeColor="text1"/>
        </w:rPr>
        <w:t xml:space="preserve"> bp), were combined to form single putative HGT insert. </w:t>
      </w:r>
      <w:r w:rsidRPr="00137D80">
        <w:rPr>
          <w:rFonts w:eastAsia="Times New Roman" w:cstheme="minorHAnsi"/>
          <w:color w:val="000000" w:themeColor="text1"/>
        </w:rPr>
        <w:t>Putative inserts shorter the 50 bp (alternate threshold = 30 bp) were removed using AWK.</w:t>
      </w:r>
    </w:p>
    <w:p w14:paraId="694CC6F1" w14:textId="41790635" w:rsidR="00593BDE" w:rsidRPr="00137D80" w:rsidRDefault="00593BDE" w:rsidP="00790F30">
      <w:pPr>
        <w:jc w:val="both"/>
        <w:rPr>
          <w:rFonts w:eastAsia="Times New Roman" w:cstheme="minorHAnsi"/>
          <w:color w:val="000000" w:themeColor="text1"/>
        </w:rPr>
      </w:pPr>
    </w:p>
    <w:p w14:paraId="0257BA6D" w14:textId="0E21C054" w:rsidR="00317779" w:rsidRPr="00D94B32" w:rsidRDefault="00593BDE" w:rsidP="00790F30">
      <w:pPr>
        <w:jc w:val="both"/>
        <w:rPr>
          <w:rFonts w:eastAsia="Times New Roman" w:cstheme="minorHAnsi"/>
          <w:color w:val="FF0000"/>
          <w:rPrChange w:id="2" w:author="Maxim Warwick Dus Adams" w:date="2025-01-15T16:59:00Z">
            <w:rPr>
              <w:rFonts w:eastAsia="Times New Roman" w:cstheme="minorHAnsi"/>
              <w:color w:val="000000" w:themeColor="text1"/>
            </w:rPr>
          </w:rPrChange>
        </w:rPr>
      </w:pPr>
      <w:r w:rsidRPr="00137D80">
        <w:rPr>
          <w:rFonts w:eastAsia="Times New Roman" w:cstheme="minorHAnsi"/>
          <w:color w:val="000000" w:themeColor="text1"/>
        </w:rPr>
        <w:t xml:space="preserve">Several filtering steps were carried out to remove </w:t>
      </w:r>
      <w:r w:rsidR="00F2154B" w:rsidRPr="00137D80">
        <w:rPr>
          <w:rFonts w:eastAsia="Times New Roman" w:cstheme="minorHAnsi"/>
          <w:color w:val="000000" w:themeColor="text1"/>
        </w:rPr>
        <w:t xml:space="preserve">potential </w:t>
      </w:r>
      <w:r w:rsidRPr="00137D80">
        <w:rPr>
          <w:rFonts w:eastAsia="Times New Roman" w:cstheme="minorHAnsi"/>
          <w:color w:val="000000" w:themeColor="text1"/>
        </w:rPr>
        <w:t xml:space="preserve">artefactual HGT inserts. </w:t>
      </w:r>
      <w:r w:rsidR="00F2154B" w:rsidRPr="00137D80">
        <w:rPr>
          <w:rFonts w:eastAsia="Times New Roman" w:cstheme="minorHAnsi"/>
          <w:color w:val="000000" w:themeColor="text1"/>
        </w:rPr>
        <w:t xml:space="preserve">First, </w:t>
      </w:r>
      <w:ins w:id="3" w:author="Maxim Warwick Dus Adams" w:date="2025-01-15T16:55:00Z">
        <w:r w:rsidR="00D94B32">
          <w:rPr>
            <w:rFonts w:eastAsia="Times New Roman" w:cstheme="minorHAnsi"/>
            <w:color w:val="000000" w:themeColor="text1"/>
          </w:rPr>
          <w:t xml:space="preserve">we conservatively removed any contigs in which </w:t>
        </w:r>
      </w:ins>
      <w:del w:id="4" w:author="Maxim Warwick Dus Adams" w:date="2025-01-15T16:56:00Z">
        <w:r w:rsidR="00F2154B" w:rsidRPr="00137D80" w:rsidDel="00D94B32">
          <w:rPr>
            <w:rFonts w:eastAsia="Times New Roman" w:cstheme="minorHAnsi"/>
            <w:color w:val="000000" w:themeColor="text1"/>
          </w:rPr>
          <w:delText xml:space="preserve">potential contaminant </w:delText>
        </w:r>
      </w:del>
      <w:r w:rsidR="00F2154B" w:rsidRPr="00137D80">
        <w:rPr>
          <w:rFonts w:eastAsia="Times New Roman" w:cstheme="minorHAnsi"/>
          <w:color w:val="000000" w:themeColor="text1"/>
        </w:rPr>
        <w:t xml:space="preserve">genuine </w:t>
      </w:r>
      <w:proofErr w:type="spellStart"/>
      <w:r w:rsidR="00F2154B" w:rsidRPr="0065342C">
        <w:rPr>
          <w:rFonts w:eastAsia="Times New Roman" w:cstheme="minorHAnsi"/>
          <w:i/>
          <w:color w:val="000000" w:themeColor="text1"/>
        </w:rPr>
        <w:t>Blattabacterium</w:t>
      </w:r>
      <w:proofErr w:type="spellEnd"/>
      <w:r w:rsidR="00F2154B" w:rsidRPr="00137D80">
        <w:rPr>
          <w:rFonts w:eastAsia="Times New Roman" w:cstheme="minorHAnsi"/>
          <w:color w:val="000000" w:themeColor="text1"/>
        </w:rPr>
        <w:t xml:space="preserve"> sequences </w:t>
      </w:r>
      <w:del w:id="5" w:author="Maxim Warwick Dus Adams" w:date="2025-01-15T16:56:00Z">
        <w:r w:rsidR="00F2154B" w:rsidRPr="00137D80" w:rsidDel="00D94B32">
          <w:rPr>
            <w:rFonts w:eastAsia="Times New Roman" w:cstheme="minorHAnsi"/>
            <w:color w:val="000000" w:themeColor="text1"/>
          </w:rPr>
          <w:delText xml:space="preserve">that </w:delText>
        </w:r>
      </w:del>
      <w:ins w:id="6" w:author="Maxim Warwick Dus Adams" w:date="2025-01-15T16:56:00Z">
        <w:r w:rsidR="00D94B32">
          <w:rPr>
            <w:rFonts w:eastAsia="Times New Roman" w:cstheme="minorHAnsi"/>
            <w:color w:val="000000" w:themeColor="text1"/>
          </w:rPr>
          <w:t>may have</w:t>
        </w:r>
        <w:r w:rsidR="00D94B32" w:rsidRPr="00137D80">
          <w:rPr>
            <w:rFonts w:eastAsia="Times New Roman" w:cstheme="minorHAnsi"/>
            <w:color w:val="000000" w:themeColor="text1"/>
          </w:rPr>
          <w:t xml:space="preserve"> </w:t>
        </w:r>
        <w:r w:rsidR="00D94B32">
          <w:rPr>
            <w:rFonts w:eastAsia="Times New Roman" w:cstheme="minorHAnsi"/>
            <w:color w:val="000000" w:themeColor="text1"/>
          </w:rPr>
          <w:t xml:space="preserve">been </w:t>
        </w:r>
      </w:ins>
      <w:del w:id="7" w:author="Maxim Warwick Dus Adams" w:date="2025-01-15T16:56:00Z">
        <w:r w:rsidR="00F2154B" w:rsidRPr="00137D80" w:rsidDel="00D94B32">
          <w:rPr>
            <w:rFonts w:eastAsia="Times New Roman" w:cstheme="minorHAnsi"/>
            <w:color w:val="000000" w:themeColor="text1"/>
          </w:rPr>
          <w:delText xml:space="preserve">were </w:delText>
        </w:r>
      </w:del>
      <w:del w:id="8" w:author="Maxim Warwick Dus Adams" w:date="2025-01-15T16:40:00Z">
        <w:r w:rsidR="00F2154B" w:rsidRPr="00137D80" w:rsidDel="00E77C4F">
          <w:rPr>
            <w:rFonts w:eastAsia="Times New Roman" w:cstheme="minorHAnsi"/>
            <w:color w:val="000000" w:themeColor="text1"/>
          </w:rPr>
          <w:delText xml:space="preserve">inadvertently </w:delText>
        </w:r>
      </w:del>
      <w:ins w:id="9" w:author="Maxim Warwick Dus Adams" w:date="2025-01-15T16:40:00Z">
        <w:r w:rsidR="00E77C4F">
          <w:rPr>
            <w:rFonts w:eastAsia="Times New Roman" w:cstheme="minorHAnsi"/>
            <w:color w:val="000000" w:themeColor="text1"/>
          </w:rPr>
          <w:t xml:space="preserve">erroneously </w:t>
        </w:r>
      </w:ins>
      <w:ins w:id="10" w:author="Maxim Warwick Dus Adams" w:date="2025-01-15T16:41:00Z">
        <w:r w:rsidR="00E77C4F">
          <w:rPr>
            <w:rFonts w:eastAsia="Times New Roman" w:cstheme="minorHAnsi"/>
            <w:color w:val="000000" w:themeColor="text1"/>
          </w:rPr>
          <w:t xml:space="preserve">combined with cockroach sequences during genome assembly (and therefore </w:t>
        </w:r>
      </w:ins>
      <w:r w:rsidR="00F2154B" w:rsidRPr="00137D80">
        <w:rPr>
          <w:rFonts w:eastAsia="Times New Roman" w:cstheme="minorHAnsi"/>
          <w:color w:val="000000" w:themeColor="text1"/>
        </w:rPr>
        <w:t>characterized as HGT inserts</w:t>
      </w:r>
      <w:ins w:id="11" w:author="Maxim Warwick Dus Adams" w:date="2025-01-15T16:41:00Z">
        <w:r w:rsidR="00E77C4F">
          <w:rPr>
            <w:rFonts w:eastAsia="Times New Roman" w:cstheme="minorHAnsi"/>
            <w:color w:val="000000" w:themeColor="text1"/>
          </w:rPr>
          <w:t>)</w:t>
        </w:r>
      </w:ins>
      <w:del w:id="12" w:author="Maxim Warwick Dus Adams" w:date="2025-01-15T16:56:00Z">
        <w:r w:rsidR="00F2154B" w:rsidRPr="00137D80" w:rsidDel="00D94B32">
          <w:rPr>
            <w:rFonts w:eastAsia="Times New Roman" w:cstheme="minorHAnsi"/>
            <w:color w:val="000000" w:themeColor="text1"/>
          </w:rPr>
          <w:delText xml:space="preserve"> were identified and removed by comparing the length of the insert to the length of the contig on which it resides using a custom R script</w:delText>
        </w:r>
      </w:del>
      <w:r w:rsidR="00F2154B" w:rsidRPr="00137D80">
        <w:rPr>
          <w:rFonts w:eastAsia="Times New Roman" w:cstheme="minorHAnsi"/>
          <w:color w:val="000000" w:themeColor="text1"/>
        </w:rPr>
        <w:t>.</w:t>
      </w:r>
      <w:ins w:id="13" w:author="Maxim Warwick Dus Adams" w:date="2025-01-15T16:56:00Z">
        <w:r w:rsidR="00D94B32">
          <w:rPr>
            <w:rFonts w:eastAsia="Times New Roman" w:cstheme="minorHAnsi"/>
            <w:color w:val="FF0000"/>
          </w:rPr>
          <w:t xml:space="preserve"> </w:t>
        </w:r>
      </w:ins>
      <w:ins w:id="14" w:author="Maxim Warwick Dus Adams" w:date="2025-01-15T16:49:00Z">
        <w:r w:rsidR="00D94B32">
          <w:rPr>
            <w:rFonts w:eastAsia="Times New Roman" w:cstheme="minorHAnsi"/>
            <w:color w:val="FF0000"/>
          </w:rPr>
          <w:t>Any contigs for which the</w:t>
        </w:r>
      </w:ins>
      <w:ins w:id="15" w:author="Maxim Warwick Dus Adams" w:date="2025-01-15T16:44:00Z">
        <w:r w:rsidR="00E77C4F">
          <w:rPr>
            <w:rFonts w:eastAsia="Times New Roman" w:cstheme="minorHAnsi"/>
            <w:color w:val="FF0000"/>
          </w:rPr>
          <w:t xml:space="preserve"> total length of putative bacterial sequences (identified using the method above) was</w:t>
        </w:r>
      </w:ins>
      <w:ins w:id="16" w:author="Maxim Warwick Dus Adams" w:date="2025-01-15T16:42:00Z">
        <w:r w:rsidR="00E77C4F">
          <w:rPr>
            <w:rFonts w:eastAsia="Times New Roman" w:cstheme="minorHAnsi"/>
            <w:color w:val="FF0000"/>
          </w:rPr>
          <w:t xml:space="preserve"> </w:t>
        </w:r>
      </w:ins>
      <w:ins w:id="17" w:author="Maxim Warwick Dus Adams" w:date="2025-01-15T16:44:00Z">
        <w:r w:rsidR="00E77C4F" w:rsidRPr="00E33ACE">
          <w:rPr>
            <w:rFonts w:eastAsia="Times New Roman" w:cstheme="minorHAnsi"/>
            <w:color w:val="FF0000"/>
          </w:rPr>
          <w:t>≥</w:t>
        </w:r>
        <w:r w:rsidR="00E77C4F">
          <w:rPr>
            <w:rFonts w:eastAsia="Times New Roman" w:cstheme="minorHAnsi"/>
            <w:color w:val="FF0000"/>
          </w:rPr>
          <w:t xml:space="preserve"> 20% </w:t>
        </w:r>
      </w:ins>
      <w:ins w:id="18" w:author="Maxim Warwick Dus Adams" w:date="2025-01-15T16:56:00Z">
        <w:r w:rsidR="00D94B32">
          <w:rPr>
            <w:rFonts w:eastAsia="Times New Roman" w:cstheme="minorHAnsi"/>
            <w:color w:val="FF0000"/>
          </w:rPr>
          <w:t xml:space="preserve">of </w:t>
        </w:r>
      </w:ins>
      <w:ins w:id="19" w:author="Maxim Warwick Dus Adams" w:date="2025-01-15T16:44:00Z">
        <w:r w:rsidR="00E77C4F">
          <w:rPr>
            <w:rFonts w:eastAsia="Times New Roman" w:cstheme="minorHAnsi"/>
            <w:color w:val="FF0000"/>
          </w:rPr>
          <w:t>the total contig length were removed</w:t>
        </w:r>
      </w:ins>
      <w:ins w:id="20" w:author="Maxim Warwick Dus Adams" w:date="2025-01-15T16:45:00Z">
        <w:r w:rsidR="00E77C4F">
          <w:rPr>
            <w:rFonts w:eastAsia="Times New Roman" w:cstheme="minorHAnsi"/>
            <w:color w:val="FF0000"/>
          </w:rPr>
          <w:t>.</w:t>
        </w:r>
      </w:ins>
      <w:ins w:id="21" w:author="Maxim Warwick Dus Adams" w:date="2025-01-15T16:56:00Z">
        <w:r w:rsidR="00D94B32">
          <w:rPr>
            <w:rFonts w:eastAsia="Times New Roman" w:cstheme="minorHAnsi"/>
            <w:color w:val="FF0000"/>
          </w:rPr>
          <w:t xml:space="preserve"> In addition</w:t>
        </w:r>
      </w:ins>
      <w:ins w:id="22" w:author="Maxim Warwick Dus Adams" w:date="2025-01-15T16:58:00Z">
        <w:r w:rsidR="00D94B32">
          <w:rPr>
            <w:rFonts w:eastAsia="Times New Roman" w:cstheme="minorHAnsi"/>
            <w:color w:val="FF0000"/>
          </w:rPr>
          <w:t xml:space="preserve">, we conservatively removed any contigs with </w:t>
        </w:r>
      </w:ins>
      <w:ins w:id="23" w:author="Maxim Warwick Dus Adams" w:date="2025-01-15T16:59:00Z">
        <w:r w:rsidR="00D94B32">
          <w:rPr>
            <w:rFonts w:eastAsia="Times New Roman" w:cstheme="minorHAnsi"/>
            <w:color w:val="FF0000"/>
          </w:rPr>
          <w:t xml:space="preserve">putative HGT inserts above 10,000 bp in length (which were found to be significant outliers based on the length distributions of all putative inserts in our dataset). </w:t>
        </w:r>
      </w:ins>
      <w:del w:id="24" w:author="Maxim Warwick Dus Adams" w:date="2025-01-15T16:41:00Z">
        <w:r w:rsidR="00F2154B" w:rsidRPr="00137D80" w:rsidDel="00E77C4F">
          <w:rPr>
            <w:rFonts w:eastAsia="Times New Roman" w:cstheme="minorHAnsi"/>
            <w:color w:val="000000" w:themeColor="text1"/>
          </w:rPr>
          <w:delText xml:space="preserve"> </w:delText>
        </w:r>
        <w:r w:rsidR="00F2154B" w:rsidRPr="00137D80" w:rsidDel="00E77C4F">
          <w:rPr>
            <w:rFonts w:eastAsia="Times New Roman" w:cstheme="minorHAnsi"/>
            <w:color w:val="FF0000"/>
          </w:rPr>
          <w:delText xml:space="preserve">[Maxim to expand on this, as thresholds are currently being modified.] </w:delText>
        </w:r>
      </w:del>
      <w:r w:rsidR="00F2154B" w:rsidRPr="00137D80">
        <w:rPr>
          <w:rFonts w:eastAsia="Times New Roman" w:cstheme="minorHAnsi"/>
          <w:color w:val="000000" w:themeColor="text1"/>
        </w:rPr>
        <w:t xml:space="preserve">Second, inserts that were part of false assembly duplications were identified and removed. Inserts were extracted from the genomes with 300 bp of flanking sequence using </w:t>
      </w:r>
      <w:proofErr w:type="spellStart"/>
      <w:r w:rsidR="00F2154B" w:rsidRPr="00137D80">
        <w:rPr>
          <w:rFonts w:eastAsia="Times New Roman" w:cstheme="minorHAnsi"/>
          <w:color w:val="000000" w:themeColor="text1"/>
        </w:rPr>
        <w:t>bedtools</w:t>
      </w:r>
      <w:proofErr w:type="spellEnd"/>
      <w:r w:rsidR="00F2154B" w:rsidRPr="00137D80">
        <w:rPr>
          <w:rFonts w:eastAsia="Times New Roman" w:cstheme="minorHAnsi"/>
          <w:color w:val="000000" w:themeColor="text1"/>
        </w:rPr>
        <w:t xml:space="preserve">, then </w:t>
      </w:r>
      <w:proofErr w:type="spellStart"/>
      <w:r w:rsidR="00F2154B" w:rsidRPr="00137D80">
        <w:rPr>
          <w:rFonts w:eastAsia="Times New Roman" w:cstheme="minorHAnsi"/>
          <w:color w:val="000000" w:themeColor="text1"/>
        </w:rPr>
        <w:t>BLASTed</w:t>
      </w:r>
      <w:proofErr w:type="spellEnd"/>
      <w:r w:rsidR="00F2154B" w:rsidRPr="00137D80">
        <w:rPr>
          <w:rFonts w:eastAsia="Times New Roman" w:cstheme="minorHAnsi"/>
          <w:color w:val="000000" w:themeColor="text1"/>
        </w:rPr>
        <w:t xml:space="preserve"> against all of the other inserts (with flanking) within the same genome </w:t>
      </w:r>
      <w:r w:rsidR="00317779" w:rsidRPr="00137D80">
        <w:rPr>
          <w:rFonts w:eastAsia="Times New Roman" w:cstheme="minorHAnsi"/>
          <w:color w:val="000000" w:themeColor="text1"/>
        </w:rPr>
        <w:t xml:space="preserve">using </w:t>
      </w:r>
      <w:proofErr w:type="spellStart"/>
      <w:r w:rsidR="00317779" w:rsidRPr="00137D80">
        <w:rPr>
          <w:rFonts w:eastAsia="Times New Roman" w:cstheme="minorHAnsi"/>
          <w:color w:val="000000" w:themeColor="text1"/>
        </w:rPr>
        <w:t>blastn</w:t>
      </w:r>
      <w:proofErr w:type="spellEnd"/>
      <w:r w:rsidR="00317779" w:rsidRPr="00137D80">
        <w:rPr>
          <w:rFonts w:eastAsia="Times New Roman" w:cstheme="minorHAnsi"/>
          <w:color w:val="000000" w:themeColor="text1"/>
        </w:rPr>
        <w:t xml:space="preserve"> v2.2.3. Inserts were considered false duplicates and removed if the resultant sequence identity was &gt;90% (alternative threshold &gt;95%), and query coverage was &gt;90% (alternative threshold &gt;95%).</w:t>
      </w:r>
      <w:r w:rsidR="00D61AED" w:rsidRPr="00137D80">
        <w:rPr>
          <w:rFonts w:eastAsia="Times New Roman" w:cstheme="minorHAnsi"/>
          <w:color w:val="000000" w:themeColor="text1"/>
        </w:rPr>
        <w:t xml:space="preserve"> Third, highly repetitive low complexity</w:t>
      </w:r>
      <w:ins w:id="25" w:author="Maxim Warwick Dus Adams" w:date="2025-01-15T16:33:00Z">
        <w:r w:rsidR="00E33ACE">
          <w:rPr>
            <w:rFonts w:eastAsia="Times New Roman" w:cstheme="minorHAnsi"/>
            <w:color w:val="000000" w:themeColor="text1"/>
          </w:rPr>
          <w:t xml:space="preserve"> (“low</w:t>
        </w:r>
      </w:ins>
      <w:ins w:id="26" w:author="Maxim Warwick Dus Adams" w:date="2025-01-15T16:38:00Z">
        <w:r w:rsidR="00E33ACE">
          <w:rPr>
            <w:rFonts w:eastAsia="Times New Roman" w:cstheme="minorHAnsi"/>
            <w:color w:val="000000" w:themeColor="text1"/>
          </w:rPr>
          <w:t>-</w:t>
        </w:r>
      </w:ins>
      <w:ins w:id="27" w:author="Maxim Warwick Dus Adams" w:date="2025-01-15T16:33:00Z">
        <w:r w:rsidR="00E33ACE">
          <w:rPr>
            <w:rFonts w:eastAsia="Times New Roman" w:cstheme="minorHAnsi"/>
            <w:color w:val="000000" w:themeColor="text1"/>
          </w:rPr>
          <w:t>entropy”</w:t>
        </w:r>
      </w:ins>
      <w:ins w:id="28" w:author="Maxim Warwick Dus Adams" w:date="2025-01-15T16:34:00Z">
        <w:r w:rsidR="00E33ACE">
          <w:rPr>
            <w:rFonts w:eastAsia="Times New Roman" w:cstheme="minorHAnsi"/>
            <w:color w:val="000000" w:themeColor="text1"/>
          </w:rPr>
          <w:t>)</w:t>
        </w:r>
      </w:ins>
      <w:del w:id="29" w:author="Maxim Warwick Dus Adams" w:date="2025-01-15T16:33:00Z">
        <w:r w:rsidR="00E33ACE" w:rsidDel="00E33ACE">
          <w:rPr>
            <w:rFonts w:eastAsia="Times New Roman" w:cstheme="minorHAnsi"/>
            <w:color w:val="000000" w:themeColor="text1"/>
          </w:rPr>
          <w:delText xml:space="preserve"> ("</w:delText>
        </w:r>
      </w:del>
      <w:r w:rsidR="00D61AED" w:rsidRPr="00137D80">
        <w:rPr>
          <w:rFonts w:eastAsia="Times New Roman" w:cstheme="minorHAnsi"/>
          <w:color w:val="000000" w:themeColor="text1"/>
        </w:rPr>
        <w:t xml:space="preserve"> sequences were removed. </w:t>
      </w:r>
      <w:r w:rsidR="00E33ACE">
        <w:rPr>
          <w:rFonts w:eastAsia="Times New Roman" w:cstheme="minorHAnsi"/>
          <w:color w:val="FF0000"/>
        </w:rPr>
        <w:t xml:space="preserve">We identified </w:t>
      </w:r>
      <w:del w:id="30" w:author="Maxim Warwick Dus Adams" w:date="2025-01-15T16:34:00Z">
        <w:r w:rsidR="00E33ACE" w:rsidDel="00E33ACE">
          <w:rPr>
            <w:rFonts w:eastAsia="Times New Roman" w:cstheme="minorHAnsi"/>
            <w:color w:val="FF0000"/>
          </w:rPr>
          <w:delText>these</w:delText>
        </w:r>
      </w:del>
      <w:ins w:id="31" w:author="Maxim Warwick Dus Adams" w:date="2025-01-15T16:34:00Z">
        <w:r w:rsidR="00E33ACE">
          <w:rPr>
            <w:rFonts w:eastAsia="Times New Roman" w:cstheme="minorHAnsi"/>
            <w:color w:val="FF0000"/>
          </w:rPr>
          <w:t>low</w:t>
        </w:r>
      </w:ins>
      <w:ins w:id="32" w:author="Maxim Warwick Dus Adams" w:date="2025-01-15T16:38:00Z">
        <w:r w:rsidR="00E33ACE">
          <w:rPr>
            <w:rFonts w:eastAsia="Times New Roman" w:cstheme="minorHAnsi"/>
            <w:color w:val="FF0000"/>
          </w:rPr>
          <w:t>-</w:t>
        </w:r>
      </w:ins>
      <w:ins w:id="33" w:author="Maxim Warwick Dus Adams" w:date="2025-01-15T16:34:00Z">
        <w:r w:rsidR="00E33ACE">
          <w:rPr>
            <w:rFonts w:eastAsia="Times New Roman" w:cstheme="minorHAnsi"/>
            <w:color w:val="FF0000"/>
          </w:rPr>
          <w:t>entropy sequences using</w:t>
        </w:r>
      </w:ins>
      <w:ins w:id="34" w:author="Maxim Warwick Dus Adams" w:date="2025-01-15T16:35:00Z">
        <w:r w:rsidR="00E33ACE">
          <w:rPr>
            <w:rFonts w:eastAsia="Times New Roman" w:cstheme="minorHAnsi"/>
            <w:color w:val="FF0000"/>
          </w:rPr>
          <w:t xml:space="preserve"> the symmetrical DUST algorithm (</w:t>
        </w:r>
      </w:ins>
      <w:proofErr w:type="spellStart"/>
      <w:ins w:id="35" w:author="Maxim Warwick Dus Adams" w:date="2025-01-15T16:37:00Z">
        <w:r w:rsidR="00E33ACE">
          <w:rPr>
            <w:rFonts w:eastAsia="Times New Roman" w:cstheme="minorHAnsi"/>
            <w:color w:val="FF0000"/>
          </w:rPr>
          <w:t>Morgulis</w:t>
        </w:r>
        <w:proofErr w:type="spellEnd"/>
        <w:r w:rsidR="00E33ACE">
          <w:rPr>
            <w:rFonts w:eastAsia="Times New Roman" w:cstheme="minorHAnsi"/>
            <w:color w:val="FF0000"/>
          </w:rPr>
          <w:t xml:space="preserve"> et al</w:t>
        </w:r>
      </w:ins>
      <w:ins w:id="36" w:author="Maxim Warwick Dus Adams" w:date="2025-01-15T16:38:00Z">
        <w:r w:rsidR="00E33ACE">
          <w:rPr>
            <w:rFonts w:eastAsia="Times New Roman" w:cstheme="minorHAnsi"/>
            <w:color w:val="FF0000"/>
          </w:rPr>
          <w:t>., 2006</w:t>
        </w:r>
      </w:ins>
      <w:ins w:id="37" w:author="Maxim Warwick Dus Adams" w:date="2025-01-15T16:35:00Z">
        <w:r w:rsidR="00E33ACE">
          <w:rPr>
            <w:rFonts w:eastAsia="Times New Roman" w:cstheme="minorHAnsi"/>
            <w:color w:val="FF0000"/>
          </w:rPr>
          <w:t>)</w:t>
        </w:r>
      </w:ins>
      <w:ins w:id="38" w:author="Maxim Warwick Dus Adams" w:date="2025-01-15T16:43:00Z">
        <w:r w:rsidR="00E77C4F">
          <w:rPr>
            <w:rFonts w:eastAsia="Times New Roman" w:cstheme="minorHAnsi"/>
            <w:color w:val="FF0000"/>
          </w:rPr>
          <w:t xml:space="preserve"> </w:t>
        </w:r>
      </w:ins>
      <w:ins w:id="39" w:author="Maxim Warwick Dus Adams" w:date="2025-01-15T16:35:00Z">
        <w:r w:rsidR="00E33ACE">
          <w:rPr>
            <w:rFonts w:eastAsia="Times New Roman" w:cstheme="minorHAnsi"/>
            <w:color w:val="FF0000"/>
          </w:rPr>
          <w:t>implemented in Minimap2</w:t>
        </w:r>
      </w:ins>
      <w:ins w:id="40" w:author="Maxim Warwick Dus Adams" w:date="2025-01-15T16:36:00Z">
        <w:r w:rsidR="00E33ACE">
          <w:rPr>
            <w:rFonts w:eastAsia="Times New Roman" w:cstheme="minorHAnsi"/>
            <w:color w:val="FF0000"/>
          </w:rPr>
          <w:t xml:space="preserve"> v.2.28 (Li, 2018, 2021).</w:t>
        </w:r>
      </w:ins>
      <w:ins w:id="41" w:author="Maxim Warwick Dus Adams" w:date="2025-01-15T16:38:00Z">
        <w:r w:rsidR="00E33ACE">
          <w:rPr>
            <w:rFonts w:eastAsia="Times New Roman" w:cstheme="minorHAnsi"/>
            <w:color w:val="FF0000"/>
          </w:rPr>
          <w:t xml:space="preserve"> Any inserts with</w:t>
        </w:r>
      </w:ins>
      <w:ins w:id="42" w:author="Maxim Warwick Dus Adams" w:date="2025-01-15T16:39:00Z">
        <w:r w:rsidR="00E33ACE">
          <w:rPr>
            <w:rFonts w:eastAsia="Times New Roman" w:cstheme="minorHAnsi"/>
            <w:color w:val="FF0000"/>
          </w:rPr>
          <w:t xml:space="preserve"> contiguous,</w:t>
        </w:r>
      </w:ins>
      <w:ins w:id="43" w:author="Maxim Warwick Dus Adams" w:date="2025-01-15T16:38:00Z">
        <w:r w:rsidR="00E33ACE">
          <w:rPr>
            <w:rFonts w:eastAsia="Times New Roman" w:cstheme="minorHAnsi"/>
            <w:color w:val="FF0000"/>
          </w:rPr>
          <w:t xml:space="preserve"> low-entropy regions representing </w:t>
        </w:r>
      </w:ins>
      <w:ins w:id="44" w:author="Maxim Warwick Dus Adams" w:date="2025-01-15T16:39:00Z">
        <w:r w:rsidR="00E33ACE" w:rsidRPr="00E33ACE">
          <w:rPr>
            <w:rFonts w:eastAsia="Times New Roman" w:cstheme="minorHAnsi"/>
            <w:color w:val="FF0000"/>
          </w:rPr>
          <w:t>≥</w:t>
        </w:r>
        <w:r w:rsidR="00E33ACE">
          <w:rPr>
            <w:rFonts w:eastAsia="Times New Roman" w:cstheme="minorHAnsi"/>
            <w:color w:val="FF0000"/>
          </w:rPr>
          <w:t xml:space="preserve"> 50% of the total insert length were removed.</w:t>
        </w:r>
      </w:ins>
    </w:p>
    <w:p w14:paraId="259066C1" w14:textId="77777777" w:rsidR="00317779" w:rsidRPr="00137D80" w:rsidRDefault="00317779" w:rsidP="00790F30">
      <w:pPr>
        <w:jc w:val="both"/>
        <w:rPr>
          <w:rFonts w:eastAsia="Times New Roman" w:cstheme="minorHAnsi"/>
          <w:color w:val="000000" w:themeColor="text1"/>
        </w:rPr>
      </w:pPr>
    </w:p>
    <w:p w14:paraId="153459E9" w14:textId="64FA13FB" w:rsidR="00F2154B" w:rsidRPr="00137D80" w:rsidRDefault="00F2154B" w:rsidP="00790F30">
      <w:pPr>
        <w:jc w:val="both"/>
        <w:rPr>
          <w:rFonts w:eastAsia="Times New Roman" w:cstheme="minorHAnsi"/>
          <w:color w:val="FF0000"/>
        </w:rPr>
      </w:pPr>
      <w:r w:rsidRPr="00137D80">
        <w:rPr>
          <w:rFonts w:eastAsia="Times New Roman" w:cstheme="minorHAnsi"/>
          <w:color w:val="000000" w:themeColor="text1"/>
        </w:rPr>
        <w:t xml:space="preserve">To identify duplicates, each insert is extracted with some flanking region. It is then </w:t>
      </w:r>
      <w:proofErr w:type="spellStart"/>
      <w:r w:rsidRPr="00137D80">
        <w:rPr>
          <w:rFonts w:eastAsia="Times New Roman" w:cstheme="minorHAnsi"/>
          <w:color w:val="000000" w:themeColor="text1"/>
        </w:rPr>
        <w:t>BLASTed</w:t>
      </w:r>
      <w:proofErr w:type="spellEnd"/>
      <w:r w:rsidRPr="00137D80">
        <w:rPr>
          <w:rFonts w:eastAsia="Times New Roman" w:cstheme="minorHAnsi"/>
          <w:color w:val="000000" w:themeColor="text1"/>
        </w:rPr>
        <w:t xml:space="preserve"> against all other inserts within the genome, and the top hit is extracted (excluding the hit to itself). This BLAST search can be run for each genomes using the following:</w:t>
      </w:r>
    </w:p>
    <w:p w14:paraId="543F81FD" w14:textId="77777777" w:rsidR="00F2154B" w:rsidRPr="00137D80" w:rsidRDefault="00F2154B" w:rsidP="00790F30">
      <w:pPr>
        <w:jc w:val="both"/>
        <w:rPr>
          <w:rFonts w:eastAsia="Times New Roman" w:cstheme="minorHAnsi"/>
          <w:color w:val="000000" w:themeColor="text1"/>
        </w:rPr>
      </w:pPr>
    </w:p>
    <w:p w14:paraId="13662E72" w14:textId="3AD0C6AE" w:rsidR="00D61AED" w:rsidRPr="00137D80" w:rsidRDefault="0065342C" w:rsidP="00790F30">
      <w:pPr>
        <w:spacing w:after="100" w:afterAutospacing="1"/>
        <w:jc w:val="both"/>
        <w:rPr>
          <w:rFonts w:eastAsia="Times New Roman" w:cstheme="minorHAnsi"/>
          <w:color w:val="000000" w:themeColor="text1"/>
        </w:rPr>
      </w:pPr>
      <w:r w:rsidRPr="0065342C">
        <w:rPr>
          <w:rFonts w:eastAsia="Times New Roman" w:cstheme="minorHAnsi"/>
          <w:color w:val="000000" w:themeColor="text1"/>
        </w:rPr>
        <w:t xml:space="preserve">Some HGT inserts might be the result of </w:t>
      </w:r>
      <w:bookmarkStart w:id="45" w:name="_GoBack"/>
      <w:bookmarkEnd w:id="45"/>
      <w:r w:rsidRPr="0065342C">
        <w:rPr>
          <w:rFonts w:eastAsia="Times New Roman" w:cstheme="minorHAnsi"/>
          <w:color w:val="000000" w:themeColor="text1"/>
        </w:rPr>
        <w:t>a real duplication event</w:t>
      </w:r>
      <w:r w:rsidR="00D61AED" w:rsidRPr="00137D80">
        <w:rPr>
          <w:rFonts w:eastAsia="Times New Roman" w:cstheme="minorHAnsi"/>
          <w:color w:val="000000" w:themeColor="text1"/>
        </w:rPr>
        <w:t xml:space="preserve"> or transpositions. To identify the number of unique HGT inserts within a genome (i.e. to exclude these duplicated HGT inserts), we applied a similar approach to the false duplication filter above: inserts were extracted with 300 bp of flanking sequence then </w:t>
      </w:r>
      <w:proofErr w:type="spellStart"/>
      <w:r w:rsidR="00D61AED" w:rsidRPr="00137D80">
        <w:rPr>
          <w:rFonts w:eastAsia="Times New Roman" w:cstheme="minorHAnsi"/>
          <w:color w:val="000000" w:themeColor="text1"/>
        </w:rPr>
        <w:t>BLASTed</w:t>
      </w:r>
      <w:proofErr w:type="spellEnd"/>
      <w:r w:rsidR="00D61AED" w:rsidRPr="00137D80">
        <w:rPr>
          <w:rFonts w:eastAsia="Times New Roman" w:cstheme="minorHAnsi"/>
          <w:color w:val="000000" w:themeColor="text1"/>
        </w:rPr>
        <w:t xml:space="preserve"> against all of the other inserts (with flanking) within the same genome. HGT inserts with a sequence identity &gt;70% (alternative threshold &gt;</w:t>
      </w:r>
      <w:ins w:id="46" w:author="Microsoft Office User" w:date="2025-05-01T08:13:00Z">
        <w:r w:rsidR="00DE0895">
          <w:rPr>
            <w:rFonts w:eastAsia="Times New Roman" w:cstheme="minorHAnsi"/>
            <w:color w:val="000000" w:themeColor="text1"/>
          </w:rPr>
          <w:t>80</w:t>
        </w:r>
      </w:ins>
      <w:del w:id="47" w:author="Microsoft Office User" w:date="2025-05-01T08:13:00Z">
        <w:r w:rsidR="00D61AED" w:rsidRPr="00137D80" w:rsidDel="00DE0895">
          <w:rPr>
            <w:rFonts w:eastAsia="Times New Roman" w:cstheme="minorHAnsi"/>
            <w:color w:val="000000" w:themeColor="text1"/>
          </w:rPr>
          <w:delText>55</w:delText>
        </w:r>
      </w:del>
      <w:r w:rsidR="00D61AED" w:rsidRPr="00137D80">
        <w:rPr>
          <w:rFonts w:eastAsia="Times New Roman" w:cstheme="minorHAnsi"/>
          <w:color w:val="000000" w:themeColor="text1"/>
        </w:rPr>
        <w:t>%), and query coverage &gt;70% (alternative threshold &gt;</w:t>
      </w:r>
      <w:ins w:id="48" w:author="Microsoft Office User" w:date="2025-05-01T08:13:00Z">
        <w:r w:rsidR="00DE0895">
          <w:rPr>
            <w:rFonts w:eastAsia="Times New Roman" w:cstheme="minorHAnsi"/>
            <w:color w:val="000000" w:themeColor="text1"/>
          </w:rPr>
          <w:t>80</w:t>
        </w:r>
      </w:ins>
      <w:del w:id="49" w:author="Microsoft Office User" w:date="2025-05-01T08:13:00Z">
        <w:r w:rsidR="00D61AED" w:rsidRPr="00137D80" w:rsidDel="00DE0895">
          <w:rPr>
            <w:rFonts w:eastAsia="Times New Roman" w:cstheme="minorHAnsi"/>
            <w:color w:val="000000" w:themeColor="text1"/>
          </w:rPr>
          <w:delText>55</w:delText>
        </w:r>
      </w:del>
      <w:r w:rsidR="00D61AED" w:rsidRPr="00137D80">
        <w:rPr>
          <w:rFonts w:eastAsia="Times New Roman" w:cstheme="minorHAnsi"/>
          <w:color w:val="000000" w:themeColor="text1"/>
        </w:rPr>
        <w:t>%) were considered duplicated.</w:t>
      </w:r>
      <w:r w:rsidR="00D61AED" w:rsidRPr="00137D80">
        <w:rPr>
          <w:rFonts w:eastAsia="Times New Roman" w:cstheme="minorHAnsi"/>
          <w:color w:val="000000" w:themeColor="text1"/>
        </w:rPr>
        <w:br/>
      </w:r>
      <w:r w:rsidR="00D61AED" w:rsidRPr="00137D80">
        <w:rPr>
          <w:rFonts w:eastAsia="Times New Roman" w:cstheme="minorHAnsi"/>
          <w:color w:val="000000" w:themeColor="text1"/>
        </w:rPr>
        <w:lastRenderedPageBreak/>
        <w:br/>
        <w:t>The</w:t>
      </w:r>
      <w:r w:rsidR="00AF29CB" w:rsidRPr="00137D80">
        <w:rPr>
          <w:rFonts w:eastAsia="Times New Roman" w:cstheme="minorHAnsi"/>
          <w:color w:val="000000" w:themeColor="text1"/>
        </w:rPr>
        <w:t xml:space="preserve"> genomics features in which the filtered inserts are located (such as intergenic regions, exons, introns, promoters) were identified using the relevant genome annotation files. This analysis was performed with </w:t>
      </w:r>
      <w:proofErr w:type="spellStart"/>
      <w:r w:rsidR="00AF29CB" w:rsidRPr="00137D80">
        <w:rPr>
          <w:rFonts w:eastAsia="Times New Roman" w:cstheme="minorHAnsi"/>
          <w:color w:val="000000" w:themeColor="text1"/>
        </w:rPr>
        <w:t>Bedtools</w:t>
      </w:r>
      <w:proofErr w:type="spellEnd"/>
      <w:r w:rsidR="00AF29CB" w:rsidRPr="00137D80">
        <w:rPr>
          <w:rFonts w:eastAsia="Times New Roman" w:cstheme="minorHAnsi"/>
          <w:color w:val="000000" w:themeColor="text1"/>
        </w:rPr>
        <w:t xml:space="preserve"> and custom AWK scripts.</w:t>
      </w:r>
    </w:p>
    <w:p w14:paraId="2CCD55DA" w14:textId="4B441D64" w:rsidR="00C53983" w:rsidRPr="00137D80" w:rsidRDefault="006B4BD3" w:rsidP="00790F30">
      <w:pPr>
        <w:jc w:val="both"/>
        <w:rPr>
          <w:rFonts w:eastAsia="Times New Roman" w:cstheme="minorHAnsi"/>
          <w:color w:val="000000" w:themeColor="text1"/>
        </w:rPr>
      </w:pPr>
      <w:r w:rsidRPr="00137D80">
        <w:rPr>
          <w:rFonts w:eastAsia="Times New Roman" w:cstheme="minorHAnsi"/>
          <w:color w:val="000000" w:themeColor="text1"/>
        </w:rPr>
        <w:t xml:space="preserve">The minimum age of ancestral inserts across the phylogeny was estimated by comparing sequence similarity of inserts in other species to the sequence similarity of the </w:t>
      </w:r>
      <w:proofErr w:type="spellStart"/>
      <w:r w:rsidRPr="00137D80">
        <w:rPr>
          <w:rFonts w:eastAsia="Times New Roman" w:cstheme="minorHAnsi"/>
          <w:color w:val="000000" w:themeColor="text1"/>
        </w:rPr>
        <w:t>Blattabacterium</w:t>
      </w:r>
      <w:proofErr w:type="spellEnd"/>
      <w:r w:rsidRPr="00137D80">
        <w:rPr>
          <w:rFonts w:eastAsia="Times New Roman" w:cstheme="minorHAnsi"/>
          <w:color w:val="000000" w:themeColor="text1"/>
        </w:rPr>
        <w:t xml:space="preserve"> they harbour. </w:t>
      </w:r>
      <w:r w:rsidR="005A44D8" w:rsidRPr="00137D80">
        <w:rPr>
          <w:rFonts w:eastAsia="Times New Roman" w:cstheme="minorHAnsi"/>
          <w:color w:val="000000" w:themeColor="text1"/>
        </w:rPr>
        <w:t xml:space="preserve">For species with multiple genomes (i.e. </w:t>
      </w:r>
      <w:proofErr w:type="spellStart"/>
      <w:r w:rsidR="005A44D8" w:rsidRPr="00137D80">
        <w:rPr>
          <w:rFonts w:eastAsia="Times New Roman" w:cstheme="minorHAnsi"/>
          <w:i/>
          <w:color w:val="000000" w:themeColor="text1"/>
        </w:rPr>
        <w:t>Periplaneta</w:t>
      </w:r>
      <w:proofErr w:type="spellEnd"/>
      <w:r w:rsidR="005A44D8" w:rsidRPr="00137D80">
        <w:rPr>
          <w:rFonts w:eastAsia="Times New Roman" w:cstheme="minorHAnsi"/>
          <w:i/>
          <w:color w:val="000000" w:themeColor="text1"/>
        </w:rPr>
        <w:t xml:space="preserve"> </w:t>
      </w:r>
      <w:proofErr w:type="spellStart"/>
      <w:r w:rsidR="005A44D8" w:rsidRPr="00137D80">
        <w:rPr>
          <w:rFonts w:eastAsia="Times New Roman" w:cstheme="minorHAnsi"/>
          <w:i/>
          <w:color w:val="000000" w:themeColor="text1"/>
        </w:rPr>
        <w:t>americana</w:t>
      </w:r>
      <w:proofErr w:type="spellEnd"/>
      <w:r w:rsidR="005A44D8" w:rsidRPr="00137D80">
        <w:rPr>
          <w:rFonts w:eastAsia="Times New Roman" w:cstheme="minorHAnsi"/>
          <w:color w:val="000000" w:themeColor="text1"/>
        </w:rPr>
        <w:t xml:space="preserve">, </w:t>
      </w:r>
      <w:proofErr w:type="spellStart"/>
      <w:r w:rsidR="005A44D8" w:rsidRPr="00137D80">
        <w:rPr>
          <w:rFonts w:eastAsia="Times New Roman" w:cstheme="minorHAnsi"/>
          <w:i/>
          <w:color w:val="000000" w:themeColor="text1"/>
        </w:rPr>
        <w:t>Blattella</w:t>
      </w:r>
      <w:proofErr w:type="spellEnd"/>
      <w:r w:rsidR="005A44D8" w:rsidRPr="00137D80">
        <w:rPr>
          <w:rFonts w:eastAsia="Times New Roman" w:cstheme="minorHAnsi"/>
          <w:i/>
          <w:color w:val="000000" w:themeColor="text1"/>
        </w:rPr>
        <w:t xml:space="preserve"> </w:t>
      </w:r>
      <w:proofErr w:type="spellStart"/>
      <w:r w:rsidR="005A44D8" w:rsidRPr="00137D80">
        <w:rPr>
          <w:rFonts w:eastAsia="Times New Roman" w:cstheme="minorHAnsi"/>
          <w:i/>
          <w:color w:val="000000" w:themeColor="text1"/>
        </w:rPr>
        <w:t>germanica</w:t>
      </w:r>
      <w:proofErr w:type="spellEnd"/>
      <w:r w:rsidR="005A44D8" w:rsidRPr="00137D80">
        <w:rPr>
          <w:rFonts w:eastAsia="Times New Roman" w:cstheme="minorHAnsi"/>
          <w:color w:val="000000" w:themeColor="text1"/>
        </w:rPr>
        <w:t xml:space="preserve">, and </w:t>
      </w:r>
      <w:proofErr w:type="spellStart"/>
      <w:r w:rsidR="005A44D8" w:rsidRPr="00137D80">
        <w:rPr>
          <w:rFonts w:eastAsia="Times New Roman" w:cstheme="minorHAnsi"/>
          <w:i/>
          <w:color w:val="000000" w:themeColor="text1"/>
        </w:rPr>
        <w:t>Zootermopsis</w:t>
      </w:r>
      <w:proofErr w:type="spellEnd"/>
      <w:r w:rsidR="005A44D8" w:rsidRPr="00137D80">
        <w:rPr>
          <w:rFonts w:eastAsia="Times New Roman" w:cstheme="minorHAnsi"/>
          <w:i/>
          <w:color w:val="000000" w:themeColor="text1"/>
        </w:rPr>
        <w:t xml:space="preserve"> </w:t>
      </w:r>
      <w:proofErr w:type="spellStart"/>
      <w:r w:rsidR="005A44D8" w:rsidRPr="00137D80">
        <w:rPr>
          <w:rFonts w:eastAsia="Times New Roman" w:cstheme="minorHAnsi"/>
          <w:i/>
          <w:color w:val="000000" w:themeColor="text1"/>
        </w:rPr>
        <w:t>nevadensis</w:t>
      </w:r>
      <w:proofErr w:type="spellEnd"/>
      <w:r w:rsidR="005A44D8" w:rsidRPr="00137D80">
        <w:rPr>
          <w:rFonts w:eastAsia="Times New Roman" w:cstheme="minorHAnsi"/>
          <w:color w:val="000000" w:themeColor="text1"/>
        </w:rPr>
        <w:t>), only the genome version with the most inserts was analysed. Further, inserts that are part of a duplication/transposition event, characterised above, were including in this dating analysis. To identify ancestral inserts, f</w:t>
      </w:r>
      <w:r w:rsidRPr="00137D80">
        <w:rPr>
          <w:rFonts w:eastAsia="Times New Roman" w:cstheme="minorHAnsi"/>
          <w:color w:val="000000" w:themeColor="text1"/>
        </w:rPr>
        <w:t xml:space="preserve">irst, </w:t>
      </w:r>
      <w:r w:rsidR="005A44D8" w:rsidRPr="00137D80">
        <w:rPr>
          <w:rFonts w:eastAsia="Times New Roman" w:cstheme="minorHAnsi"/>
          <w:color w:val="000000" w:themeColor="text1"/>
        </w:rPr>
        <w:t>t</w:t>
      </w:r>
      <w:r w:rsidR="0065342C" w:rsidRPr="0065342C">
        <w:rPr>
          <w:rFonts w:eastAsia="Times New Roman" w:cstheme="minorHAnsi"/>
          <w:color w:val="000000" w:themeColor="text1"/>
        </w:rPr>
        <w:t xml:space="preserve">he filtered inserts </w:t>
      </w:r>
      <w:r w:rsidR="005A44D8" w:rsidRPr="00137D80">
        <w:rPr>
          <w:rFonts w:eastAsia="Times New Roman" w:cstheme="minorHAnsi"/>
          <w:color w:val="000000" w:themeColor="text1"/>
        </w:rPr>
        <w:t>were</w:t>
      </w:r>
      <w:r w:rsidR="0065342C" w:rsidRPr="0065342C">
        <w:rPr>
          <w:rFonts w:eastAsia="Times New Roman" w:cstheme="minorHAnsi"/>
          <w:color w:val="000000" w:themeColor="text1"/>
        </w:rPr>
        <w:t xml:space="preserve"> extracted from the genomes as </w:t>
      </w:r>
      <w:r w:rsidR="005A44D8" w:rsidRPr="00137D80">
        <w:rPr>
          <w:rFonts w:eastAsia="Times New Roman" w:cstheme="minorHAnsi"/>
          <w:color w:val="000000" w:themeColor="text1"/>
        </w:rPr>
        <w:t xml:space="preserve">using </w:t>
      </w:r>
      <w:proofErr w:type="spellStart"/>
      <w:r w:rsidR="005A44D8" w:rsidRPr="00137D80">
        <w:rPr>
          <w:rFonts w:eastAsia="Times New Roman" w:cstheme="minorHAnsi"/>
          <w:color w:val="000000" w:themeColor="text1"/>
        </w:rPr>
        <w:t>bedtools</w:t>
      </w:r>
      <w:proofErr w:type="spellEnd"/>
      <w:r w:rsidR="005A44D8" w:rsidRPr="00137D80">
        <w:rPr>
          <w:rFonts w:eastAsia="Times New Roman" w:cstheme="minorHAnsi"/>
          <w:color w:val="000000" w:themeColor="text1"/>
        </w:rPr>
        <w:t xml:space="preserve">. Second, each </w:t>
      </w:r>
      <w:r w:rsidR="0065342C" w:rsidRPr="0065342C">
        <w:rPr>
          <w:rFonts w:eastAsia="Times New Roman" w:cstheme="minorHAnsi"/>
          <w:color w:val="000000" w:themeColor="text1"/>
        </w:rPr>
        <w:t xml:space="preserve">insert </w:t>
      </w:r>
      <w:r w:rsidR="005A44D8" w:rsidRPr="00137D80">
        <w:rPr>
          <w:rFonts w:eastAsia="Times New Roman" w:cstheme="minorHAnsi"/>
          <w:color w:val="000000" w:themeColor="text1"/>
        </w:rPr>
        <w:t>from a cockroach genome was</w:t>
      </w:r>
      <w:r w:rsidR="0065342C" w:rsidRPr="0065342C">
        <w:rPr>
          <w:rFonts w:eastAsia="Times New Roman" w:cstheme="minorHAnsi"/>
          <w:color w:val="000000" w:themeColor="text1"/>
        </w:rPr>
        <w:t xml:space="preserve"> </w:t>
      </w:r>
      <w:proofErr w:type="spellStart"/>
      <w:r w:rsidR="0065342C" w:rsidRPr="0065342C">
        <w:rPr>
          <w:rFonts w:eastAsia="Times New Roman" w:cstheme="minorHAnsi"/>
          <w:color w:val="000000" w:themeColor="text1"/>
        </w:rPr>
        <w:t>BLASTed</w:t>
      </w:r>
      <w:proofErr w:type="spellEnd"/>
      <w:r w:rsidR="0065342C" w:rsidRPr="0065342C">
        <w:rPr>
          <w:rFonts w:eastAsia="Times New Roman" w:cstheme="minorHAnsi"/>
          <w:color w:val="000000" w:themeColor="text1"/>
        </w:rPr>
        <w:t xml:space="preserve"> against the </w:t>
      </w:r>
      <w:r w:rsidR="005A44D8" w:rsidRPr="00137D80">
        <w:rPr>
          <w:rFonts w:eastAsia="Times New Roman" w:cstheme="minorHAnsi"/>
          <w:color w:val="000000" w:themeColor="text1"/>
        </w:rPr>
        <w:t>specific</w:t>
      </w:r>
      <w:r w:rsidR="0065342C" w:rsidRPr="0065342C">
        <w:rPr>
          <w:rFonts w:eastAsia="Times New Roman" w:cstheme="minorHAnsi"/>
          <w:color w:val="000000" w:themeColor="text1"/>
        </w:rPr>
        <w:t xml:space="preserve"> </w:t>
      </w:r>
      <w:proofErr w:type="spellStart"/>
      <w:r w:rsidR="0065342C" w:rsidRPr="0065342C">
        <w:rPr>
          <w:rFonts w:eastAsia="Times New Roman" w:cstheme="minorHAnsi"/>
          <w:i/>
          <w:color w:val="000000" w:themeColor="text1"/>
        </w:rPr>
        <w:t>Blattabacterium</w:t>
      </w:r>
      <w:proofErr w:type="spellEnd"/>
      <w:r w:rsidR="0065342C" w:rsidRPr="0065342C">
        <w:rPr>
          <w:rFonts w:eastAsia="Times New Roman" w:cstheme="minorHAnsi"/>
          <w:color w:val="000000" w:themeColor="text1"/>
        </w:rPr>
        <w:t xml:space="preserve"> strain </w:t>
      </w:r>
      <w:r w:rsidR="005A44D8" w:rsidRPr="00137D80">
        <w:rPr>
          <w:rFonts w:eastAsia="Times New Roman" w:cstheme="minorHAnsi"/>
          <w:color w:val="000000" w:themeColor="text1"/>
        </w:rPr>
        <w:t xml:space="preserve">that the species harbours. Note, species-specific </w:t>
      </w:r>
      <w:proofErr w:type="spellStart"/>
      <w:r w:rsidR="005A44D8" w:rsidRPr="00137D80">
        <w:rPr>
          <w:rFonts w:eastAsia="Times New Roman" w:cstheme="minorHAnsi"/>
          <w:color w:val="000000" w:themeColor="text1"/>
        </w:rPr>
        <w:t>Blattabacterium</w:t>
      </w:r>
      <w:proofErr w:type="spellEnd"/>
      <w:r w:rsidR="005A44D8" w:rsidRPr="00137D80">
        <w:rPr>
          <w:rFonts w:eastAsia="Times New Roman" w:cstheme="minorHAnsi"/>
          <w:color w:val="000000" w:themeColor="text1"/>
        </w:rPr>
        <w:t xml:space="preserve"> genomes were not available for all genomes analysed here (Tabl</w:t>
      </w:r>
      <w:r w:rsidR="006A0874" w:rsidRPr="00137D80">
        <w:rPr>
          <w:rFonts w:eastAsia="Times New Roman" w:cstheme="minorHAnsi"/>
          <w:color w:val="000000" w:themeColor="text1"/>
        </w:rPr>
        <w:t>e</w:t>
      </w:r>
      <w:r w:rsidR="005A44D8" w:rsidRPr="00137D80">
        <w:rPr>
          <w:rFonts w:eastAsia="Times New Roman" w:cstheme="minorHAnsi"/>
          <w:color w:val="000000" w:themeColor="text1"/>
        </w:rPr>
        <w:t xml:space="preserve"> S1 and Figure S1). Third, e</w:t>
      </w:r>
      <w:r w:rsidR="0065342C" w:rsidRPr="0065342C">
        <w:rPr>
          <w:rFonts w:eastAsia="Times New Roman" w:cstheme="minorHAnsi"/>
          <w:color w:val="000000" w:themeColor="text1"/>
        </w:rPr>
        <w:t xml:space="preserve">ach insert is also </w:t>
      </w:r>
      <w:proofErr w:type="spellStart"/>
      <w:r w:rsidR="0065342C" w:rsidRPr="0065342C">
        <w:rPr>
          <w:rFonts w:eastAsia="Times New Roman" w:cstheme="minorHAnsi"/>
          <w:color w:val="000000" w:themeColor="text1"/>
        </w:rPr>
        <w:t>BLASTed</w:t>
      </w:r>
      <w:proofErr w:type="spellEnd"/>
      <w:r w:rsidR="0065342C" w:rsidRPr="0065342C">
        <w:rPr>
          <w:rFonts w:eastAsia="Times New Roman" w:cstheme="minorHAnsi"/>
          <w:color w:val="000000" w:themeColor="text1"/>
        </w:rPr>
        <w:t xml:space="preserve"> against all </w:t>
      </w:r>
      <w:r w:rsidR="005A44D8" w:rsidRPr="00137D80">
        <w:rPr>
          <w:rFonts w:eastAsia="Times New Roman" w:cstheme="minorHAnsi"/>
          <w:color w:val="000000" w:themeColor="text1"/>
        </w:rPr>
        <w:t xml:space="preserve">of the </w:t>
      </w:r>
      <w:r w:rsidR="0065342C" w:rsidRPr="0065342C">
        <w:rPr>
          <w:rFonts w:eastAsia="Times New Roman" w:cstheme="minorHAnsi"/>
          <w:color w:val="000000" w:themeColor="text1"/>
        </w:rPr>
        <w:t xml:space="preserve">inserts in </w:t>
      </w:r>
      <w:r w:rsidR="005A44D8" w:rsidRPr="00137D80">
        <w:rPr>
          <w:rFonts w:eastAsia="Times New Roman" w:cstheme="minorHAnsi"/>
          <w:color w:val="000000" w:themeColor="text1"/>
        </w:rPr>
        <w:t>of the</w:t>
      </w:r>
      <w:r w:rsidR="0065342C" w:rsidRPr="0065342C">
        <w:rPr>
          <w:rFonts w:eastAsia="Times New Roman" w:cstheme="minorHAnsi"/>
          <w:color w:val="000000" w:themeColor="text1"/>
        </w:rPr>
        <w:t xml:space="preserve"> other cockroach/termite taxa (excluding itself). </w:t>
      </w:r>
      <w:r w:rsidR="005A44D8" w:rsidRPr="00137D80">
        <w:rPr>
          <w:rFonts w:eastAsia="Times New Roman" w:cstheme="minorHAnsi"/>
          <w:color w:val="000000" w:themeColor="text1"/>
        </w:rPr>
        <w:t xml:space="preserve">Fourth, the two </w:t>
      </w:r>
      <w:r w:rsidR="0065342C" w:rsidRPr="0065342C">
        <w:rPr>
          <w:rFonts w:eastAsia="Times New Roman" w:cstheme="minorHAnsi"/>
          <w:color w:val="000000" w:themeColor="text1"/>
        </w:rPr>
        <w:t xml:space="preserve">BLAST output files </w:t>
      </w:r>
      <w:r w:rsidR="005A44D8" w:rsidRPr="00137D80">
        <w:rPr>
          <w:rFonts w:eastAsia="Times New Roman" w:cstheme="minorHAnsi"/>
          <w:color w:val="000000" w:themeColor="text1"/>
        </w:rPr>
        <w:t>were compared using a custom R script</w:t>
      </w:r>
      <w:r w:rsidR="0065342C" w:rsidRPr="0065342C">
        <w:rPr>
          <w:rFonts w:eastAsia="Times New Roman" w:cstheme="minorHAnsi"/>
          <w:color w:val="000000" w:themeColor="text1"/>
        </w:rPr>
        <w:t xml:space="preserve">. </w:t>
      </w:r>
      <w:r w:rsidR="006A0874" w:rsidRPr="00137D80">
        <w:rPr>
          <w:rFonts w:eastAsia="Times New Roman" w:cstheme="minorHAnsi"/>
          <w:color w:val="000000" w:themeColor="text1"/>
        </w:rPr>
        <w:t xml:space="preserve">The hit was set to ‘NA’ is query coverage was </w:t>
      </w:r>
      <w:commentRangeStart w:id="50"/>
      <w:r w:rsidR="006A0874" w:rsidRPr="00137D80">
        <w:rPr>
          <w:rFonts w:eastAsia="Times New Roman" w:cstheme="minorHAnsi"/>
          <w:color w:val="000000" w:themeColor="text1"/>
        </w:rPr>
        <w:t>&lt;70%</w:t>
      </w:r>
      <w:del w:id="51" w:author="Microsoft Office User" w:date="2025-05-01T08:14:00Z">
        <w:r w:rsidR="006A0874" w:rsidRPr="00137D80" w:rsidDel="00DE0895">
          <w:rPr>
            <w:rFonts w:eastAsia="Times New Roman" w:cstheme="minorHAnsi"/>
            <w:color w:val="000000" w:themeColor="text1"/>
          </w:rPr>
          <w:delText xml:space="preserve"> </w:delText>
        </w:r>
      </w:del>
      <w:commentRangeEnd w:id="50"/>
      <w:r w:rsidR="006A0874" w:rsidRPr="00137D80">
        <w:rPr>
          <w:rStyle w:val="CommentReference"/>
        </w:rPr>
        <w:commentReference w:id="50"/>
      </w:r>
      <w:del w:id="52" w:author="Microsoft Office User" w:date="2025-05-01T08:14:00Z">
        <w:r w:rsidR="006A0874" w:rsidRPr="00137D80" w:rsidDel="00DE0895">
          <w:rPr>
            <w:rFonts w:eastAsia="Times New Roman" w:cstheme="minorHAnsi"/>
            <w:color w:val="000000" w:themeColor="text1"/>
          </w:rPr>
          <w:delText>(alternate threshold &lt;50%)</w:delText>
        </w:r>
      </w:del>
      <w:r w:rsidR="006A0874" w:rsidRPr="00137D80">
        <w:rPr>
          <w:rFonts w:eastAsia="Times New Roman" w:cstheme="minorHAnsi"/>
          <w:color w:val="000000" w:themeColor="text1"/>
        </w:rPr>
        <w:t>.</w:t>
      </w:r>
      <w:r w:rsidR="00C53983" w:rsidRPr="00137D80">
        <w:rPr>
          <w:rFonts w:eastAsia="Times New Roman" w:cstheme="minorHAnsi"/>
          <w:color w:val="000000" w:themeColor="text1"/>
        </w:rPr>
        <w:br/>
      </w:r>
      <w:r w:rsidR="00C53983" w:rsidRPr="00137D80">
        <w:rPr>
          <w:rFonts w:eastAsia="Times New Roman" w:cstheme="minorHAnsi"/>
          <w:color w:val="000000" w:themeColor="text1"/>
        </w:rPr>
        <w:br/>
      </w:r>
      <w:r w:rsidR="0065342C" w:rsidRPr="0065342C">
        <w:rPr>
          <w:rFonts w:eastAsia="Times New Roman" w:cstheme="minorHAnsi"/>
          <w:color w:val="000000" w:themeColor="text1"/>
        </w:rPr>
        <w:t xml:space="preserve">If the </w:t>
      </w:r>
      <w:r w:rsidR="006A0874" w:rsidRPr="00137D80">
        <w:rPr>
          <w:rFonts w:eastAsia="Times New Roman" w:cstheme="minorHAnsi"/>
          <w:color w:val="000000" w:themeColor="text1"/>
        </w:rPr>
        <w:t xml:space="preserve">sequence identity % </w:t>
      </w:r>
      <w:r w:rsidR="0065342C" w:rsidRPr="0065342C">
        <w:rPr>
          <w:rFonts w:eastAsia="Times New Roman" w:cstheme="minorHAnsi"/>
          <w:color w:val="000000" w:themeColor="text1"/>
        </w:rPr>
        <w:t xml:space="preserve">is </w:t>
      </w:r>
      <w:r w:rsidR="006A0874" w:rsidRPr="00137D80">
        <w:rPr>
          <w:rFonts w:eastAsia="Times New Roman" w:cstheme="minorHAnsi"/>
          <w:color w:val="000000" w:themeColor="text1"/>
        </w:rPr>
        <w:t xml:space="preserve">considerably </w:t>
      </w:r>
      <w:r w:rsidR="0065342C" w:rsidRPr="0065342C">
        <w:rPr>
          <w:rFonts w:eastAsia="Times New Roman" w:cstheme="minorHAnsi"/>
          <w:color w:val="000000" w:themeColor="text1"/>
        </w:rPr>
        <w:t xml:space="preserve">higher for the </w:t>
      </w:r>
      <w:proofErr w:type="spellStart"/>
      <w:r w:rsidR="0065342C" w:rsidRPr="0065342C">
        <w:rPr>
          <w:rFonts w:eastAsia="Times New Roman" w:cstheme="minorHAnsi"/>
          <w:i/>
          <w:color w:val="000000" w:themeColor="text1"/>
        </w:rPr>
        <w:t>Blattabacterium</w:t>
      </w:r>
      <w:proofErr w:type="spellEnd"/>
      <w:r w:rsidR="0065342C" w:rsidRPr="0065342C">
        <w:rPr>
          <w:rFonts w:eastAsia="Times New Roman" w:cstheme="minorHAnsi"/>
          <w:color w:val="000000" w:themeColor="text1"/>
        </w:rPr>
        <w:t xml:space="preserve"> BLAST compared to the cockroach/termite inser</w:t>
      </w:r>
      <w:r w:rsidR="006A0874" w:rsidRPr="00137D80">
        <w:rPr>
          <w:rFonts w:eastAsia="Times New Roman" w:cstheme="minorHAnsi"/>
          <w:color w:val="000000" w:themeColor="text1"/>
        </w:rPr>
        <w:t>t</w:t>
      </w:r>
      <w:r w:rsidR="0065342C" w:rsidRPr="0065342C">
        <w:rPr>
          <w:rFonts w:eastAsia="Times New Roman" w:cstheme="minorHAnsi"/>
          <w:color w:val="000000" w:themeColor="text1"/>
        </w:rPr>
        <w:t xml:space="preserve"> BLAST, then it is likely a recent insert. </w:t>
      </w:r>
      <w:r w:rsidR="006A0874" w:rsidRPr="00137D80">
        <w:rPr>
          <w:rFonts w:eastAsia="Times New Roman" w:cstheme="minorHAnsi"/>
          <w:color w:val="000000" w:themeColor="text1"/>
        </w:rPr>
        <w:t xml:space="preserve">In contrast, if sequence identity </w:t>
      </w:r>
      <w:r w:rsidR="0065342C" w:rsidRPr="0065342C">
        <w:rPr>
          <w:rFonts w:eastAsia="Times New Roman" w:cstheme="minorHAnsi"/>
          <w:color w:val="000000" w:themeColor="text1"/>
        </w:rPr>
        <w:t xml:space="preserve">% identity is higher for the insert BLAST compared to the </w:t>
      </w:r>
      <w:proofErr w:type="spellStart"/>
      <w:r w:rsidR="0065342C" w:rsidRPr="0065342C">
        <w:rPr>
          <w:rFonts w:eastAsia="Times New Roman" w:cstheme="minorHAnsi"/>
          <w:i/>
          <w:color w:val="000000" w:themeColor="text1"/>
        </w:rPr>
        <w:t>Blattabacterium</w:t>
      </w:r>
      <w:proofErr w:type="spellEnd"/>
      <w:r w:rsidR="0065342C" w:rsidRPr="0065342C">
        <w:rPr>
          <w:rFonts w:eastAsia="Times New Roman" w:cstheme="minorHAnsi"/>
          <w:color w:val="000000" w:themeColor="text1"/>
        </w:rPr>
        <w:t xml:space="preserve"> BLAST, then the insert is likely ancestral. </w:t>
      </w:r>
      <w:r w:rsidR="006A0874" w:rsidRPr="00137D80">
        <w:rPr>
          <w:rFonts w:eastAsia="Times New Roman" w:cstheme="minorHAnsi"/>
          <w:color w:val="000000" w:themeColor="text1"/>
        </w:rPr>
        <w:t>Lastly, i</w:t>
      </w:r>
      <w:r w:rsidR="0065342C" w:rsidRPr="0065342C">
        <w:rPr>
          <w:rFonts w:eastAsia="Times New Roman" w:cstheme="minorHAnsi"/>
          <w:color w:val="000000" w:themeColor="text1"/>
        </w:rPr>
        <w:t xml:space="preserve">f the BLAST </w:t>
      </w:r>
      <w:r w:rsidR="006A0874" w:rsidRPr="00137D80">
        <w:rPr>
          <w:rFonts w:eastAsia="Times New Roman" w:cstheme="minorHAnsi"/>
          <w:color w:val="000000" w:themeColor="text1"/>
        </w:rPr>
        <w:t xml:space="preserve">hits </w:t>
      </w:r>
      <w:r w:rsidR="0065342C" w:rsidRPr="0065342C">
        <w:rPr>
          <w:rFonts w:eastAsia="Times New Roman" w:cstheme="minorHAnsi"/>
          <w:color w:val="000000" w:themeColor="text1"/>
        </w:rPr>
        <w:t xml:space="preserve">are </w:t>
      </w:r>
      <w:r w:rsidR="006A0874" w:rsidRPr="00137D80">
        <w:rPr>
          <w:rFonts w:eastAsia="Times New Roman" w:cstheme="minorHAnsi"/>
          <w:color w:val="000000" w:themeColor="text1"/>
        </w:rPr>
        <w:t xml:space="preserve">somewhat </w:t>
      </w:r>
      <w:r w:rsidR="0065342C" w:rsidRPr="0065342C">
        <w:rPr>
          <w:rFonts w:eastAsia="Times New Roman" w:cstheme="minorHAnsi"/>
          <w:color w:val="000000" w:themeColor="text1"/>
        </w:rPr>
        <w:t>similar, we do not have confidence to infer the age of the insert</w:t>
      </w:r>
      <w:r w:rsidR="006A0874" w:rsidRPr="00137D80">
        <w:rPr>
          <w:rFonts w:eastAsia="Times New Roman" w:cstheme="minorHAnsi"/>
          <w:color w:val="000000" w:themeColor="text1"/>
        </w:rPr>
        <w:t xml:space="preserve"> (see Figure S1)</w:t>
      </w:r>
      <w:r w:rsidR="0065342C" w:rsidRPr="0065342C">
        <w:rPr>
          <w:rFonts w:eastAsia="Times New Roman" w:cstheme="minorHAnsi"/>
          <w:color w:val="000000" w:themeColor="text1"/>
        </w:rPr>
        <w:t>.</w:t>
      </w:r>
      <w:r w:rsidR="006A0874" w:rsidRPr="00137D80">
        <w:rPr>
          <w:rFonts w:eastAsia="Times New Roman" w:cstheme="minorHAnsi"/>
          <w:color w:val="000000" w:themeColor="text1"/>
        </w:rPr>
        <w:t xml:space="preserve"> Clear breaks in the BLAST sequence identities were evident, hence ancestral inserts were able to be easily identified and extracted. </w:t>
      </w:r>
      <w:r w:rsidR="00C53983" w:rsidRPr="00137D80">
        <w:rPr>
          <w:rFonts w:eastAsia="Times New Roman" w:cstheme="minorHAnsi"/>
          <w:color w:val="000000" w:themeColor="text1"/>
        </w:rPr>
        <w:t xml:space="preserve">The names of the other </w:t>
      </w:r>
      <w:r w:rsidR="006A0874" w:rsidRPr="00137D80">
        <w:rPr>
          <w:rFonts w:eastAsia="Times New Roman" w:cstheme="minorHAnsi"/>
          <w:color w:val="000000" w:themeColor="text1"/>
        </w:rPr>
        <w:t xml:space="preserve">cockroach/termite species in which the </w:t>
      </w:r>
      <w:r w:rsidR="00C53983" w:rsidRPr="00137D80">
        <w:rPr>
          <w:rFonts w:eastAsia="Times New Roman" w:cstheme="minorHAnsi"/>
          <w:color w:val="000000" w:themeColor="text1"/>
        </w:rPr>
        <w:t xml:space="preserve">insert </w:t>
      </w:r>
      <w:proofErr w:type="spellStart"/>
      <w:r w:rsidR="00C53983" w:rsidRPr="00137D80">
        <w:rPr>
          <w:rFonts w:eastAsia="Times New Roman" w:cstheme="minorHAnsi"/>
          <w:color w:val="000000" w:themeColor="text1"/>
        </w:rPr>
        <w:t>BLASTed</w:t>
      </w:r>
      <w:proofErr w:type="spellEnd"/>
      <w:r w:rsidR="00C53983" w:rsidRPr="00137D80">
        <w:rPr>
          <w:rFonts w:eastAsia="Times New Roman" w:cstheme="minorHAnsi"/>
          <w:color w:val="000000" w:themeColor="text1"/>
        </w:rPr>
        <w:t xml:space="preserve"> against &gt;70% sequence identity % </w:t>
      </w:r>
      <w:del w:id="53" w:author="Microsoft Office User" w:date="2025-05-01T08:20:00Z">
        <w:r w:rsidR="00C53983" w:rsidRPr="00137D80" w:rsidDel="0014717B">
          <w:rPr>
            <w:rFonts w:eastAsia="Times New Roman" w:cstheme="minorHAnsi"/>
            <w:color w:val="000000" w:themeColor="text1"/>
          </w:rPr>
          <w:delText>(alternate threshold &lt;50%)</w:delText>
        </w:r>
      </w:del>
      <w:r w:rsidR="00C53983" w:rsidRPr="00137D80">
        <w:rPr>
          <w:rFonts w:eastAsia="Times New Roman" w:cstheme="minorHAnsi"/>
          <w:color w:val="000000" w:themeColor="text1"/>
        </w:rPr>
        <w:t xml:space="preserve"> were transposed alongside the insert name using a custom bash script. The oldest divergence dates of this combination of species was used to infer the minimum age of the insert. </w:t>
      </w:r>
      <w:r w:rsidR="00C53983" w:rsidRPr="00137D80">
        <w:rPr>
          <w:rFonts w:eastAsia="Times New Roman" w:cstheme="minorHAnsi"/>
          <w:color w:val="FF0000"/>
        </w:rPr>
        <w:t>[Jack to expand on this filtering step].</w:t>
      </w:r>
    </w:p>
    <w:p w14:paraId="42D60ACC" w14:textId="3B10BF94" w:rsidR="00AF29CB" w:rsidRPr="00137D80" w:rsidRDefault="00C53983" w:rsidP="00790F30">
      <w:pPr>
        <w:spacing w:after="100" w:afterAutospacing="1"/>
        <w:jc w:val="both"/>
        <w:rPr>
          <w:rFonts w:eastAsia="Times New Roman" w:cstheme="minorHAnsi"/>
          <w:color w:val="FF0000"/>
        </w:rPr>
      </w:pPr>
      <w:r w:rsidRPr="00137D80">
        <w:rPr>
          <w:rFonts w:eastAsia="Times New Roman" w:cstheme="minorHAnsi"/>
          <w:color w:val="000000" w:themeColor="text1"/>
        </w:rPr>
        <w:br/>
      </w:r>
      <w:r w:rsidR="00606C77">
        <w:rPr>
          <w:rFonts w:eastAsia="Times New Roman" w:cstheme="minorHAnsi"/>
          <w:color w:val="FF0000"/>
        </w:rPr>
        <w:t>[</w:t>
      </w:r>
      <w:r w:rsidR="00AF29CB" w:rsidRPr="00137D80">
        <w:rPr>
          <w:rFonts w:eastAsia="Times New Roman" w:cstheme="minorHAnsi"/>
          <w:color w:val="FF0000"/>
        </w:rPr>
        <w:t xml:space="preserve">Leo pipeline for characterising where in the </w:t>
      </w:r>
      <w:proofErr w:type="spellStart"/>
      <w:r w:rsidR="00AF29CB" w:rsidRPr="00137D80">
        <w:rPr>
          <w:rFonts w:eastAsia="Times New Roman" w:cstheme="minorHAnsi"/>
          <w:color w:val="FF0000"/>
        </w:rPr>
        <w:t>Blattabacterium</w:t>
      </w:r>
      <w:proofErr w:type="spellEnd"/>
      <w:r w:rsidR="00AF29CB" w:rsidRPr="00137D80">
        <w:rPr>
          <w:rFonts w:eastAsia="Times New Roman" w:cstheme="minorHAnsi"/>
          <w:color w:val="FF0000"/>
        </w:rPr>
        <w:t xml:space="preserve"> genomes the inserts derived.</w:t>
      </w:r>
      <w:r w:rsidR="00606C77">
        <w:rPr>
          <w:rFonts w:eastAsia="Times New Roman" w:cstheme="minorHAnsi"/>
          <w:color w:val="FF0000"/>
        </w:rPr>
        <w:t>]</w:t>
      </w:r>
    </w:p>
    <w:p w14:paraId="2254F212" w14:textId="77777777" w:rsidR="00CF2859" w:rsidRPr="00137D80" w:rsidRDefault="00CF2859" w:rsidP="00790F30">
      <w:pPr>
        <w:jc w:val="both"/>
        <w:rPr>
          <w:rFonts w:cstheme="minorHAnsi"/>
          <w:color w:val="000000" w:themeColor="text1"/>
        </w:rPr>
      </w:pPr>
    </w:p>
    <w:p w14:paraId="5E0C6454" w14:textId="6D3A8939" w:rsidR="0065342C" w:rsidRPr="00137D80" w:rsidRDefault="00C97A6A" w:rsidP="00790F30">
      <w:pPr>
        <w:jc w:val="both"/>
        <w:rPr>
          <w:rFonts w:cstheme="minorHAnsi"/>
          <w:b/>
          <w:i/>
          <w:color w:val="000000" w:themeColor="text1"/>
        </w:rPr>
      </w:pPr>
      <w:r w:rsidRPr="00137D80">
        <w:rPr>
          <w:rFonts w:cstheme="minorHAnsi"/>
          <w:b/>
          <w:i/>
          <w:color w:val="000000" w:themeColor="text1"/>
        </w:rPr>
        <w:t xml:space="preserve">HGT insert </w:t>
      </w:r>
      <w:r w:rsidR="0065342C" w:rsidRPr="00137D80">
        <w:rPr>
          <w:rFonts w:cstheme="minorHAnsi"/>
          <w:b/>
          <w:i/>
          <w:color w:val="000000" w:themeColor="text1"/>
        </w:rPr>
        <w:t>QC</w:t>
      </w:r>
    </w:p>
    <w:p w14:paraId="539AC7D3" w14:textId="29DD3260" w:rsidR="0065342C" w:rsidRPr="00137D80" w:rsidDel="008C1745" w:rsidRDefault="008C1745" w:rsidP="002634A4">
      <w:pPr>
        <w:pStyle w:val="ListParagraph"/>
        <w:numPr>
          <w:ilvl w:val="0"/>
          <w:numId w:val="1"/>
        </w:numPr>
        <w:jc w:val="both"/>
        <w:rPr>
          <w:del w:id="54" w:author="Zhuzhi Zhang" w:date="2025-01-15T15:08:00Z"/>
          <w:rFonts w:cstheme="minorHAnsi"/>
          <w:color w:val="FF0000"/>
        </w:rPr>
      </w:pPr>
      <w:ins w:id="55" w:author="Zhuzhi Zhang" w:date="2025-01-15T15:08:00Z">
        <w:r>
          <w:rPr>
            <w:rFonts w:cstheme="minorHAnsi" w:hint="eastAsia"/>
            <w:color w:val="FF0000"/>
            <w:lang w:eastAsia="zh-CN"/>
          </w:rPr>
          <w:t xml:space="preserve">To </w:t>
        </w:r>
      </w:ins>
      <w:ins w:id="56" w:author="Zhuzhi Zhang" w:date="2025-01-15T15:09:00Z">
        <w:r>
          <w:rPr>
            <w:rFonts w:cstheme="minorHAnsi" w:hint="eastAsia"/>
            <w:color w:val="FF0000"/>
            <w:lang w:eastAsia="zh-CN"/>
          </w:rPr>
          <w:t xml:space="preserve">characterising inserts within raw reads, </w:t>
        </w:r>
      </w:ins>
      <w:ins w:id="57" w:author="Zhuzhi Zhang" w:date="2025-01-15T15:12:00Z">
        <w:r>
          <w:rPr>
            <w:rFonts w:cstheme="minorHAnsi" w:hint="eastAsia"/>
            <w:color w:val="FF0000"/>
            <w:lang w:eastAsia="zh-CN"/>
          </w:rPr>
          <w:t xml:space="preserve">we </w:t>
        </w:r>
        <w:r w:rsidRPr="008C1745">
          <w:rPr>
            <w:rFonts w:cstheme="minorHAnsi"/>
            <w:color w:val="FF0000"/>
          </w:rPr>
          <w:t>aligned raw reads back to the assembled genome</w:t>
        </w:r>
      </w:ins>
      <w:ins w:id="58" w:author="Zhuzhi Zhang" w:date="2025-01-15T15:17:00Z">
        <w:r w:rsidR="002634A4">
          <w:rPr>
            <w:rFonts w:cstheme="minorHAnsi" w:hint="eastAsia"/>
            <w:color w:val="FF0000"/>
            <w:lang w:eastAsia="zh-CN"/>
          </w:rPr>
          <w:t xml:space="preserve">, </w:t>
        </w:r>
      </w:ins>
      <w:ins w:id="59" w:author="Zhuzhi Zhang" w:date="2025-01-15T15:08:00Z">
        <w:r w:rsidRPr="008C1745">
          <w:rPr>
            <w:rFonts w:cstheme="minorHAnsi"/>
            <w:color w:val="FF0000"/>
          </w:rPr>
          <w:t xml:space="preserve">those reads whose aligned region is shorter than the insertion we located were identified as </w:t>
        </w:r>
        <w:proofErr w:type="spellStart"/>
        <w:r w:rsidRPr="008C1745">
          <w:rPr>
            <w:rFonts w:cstheme="minorHAnsi"/>
            <w:i/>
            <w:iCs/>
            <w:color w:val="FF0000"/>
          </w:rPr>
          <w:t>Blattabacterium</w:t>
        </w:r>
        <w:proofErr w:type="spellEnd"/>
        <w:r w:rsidRPr="008C1745">
          <w:rPr>
            <w:rFonts w:cstheme="minorHAnsi"/>
            <w:color w:val="FF0000"/>
          </w:rPr>
          <w:t xml:space="preserve"> DNA contamination, as they cannot align to the flanking regions. This pipeline </w:t>
        </w:r>
        <w:proofErr w:type="gramStart"/>
        <w:r w:rsidRPr="008C1745">
          <w:rPr>
            <w:rFonts w:cstheme="minorHAnsi"/>
            <w:color w:val="FF0000"/>
          </w:rPr>
          <w:t>were</w:t>
        </w:r>
        <w:proofErr w:type="gramEnd"/>
        <w:r w:rsidRPr="008C1745">
          <w:rPr>
            <w:rFonts w:cstheme="minorHAnsi"/>
            <w:color w:val="FF0000"/>
          </w:rPr>
          <w:t xml:space="preserve"> run on five genomes and none of them were assembly by only </w:t>
        </w:r>
        <w:proofErr w:type="spellStart"/>
        <w:r w:rsidRPr="008C1745">
          <w:rPr>
            <w:rFonts w:cstheme="minorHAnsi"/>
            <w:i/>
            <w:iCs/>
            <w:color w:val="FF0000"/>
          </w:rPr>
          <w:t>Blattabacterium</w:t>
        </w:r>
        <w:proofErr w:type="spellEnd"/>
        <w:r w:rsidRPr="008C1745">
          <w:rPr>
            <w:rFonts w:cstheme="minorHAnsi"/>
            <w:i/>
            <w:iCs/>
            <w:color w:val="FF0000"/>
          </w:rPr>
          <w:t xml:space="preserve"> </w:t>
        </w:r>
        <w:r w:rsidRPr="008C1745">
          <w:rPr>
            <w:rFonts w:cstheme="minorHAnsi"/>
            <w:color w:val="FF0000"/>
          </w:rPr>
          <w:t xml:space="preserve">reads, and different consensus were identified in the assembled genome and </w:t>
        </w:r>
        <w:proofErr w:type="spellStart"/>
        <w:r w:rsidRPr="008C1745">
          <w:rPr>
            <w:rFonts w:cstheme="minorHAnsi"/>
            <w:i/>
            <w:iCs/>
            <w:color w:val="FF0000"/>
          </w:rPr>
          <w:t>Blattabacterium</w:t>
        </w:r>
        <w:proofErr w:type="spellEnd"/>
        <w:r w:rsidRPr="008C1745">
          <w:rPr>
            <w:rFonts w:cstheme="minorHAnsi"/>
            <w:i/>
            <w:iCs/>
            <w:color w:val="FF0000"/>
          </w:rPr>
          <w:t xml:space="preserve"> </w:t>
        </w:r>
        <w:r w:rsidRPr="008C1745">
          <w:rPr>
            <w:rFonts w:cstheme="minorHAnsi"/>
            <w:color w:val="FF0000"/>
          </w:rPr>
          <w:t xml:space="preserve">reads, this not only proved that these insertions were not spliced by contamination, and visually showed the mutations accumulated in these insertions. </w:t>
        </w:r>
      </w:ins>
      <w:del w:id="60" w:author="Zhuzhi Zhang" w:date="2025-01-15T15:08:00Z">
        <w:r w:rsidR="0065342C" w:rsidRPr="00137D80" w:rsidDel="008C1745">
          <w:rPr>
            <w:rFonts w:cstheme="minorHAnsi"/>
            <w:color w:val="FF0000"/>
          </w:rPr>
          <w:delText xml:space="preserve">Zhuzhi </w:delText>
        </w:r>
        <w:r w:rsidR="00AF29CB" w:rsidRPr="00137D80" w:rsidDel="008C1745">
          <w:rPr>
            <w:rFonts w:cstheme="minorHAnsi"/>
            <w:color w:val="FF0000"/>
          </w:rPr>
          <w:delText>work on characterising inserts within raw reads</w:delText>
        </w:r>
      </w:del>
    </w:p>
    <w:p w14:paraId="4F960285" w14:textId="0075A020" w:rsidR="0065342C" w:rsidRPr="00137D80" w:rsidRDefault="00AF29CB" w:rsidP="00790F30">
      <w:pPr>
        <w:pStyle w:val="ListParagraph"/>
        <w:numPr>
          <w:ilvl w:val="0"/>
          <w:numId w:val="1"/>
        </w:numPr>
        <w:jc w:val="both"/>
        <w:rPr>
          <w:rFonts w:cstheme="minorHAnsi"/>
          <w:color w:val="FF0000"/>
        </w:rPr>
      </w:pPr>
      <w:r w:rsidRPr="00137D80">
        <w:rPr>
          <w:rFonts w:cstheme="minorHAnsi"/>
          <w:color w:val="FF0000"/>
        </w:rPr>
        <w:t xml:space="preserve">PCRs (can put primers on </w:t>
      </w:r>
      <w:proofErr w:type="spellStart"/>
      <w:r w:rsidRPr="00137D80">
        <w:rPr>
          <w:rFonts w:cstheme="minorHAnsi"/>
          <w:color w:val="FF0000"/>
        </w:rPr>
        <w:t>github</w:t>
      </w:r>
      <w:proofErr w:type="spellEnd"/>
      <w:r w:rsidRPr="00137D80">
        <w:rPr>
          <w:rFonts w:cstheme="minorHAnsi"/>
          <w:color w:val="FF0000"/>
        </w:rPr>
        <w:t>)</w:t>
      </w:r>
    </w:p>
    <w:p w14:paraId="025103B6" w14:textId="459E695F" w:rsidR="00C97A6A" w:rsidRPr="00137D80" w:rsidRDefault="00C97A6A" w:rsidP="00790F30">
      <w:pPr>
        <w:pStyle w:val="ListParagraph"/>
        <w:numPr>
          <w:ilvl w:val="0"/>
          <w:numId w:val="1"/>
        </w:numPr>
        <w:jc w:val="both"/>
        <w:rPr>
          <w:rFonts w:cstheme="minorHAnsi"/>
          <w:color w:val="FF0000"/>
        </w:rPr>
      </w:pPr>
      <w:r w:rsidRPr="00137D80">
        <w:rPr>
          <w:rFonts w:cstheme="minorHAnsi"/>
          <w:color w:val="FF0000"/>
        </w:rPr>
        <w:t>Results from alternate thresholds</w:t>
      </w:r>
    </w:p>
    <w:p w14:paraId="0E7CF916" w14:textId="77777777" w:rsidR="00064A89" w:rsidRPr="00137D80" w:rsidRDefault="00064A89" w:rsidP="00790F30">
      <w:pPr>
        <w:jc w:val="both"/>
        <w:rPr>
          <w:rFonts w:cstheme="minorHAnsi"/>
          <w:color w:val="000000" w:themeColor="text1"/>
        </w:rPr>
      </w:pPr>
    </w:p>
    <w:p w14:paraId="0D26CBA6" w14:textId="77777777" w:rsidR="00AF29CB" w:rsidRPr="00137D80" w:rsidRDefault="00AF29CB" w:rsidP="00790F30">
      <w:pPr>
        <w:jc w:val="both"/>
        <w:rPr>
          <w:rFonts w:cstheme="minorHAnsi"/>
          <w:color w:val="000000" w:themeColor="text1"/>
        </w:rPr>
      </w:pPr>
    </w:p>
    <w:p w14:paraId="21E2B3F9" w14:textId="68336181" w:rsidR="00AF29CB" w:rsidRPr="00137D80" w:rsidRDefault="00AF29CB" w:rsidP="00790F30">
      <w:pPr>
        <w:jc w:val="both"/>
        <w:rPr>
          <w:rFonts w:cstheme="minorHAnsi"/>
          <w:b/>
          <w:i/>
          <w:color w:val="000000" w:themeColor="text1"/>
        </w:rPr>
      </w:pPr>
      <w:r w:rsidRPr="00137D80">
        <w:rPr>
          <w:rFonts w:cstheme="minorHAnsi"/>
          <w:b/>
          <w:i/>
          <w:color w:val="000000" w:themeColor="text1"/>
        </w:rPr>
        <w:t>Supplementary Figures and Tables (maximum of 2 display items; i.e. figure or table)</w:t>
      </w:r>
    </w:p>
    <w:p w14:paraId="55BEC54E" w14:textId="726FCC56" w:rsidR="00AF29CB" w:rsidRPr="00137D80" w:rsidRDefault="00AF29CB" w:rsidP="00790F30">
      <w:pPr>
        <w:jc w:val="both"/>
        <w:rPr>
          <w:rFonts w:cstheme="minorHAnsi"/>
          <w:color w:val="000000" w:themeColor="text1"/>
        </w:rPr>
      </w:pPr>
      <w:r w:rsidRPr="00137D80">
        <w:rPr>
          <w:rFonts w:cstheme="minorHAnsi"/>
          <w:i/>
          <w:color w:val="000000" w:themeColor="text1"/>
        </w:rPr>
        <w:lastRenderedPageBreak/>
        <w:t>Table S1:</w:t>
      </w:r>
      <w:r w:rsidRPr="00137D80">
        <w:rPr>
          <w:rFonts w:cstheme="minorHAnsi"/>
          <w:color w:val="000000" w:themeColor="text1"/>
        </w:rPr>
        <w:t xml:space="preserve"> </w:t>
      </w:r>
      <w:proofErr w:type="spellStart"/>
      <w:r w:rsidRPr="00137D80">
        <w:rPr>
          <w:rFonts w:cstheme="minorHAnsi"/>
          <w:color w:val="000000" w:themeColor="text1"/>
        </w:rPr>
        <w:t>Blattbacterium</w:t>
      </w:r>
      <w:proofErr w:type="spellEnd"/>
      <w:r w:rsidRPr="00137D80">
        <w:rPr>
          <w:rFonts w:cstheme="minorHAnsi"/>
          <w:color w:val="000000" w:themeColor="text1"/>
        </w:rPr>
        <w:t xml:space="preserve"> genomes and cockroach genome details (including some assembly QC)</w:t>
      </w:r>
    </w:p>
    <w:p w14:paraId="76D82142" w14:textId="77777777" w:rsidR="00AF29CB" w:rsidRPr="00137D80" w:rsidRDefault="00AF29CB" w:rsidP="00790F30">
      <w:pPr>
        <w:jc w:val="both"/>
        <w:rPr>
          <w:rFonts w:cstheme="minorHAnsi"/>
          <w:color w:val="000000" w:themeColor="text1"/>
        </w:rPr>
      </w:pPr>
    </w:p>
    <w:p w14:paraId="466A50CC" w14:textId="77777777" w:rsidR="006B4BD3" w:rsidRPr="00137D80" w:rsidRDefault="00CF2859" w:rsidP="00790F30">
      <w:pPr>
        <w:jc w:val="both"/>
        <w:rPr>
          <w:rFonts w:cstheme="minorHAnsi"/>
          <w:i/>
          <w:color w:val="000000" w:themeColor="text1"/>
        </w:rPr>
      </w:pPr>
      <w:commentRangeStart w:id="61"/>
      <w:r w:rsidRPr="00137D80">
        <w:rPr>
          <w:rFonts w:cstheme="minorHAnsi"/>
          <w:i/>
          <w:color w:val="000000" w:themeColor="text1"/>
        </w:rPr>
        <w:t>F</w:t>
      </w:r>
      <w:commentRangeEnd w:id="61"/>
      <w:r w:rsidR="001A35A8" w:rsidRPr="00137D80">
        <w:rPr>
          <w:rStyle w:val="CommentReference"/>
          <w:i/>
        </w:rPr>
        <w:commentReference w:id="61"/>
      </w:r>
      <w:r w:rsidRPr="00137D80">
        <w:rPr>
          <w:rFonts w:cstheme="minorHAnsi"/>
          <w:i/>
          <w:color w:val="000000" w:themeColor="text1"/>
        </w:rPr>
        <w:t xml:space="preserve">igure </w:t>
      </w:r>
      <w:r w:rsidR="00BC1199" w:rsidRPr="00137D80">
        <w:rPr>
          <w:rFonts w:cstheme="minorHAnsi"/>
          <w:i/>
          <w:color w:val="000000" w:themeColor="text1"/>
        </w:rPr>
        <w:t>S</w:t>
      </w:r>
      <w:r w:rsidRPr="00137D80">
        <w:rPr>
          <w:rFonts w:cstheme="minorHAnsi"/>
          <w:i/>
          <w:color w:val="000000" w:themeColor="text1"/>
        </w:rPr>
        <w:t>1</w:t>
      </w:r>
      <w:r w:rsidR="006B4BD3" w:rsidRPr="00137D80">
        <w:rPr>
          <w:rFonts w:cstheme="minorHAnsi"/>
          <w:i/>
          <w:color w:val="000000" w:themeColor="text1"/>
        </w:rPr>
        <w:t>:</w:t>
      </w:r>
    </w:p>
    <w:p w14:paraId="1CE01B39" w14:textId="77777777" w:rsidR="006B4BD3" w:rsidRPr="00137D80" w:rsidRDefault="00CF2859" w:rsidP="00790F30">
      <w:pPr>
        <w:pStyle w:val="ListParagraph"/>
        <w:numPr>
          <w:ilvl w:val="0"/>
          <w:numId w:val="1"/>
        </w:numPr>
        <w:jc w:val="both"/>
        <w:rPr>
          <w:rFonts w:cstheme="minorHAnsi"/>
          <w:color w:val="000000" w:themeColor="text1"/>
        </w:rPr>
      </w:pPr>
      <w:r w:rsidRPr="00137D80">
        <w:rPr>
          <w:rFonts w:cstheme="minorHAnsi"/>
          <w:color w:val="000000" w:themeColor="text1"/>
        </w:rPr>
        <w:t>QC results</w:t>
      </w:r>
      <w:r w:rsidR="00E570A3" w:rsidRPr="00137D80">
        <w:rPr>
          <w:rFonts w:cstheme="minorHAnsi"/>
          <w:color w:val="000000" w:themeColor="text1"/>
        </w:rPr>
        <w:t xml:space="preserve"> (</w:t>
      </w:r>
      <w:proofErr w:type="spellStart"/>
      <w:r w:rsidR="00E570A3" w:rsidRPr="00137D80">
        <w:rPr>
          <w:rFonts w:cstheme="minorHAnsi"/>
          <w:color w:val="000000" w:themeColor="text1"/>
        </w:rPr>
        <w:t>Zhuzhi’s</w:t>
      </w:r>
      <w:proofErr w:type="spellEnd"/>
      <w:r w:rsidR="00E570A3" w:rsidRPr="00137D80">
        <w:rPr>
          <w:rFonts w:cstheme="minorHAnsi"/>
          <w:color w:val="000000" w:themeColor="text1"/>
        </w:rPr>
        <w:t xml:space="preserve"> results</w:t>
      </w:r>
      <w:r w:rsidR="00AF29CB" w:rsidRPr="00137D80">
        <w:rPr>
          <w:rFonts w:cstheme="minorHAnsi"/>
          <w:color w:val="000000" w:themeColor="text1"/>
        </w:rPr>
        <w:t>, counts form alternative thresholds</w:t>
      </w:r>
      <w:r w:rsidR="00E570A3" w:rsidRPr="00137D80">
        <w:rPr>
          <w:rFonts w:cstheme="minorHAnsi"/>
          <w:color w:val="000000" w:themeColor="text1"/>
        </w:rPr>
        <w:t>)</w:t>
      </w:r>
    </w:p>
    <w:p w14:paraId="49A4FE6F" w14:textId="77777777" w:rsidR="006B4BD3" w:rsidRPr="00137D80" w:rsidRDefault="006B4BD3" w:rsidP="00790F30">
      <w:pPr>
        <w:pStyle w:val="ListParagraph"/>
        <w:numPr>
          <w:ilvl w:val="0"/>
          <w:numId w:val="1"/>
        </w:numPr>
        <w:jc w:val="both"/>
        <w:rPr>
          <w:rFonts w:cstheme="minorHAnsi"/>
          <w:color w:val="000000" w:themeColor="text1"/>
        </w:rPr>
      </w:pPr>
      <w:r w:rsidRPr="00137D80">
        <w:rPr>
          <w:rFonts w:cstheme="minorHAnsi"/>
          <w:color w:val="000000" w:themeColor="text1"/>
        </w:rPr>
        <w:t>E</w:t>
      </w:r>
      <w:r w:rsidR="00CF2859" w:rsidRPr="00137D80">
        <w:rPr>
          <w:rFonts w:cstheme="minorHAnsi"/>
          <w:color w:val="000000" w:themeColor="text1"/>
        </w:rPr>
        <w:t xml:space="preserve">xample of </w:t>
      </w:r>
      <w:r w:rsidR="00E570A3" w:rsidRPr="00137D80">
        <w:rPr>
          <w:rFonts w:cstheme="minorHAnsi"/>
          <w:color w:val="000000" w:themeColor="text1"/>
        </w:rPr>
        <w:t xml:space="preserve">raw </w:t>
      </w:r>
      <w:r w:rsidR="00CF2859" w:rsidRPr="00137D80">
        <w:rPr>
          <w:rFonts w:cstheme="minorHAnsi"/>
          <w:color w:val="000000" w:themeColor="text1"/>
        </w:rPr>
        <w:t>alignment</w:t>
      </w:r>
    </w:p>
    <w:p w14:paraId="76C00619" w14:textId="7B75FD94" w:rsidR="00CF2859" w:rsidRPr="00137D80" w:rsidRDefault="006B4BD3" w:rsidP="00790F30">
      <w:pPr>
        <w:pStyle w:val="ListParagraph"/>
        <w:numPr>
          <w:ilvl w:val="0"/>
          <w:numId w:val="1"/>
        </w:numPr>
        <w:jc w:val="both"/>
        <w:rPr>
          <w:rFonts w:cstheme="minorHAnsi"/>
          <w:color w:val="000000" w:themeColor="text1"/>
        </w:rPr>
      </w:pPr>
      <w:proofErr w:type="spellStart"/>
      <w:r w:rsidRPr="00137D80">
        <w:rPr>
          <w:rFonts w:cstheme="minorHAnsi"/>
          <w:color w:val="000000" w:themeColor="text1"/>
        </w:rPr>
        <w:t>n</w:t>
      </w:r>
      <w:r w:rsidR="00E570A3" w:rsidRPr="00137D80">
        <w:rPr>
          <w:rFonts w:cstheme="minorHAnsi"/>
          <w:color w:val="000000" w:themeColor="text1"/>
        </w:rPr>
        <w:t>umt</w:t>
      </w:r>
      <w:proofErr w:type="spellEnd"/>
      <w:r w:rsidR="00E570A3" w:rsidRPr="00137D80">
        <w:rPr>
          <w:rFonts w:cstheme="minorHAnsi"/>
          <w:color w:val="000000" w:themeColor="text1"/>
        </w:rPr>
        <w:t xml:space="preserve"> results</w:t>
      </w:r>
    </w:p>
    <w:p w14:paraId="788E146B" w14:textId="27B854AC" w:rsidR="006B4BD3" w:rsidRPr="00137D80" w:rsidRDefault="006B4BD3" w:rsidP="00790F30">
      <w:pPr>
        <w:pStyle w:val="ListParagraph"/>
        <w:numPr>
          <w:ilvl w:val="0"/>
          <w:numId w:val="1"/>
        </w:numPr>
        <w:jc w:val="both"/>
        <w:rPr>
          <w:rFonts w:cstheme="minorHAnsi"/>
          <w:color w:val="000000" w:themeColor="text1"/>
        </w:rPr>
      </w:pPr>
      <w:r w:rsidRPr="00137D80">
        <w:rPr>
          <w:rFonts w:cstheme="minorHAnsi"/>
          <w:color w:val="000000" w:themeColor="text1"/>
        </w:rPr>
        <w:t>graph of contemporary vs ancestral inserts per species</w:t>
      </w:r>
    </w:p>
    <w:p w14:paraId="3FB6EB30" w14:textId="77777777" w:rsidR="00CF2859" w:rsidRPr="00137D80" w:rsidRDefault="00CF2859" w:rsidP="00790F30">
      <w:pPr>
        <w:jc w:val="both"/>
        <w:rPr>
          <w:rFonts w:cstheme="minorHAnsi"/>
          <w:color w:val="000000" w:themeColor="text1"/>
        </w:rPr>
      </w:pPr>
    </w:p>
    <w:p w14:paraId="4790F967" w14:textId="3D5DB906" w:rsidR="00723DC1" w:rsidRDefault="00723DC1" w:rsidP="00790F30">
      <w:pPr>
        <w:jc w:val="both"/>
        <w:rPr>
          <w:rFonts w:cstheme="minorHAnsi"/>
          <w:color w:val="000000" w:themeColor="text1"/>
        </w:rPr>
      </w:pPr>
    </w:p>
    <w:p w14:paraId="4F8FF17F" w14:textId="77777777" w:rsidR="00790F30" w:rsidRPr="00137D80" w:rsidRDefault="00790F30" w:rsidP="00790F30">
      <w:pPr>
        <w:jc w:val="both"/>
        <w:rPr>
          <w:rFonts w:cstheme="minorHAnsi"/>
          <w:color w:val="000000" w:themeColor="text1"/>
        </w:rPr>
      </w:pPr>
    </w:p>
    <w:p w14:paraId="481D9C48" w14:textId="77777777" w:rsidR="00723DC1" w:rsidRPr="00137D80" w:rsidRDefault="00723DC1" w:rsidP="00790F30">
      <w:pPr>
        <w:jc w:val="both"/>
        <w:rPr>
          <w:rFonts w:cstheme="minorHAnsi"/>
          <w:color w:val="000000" w:themeColor="text1"/>
        </w:rPr>
      </w:pPr>
    </w:p>
    <w:p w14:paraId="29DB391F" w14:textId="47CBF841" w:rsidR="00723DC1" w:rsidRPr="00137D80" w:rsidRDefault="00723DC1" w:rsidP="00790F30">
      <w:pPr>
        <w:jc w:val="both"/>
        <w:rPr>
          <w:rFonts w:cstheme="minorHAnsi"/>
          <w:b/>
          <w:i/>
          <w:color w:val="000000" w:themeColor="text1"/>
        </w:rPr>
      </w:pPr>
      <w:r w:rsidRPr="00137D80">
        <w:rPr>
          <w:rFonts w:cstheme="minorHAnsi"/>
          <w:b/>
          <w:i/>
          <w:color w:val="000000" w:themeColor="text1"/>
        </w:rPr>
        <w:t>Supplementary material references</w:t>
      </w:r>
    </w:p>
    <w:p w14:paraId="66B3D576" w14:textId="1C10F64C" w:rsidR="00723DC1" w:rsidRPr="00137D80" w:rsidRDefault="00723DC1" w:rsidP="00790F30">
      <w:pPr>
        <w:jc w:val="both"/>
        <w:rPr>
          <w:rFonts w:cstheme="minorHAnsi"/>
          <w:color w:val="000000" w:themeColor="text1"/>
        </w:rPr>
      </w:pPr>
    </w:p>
    <w:p w14:paraId="51C580B3" w14:textId="47A591C4" w:rsidR="00723DC1" w:rsidRPr="00137D80" w:rsidRDefault="00723DC1" w:rsidP="00790F30">
      <w:pPr>
        <w:jc w:val="both"/>
        <w:rPr>
          <w:rFonts w:cstheme="minorHAnsi"/>
          <w:color w:val="000000" w:themeColor="text1"/>
        </w:rPr>
      </w:pPr>
      <w:proofErr w:type="spellStart"/>
      <w:r w:rsidRPr="00137D80">
        <w:rPr>
          <w:rFonts w:cstheme="minorHAnsi"/>
          <w:color w:val="000000" w:themeColor="text1"/>
        </w:rPr>
        <w:t>Danecek</w:t>
      </w:r>
      <w:proofErr w:type="spellEnd"/>
      <w:r w:rsidRPr="00137D80">
        <w:rPr>
          <w:rFonts w:cstheme="minorHAnsi"/>
          <w:color w:val="000000" w:themeColor="text1"/>
        </w:rPr>
        <w:t xml:space="preserve">, P., Bonfield, J. K., Liddle, J., Marshall, J., Ohan, V., Pollard, M. O., ... &amp; Li, H. (2021). Twelve years of </w:t>
      </w:r>
      <w:proofErr w:type="spellStart"/>
      <w:r w:rsidRPr="00137D80">
        <w:rPr>
          <w:rFonts w:cstheme="minorHAnsi"/>
          <w:color w:val="000000" w:themeColor="text1"/>
        </w:rPr>
        <w:t>SAMtools</w:t>
      </w:r>
      <w:proofErr w:type="spellEnd"/>
      <w:r w:rsidRPr="00137D80">
        <w:rPr>
          <w:rFonts w:cstheme="minorHAnsi"/>
          <w:color w:val="000000" w:themeColor="text1"/>
        </w:rPr>
        <w:t xml:space="preserve"> and </w:t>
      </w:r>
      <w:proofErr w:type="spellStart"/>
      <w:r w:rsidRPr="00137D80">
        <w:rPr>
          <w:rFonts w:cstheme="minorHAnsi"/>
          <w:color w:val="000000" w:themeColor="text1"/>
        </w:rPr>
        <w:t>BCFtools</w:t>
      </w:r>
      <w:proofErr w:type="spellEnd"/>
      <w:r w:rsidRPr="00137D80">
        <w:rPr>
          <w:rFonts w:cstheme="minorHAnsi"/>
          <w:color w:val="000000" w:themeColor="text1"/>
        </w:rPr>
        <w:t xml:space="preserve">. </w:t>
      </w:r>
      <w:proofErr w:type="spellStart"/>
      <w:r w:rsidRPr="00137D80">
        <w:rPr>
          <w:rFonts w:cstheme="minorHAnsi"/>
          <w:color w:val="000000" w:themeColor="text1"/>
        </w:rPr>
        <w:t>Gigascience</w:t>
      </w:r>
      <w:proofErr w:type="spellEnd"/>
      <w:r w:rsidRPr="00137D80">
        <w:rPr>
          <w:rFonts w:cstheme="minorHAnsi"/>
          <w:color w:val="000000" w:themeColor="text1"/>
        </w:rPr>
        <w:t>, 10(2), giab008.</w:t>
      </w:r>
    </w:p>
    <w:p w14:paraId="35D5F687" w14:textId="6C5F6937" w:rsidR="004A488E" w:rsidRPr="00137D80" w:rsidRDefault="004A488E" w:rsidP="00790F30">
      <w:pPr>
        <w:jc w:val="both"/>
        <w:rPr>
          <w:rFonts w:cstheme="minorHAnsi"/>
          <w:color w:val="000000" w:themeColor="text1"/>
        </w:rPr>
      </w:pPr>
    </w:p>
    <w:p w14:paraId="23544A75" w14:textId="3D8F326D" w:rsidR="004A488E" w:rsidRPr="00137D80" w:rsidRDefault="004A488E" w:rsidP="00790F30">
      <w:pPr>
        <w:jc w:val="both"/>
        <w:rPr>
          <w:rFonts w:cstheme="minorHAnsi"/>
          <w:color w:val="000000" w:themeColor="text1"/>
        </w:rPr>
      </w:pPr>
      <w:proofErr w:type="spellStart"/>
      <w:r w:rsidRPr="00DE0895">
        <w:rPr>
          <w:rFonts w:cstheme="minorHAnsi"/>
          <w:color w:val="000000" w:themeColor="text1"/>
          <w:lang w:val="fi-FI"/>
          <w:rPrChange w:id="62" w:author="Microsoft Office User" w:date="2025-05-01T08:13:00Z">
            <w:rPr>
              <w:rFonts w:cstheme="minorHAnsi"/>
              <w:color w:val="000000" w:themeColor="text1"/>
            </w:rPr>
          </w:rPrChange>
        </w:rPr>
        <w:t>Kolmogorov</w:t>
      </w:r>
      <w:proofErr w:type="spellEnd"/>
      <w:r w:rsidRPr="00DE0895">
        <w:rPr>
          <w:rFonts w:cstheme="minorHAnsi"/>
          <w:color w:val="000000" w:themeColor="text1"/>
          <w:lang w:val="fi-FI"/>
          <w:rPrChange w:id="63" w:author="Microsoft Office User" w:date="2025-05-01T08:13:00Z">
            <w:rPr>
              <w:rFonts w:cstheme="minorHAnsi"/>
              <w:color w:val="000000" w:themeColor="text1"/>
            </w:rPr>
          </w:rPrChange>
        </w:rPr>
        <w:t xml:space="preserve">, M., </w:t>
      </w:r>
      <w:proofErr w:type="spellStart"/>
      <w:r w:rsidRPr="00DE0895">
        <w:rPr>
          <w:rFonts w:cstheme="minorHAnsi"/>
          <w:color w:val="000000" w:themeColor="text1"/>
          <w:lang w:val="fi-FI"/>
          <w:rPrChange w:id="64" w:author="Microsoft Office User" w:date="2025-05-01T08:13:00Z">
            <w:rPr>
              <w:rFonts w:cstheme="minorHAnsi"/>
              <w:color w:val="000000" w:themeColor="text1"/>
            </w:rPr>
          </w:rPrChange>
        </w:rPr>
        <w:t>Yuan</w:t>
      </w:r>
      <w:proofErr w:type="spellEnd"/>
      <w:r w:rsidRPr="00DE0895">
        <w:rPr>
          <w:rFonts w:cstheme="minorHAnsi"/>
          <w:color w:val="000000" w:themeColor="text1"/>
          <w:lang w:val="fi-FI"/>
          <w:rPrChange w:id="65" w:author="Microsoft Office User" w:date="2025-05-01T08:13:00Z">
            <w:rPr>
              <w:rFonts w:cstheme="minorHAnsi"/>
              <w:color w:val="000000" w:themeColor="text1"/>
            </w:rPr>
          </w:rPrChange>
        </w:rPr>
        <w:t xml:space="preserve">, J., Lin, Y., &amp; </w:t>
      </w:r>
      <w:proofErr w:type="spellStart"/>
      <w:r w:rsidRPr="00DE0895">
        <w:rPr>
          <w:rFonts w:cstheme="minorHAnsi"/>
          <w:color w:val="000000" w:themeColor="text1"/>
          <w:lang w:val="fi-FI"/>
          <w:rPrChange w:id="66" w:author="Microsoft Office User" w:date="2025-05-01T08:13:00Z">
            <w:rPr>
              <w:rFonts w:cstheme="minorHAnsi"/>
              <w:color w:val="000000" w:themeColor="text1"/>
            </w:rPr>
          </w:rPrChange>
        </w:rPr>
        <w:t>Pevzner</w:t>
      </w:r>
      <w:proofErr w:type="spellEnd"/>
      <w:r w:rsidRPr="00DE0895">
        <w:rPr>
          <w:rFonts w:cstheme="minorHAnsi"/>
          <w:color w:val="000000" w:themeColor="text1"/>
          <w:lang w:val="fi-FI"/>
          <w:rPrChange w:id="67" w:author="Microsoft Office User" w:date="2025-05-01T08:13:00Z">
            <w:rPr>
              <w:rFonts w:cstheme="minorHAnsi"/>
              <w:color w:val="000000" w:themeColor="text1"/>
            </w:rPr>
          </w:rPrChange>
        </w:rPr>
        <w:t xml:space="preserve">, P. A. (2019). </w:t>
      </w:r>
      <w:r w:rsidRPr="00137D80">
        <w:rPr>
          <w:rFonts w:cstheme="minorHAnsi"/>
          <w:color w:val="000000" w:themeColor="text1"/>
        </w:rPr>
        <w:t>Assembly of long, error-prone reads using repeat graphs. Nature biotechnology, 37(5), 540-546.</w:t>
      </w:r>
    </w:p>
    <w:p w14:paraId="398E41C3" w14:textId="217D983A" w:rsidR="003E260C" w:rsidRPr="00137D80" w:rsidRDefault="003E260C" w:rsidP="00790F30">
      <w:pPr>
        <w:jc w:val="both"/>
        <w:rPr>
          <w:rFonts w:cstheme="minorHAnsi"/>
          <w:color w:val="000000" w:themeColor="text1"/>
        </w:rPr>
      </w:pPr>
    </w:p>
    <w:p w14:paraId="10F17AB7" w14:textId="77777777" w:rsidR="003E260C" w:rsidRPr="00137D80" w:rsidRDefault="003E260C" w:rsidP="00790F30">
      <w:pPr>
        <w:jc w:val="both"/>
        <w:rPr>
          <w:rFonts w:cstheme="minorHAnsi"/>
          <w:color w:val="000000" w:themeColor="text1"/>
        </w:rPr>
      </w:pPr>
      <w:r w:rsidRPr="00137D80">
        <w:rPr>
          <w:rFonts w:cstheme="minorHAnsi"/>
          <w:color w:val="000000" w:themeColor="text1"/>
        </w:rPr>
        <w:t>Guan, D., McCarthy, S. A., Wood, J., Howe, K., Wang, Y., &amp; Durbin, R. (2020). Identifying and removing haplotypic duplication in primary genome assemblies. Bioinformatics, 36(9), 2896-2898.</w:t>
      </w:r>
    </w:p>
    <w:p w14:paraId="1AFD8A89" w14:textId="77777777" w:rsidR="003E260C" w:rsidRPr="00137D80" w:rsidRDefault="003E260C" w:rsidP="00790F30">
      <w:pPr>
        <w:jc w:val="both"/>
        <w:rPr>
          <w:rFonts w:cstheme="minorHAnsi"/>
          <w:color w:val="000000" w:themeColor="text1"/>
        </w:rPr>
      </w:pPr>
    </w:p>
    <w:p w14:paraId="0BB86B43" w14:textId="18354E64" w:rsidR="003E260C" w:rsidRPr="00137D80" w:rsidRDefault="003E260C" w:rsidP="00790F30">
      <w:pPr>
        <w:jc w:val="both"/>
        <w:rPr>
          <w:rFonts w:cstheme="minorHAnsi"/>
          <w:color w:val="000000" w:themeColor="text1"/>
        </w:rPr>
      </w:pPr>
      <w:r w:rsidRPr="00137D80">
        <w:rPr>
          <w:rFonts w:cstheme="minorHAnsi"/>
          <w:color w:val="000000" w:themeColor="text1"/>
        </w:rPr>
        <w:t>Li, H. (2018). Minimap2: pairwise alignment for nucleotide sequences. Bioinformatics, 34(18), 3094-3100.</w:t>
      </w:r>
    </w:p>
    <w:p w14:paraId="6CAB4EAB" w14:textId="02F5D80E" w:rsidR="003E260C" w:rsidRPr="00137D80" w:rsidRDefault="003E260C" w:rsidP="00790F30">
      <w:pPr>
        <w:jc w:val="both"/>
        <w:rPr>
          <w:rFonts w:cstheme="minorHAnsi"/>
          <w:color w:val="000000" w:themeColor="text1"/>
        </w:rPr>
      </w:pPr>
    </w:p>
    <w:p w14:paraId="1F9EFF17" w14:textId="45FA5543" w:rsidR="003E260C" w:rsidRPr="00137D80" w:rsidRDefault="003E260C" w:rsidP="00790F30">
      <w:pPr>
        <w:jc w:val="both"/>
        <w:rPr>
          <w:rFonts w:cstheme="minorHAnsi"/>
          <w:color w:val="000000" w:themeColor="text1"/>
        </w:rPr>
      </w:pPr>
      <w:r w:rsidRPr="00137D80">
        <w:rPr>
          <w:rFonts w:cstheme="minorHAnsi"/>
          <w:color w:val="000000" w:themeColor="text1"/>
        </w:rPr>
        <w:t xml:space="preserve">Mei, Y., Jing, D., Tang, S., Chen, X., Chen, H., </w:t>
      </w:r>
      <w:proofErr w:type="spellStart"/>
      <w:r w:rsidRPr="00137D80">
        <w:rPr>
          <w:rFonts w:cstheme="minorHAnsi"/>
          <w:color w:val="000000" w:themeColor="text1"/>
        </w:rPr>
        <w:t>Duanmu</w:t>
      </w:r>
      <w:proofErr w:type="spellEnd"/>
      <w:r w:rsidRPr="00137D80">
        <w:rPr>
          <w:rFonts w:cstheme="minorHAnsi"/>
          <w:color w:val="000000" w:themeColor="text1"/>
        </w:rPr>
        <w:t xml:space="preserve">, H., ... &amp; Li, F. (2022). </w:t>
      </w:r>
      <w:proofErr w:type="spellStart"/>
      <w:r w:rsidRPr="00137D80">
        <w:rPr>
          <w:rFonts w:cstheme="minorHAnsi"/>
          <w:color w:val="000000" w:themeColor="text1"/>
        </w:rPr>
        <w:t>InsectBase</w:t>
      </w:r>
      <w:proofErr w:type="spellEnd"/>
      <w:r w:rsidRPr="00137D80">
        <w:rPr>
          <w:rFonts w:cstheme="minorHAnsi"/>
          <w:color w:val="000000" w:themeColor="text1"/>
        </w:rPr>
        <w:t xml:space="preserve"> 2.0: a comprehensive gene resource for insects. Nucleic acids research, 50(D1), D1040-D1045.</w:t>
      </w:r>
    </w:p>
    <w:p w14:paraId="2FA5CA6D" w14:textId="06537E55" w:rsidR="007C5714" w:rsidRPr="00137D80" w:rsidRDefault="007C5714" w:rsidP="00790F30">
      <w:pPr>
        <w:jc w:val="both"/>
        <w:rPr>
          <w:rFonts w:cstheme="minorHAnsi"/>
          <w:color w:val="000000" w:themeColor="text1"/>
        </w:rPr>
      </w:pPr>
    </w:p>
    <w:p w14:paraId="4C224856" w14:textId="0982CA63" w:rsidR="007C5714" w:rsidRPr="00137D80" w:rsidRDefault="007C5714" w:rsidP="00790F30">
      <w:pPr>
        <w:jc w:val="both"/>
        <w:rPr>
          <w:rFonts w:cstheme="minorHAnsi"/>
          <w:color w:val="000000" w:themeColor="text1"/>
        </w:rPr>
      </w:pPr>
      <w:r w:rsidRPr="00137D80">
        <w:rPr>
          <w:rFonts w:cstheme="minorHAnsi"/>
          <w:color w:val="000000" w:themeColor="text1"/>
        </w:rPr>
        <w:t>Li, H., &amp; Durbin, R. (2009). Fast and accurate short read alignment with Burrows–Wheeler transform. bioinformatics, 25(14), 1754-1760.</w:t>
      </w:r>
    </w:p>
    <w:p w14:paraId="799AF75A" w14:textId="49102B29" w:rsidR="00593BDE" w:rsidRPr="00137D80" w:rsidRDefault="00593BDE" w:rsidP="00790F30">
      <w:pPr>
        <w:jc w:val="both"/>
        <w:rPr>
          <w:rFonts w:cstheme="minorHAnsi"/>
          <w:color w:val="000000" w:themeColor="text1"/>
        </w:rPr>
      </w:pPr>
    </w:p>
    <w:p w14:paraId="24AFCCEB" w14:textId="77777777" w:rsidR="00593BDE" w:rsidRPr="00137D80" w:rsidRDefault="00593BDE" w:rsidP="00790F30">
      <w:pPr>
        <w:jc w:val="both"/>
        <w:rPr>
          <w:rFonts w:eastAsia="Times New Roman" w:cstheme="minorHAnsi"/>
          <w:color w:val="000000" w:themeColor="text1"/>
        </w:rPr>
      </w:pPr>
      <w:r w:rsidRPr="00137D80">
        <w:rPr>
          <w:rFonts w:eastAsia="Times New Roman" w:cstheme="minorHAnsi"/>
          <w:color w:val="000000" w:themeColor="text1"/>
        </w:rPr>
        <w:t xml:space="preserve">Quinlan, A. R., &amp; Hall, I. M. (2010). </w:t>
      </w:r>
      <w:proofErr w:type="spellStart"/>
      <w:r w:rsidRPr="00137D80">
        <w:rPr>
          <w:rFonts w:eastAsia="Times New Roman" w:cstheme="minorHAnsi"/>
          <w:color w:val="000000" w:themeColor="text1"/>
        </w:rPr>
        <w:t>BEDTools</w:t>
      </w:r>
      <w:proofErr w:type="spellEnd"/>
      <w:r w:rsidRPr="00137D80">
        <w:rPr>
          <w:rFonts w:eastAsia="Times New Roman" w:cstheme="minorHAnsi"/>
          <w:color w:val="000000" w:themeColor="text1"/>
        </w:rPr>
        <w:t>: a flexible suite of utilities for comparing genomic features. Bioinformatics, 26(6), 841-842.</w:t>
      </w:r>
    </w:p>
    <w:p w14:paraId="0C549A4A" w14:textId="3464983C" w:rsidR="00593BDE" w:rsidRPr="00137D80" w:rsidRDefault="00593BDE" w:rsidP="00790F30">
      <w:pPr>
        <w:jc w:val="both"/>
        <w:rPr>
          <w:rFonts w:cstheme="minorHAnsi"/>
          <w:color w:val="000000" w:themeColor="text1"/>
        </w:rPr>
      </w:pPr>
    </w:p>
    <w:p w14:paraId="7B4C3EC2" w14:textId="77777777" w:rsidR="00AF29CB" w:rsidRPr="00137D80" w:rsidRDefault="00AF29CB" w:rsidP="00790F30">
      <w:pPr>
        <w:jc w:val="both"/>
        <w:rPr>
          <w:rFonts w:cstheme="minorHAnsi"/>
          <w:color w:val="000000" w:themeColor="text1"/>
        </w:rPr>
      </w:pPr>
      <w:r w:rsidRPr="00137D80">
        <w:rPr>
          <w:rFonts w:cstheme="minorHAnsi"/>
          <w:color w:val="000000" w:themeColor="text1"/>
        </w:rPr>
        <w:t>Salamov, A. A., &amp; Solovyev, V. V. (2000). Ab initio gene finding in Drosophila genomic DNA. Genome research, 10(4), 516-522.</w:t>
      </w:r>
    </w:p>
    <w:p w14:paraId="3710A2CC" w14:textId="77777777" w:rsidR="00AF29CB" w:rsidRPr="00137D80" w:rsidRDefault="00AF29CB" w:rsidP="00790F30">
      <w:pPr>
        <w:jc w:val="both"/>
        <w:rPr>
          <w:rFonts w:cstheme="minorHAnsi"/>
          <w:color w:val="000000" w:themeColor="text1"/>
        </w:rPr>
      </w:pPr>
    </w:p>
    <w:p w14:paraId="14422B94" w14:textId="77777777" w:rsidR="00AF29CB" w:rsidRPr="00137D80" w:rsidRDefault="00AF29CB" w:rsidP="00790F30">
      <w:pPr>
        <w:jc w:val="both"/>
        <w:rPr>
          <w:rFonts w:cstheme="minorHAnsi"/>
          <w:color w:val="000000" w:themeColor="text1"/>
        </w:rPr>
      </w:pPr>
      <w:r w:rsidRPr="00137D80">
        <w:rPr>
          <w:rFonts w:cstheme="minorHAnsi"/>
          <w:color w:val="000000" w:themeColor="text1"/>
        </w:rPr>
        <w:t xml:space="preserve">Solovyev, V., Kosarev, P., </w:t>
      </w:r>
      <w:proofErr w:type="spellStart"/>
      <w:r w:rsidRPr="00137D80">
        <w:rPr>
          <w:rFonts w:cstheme="minorHAnsi"/>
          <w:color w:val="000000" w:themeColor="text1"/>
        </w:rPr>
        <w:t>Seledsov</w:t>
      </w:r>
      <w:proofErr w:type="spellEnd"/>
      <w:r w:rsidRPr="00137D80">
        <w:rPr>
          <w:rFonts w:cstheme="minorHAnsi"/>
          <w:color w:val="000000" w:themeColor="text1"/>
        </w:rPr>
        <w:t>, I., &amp; Vorobyev, D. (2006). Automatic annotation of eukaryotic genes, pseudogenes and promoters. Genome biology, 7, 1-12.</w:t>
      </w:r>
    </w:p>
    <w:p w14:paraId="498E7A79" w14:textId="77777777" w:rsidR="00AF29CB" w:rsidRPr="00137D80" w:rsidRDefault="00AF29CB" w:rsidP="00790F30">
      <w:pPr>
        <w:jc w:val="both"/>
        <w:rPr>
          <w:rFonts w:cstheme="minorHAnsi"/>
          <w:color w:val="000000" w:themeColor="text1"/>
        </w:rPr>
      </w:pPr>
    </w:p>
    <w:p w14:paraId="79FD4626" w14:textId="77777777" w:rsidR="00AF29CB" w:rsidRPr="00137D80" w:rsidRDefault="00AF29CB" w:rsidP="00790F30">
      <w:pPr>
        <w:jc w:val="both"/>
        <w:rPr>
          <w:rFonts w:cstheme="minorHAnsi"/>
          <w:color w:val="000000" w:themeColor="text1"/>
        </w:rPr>
      </w:pPr>
      <w:r w:rsidRPr="00137D80">
        <w:rPr>
          <w:rFonts w:cstheme="minorHAnsi"/>
          <w:color w:val="000000" w:themeColor="text1"/>
        </w:rPr>
        <w:t xml:space="preserve">Smit, A., Hubley, R., &amp; Green P. (2015). </w:t>
      </w:r>
      <w:proofErr w:type="spellStart"/>
      <w:r w:rsidRPr="00137D80">
        <w:rPr>
          <w:rFonts w:cstheme="minorHAnsi"/>
          <w:color w:val="000000" w:themeColor="text1"/>
        </w:rPr>
        <w:t>RepeatMasker</w:t>
      </w:r>
      <w:proofErr w:type="spellEnd"/>
      <w:r w:rsidRPr="00137D80">
        <w:rPr>
          <w:rFonts w:cstheme="minorHAnsi"/>
          <w:color w:val="000000" w:themeColor="text1"/>
        </w:rPr>
        <w:t xml:space="preserve"> Open-4.0. Retrieved from </w:t>
      </w:r>
      <w:hyperlink r:id="rId9" w:history="1">
        <w:r w:rsidRPr="00137D80">
          <w:rPr>
            <w:rStyle w:val="Hyperlink"/>
            <w:rFonts w:cstheme="minorHAnsi"/>
          </w:rPr>
          <w:t>http://www.repeatmasker.org</w:t>
        </w:r>
      </w:hyperlink>
      <w:r w:rsidRPr="00137D80">
        <w:rPr>
          <w:rFonts w:cstheme="minorHAnsi"/>
          <w:color w:val="000000" w:themeColor="text1"/>
        </w:rPr>
        <w:t>.</w:t>
      </w:r>
    </w:p>
    <w:p w14:paraId="047929FA" w14:textId="77777777" w:rsidR="00AF29CB" w:rsidRPr="00137D80" w:rsidRDefault="00AF29CB" w:rsidP="00790F30">
      <w:pPr>
        <w:jc w:val="both"/>
        <w:rPr>
          <w:rFonts w:cstheme="minorHAnsi"/>
          <w:color w:val="000000" w:themeColor="text1"/>
        </w:rPr>
      </w:pPr>
    </w:p>
    <w:p w14:paraId="374C0D33" w14:textId="77777777" w:rsidR="00AF29CB" w:rsidRPr="00AF29CB" w:rsidRDefault="00AF29CB" w:rsidP="00790F30">
      <w:pPr>
        <w:jc w:val="both"/>
        <w:rPr>
          <w:rFonts w:cstheme="minorHAnsi"/>
          <w:color w:val="000000" w:themeColor="text1"/>
        </w:rPr>
      </w:pPr>
      <w:r w:rsidRPr="00137D80">
        <w:rPr>
          <w:rFonts w:cstheme="minorHAnsi"/>
          <w:color w:val="000000" w:themeColor="text1"/>
        </w:rPr>
        <w:lastRenderedPageBreak/>
        <w:t xml:space="preserve">Flynn, J. M., Hubley, R., Goubert, C., Rosen, J., Clark, A. G., </w:t>
      </w:r>
      <w:proofErr w:type="spellStart"/>
      <w:r w:rsidRPr="00137D80">
        <w:rPr>
          <w:rFonts w:cstheme="minorHAnsi"/>
          <w:color w:val="000000" w:themeColor="text1"/>
        </w:rPr>
        <w:t>Feschotte</w:t>
      </w:r>
      <w:proofErr w:type="spellEnd"/>
      <w:r w:rsidRPr="00137D80">
        <w:rPr>
          <w:rFonts w:cstheme="minorHAnsi"/>
          <w:color w:val="000000" w:themeColor="text1"/>
        </w:rPr>
        <w:t>, C., &amp; Smit, A. F. (2020). RepeatModeler2 for automated genomic discovery of transposable element families. Proceedings of the National Academy of Sciences, 117(17), 9451-9457.</w:t>
      </w:r>
    </w:p>
    <w:p w14:paraId="1230F5A4" w14:textId="77777777" w:rsidR="00AF29CB" w:rsidRDefault="00AF29CB" w:rsidP="00790F30">
      <w:pPr>
        <w:jc w:val="both"/>
        <w:rPr>
          <w:rFonts w:cstheme="minorHAnsi"/>
          <w:color w:val="000000" w:themeColor="text1"/>
        </w:rPr>
      </w:pPr>
    </w:p>
    <w:p w14:paraId="2C6E5426" w14:textId="77777777" w:rsidR="003E260C" w:rsidRDefault="003E260C" w:rsidP="00790F30">
      <w:pPr>
        <w:jc w:val="both"/>
        <w:rPr>
          <w:rFonts w:cstheme="minorHAnsi"/>
          <w:color w:val="000000" w:themeColor="text1"/>
        </w:rPr>
      </w:pPr>
    </w:p>
    <w:p w14:paraId="6A45C05C" w14:textId="77777777" w:rsidR="003E260C" w:rsidRPr="000B78DF" w:rsidRDefault="003E260C" w:rsidP="00790F30">
      <w:pPr>
        <w:jc w:val="both"/>
        <w:rPr>
          <w:rFonts w:cstheme="minorHAnsi"/>
          <w:color w:val="000000" w:themeColor="text1"/>
        </w:rPr>
      </w:pPr>
    </w:p>
    <w:sectPr w:rsidR="003E260C" w:rsidRPr="000B78DF" w:rsidSect="00467F02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Kyle Ewart" w:date="2024-12-02T22:19:00Z" w:initials="KE">
    <w:p w14:paraId="0A4CE996" w14:textId="2CC14D47" w:rsidR="00AF29CB" w:rsidRDefault="00AF29CB">
      <w:pPr>
        <w:pStyle w:val="CommentText"/>
      </w:pPr>
      <w:r>
        <w:rPr>
          <w:rStyle w:val="CommentReference"/>
        </w:rPr>
        <w:annotationRef/>
      </w:r>
      <w:r>
        <w:t>This paragraph was copy and pasted from the relaxed selection paper</w:t>
      </w:r>
      <w:r w:rsidR="00606C77">
        <w:t>, so might need to paraphrase.</w:t>
      </w:r>
    </w:p>
  </w:comment>
  <w:comment w:id="1" w:author="Kyle Ewart" w:date="2024-12-02T21:31:00Z" w:initials="KE">
    <w:p w14:paraId="1905B2E6" w14:textId="1BCC132E" w:rsidR="00CE08A0" w:rsidRDefault="00CE08A0">
      <w:pPr>
        <w:pStyle w:val="CommentText"/>
      </w:pPr>
      <w:r>
        <w:rPr>
          <w:rStyle w:val="CommentReference"/>
        </w:rPr>
        <w:annotationRef/>
      </w:r>
      <w:r>
        <w:t>I have added suggested alternate thresholds throughout, but these should be discussed.</w:t>
      </w:r>
      <w:r w:rsidR="007C5714">
        <w:t xml:space="preserve"> I think we should make them less conservative in all cases.</w:t>
      </w:r>
    </w:p>
  </w:comment>
  <w:comment w:id="50" w:author="Kyle Ewart" w:date="2024-12-02T22:42:00Z" w:initials="KE">
    <w:p w14:paraId="6DA75BC9" w14:textId="77777777" w:rsidR="006A0874" w:rsidRDefault="006A0874">
      <w:pPr>
        <w:pStyle w:val="CommentText"/>
      </w:pPr>
      <w:r>
        <w:rPr>
          <w:rStyle w:val="CommentReference"/>
        </w:rPr>
        <w:annotationRef/>
      </w:r>
      <w:r>
        <w:t>This is an important threshold, but I think something needs to be set (unless we deal exclusively with e-scores here). For example, if a query coverage threshold is not set, a very short 20 bp hit to the Bllattabacterium genome at 95%, and a ling hit across 400 bp, hitting at 90% would suggest that this is a recent insert….</w:t>
      </w:r>
    </w:p>
    <w:p w14:paraId="598CC557" w14:textId="77777777" w:rsidR="006A0874" w:rsidRDefault="006A0874">
      <w:pPr>
        <w:pStyle w:val="CommentText"/>
      </w:pPr>
      <w:r>
        <w:t>However, if using an arbitrary threshold, as we have done (i.e. 70%), a hit at 69% query coverage is set to NA. For example, if we get a 98% seuqencee similarity, but at 69% query coverage, this would be set to NA, and then a 65% hit to other cockroach inserts at 72% query coverage – this would mean the insert is considered ancestral.</w:t>
      </w:r>
    </w:p>
    <w:p w14:paraId="058AAFEE" w14:textId="77777777" w:rsidR="006A0874" w:rsidRDefault="006A0874">
      <w:pPr>
        <w:pStyle w:val="CommentText"/>
      </w:pPr>
    </w:p>
    <w:p w14:paraId="0BD67693" w14:textId="53682C4E" w:rsidR="006A0874" w:rsidRDefault="006A0874">
      <w:pPr>
        <w:pStyle w:val="CommentText"/>
      </w:pPr>
      <w:r>
        <w:t>I guess the easiest way to address this important but very arbitrary threshold is to try alternative thresholds.</w:t>
      </w:r>
    </w:p>
  </w:comment>
  <w:comment w:id="61" w:author="Kyle Ewart" w:date="2024-12-02T22:30:00Z" w:initials="KE">
    <w:p w14:paraId="1EECDDE1" w14:textId="1E2E31D5" w:rsidR="001A35A8" w:rsidRDefault="001A35A8">
      <w:pPr>
        <w:pStyle w:val="CommentText"/>
      </w:pPr>
      <w:r>
        <w:rPr>
          <w:rStyle w:val="CommentReference"/>
        </w:rPr>
        <w:annotationRef/>
      </w:r>
      <w:r>
        <w:t>These are just initial thoughts. We can have many panels and just add what can’t fit into the main panel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0A4CE996" w15:done="0"/>
  <w15:commentEx w15:paraId="1905B2E6" w15:done="0"/>
  <w15:commentEx w15:paraId="0BD67693" w15:done="0"/>
  <w15:commentEx w15:paraId="1EECDDE1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0A4CE996" w16cid:durableId="2AF8B0EA"/>
  <w16cid:commentId w16cid:paraId="1905B2E6" w16cid:durableId="2AF8A5C9"/>
  <w16cid:commentId w16cid:paraId="0BD67693" w16cid:durableId="2AF8B639"/>
  <w16cid:commentId w16cid:paraId="1EECDDE1" w16cid:durableId="2AF8B38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EF61D0"/>
    <w:multiLevelType w:val="multilevel"/>
    <w:tmpl w:val="8ABA6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2196B"/>
    <w:multiLevelType w:val="multilevel"/>
    <w:tmpl w:val="B21EB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F3354"/>
    <w:multiLevelType w:val="multilevel"/>
    <w:tmpl w:val="C7DE0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941EE6"/>
    <w:multiLevelType w:val="hybridMultilevel"/>
    <w:tmpl w:val="9B6E48A0"/>
    <w:lvl w:ilvl="0" w:tplc="903252D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CA2181"/>
    <w:multiLevelType w:val="hybridMultilevel"/>
    <w:tmpl w:val="5E123A2C"/>
    <w:lvl w:ilvl="0" w:tplc="71B831D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562CEE"/>
    <w:multiLevelType w:val="hybridMultilevel"/>
    <w:tmpl w:val="3E20B366"/>
    <w:lvl w:ilvl="0" w:tplc="5B344FD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89359A"/>
    <w:multiLevelType w:val="hybridMultilevel"/>
    <w:tmpl w:val="156406EA"/>
    <w:lvl w:ilvl="0" w:tplc="BEE6FB3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496254"/>
    <w:multiLevelType w:val="multilevel"/>
    <w:tmpl w:val="1610D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274CA7"/>
    <w:multiLevelType w:val="multilevel"/>
    <w:tmpl w:val="EDE65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3B3B0C"/>
    <w:multiLevelType w:val="multilevel"/>
    <w:tmpl w:val="FD567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9"/>
  </w:num>
  <w:num w:numId="3">
    <w:abstractNumId w:val="7"/>
  </w:num>
  <w:num w:numId="4">
    <w:abstractNumId w:val="0"/>
  </w:num>
  <w:num w:numId="5">
    <w:abstractNumId w:val="1"/>
  </w:num>
  <w:num w:numId="6">
    <w:abstractNumId w:val="2"/>
  </w:num>
  <w:num w:numId="7">
    <w:abstractNumId w:val="8"/>
  </w:num>
  <w:num w:numId="8">
    <w:abstractNumId w:val="4"/>
  </w:num>
  <w:num w:numId="9">
    <w:abstractNumId w:val="5"/>
  </w:num>
  <w:num w:numId="10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Kyle Ewart">
    <w15:presenceInfo w15:providerId="None" w15:userId="Kyle Ewart"/>
  </w15:person>
  <w15:person w15:author="Maxim Warwick Dus Adams">
    <w15:presenceInfo w15:providerId="AD" w15:userId="S::mada0372@uni.sydney.edu.au::a796d51e-a8d6-4ce3-9ff1-4e9ba86a5d37"/>
  </w15:person>
  <w15:person w15:author="Microsoft Office User">
    <w15:presenceInfo w15:providerId="None" w15:userId="Microsoft Office User"/>
  </w15:person>
  <w15:person w15:author="Zhuzhi Zhang">
    <w15:presenceInfo w15:providerId="Windows Live" w15:userId="854aee8d044e4a5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bordersDoNotSurroundHeader/>
  <w:bordersDoNotSurroundFooter/>
  <w:proofState w:spelling="clean" w:grammar="clean"/>
  <w:trackRevision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859"/>
    <w:rsid w:val="00064A89"/>
    <w:rsid w:val="00077B03"/>
    <w:rsid w:val="000B02B9"/>
    <w:rsid w:val="000B78DF"/>
    <w:rsid w:val="00137D80"/>
    <w:rsid w:val="0014717B"/>
    <w:rsid w:val="001A35A8"/>
    <w:rsid w:val="002634A4"/>
    <w:rsid w:val="002B68DB"/>
    <w:rsid w:val="00317779"/>
    <w:rsid w:val="003769A2"/>
    <w:rsid w:val="00385296"/>
    <w:rsid w:val="003E260C"/>
    <w:rsid w:val="004649E7"/>
    <w:rsid w:val="00467F02"/>
    <w:rsid w:val="004A488E"/>
    <w:rsid w:val="005450BE"/>
    <w:rsid w:val="00593BDE"/>
    <w:rsid w:val="005A44D8"/>
    <w:rsid w:val="005F3A1A"/>
    <w:rsid w:val="00606C77"/>
    <w:rsid w:val="0065342C"/>
    <w:rsid w:val="00663B4B"/>
    <w:rsid w:val="006A0874"/>
    <w:rsid w:val="006A7E0B"/>
    <w:rsid w:val="006B4BD3"/>
    <w:rsid w:val="00723DC1"/>
    <w:rsid w:val="007551E7"/>
    <w:rsid w:val="00790F30"/>
    <w:rsid w:val="007A18D3"/>
    <w:rsid w:val="007A4E69"/>
    <w:rsid w:val="007C5714"/>
    <w:rsid w:val="007F3069"/>
    <w:rsid w:val="00811A2E"/>
    <w:rsid w:val="008C1745"/>
    <w:rsid w:val="0091032D"/>
    <w:rsid w:val="00974F02"/>
    <w:rsid w:val="00A57F37"/>
    <w:rsid w:val="00AD0453"/>
    <w:rsid w:val="00AF29CB"/>
    <w:rsid w:val="00AF461A"/>
    <w:rsid w:val="00B02F63"/>
    <w:rsid w:val="00BC1199"/>
    <w:rsid w:val="00BE56E8"/>
    <w:rsid w:val="00C14CF5"/>
    <w:rsid w:val="00C53983"/>
    <w:rsid w:val="00C75447"/>
    <w:rsid w:val="00C97A6A"/>
    <w:rsid w:val="00CE01CD"/>
    <w:rsid w:val="00CE08A0"/>
    <w:rsid w:val="00CF2859"/>
    <w:rsid w:val="00D11775"/>
    <w:rsid w:val="00D61AED"/>
    <w:rsid w:val="00D94B32"/>
    <w:rsid w:val="00DE0895"/>
    <w:rsid w:val="00E33ACE"/>
    <w:rsid w:val="00E570A3"/>
    <w:rsid w:val="00E77C4F"/>
    <w:rsid w:val="00F2154B"/>
    <w:rsid w:val="00F93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5B9D8"/>
  <w14:defaultImageDpi w14:val="32767"/>
  <w15:chartTrackingRefBased/>
  <w15:docId w15:val="{947A3B3B-571D-DF4D-9B90-460F456AE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Pr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342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5342C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Emphasis">
    <w:name w:val="Emphasis"/>
    <w:basedOn w:val="DefaultParagraphFont"/>
    <w:uiPriority w:val="20"/>
    <w:qFormat/>
    <w:rsid w:val="0065342C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65342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5342C"/>
    <w:rPr>
      <w:b/>
      <w:bCs/>
    </w:rPr>
  </w:style>
  <w:style w:type="character" w:customStyle="1" w:styleId="apple-converted-space">
    <w:name w:val="apple-converted-space"/>
    <w:basedOn w:val="DefaultParagraphFont"/>
    <w:rsid w:val="0065342C"/>
  </w:style>
  <w:style w:type="character" w:styleId="CommentReference">
    <w:name w:val="annotation reference"/>
    <w:basedOn w:val="DefaultParagraphFont"/>
    <w:uiPriority w:val="99"/>
    <w:semiHidden/>
    <w:unhideWhenUsed/>
    <w:rsid w:val="00BC119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C119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C1199"/>
    <w:rPr>
      <w:sz w:val="20"/>
      <w:szCs w:val="20"/>
      <w:lang w:val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C119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C1199"/>
    <w:rPr>
      <w:b/>
      <w:bCs/>
      <w:sz w:val="20"/>
      <w:szCs w:val="20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C1199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1199"/>
    <w:rPr>
      <w:rFonts w:ascii="Times New Roman" w:hAnsi="Times New Roman" w:cs="Times New Roman"/>
      <w:sz w:val="18"/>
      <w:szCs w:val="18"/>
      <w:lang w:val="en-AU"/>
    </w:rPr>
  </w:style>
  <w:style w:type="character" w:styleId="Hyperlink">
    <w:name w:val="Hyperlink"/>
    <w:basedOn w:val="DefaultParagraphFont"/>
    <w:uiPriority w:val="99"/>
    <w:unhideWhenUsed/>
    <w:rsid w:val="004A48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4A488E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E33ACE"/>
    <w:rPr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0226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ettings" Target="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hyperlink" Target="https://github.com/nanoporetech/dorado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repeatmasker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1783</Words>
  <Characters>10167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Ewart</dc:creator>
  <cp:keywords/>
  <dc:description/>
  <cp:lastModifiedBy>Microsoft Office User</cp:lastModifiedBy>
  <cp:revision>6</cp:revision>
  <dcterms:created xsi:type="dcterms:W3CDTF">2025-01-15T07:05:00Z</dcterms:created>
  <dcterms:modified xsi:type="dcterms:W3CDTF">2025-05-01T08:19:00Z</dcterms:modified>
</cp:coreProperties>
</file>