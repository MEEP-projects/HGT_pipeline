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E8220" w14:textId="094DF2AA" w:rsidR="007B5946" w:rsidRPr="00267224" w:rsidRDefault="005609E9" w:rsidP="00DB0B1D">
      <w:pPr>
        <w:rPr>
          <w:rFonts w:ascii="Arial" w:hAnsi="Arial" w:cs="Arial"/>
          <w:sz w:val="20"/>
        </w:rPr>
      </w:pPr>
      <w:r w:rsidRPr="00267224">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267224" w:rsidRDefault="009A670E" w:rsidP="007B5946">
      <w:pPr>
        <w:rPr>
          <w:rFonts w:ascii="Arial" w:hAnsi="Arial" w:cs="Arial"/>
          <w:sz w:val="20"/>
        </w:rPr>
      </w:pPr>
    </w:p>
    <w:p w14:paraId="162ED58C" w14:textId="77777777" w:rsidR="009A670E" w:rsidRPr="00267224" w:rsidRDefault="009A670E" w:rsidP="007B5946">
      <w:pPr>
        <w:rPr>
          <w:rFonts w:ascii="Arial" w:hAnsi="Arial" w:cs="Arial"/>
          <w:sz w:val="20"/>
        </w:rPr>
      </w:pPr>
    </w:p>
    <w:p w14:paraId="1DC30AB1" w14:textId="77777777" w:rsidR="009A670E" w:rsidRPr="00267224" w:rsidRDefault="009A670E" w:rsidP="007B5946">
      <w:pPr>
        <w:rPr>
          <w:rFonts w:ascii="Arial" w:hAnsi="Arial" w:cs="Arial"/>
          <w:sz w:val="20"/>
        </w:rPr>
      </w:pPr>
    </w:p>
    <w:p w14:paraId="5E7DEFEE" w14:textId="77777777" w:rsidR="009A670E" w:rsidRPr="00267224" w:rsidRDefault="009A670E" w:rsidP="007B5946">
      <w:pPr>
        <w:rPr>
          <w:rFonts w:ascii="Arial" w:hAnsi="Arial" w:cs="Arial"/>
          <w:sz w:val="20"/>
        </w:rPr>
      </w:pPr>
    </w:p>
    <w:p w14:paraId="46F72BDF" w14:textId="5BB644BA" w:rsidR="00B16F99" w:rsidRPr="00267224" w:rsidRDefault="00B16F99" w:rsidP="00B16F99">
      <w:pPr>
        <w:rPr>
          <w:rFonts w:ascii="Arial" w:hAnsi="Arial" w:cs="Arial"/>
          <w:b/>
          <w:sz w:val="28"/>
          <w:szCs w:val="28"/>
        </w:rPr>
      </w:pPr>
      <w:r w:rsidRPr="00267224">
        <w:rPr>
          <w:rFonts w:ascii="Arial" w:hAnsi="Arial" w:cs="Arial"/>
          <w:b/>
          <w:sz w:val="28"/>
          <w:szCs w:val="28"/>
        </w:rPr>
        <w:t>Supp</w:t>
      </w:r>
      <w:r w:rsidR="00B73A1C" w:rsidRPr="00267224">
        <w:rPr>
          <w:rFonts w:ascii="Arial" w:hAnsi="Arial" w:cs="Arial"/>
          <w:b/>
          <w:sz w:val="28"/>
          <w:szCs w:val="28"/>
        </w:rPr>
        <w:t>orting</w:t>
      </w:r>
      <w:r w:rsidRPr="00267224">
        <w:rPr>
          <w:rFonts w:ascii="Arial" w:hAnsi="Arial" w:cs="Arial"/>
          <w:b/>
          <w:sz w:val="28"/>
          <w:szCs w:val="28"/>
        </w:rPr>
        <w:t xml:space="preserve"> Information for</w:t>
      </w:r>
    </w:p>
    <w:p w14:paraId="135AEE58" w14:textId="4BB8534B" w:rsidR="00B16F99" w:rsidRPr="00267224" w:rsidRDefault="006B2DE1" w:rsidP="00B16F99">
      <w:pPr>
        <w:rPr>
          <w:rFonts w:ascii="Arial" w:hAnsi="Arial" w:cs="Arial"/>
          <w:szCs w:val="24"/>
        </w:rPr>
      </w:pPr>
      <w:r w:rsidRPr="00267224">
        <w:rPr>
          <w:rFonts w:ascii="Arial" w:hAnsi="Arial" w:cs="Arial"/>
          <w:sz w:val="28"/>
          <w:szCs w:val="28"/>
        </w:rPr>
        <w:t>Uncovering thousands of endosymbiont DNA transfer events within single cockroach genomes</w:t>
      </w:r>
    </w:p>
    <w:p w14:paraId="773A15B7" w14:textId="77777777" w:rsidR="00015F74" w:rsidRPr="00267224" w:rsidRDefault="00015F74" w:rsidP="007B5946">
      <w:pPr>
        <w:rPr>
          <w:rFonts w:ascii="Arial" w:hAnsi="Arial" w:cs="Arial"/>
          <w:sz w:val="20"/>
        </w:rPr>
      </w:pPr>
    </w:p>
    <w:p w14:paraId="6985025A" w14:textId="77777777" w:rsidR="00B16F99" w:rsidRPr="00267224" w:rsidRDefault="00B16F99" w:rsidP="007B5946">
      <w:pPr>
        <w:rPr>
          <w:rFonts w:ascii="Arial" w:hAnsi="Arial" w:cs="Arial"/>
          <w:sz w:val="20"/>
        </w:rPr>
      </w:pPr>
    </w:p>
    <w:p w14:paraId="0A5FF81B" w14:textId="0F9D1B05" w:rsidR="002C030F" w:rsidRPr="00267224" w:rsidRDefault="006B2DE1" w:rsidP="007B5946">
      <w:pPr>
        <w:rPr>
          <w:rFonts w:ascii="Arial" w:hAnsi="Arial" w:cs="Arial"/>
          <w:sz w:val="20"/>
        </w:rPr>
      </w:pPr>
      <w:r w:rsidRPr="00267224">
        <w:rPr>
          <w:rFonts w:asciiTheme="minorBidi" w:hAnsiTheme="minorBidi"/>
          <w:bCs/>
          <w:sz w:val="20"/>
        </w:rPr>
        <w:t>Kyle M. Ewart</w:t>
      </w:r>
      <w:r w:rsidRPr="00267224">
        <w:rPr>
          <w:rFonts w:asciiTheme="minorBidi" w:hAnsiTheme="minorBidi"/>
          <w:bCs/>
          <w:sz w:val="20"/>
          <w:vertAlign w:val="superscript"/>
        </w:rPr>
        <w:t>1,2</w:t>
      </w:r>
      <w:r w:rsidRPr="00267224">
        <w:rPr>
          <w:rFonts w:asciiTheme="minorBidi" w:hAnsiTheme="minorBidi"/>
          <w:bCs/>
          <w:sz w:val="20"/>
        </w:rPr>
        <w:t>*</w:t>
      </w:r>
      <w:r w:rsidR="002E2D1E" w:rsidRPr="00267224">
        <w:rPr>
          <w:rFonts w:asciiTheme="minorBidi" w:hAnsiTheme="minorBidi"/>
          <w:bCs/>
          <w:sz w:val="20"/>
          <w:vertAlign w:val="superscript"/>
        </w:rPr>
        <w:t>†</w:t>
      </w:r>
      <w:r w:rsidRPr="00267224">
        <w:rPr>
          <w:rFonts w:asciiTheme="minorBidi" w:hAnsiTheme="minorBidi"/>
          <w:bCs/>
          <w:sz w:val="20"/>
        </w:rPr>
        <w:t>, Maxim W. D. Adams</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xml:space="preserve">, </w:t>
      </w:r>
      <w:proofErr w:type="spellStart"/>
      <w:r w:rsidRPr="00267224">
        <w:rPr>
          <w:rFonts w:asciiTheme="minorBidi" w:hAnsiTheme="minorBidi"/>
          <w:bCs/>
          <w:sz w:val="20"/>
        </w:rPr>
        <w:t>Zhuzhi</w:t>
      </w:r>
      <w:proofErr w:type="spellEnd"/>
      <w:r w:rsidRPr="00267224">
        <w:rPr>
          <w:rFonts w:asciiTheme="minorBidi" w:hAnsiTheme="minorBidi"/>
          <w:bCs/>
          <w:sz w:val="20"/>
        </w:rPr>
        <w:t xml:space="preserve"> Zhang</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Louise Baker</w:t>
      </w:r>
      <w:r w:rsidRPr="00267224">
        <w:rPr>
          <w:rFonts w:asciiTheme="minorBidi" w:hAnsiTheme="minorBidi"/>
          <w:bCs/>
          <w:sz w:val="20"/>
          <w:vertAlign w:val="superscript"/>
        </w:rPr>
        <w:t>3</w:t>
      </w:r>
      <w:r w:rsidRPr="00267224">
        <w:rPr>
          <w:rFonts w:asciiTheme="minorBidi" w:hAnsiTheme="minorBidi"/>
          <w:bCs/>
          <w:sz w:val="20"/>
        </w:rPr>
        <w:t xml:space="preserve">, </w:t>
      </w:r>
      <w:proofErr w:type="spellStart"/>
      <w:r w:rsidRPr="00267224">
        <w:rPr>
          <w:rFonts w:asciiTheme="minorBidi" w:hAnsiTheme="minorBidi"/>
          <w:bCs/>
          <w:sz w:val="20"/>
        </w:rPr>
        <w:t>Kokuto</w:t>
      </w:r>
      <w:proofErr w:type="spellEnd"/>
      <w:r w:rsidRPr="00267224">
        <w:rPr>
          <w:rFonts w:asciiTheme="minorBidi" w:hAnsiTheme="minorBidi"/>
          <w:bCs/>
          <w:sz w:val="20"/>
        </w:rPr>
        <w:t xml:space="preserve"> Fujiwara</w:t>
      </w:r>
      <w:r w:rsidRPr="00267224">
        <w:rPr>
          <w:rFonts w:asciiTheme="minorBidi" w:hAnsiTheme="minorBidi"/>
          <w:bCs/>
          <w:sz w:val="20"/>
          <w:vertAlign w:val="superscript"/>
        </w:rPr>
        <w:t>4</w:t>
      </w:r>
      <w:r w:rsidRPr="00267224">
        <w:rPr>
          <w:rFonts w:asciiTheme="minorBidi" w:hAnsiTheme="minorBidi"/>
          <w:bCs/>
          <w:sz w:val="20"/>
        </w:rPr>
        <w:t>, Yoshinobu Hayashi</w:t>
      </w:r>
      <w:r w:rsidRPr="00267224">
        <w:rPr>
          <w:rFonts w:asciiTheme="minorBidi" w:hAnsiTheme="minorBidi"/>
          <w:bCs/>
          <w:sz w:val="20"/>
          <w:vertAlign w:val="superscript"/>
        </w:rPr>
        <w:t>5</w:t>
      </w:r>
      <w:r w:rsidRPr="00267224">
        <w:rPr>
          <w:rFonts w:asciiTheme="minorBidi" w:hAnsiTheme="minorBidi"/>
          <w:bCs/>
          <w:sz w:val="20"/>
        </w:rPr>
        <w:t>, Leo A. Featherstone</w:t>
      </w:r>
      <w:r w:rsidRPr="00267224">
        <w:rPr>
          <w:rFonts w:asciiTheme="minorBidi" w:hAnsiTheme="minorBidi"/>
          <w:bCs/>
          <w:sz w:val="20"/>
          <w:vertAlign w:val="superscript"/>
        </w:rPr>
        <w:t>6</w:t>
      </w:r>
      <w:r w:rsidRPr="00267224">
        <w:rPr>
          <w:rFonts w:asciiTheme="minorBidi" w:hAnsiTheme="minorBidi"/>
          <w:bCs/>
          <w:sz w:val="20"/>
        </w:rPr>
        <w:t>, Oscar Lo Lu</w:t>
      </w:r>
      <w:r w:rsidRPr="00267224">
        <w:rPr>
          <w:rFonts w:asciiTheme="minorBidi" w:hAnsiTheme="minorBidi"/>
          <w:bCs/>
          <w:sz w:val="20"/>
          <w:vertAlign w:val="superscript"/>
        </w:rPr>
        <w:t>1</w:t>
      </w:r>
      <w:r w:rsidRPr="00267224">
        <w:rPr>
          <w:rFonts w:asciiTheme="minorBidi" w:hAnsiTheme="minorBidi"/>
          <w:bCs/>
          <w:sz w:val="20"/>
        </w:rPr>
        <w:t xml:space="preserve">, </w:t>
      </w:r>
      <w:proofErr w:type="spellStart"/>
      <w:r w:rsidRPr="00267224">
        <w:rPr>
          <w:rFonts w:asciiTheme="minorBidi" w:hAnsiTheme="minorBidi"/>
          <w:bCs/>
          <w:sz w:val="20"/>
        </w:rPr>
        <w:t>Jil</w:t>
      </w:r>
      <w:proofErr w:type="spellEnd"/>
      <w:r w:rsidRPr="00267224">
        <w:rPr>
          <w:rFonts w:asciiTheme="minorBidi" w:hAnsiTheme="minorBidi"/>
          <w:bCs/>
          <w:sz w:val="20"/>
        </w:rPr>
        <w:t xml:space="preserve"> Helbling</w:t>
      </w:r>
      <w:r w:rsidRPr="00267224">
        <w:rPr>
          <w:rFonts w:asciiTheme="minorBidi" w:hAnsiTheme="minorBidi"/>
          <w:bCs/>
          <w:sz w:val="20"/>
          <w:vertAlign w:val="superscript"/>
        </w:rPr>
        <w:t>1</w:t>
      </w:r>
      <w:r w:rsidRPr="00267224">
        <w:rPr>
          <w:rFonts w:asciiTheme="minorBidi" w:hAnsiTheme="minorBidi"/>
          <w:bCs/>
          <w:sz w:val="20"/>
        </w:rPr>
        <w:t>, Maya Moral</w:t>
      </w:r>
      <w:r w:rsidRPr="00267224">
        <w:rPr>
          <w:rFonts w:asciiTheme="minorBidi" w:hAnsiTheme="minorBidi"/>
          <w:bCs/>
          <w:sz w:val="20"/>
          <w:vertAlign w:val="superscript"/>
        </w:rPr>
        <w:t>1</w:t>
      </w:r>
      <w:r w:rsidRPr="00267224">
        <w:rPr>
          <w:rFonts w:asciiTheme="minorBidi" w:hAnsiTheme="minorBidi"/>
          <w:bCs/>
          <w:sz w:val="20"/>
        </w:rPr>
        <w:t>, Kiyoto Maekawa</w:t>
      </w:r>
      <w:r w:rsidRPr="00267224">
        <w:rPr>
          <w:rFonts w:asciiTheme="minorBidi" w:hAnsiTheme="minorBidi"/>
          <w:bCs/>
          <w:sz w:val="20"/>
          <w:vertAlign w:val="superscript"/>
        </w:rPr>
        <w:t>7</w:t>
      </w:r>
      <w:r w:rsidRPr="00267224">
        <w:rPr>
          <w:rFonts w:asciiTheme="minorBidi" w:hAnsiTheme="minorBidi"/>
          <w:bCs/>
          <w:sz w:val="20"/>
        </w:rPr>
        <w:t>, Harley Rose</w:t>
      </w:r>
      <w:r w:rsidRPr="00267224">
        <w:rPr>
          <w:rFonts w:asciiTheme="minorBidi" w:hAnsiTheme="minorBidi"/>
          <w:bCs/>
          <w:sz w:val="20"/>
          <w:vertAlign w:val="superscript"/>
        </w:rPr>
        <w:t>1</w:t>
      </w:r>
      <w:r w:rsidRPr="00267224">
        <w:rPr>
          <w:rFonts w:asciiTheme="minorBidi" w:hAnsiTheme="minorBidi"/>
          <w:bCs/>
          <w:sz w:val="20"/>
        </w:rPr>
        <w:t>, Aaron Jex</w:t>
      </w:r>
      <w:r w:rsidRPr="00267224">
        <w:rPr>
          <w:rFonts w:asciiTheme="minorBidi" w:hAnsiTheme="minorBidi"/>
          <w:bCs/>
          <w:sz w:val="20"/>
          <w:vertAlign w:val="superscript"/>
        </w:rPr>
        <w:t>3,8</w:t>
      </w:r>
      <w:r w:rsidRPr="00267224">
        <w:rPr>
          <w:rFonts w:asciiTheme="minorBidi" w:hAnsiTheme="minorBidi"/>
          <w:bCs/>
          <w:sz w:val="20"/>
        </w:rPr>
        <w:t>, Simon Y. W. Ho</w:t>
      </w:r>
      <w:r w:rsidRPr="00267224">
        <w:rPr>
          <w:rFonts w:asciiTheme="minorBidi" w:hAnsiTheme="minorBidi"/>
          <w:bCs/>
          <w:sz w:val="20"/>
          <w:vertAlign w:val="superscript"/>
        </w:rPr>
        <w:t>1</w:t>
      </w:r>
      <w:r w:rsidRPr="00267224">
        <w:rPr>
          <w:rFonts w:asciiTheme="minorBidi" w:hAnsiTheme="minorBidi"/>
          <w:bCs/>
          <w:sz w:val="20"/>
        </w:rPr>
        <w:t>, Nathan Lo</w:t>
      </w:r>
      <w:r w:rsidRPr="00267224">
        <w:rPr>
          <w:rFonts w:asciiTheme="minorBidi" w:hAnsiTheme="minorBidi"/>
          <w:bCs/>
          <w:sz w:val="20"/>
          <w:vertAlign w:val="superscript"/>
        </w:rPr>
        <w:t>1</w:t>
      </w:r>
    </w:p>
    <w:p w14:paraId="1EBDE992" w14:textId="77777777" w:rsidR="000F0DCE" w:rsidRPr="00267224" w:rsidRDefault="000F0DCE" w:rsidP="007B5946">
      <w:pPr>
        <w:rPr>
          <w:rFonts w:ascii="Arial" w:hAnsi="Arial" w:cs="Arial"/>
          <w:sz w:val="20"/>
        </w:rPr>
      </w:pPr>
    </w:p>
    <w:p w14:paraId="76B63DA2" w14:textId="4B7A90FF" w:rsidR="00943C3C" w:rsidRPr="00267224" w:rsidRDefault="006B2DE1" w:rsidP="007B5946">
      <w:pPr>
        <w:rPr>
          <w:rFonts w:ascii="Arial" w:hAnsi="Arial" w:cs="Arial"/>
          <w:sz w:val="20"/>
        </w:rPr>
      </w:pPr>
      <w:r w:rsidRPr="00267224">
        <w:rPr>
          <w:rFonts w:ascii="Arial" w:hAnsi="Arial" w:cs="Arial"/>
          <w:sz w:val="20"/>
        </w:rPr>
        <w:t>* Corresponding author: Kyle M. Ewart</w:t>
      </w:r>
    </w:p>
    <w:p w14:paraId="48676783" w14:textId="4DF56F8F" w:rsidR="004779CB" w:rsidRPr="00267224" w:rsidRDefault="00943C3C" w:rsidP="007B5946">
      <w:pPr>
        <w:rPr>
          <w:rFonts w:ascii="Arial" w:hAnsi="Arial" w:cs="Arial"/>
          <w:sz w:val="20"/>
          <w:lang w:val="en-AU"/>
        </w:rPr>
      </w:pPr>
      <w:r w:rsidRPr="00267224">
        <w:rPr>
          <w:rFonts w:ascii="Arial" w:hAnsi="Arial" w:cs="Arial"/>
          <w:sz w:val="20"/>
          <w:lang w:val="en-AU"/>
        </w:rPr>
        <w:t>Email:</w:t>
      </w:r>
      <w:r w:rsidR="006B2DE1" w:rsidRPr="00267224">
        <w:rPr>
          <w:rFonts w:ascii="Arial" w:hAnsi="Arial" w:cs="Arial"/>
          <w:sz w:val="20"/>
          <w:lang w:val="en-AU"/>
        </w:rPr>
        <w:t xml:space="preserve"> kyle.ewart@sydney.edu.au</w:t>
      </w:r>
    </w:p>
    <w:p w14:paraId="41FAE993" w14:textId="430A2972" w:rsidR="002C030F" w:rsidRPr="00267224" w:rsidRDefault="002C030F">
      <w:pPr>
        <w:rPr>
          <w:rFonts w:ascii="Arial" w:hAnsi="Arial" w:cs="Arial"/>
          <w:sz w:val="20"/>
          <w:lang w:val="en-AU"/>
        </w:rPr>
      </w:pPr>
    </w:p>
    <w:p w14:paraId="1E84CC3F" w14:textId="77777777" w:rsidR="002E2D1E" w:rsidRPr="00267224" w:rsidRDefault="002E2D1E" w:rsidP="002E2D1E">
      <w:pPr>
        <w:rPr>
          <w:rFonts w:ascii="Arial" w:hAnsi="Arial" w:cs="Arial"/>
          <w:sz w:val="20"/>
        </w:rPr>
      </w:pPr>
      <w:r w:rsidRPr="00267224">
        <w:rPr>
          <w:rFonts w:asciiTheme="minorBidi" w:hAnsiTheme="minorBidi"/>
          <w:bCs/>
          <w:sz w:val="20"/>
          <w:vertAlign w:val="superscript"/>
        </w:rPr>
        <w:t xml:space="preserve">† </w:t>
      </w:r>
      <w:r w:rsidRPr="00267224">
        <w:rPr>
          <w:rFonts w:asciiTheme="minorBidi" w:hAnsiTheme="minorBidi"/>
          <w:bCs/>
          <w:sz w:val="20"/>
        </w:rPr>
        <w:t>These authors contributed equally to this work.</w:t>
      </w:r>
    </w:p>
    <w:p w14:paraId="77E4C5CA" w14:textId="77777777" w:rsidR="002E2D1E" w:rsidRPr="00267224" w:rsidRDefault="002E2D1E">
      <w:pPr>
        <w:rPr>
          <w:rFonts w:ascii="Arial" w:hAnsi="Arial" w:cs="Arial"/>
          <w:sz w:val="20"/>
        </w:rPr>
      </w:pPr>
    </w:p>
    <w:p w14:paraId="51DF9633" w14:textId="77777777" w:rsidR="00015F74" w:rsidRPr="00267224" w:rsidRDefault="00015F74">
      <w:pPr>
        <w:rPr>
          <w:rFonts w:ascii="Arial" w:hAnsi="Arial" w:cs="Arial"/>
          <w:b/>
          <w:sz w:val="20"/>
          <w:lang w:val="en-AU"/>
        </w:rPr>
      </w:pPr>
    </w:p>
    <w:p w14:paraId="09920EA7" w14:textId="77777777" w:rsidR="002C030F" w:rsidRPr="00267224" w:rsidRDefault="009743A9">
      <w:pPr>
        <w:rPr>
          <w:rFonts w:ascii="Arial" w:hAnsi="Arial" w:cs="Arial"/>
          <w:b/>
          <w:sz w:val="20"/>
        </w:rPr>
      </w:pPr>
      <w:r w:rsidRPr="00267224">
        <w:rPr>
          <w:rFonts w:ascii="Arial" w:hAnsi="Arial" w:cs="Arial"/>
          <w:b/>
          <w:sz w:val="20"/>
        </w:rPr>
        <w:t xml:space="preserve">This PDF file </w:t>
      </w:r>
      <w:r w:rsidR="002C030F" w:rsidRPr="00267224">
        <w:rPr>
          <w:rFonts w:ascii="Arial" w:hAnsi="Arial" w:cs="Arial"/>
          <w:b/>
          <w:sz w:val="20"/>
        </w:rPr>
        <w:t>includes:</w:t>
      </w:r>
    </w:p>
    <w:p w14:paraId="4348D444" w14:textId="77777777" w:rsidR="002C030F" w:rsidRPr="00267224" w:rsidRDefault="002C030F">
      <w:pPr>
        <w:rPr>
          <w:rFonts w:ascii="Arial" w:hAnsi="Arial" w:cs="Arial"/>
          <w:sz w:val="20"/>
        </w:rPr>
      </w:pPr>
    </w:p>
    <w:p w14:paraId="5C040600" w14:textId="424843AA" w:rsidR="002C030F" w:rsidRPr="00267224" w:rsidRDefault="00B73A1C" w:rsidP="00262D72">
      <w:pPr>
        <w:ind w:left="720"/>
        <w:rPr>
          <w:rFonts w:ascii="Arial" w:hAnsi="Arial" w:cs="Arial"/>
          <w:sz w:val="20"/>
        </w:rPr>
      </w:pPr>
      <w:r w:rsidRPr="00267224">
        <w:rPr>
          <w:rFonts w:ascii="Arial" w:hAnsi="Arial" w:cs="Arial"/>
          <w:sz w:val="20"/>
        </w:rPr>
        <w:t>Supporting</w:t>
      </w:r>
      <w:r w:rsidR="007B5946" w:rsidRPr="00267224">
        <w:rPr>
          <w:rFonts w:ascii="Arial" w:hAnsi="Arial" w:cs="Arial"/>
          <w:sz w:val="20"/>
        </w:rPr>
        <w:t xml:space="preserve"> </w:t>
      </w:r>
      <w:r w:rsidR="00D346C2" w:rsidRPr="00267224">
        <w:rPr>
          <w:rFonts w:ascii="Arial" w:hAnsi="Arial" w:cs="Arial"/>
          <w:sz w:val="20"/>
        </w:rPr>
        <w:t>t</w:t>
      </w:r>
      <w:r w:rsidR="002C030F" w:rsidRPr="00267224">
        <w:rPr>
          <w:rFonts w:ascii="Arial" w:hAnsi="Arial" w:cs="Arial"/>
          <w:sz w:val="20"/>
        </w:rPr>
        <w:t>ext</w:t>
      </w:r>
    </w:p>
    <w:p w14:paraId="0CBE331E" w14:textId="004076D8" w:rsidR="00F74F95" w:rsidRPr="00267224" w:rsidRDefault="00CF16C9" w:rsidP="00262D72">
      <w:pPr>
        <w:ind w:left="720"/>
        <w:rPr>
          <w:rFonts w:ascii="Arial" w:hAnsi="Arial" w:cs="Arial"/>
          <w:sz w:val="20"/>
        </w:rPr>
      </w:pPr>
      <w:r w:rsidRPr="00267224">
        <w:rPr>
          <w:rFonts w:ascii="Arial" w:hAnsi="Arial" w:cs="Arial"/>
          <w:sz w:val="20"/>
        </w:rPr>
        <w:t xml:space="preserve">Legends </w:t>
      </w:r>
      <w:r w:rsidR="00F74F95" w:rsidRPr="00267224">
        <w:rPr>
          <w:rFonts w:ascii="Arial" w:hAnsi="Arial" w:cs="Arial"/>
          <w:sz w:val="20"/>
        </w:rPr>
        <w:t xml:space="preserve">for </w:t>
      </w:r>
      <w:r w:rsidRPr="00267224">
        <w:rPr>
          <w:rFonts w:ascii="Arial" w:hAnsi="Arial" w:cs="Arial"/>
          <w:sz w:val="20"/>
        </w:rPr>
        <w:t xml:space="preserve">Datasets </w:t>
      </w:r>
      <w:r w:rsidR="00F74F95" w:rsidRPr="00267224">
        <w:rPr>
          <w:rFonts w:ascii="Arial" w:hAnsi="Arial" w:cs="Arial"/>
          <w:sz w:val="20"/>
        </w:rPr>
        <w:t xml:space="preserve">S1 to </w:t>
      </w:r>
      <w:del w:id="0" w:author="Kyle Ewart" w:date="2026-05-04T12:11:00Z" w16du:dateUtc="2026-05-04T11:11:00Z">
        <w:r w:rsidR="00F74F95" w:rsidRPr="00267224">
          <w:rPr>
            <w:rFonts w:ascii="Arial" w:hAnsi="Arial" w:cs="Arial"/>
            <w:sz w:val="20"/>
          </w:rPr>
          <w:delText>S</w:delText>
        </w:r>
        <w:r w:rsidR="00D27067" w:rsidRPr="00267224">
          <w:rPr>
            <w:rFonts w:ascii="Arial" w:hAnsi="Arial" w:cs="Arial"/>
            <w:sz w:val="20"/>
          </w:rPr>
          <w:delText>5</w:delText>
        </w:r>
      </w:del>
      <w:ins w:id="1" w:author="Kyle Ewart" w:date="2026-05-04T12:11:00Z" w16du:dateUtc="2026-05-04T11:11:00Z">
        <w:r w:rsidR="00F74F95" w:rsidRPr="00267224">
          <w:rPr>
            <w:rFonts w:ascii="Arial" w:hAnsi="Arial" w:cs="Arial"/>
            <w:sz w:val="20"/>
          </w:rPr>
          <w:t>S</w:t>
        </w:r>
        <w:r w:rsidR="003A2BB7">
          <w:rPr>
            <w:rFonts w:ascii="Arial" w:hAnsi="Arial" w:cs="Arial"/>
            <w:sz w:val="20"/>
          </w:rPr>
          <w:t>6</w:t>
        </w:r>
      </w:ins>
    </w:p>
    <w:p w14:paraId="77BBB45A" w14:textId="7B7DD38A" w:rsidR="001C0520" w:rsidRPr="00267224" w:rsidRDefault="00CF16C9" w:rsidP="00262D72">
      <w:pPr>
        <w:ind w:left="720"/>
        <w:rPr>
          <w:rFonts w:ascii="Arial" w:hAnsi="Arial" w:cs="Arial"/>
          <w:sz w:val="20"/>
        </w:rPr>
      </w:pPr>
      <w:r w:rsidRPr="00267224">
        <w:rPr>
          <w:rFonts w:ascii="Arial" w:hAnsi="Arial" w:cs="Arial"/>
          <w:sz w:val="20"/>
        </w:rPr>
        <w:t xml:space="preserve">SI </w:t>
      </w:r>
      <w:r w:rsidR="001C0520" w:rsidRPr="00267224">
        <w:rPr>
          <w:rFonts w:ascii="Arial" w:hAnsi="Arial" w:cs="Arial"/>
          <w:sz w:val="20"/>
        </w:rPr>
        <w:t xml:space="preserve">References </w:t>
      </w:r>
    </w:p>
    <w:p w14:paraId="7702D235" w14:textId="77777777" w:rsidR="002C030F" w:rsidRPr="00267224" w:rsidRDefault="002C030F">
      <w:pPr>
        <w:rPr>
          <w:rFonts w:ascii="Arial" w:hAnsi="Arial" w:cs="Arial"/>
          <w:sz w:val="20"/>
        </w:rPr>
      </w:pPr>
    </w:p>
    <w:p w14:paraId="424742A6" w14:textId="457AAB3B" w:rsidR="00065EBD" w:rsidRPr="00267224" w:rsidRDefault="002C030F" w:rsidP="00015F74">
      <w:pPr>
        <w:rPr>
          <w:rFonts w:ascii="Arial" w:hAnsi="Arial" w:cs="Arial"/>
          <w:sz w:val="20"/>
        </w:rPr>
      </w:pPr>
      <w:r w:rsidRPr="00267224">
        <w:rPr>
          <w:rFonts w:ascii="Arial" w:hAnsi="Arial" w:cs="Arial"/>
          <w:b/>
          <w:sz w:val="20"/>
        </w:rPr>
        <w:t xml:space="preserve">Other </w:t>
      </w:r>
      <w:r w:rsidR="004B2F21" w:rsidRPr="00267224">
        <w:rPr>
          <w:rFonts w:ascii="Arial" w:hAnsi="Arial" w:cs="Arial"/>
          <w:b/>
          <w:sz w:val="20"/>
        </w:rPr>
        <w:t>supp</w:t>
      </w:r>
      <w:r w:rsidR="00B73A1C" w:rsidRPr="00267224">
        <w:rPr>
          <w:rFonts w:ascii="Arial" w:hAnsi="Arial" w:cs="Arial"/>
          <w:b/>
          <w:sz w:val="20"/>
        </w:rPr>
        <w:t>orting</w:t>
      </w:r>
      <w:r w:rsidR="004B2F21" w:rsidRPr="00267224">
        <w:rPr>
          <w:rFonts w:ascii="Arial" w:hAnsi="Arial" w:cs="Arial"/>
          <w:b/>
          <w:sz w:val="20"/>
        </w:rPr>
        <w:t xml:space="preserve"> materials</w:t>
      </w:r>
      <w:r w:rsidRPr="00267224">
        <w:rPr>
          <w:rFonts w:ascii="Arial" w:hAnsi="Arial" w:cs="Arial"/>
          <w:b/>
          <w:sz w:val="20"/>
        </w:rPr>
        <w:t xml:space="preserve"> </w:t>
      </w:r>
      <w:r w:rsidR="009743A9" w:rsidRPr="00267224">
        <w:rPr>
          <w:rFonts w:ascii="Arial" w:hAnsi="Arial" w:cs="Arial"/>
          <w:b/>
          <w:sz w:val="20"/>
        </w:rPr>
        <w:t xml:space="preserve">for this manuscript </w:t>
      </w:r>
      <w:r w:rsidRPr="00267224">
        <w:rPr>
          <w:rFonts w:ascii="Arial" w:hAnsi="Arial" w:cs="Arial"/>
          <w:b/>
          <w:sz w:val="20"/>
        </w:rPr>
        <w:t>include</w:t>
      </w:r>
      <w:r w:rsidR="00D346C2" w:rsidRPr="00267224">
        <w:rPr>
          <w:rFonts w:ascii="Arial" w:hAnsi="Arial" w:cs="Arial"/>
          <w:b/>
          <w:sz w:val="20"/>
        </w:rPr>
        <w:t xml:space="preserve"> </w:t>
      </w:r>
      <w:r w:rsidRPr="00267224">
        <w:rPr>
          <w:rFonts w:ascii="Arial" w:hAnsi="Arial" w:cs="Arial"/>
          <w:b/>
          <w:sz w:val="20"/>
        </w:rPr>
        <w:t>the following</w:t>
      </w:r>
      <w:r w:rsidR="00B57F00" w:rsidRPr="00267224">
        <w:rPr>
          <w:rFonts w:ascii="Arial" w:hAnsi="Arial" w:cs="Arial"/>
          <w:b/>
          <w:sz w:val="20"/>
        </w:rPr>
        <w:t xml:space="preserve">: </w:t>
      </w:r>
    </w:p>
    <w:p w14:paraId="42D4BCD6" w14:textId="77777777" w:rsidR="002C030F" w:rsidRPr="00267224" w:rsidRDefault="002C030F">
      <w:pPr>
        <w:rPr>
          <w:rFonts w:ascii="Arial" w:hAnsi="Arial" w:cs="Arial"/>
          <w:sz w:val="20"/>
        </w:rPr>
      </w:pPr>
    </w:p>
    <w:p w14:paraId="70584A3D" w14:textId="441BE65B" w:rsidR="002C030F" w:rsidRPr="00267224" w:rsidRDefault="007B5946" w:rsidP="00262D72">
      <w:pPr>
        <w:ind w:left="720"/>
        <w:rPr>
          <w:rFonts w:ascii="Arial" w:hAnsi="Arial" w:cs="Arial"/>
          <w:sz w:val="20"/>
        </w:rPr>
      </w:pPr>
      <w:r w:rsidRPr="00267224">
        <w:rPr>
          <w:rFonts w:ascii="Arial" w:hAnsi="Arial" w:cs="Arial"/>
          <w:sz w:val="20"/>
        </w:rPr>
        <w:t xml:space="preserve">Datasets S1 to </w:t>
      </w:r>
      <w:del w:id="2" w:author="Kyle Ewart" w:date="2026-05-04T12:11:00Z" w16du:dateUtc="2026-05-04T11:11:00Z">
        <w:r w:rsidR="009F4E46" w:rsidRPr="00267224">
          <w:rPr>
            <w:rFonts w:ascii="Arial" w:hAnsi="Arial" w:cs="Arial"/>
            <w:sz w:val="20"/>
          </w:rPr>
          <w:delText>S</w:delText>
        </w:r>
        <w:r w:rsidR="00D27067" w:rsidRPr="00267224">
          <w:rPr>
            <w:rFonts w:ascii="Arial" w:hAnsi="Arial" w:cs="Arial"/>
            <w:sz w:val="20"/>
          </w:rPr>
          <w:delText>5</w:delText>
        </w:r>
      </w:del>
      <w:ins w:id="3" w:author="Kyle Ewart" w:date="2026-05-04T12:11:00Z" w16du:dateUtc="2026-05-04T11:11:00Z">
        <w:r w:rsidR="009F4E46" w:rsidRPr="00267224">
          <w:rPr>
            <w:rFonts w:ascii="Arial" w:hAnsi="Arial" w:cs="Arial"/>
            <w:sz w:val="20"/>
          </w:rPr>
          <w:t>S</w:t>
        </w:r>
        <w:r w:rsidR="003A2BB7">
          <w:rPr>
            <w:rFonts w:ascii="Arial" w:hAnsi="Arial" w:cs="Arial"/>
            <w:sz w:val="20"/>
          </w:rPr>
          <w:t>6</w:t>
        </w:r>
      </w:ins>
    </w:p>
    <w:p w14:paraId="547ABAA7" w14:textId="77777777" w:rsidR="00943C3C" w:rsidRPr="00267224" w:rsidRDefault="00015F74" w:rsidP="00017C53">
      <w:pPr>
        <w:ind w:left="720"/>
        <w:rPr>
          <w:rFonts w:ascii="Arial" w:hAnsi="Arial" w:cs="Arial"/>
          <w:sz w:val="20"/>
        </w:rPr>
      </w:pPr>
      <w:r w:rsidRPr="00267224">
        <w:rPr>
          <w:rFonts w:ascii="Arial" w:hAnsi="Arial" w:cs="Arial"/>
          <w:sz w:val="20"/>
        </w:rPr>
        <w:br/>
      </w:r>
    </w:p>
    <w:p w14:paraId="0357822C" w14:textId="77777777" w:rsidR="00943C3C" w:rsidRPr="00267224" w:rsidRDefault="00943C3C" w:rsidP="001C0975">
      <w:pPr>
        <w:pStyle w:val="SMHeading"/>
        <w:rPr>
          <w:rFonts w:ascii="Arial" w:hAnsi="Arial" w:cs="Arial"/>
          <w:sz w:val="20"/>
          <w:szCs w:val="20"/>
        </w:rPr>
      </w:pPr>
    </w:p>
    <w:p w14:paraId="4F297BDE" w14:textId="77777777" w:rsidR="00943C3C" w:rsidRPr="00267224" w:rsidRDefault="00943C3C" w:rsidP="001C0975">
      <w:pPr>
        <w:pStyle w:val="SMHeading"/>
        <w:rPr>
          <w:rFonts w:ascii="Arial" w:hAnsi="Arial" w:cs="Arial"/>
          <w:sz w:val="20"/>
          <w:szCs w:val="20"/>
        </w:rPr>
      </w:pPr>
    </w:p>
    <w:p w14:paraId="62CB8284" w14:textId="5534E68C" w:rsidR="00355362" w:rsidRPr="00267224"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267224" w:rsidRDefault="00CF16C9" w:rsidP="00D269AB">
      <w:pPr>
        <w:pStyle w:val="SMHeading"/>
        <w:rPr>
          <w:rFonts w:ascii="Arial" w:hAnsi="Arial" w:cs="Arial"/>
          <w:sz w:val="20"/>
          <w:szCs w:val="20"/>
        </w:rPr>
      </w:pPr>
    </w:p>
    <w:p w14:paraId="345AECF4" w14:textId="77777777" w:rsidR="009A5287" w:rsidRPr="00267224" w:rsidRDefault="009A5287" w:rsidP="009A5287">
      <w:pPr>
        <w:pStyle w:val="SMText"/>
        <w:ind w:firstLine="0"/>
        <w:rPr>
          <w:rFonts w:ascii="Arial" w:hAnsi="Arial" w:cs="Arial"/>
          <w:sz w:val="20"/>
        </w:rPr>
      </w:pPr>
    </w:p>
    <w:p w14:paraId="1A62E49D" w14:textId="77777777" w:rsidR="00B73A1C" w:rsidRPr="00267224" w:rsidRDefault="00B73A1C">
      <w:pPr>
        <w:rPr>
          <w:rFonts w:ascii="Arial" w:hAnsi="Arial" w:cs="Arial"/>
          <w:b/>
          <w:bCs/>
          <w:kern w:val="32"/>
          <w:sz w:val="20"/>
        </w:rPr>
      </w:pPr>
      <w:r w:rsidRPr="00267224">
        <w:rPr>
          <w:rFonts w:ascii="Arial" w:hAnsi="Arial" w:cs="Arial"/>
          <w:sz w:val="20"/>
        </w:rPr>
        <w:br w:type="page"/>
      </w:r>
    </w:p>
    <w:p w14:paraId="1F410ECE" w14:textId="0E20C644" w:rsidR="00015F74" w:rsidRPr="00267224" w:rsidRDefault="00B73A1C" w:rsidP="00B9440A">
      <w:pPr>
        <w:pStyle w:val="SMHeading"/>
        <w:rPr>
          <w:rFonts w:ascii="Arial" w:hAnsi="Arial" w:cs="Arial"/>
          <w:sz w:val="20"/>
          <w:szCs w:val="20"/>
        </w:rPr>
      </w:pPr>
      <w:r w:rsidRPr="00267224">
        <w:rPr>
          <w:rFonts w:ascii="Arial" w:hAnsi="Arial" w:cs="Arial"/>
          <w:sz w:val="20"/>
          <w:szCs w:val="20"/>
        </w:rPr>
        <w:lastRenderedPageBreak/>
        <w:t>Supporting</w:t>
      </w:r>
      <w:r w:rsidR="00015F74" w:rsidRPr="00267224">
        <w:rPr>
          <w:rFonts w:ascii="Arial" w:hAnsi="Arial" w:cs="Arial"/>
          <w:sz w:val="20"/>
          <w:szCs w:val="20"/>
        </w:rPr>
        <w:t xml:space="preserve"> </w:t>
      </w:r>
      <w:r w:rsidR="001C0975" w:rsidRPr="00267224">
        <w:rPr>
          <w:rFonts w:ascii="Arial" w:hAnsi="Arial" w:cs="Arial"/>
          <w:sz w:val="20"/>
          <w:szCs w:val="20"/>
        </w:rPr>
        <w:t>Information Text</w:t>
      </w:r>
    </w:p>
    <w:p w14:paraId="5EB922A6" w14:textId="77777777" w:rsidR="006B2DE1" w:rsidRPr="00267224" w:rsidRDefault="006B2DE1" w:rsidP="00820484">
      <w:pPr>
        <w:pStyle w:val="SMSubheading"/>
        <w:rPr>
          <w:rFonts w:ascii="Arial" w:hAnsi="Arial" w:cs="Arial"/>
          <w:b/>
          <w:sz w:val="20"/>
          <w:u w:val="none"/>
        </w:rPr>
      </w:pPr>
    </w:p>
    <w:p w14:paraId="3E029552" w14:textId="0A40ADBA" w:rsidR="00CD0E25" w:rsidRPr="00267224" w:rsidRDefault="006B2DE1" w:rsidP="006B2DE1">
      <w:pPr>
        <w:pStyle w:val="SMSubheading"/>
        <w:rPr>
          <w:rFonts w:ascii="Arial" w:hAnsi="Arial" w:cs="Arial"/>
          <w:b/>
          <w:sz w:val="20"/>
          <w:u w:val="none"/>
        </w:rPr>
      </w:pPr>
      <w:r w:rsidRPr="00267224">
        <w:rPr>
          <w:rFonts w:ascii="Arial" w:hAnsi="Arial" w:cs="Arial"/>
          <w:b/>
          <w:sz w:val="20"/>
          <w:u w:val="none"/>
        </w:rPr>
        <w:t xml:space="preserve">DNA </w:t>
      </w:r>
      <w:r w:rsidR="00600ACF" w:rsidRPr="00267224">
        <w:rPr>
          <w:rFonts w:ascii="Arial" w:hAnsi="Arial" w:cs="Arial"/>
          <w:b/>
          <w:sz w:val="20"/>
          <w:u w:val="none"/>
        </w:rPr>
        <w:t xml:space="preserve">and RNA </w:t>
      </w:r>
      <w:r w:rsidRPr="00267224">
        <w:rPr>
          <w:rFonts w:ascii="Arial" w:hAnsi="Arial" w:cs="Arial"/>
          <w:b/>
          <w:sz w:val="20"/>
          <w:u w:val="none"/>
        </w:rPr>
        <w:t xml:space="preserve">extraction, library </w:t>
      </w:r>
      <w:r w:rsidR="00706D5D" w:rsidRPr="00267224">
        <w:rPr>
          <w:rFonts w:ascii="Arial" w:hAnsi="Arial" w:cs="Arial"/>
          <w:b/>
          <w:sz w:val="20"/>
          <w:u w:val="none"/>
        </w:rPr>
        <w:t xml:space="preserve">preparation, </w:t>
      </w:r>
      <w:r w:rsidRPr="00267224">
        <w:rPr>
          <w:rFonts w:ascii="Arial" w:hAnsi="Arial" w:cs="Arial"/>
          <w:b/>
          <w:sz w:val="20"/>
          <w:u w:val="none"/>
        </w:rPr>
        <w:t>and sequencing</w:t>
      </w:r>
    </w:p>
    <w:p w14:paraId="35C7660C" w14:textId="066348A9" w:rsidR="006B2DE1" w:rsidRPr="00267224" w:rsidRDefault="006B2DE1" w:rsidP="006B2DE1">
      <w:pPr>
        <w:rPr>
          <w:rFonts w:asciiTheme="minorBidi" w:hAnsiTheme="minorBidi" w:cstheme="minorBidi"/>
          <w:sz w:val="20"/>
        </w:rPr>
      </w:pPr>
      <w:r w:rsidRPr="00267224">
        <w:rPr>
          <w:rFonts w:asciiTheme="minorBidi" w:hAnsiTheme="minorBidi" w:cstheme="minorBidi"/>
          <w:bCs/>
          <w:iCs/>
          <w:sz w:val="20"/>
        </w:rPr>
        <w:t>This study involve</w:t>
      </w:r>
      <w:r w:rsidR="00252FAA" w:rsidRPr="00267224">
        <w:rPr>
          <w:rFonts w:asciiTheme="minorBidi" w:hAnsiTheme="minorBidi" w:cstheme="minorBidi"/>
          <w:bCs/>
          <w:iCs/>
          <w:sz w:val="20"/>
        </w:rPr>
        <w:t>d</w:t>
      </w:r>
      <w:r w:rsidRPr="00267224">
        <w:rPr>
          <w:rFonts w:asciiTheme="minorBidi" w:hAnsiTheme="minorBidi" w:cstheme="minorBidi"/>
          <w:bCs/>
          <w:iCs/>
          <w:sz w:val="20"/>
        </w:rPr>
        <w:t xml:space="preserve"> sequencing and assembling genomes from 8 </w:t>
      </w:r>
      <w:proofErr w:type="spellStart"/>
      <w:r w:rsidRPr="00267224">
        <w:rPr>
          <w:rFonts w:asciiTheme="minorBidi" w:hAnsiTheme="minorBidi" w:cstheme="minorBidi"/>
          <w:bCs/>
          <w:iCs/>
          <w:sz w:val="20"/>
        </w:rPr>
        <w:t>Blaberidae</w:t>
      </w:r>
      <w:proofErr w:type="spellEnd"/>
      <w:r w:rsidRPr="00267224">
        <w:rPr>
          <w:rFonts w:asciiTheme="minorBidi" w:hAnsiTheme="minorBidi" w:cstheme="minorBidi"/>
          <w:bCs/>
          <w:iCs/>
          <w:sz w:val="20"/>
        </w:rPr>
        <w:t xml:space="preserve"> species (Dataset S1), </w:t>
      </w:r>
      <w:proofErr w:type="spellStart"/>
      <w:r w:rsidRPr="00267224">
        <w:rPr>
          <w:rFonts w:asciiTheme="minorBidi" w:hAnsiTheme="minorBidi" w:cstheme="minorBidi"/>
          <w:bCs/>
          <w:iCs/>
          <w:sz w:val="20"/>
        </w:rPr>
        <w:t>analysed</w:t>
      </w:r>
      <w:proofErr w:type="spellEnd"/>
      <w:r w:rsidRPr="00267224">
        <w:rPr>
          <w:rFonts w:asciiTheme="minorBidi" w:hAnsiTheme="minorBidi" w:cstheme="minorBidi"/>
          <w:bCs/>
          <w:iCs/>
          <w:sz w:val="20"/>
        </w:rPr>
        <w:t xml:space="preserve"> with previously generated </w:t>
      </w:r>
      <w:r w:rsidR="00EE1430" w:rsidRPr="00267224">
        <w:rPr>
          <w:rFonts w:asciiTheme="minorBidi" w:hAnsiTheme="minorBidi" w:cstheme="minorBidi"/>
          <w:bCs/>
          <w:iCs/>
          <w:sz w:val="20"/>
        </w:rPr>
        <w:t xml:space="preserve">genomes from 15 </w:t>
      </w:r>
      <w:proofErr w:type="spellStart"/>
      <w:r w:rsidRPr="00267224">
        <w:rPr>
          <w:rFonts w:asciiTheme="minorBidi" w:hAnsiTheme="minorBidi" w:cstheme="minorBidi"/>
          <w:bCs/>
          <w:iCs/>
          <w:sz w:val="20"/>
        </w:rPr>
        <w:t>Blattodea</w:t>
      </w:r>
      <w:proofErr w:type="spellEnd"/>
      <w:r w:rsidRPr="00267224">
        <w:rPr>
          <w:rFonts w:asciiTheme="minorBidi" w:hAnsiTheme="minorBidi" w:cstheme="minorBidi"/>
          <w:bCs/>
          <w:iCs/>
          <w:sz w:val="20"/>
        </w:rPr>
        <w:t xml:space="preserve"> and </w:t>
      </w:r>
      <w:r w:rsidRPr="00267224">
        <w:rPr>
          <w:rFonts w:asciiTheme="minorBidi" w:hAnsiTheme="minorBidi" w:cstheme="minorBidi"/>
          <w:color w:val="000000" w:themeColor="text1"/>
          <w:sz w:val="20"/>
        </w:rPr>
        <w:t xml:space="preserve">77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bCs/>
          <w:iCs/>
          <w:sz w:val="20"/>
        </w:rPr>
        <w:t xml:space="preserve">(Dataset S2). Specimens of </w:t>
      </w:r>
      <w:proofErr w:type="spellStart"/>
      <w:r w:rsidRPr="00267224">
        <w:rPr>
          <w:rFonts w:asciiTheme="minorBidi" w:hAnsiTheme="minorBidi" w:cstheme="minorBidi"/>
          <w:bCs/>
          <w:i/>
          <w:sz w:val="20"/>
        </w:rPr>
        <w:t>Macropanesthia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lithgowae</w:t>
      </w:r>
      <w:proofErr w:type="spellEnd"/>
      <w:r w:rsidRPr="00267224">
        <w:rPr>
          <w:rFonts w:asciiTheme="minorBidi" w:hAnsiTheme="minorBidi" w:cstheme="minorBidi"/>
          <w:bCs/>
          <w:iCs/>
          <w:sz w:val="20"/>
        </w:rPr>
        <w:t>,</w:t>
      </w:r>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Neogeoscapheus</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dahmsi</w:t>
      </w:r>
      <w:proofErr w:type="spellEnd"/>
      <w:r w:rsidRPr="00267224">
        <w:rPr>
          <w:rFonts w:asciiTheme="minorBidi" w:hAnsiTheme="minorBidi" w:cstheme="minorBidi"/>
          <w:bCs/>
          <w:iCs/>
          <w:sz w:val="20"/>
        </w:rPr>
        <w:t>,</w:t>
      </w:r>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lata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sloanei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tegminifera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Cs/>
          <w:sz w:val="20"/>
        </w:rPr>
        <w:t>Eungella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Cs/>
          <w:sz w:val="20"/>
        </w:rPr>
        <w:t>Kroombit</w:t>
      </w:r>
      <w:proofErr w:type="spellEnd"/>
      <w:r w:rsidRPr="00267224">
        <w:rPr>
          <w:rFonts w:asciiTheme="minorBidi" w:hAnsiTheme="minorBidi" w:cstheme="minorBidi"/>
          <w:bCs/>
          <w:iCs/>
          <w:sz w:val="20"/>
        </w:rPr>
        <w:t xml:space="preserve"> Tops) and </w:t>
      </w:r>
      <w:proofErr w:type="spellStart"/>
      <w:r w:rsidRPr="00267224">
        <w:rPr>
          <w:rFonts w:asciiTheme="minorBidi" w:hAnsiTheme="minorBidi" w:cstheme="minorBidi"/>
          <w:bCs/>
          <w:i/>
          <w:sz w:val="20"/>
        </w:rPr>
        <w:t>Parapanesthia</w:t>
      </w:r>
      <w:proofErr w:type="spellEnd"/>
      <w:r w:rsidRPr="00267224">
        <w:rPr>
          <w:rFonts w:asciiTheme="minorBidi" w:hAnsiTheme="minorBidi" w:cstheme="minorBidi"/>
          <w:bCs/>
          <w:i/>
          <w:sz w:val="20"/>
        </w:rPr>
        <w:t xml:space="preserve"> gigantea</w:t>
      </w:r>
      <w:r w:rsidRPr="00267224">
        <w:rPr>
          <w:rFonts w:asciiTheme="minorBidi" w:hAnsiTheme="minorBidi" w:cstheme="minorBidi"/>
          <w:bCs/>
          <w:iCs/>
          <w:sz w:val="20"/>
        </w:rPr>
        <w:t xml:space="preserve"> were collected throughout Australia.</w:t>
      </w:r>
      <w:r w:rsidRPr="00267224">
        <w:rPr>
          <w:rFonts w:asciiTheme="minorBidi" w:hAnsiTheme="minorBidi" w:cstheme="minorBidi"/>
          <w:b/>
          <w:i/>
          <w:sz w:val="20"/>
        </w:rPr>
        <w:t xml:space="preserve"> </w:t>
      </w:r>
      <w:r w:rsidRPr="00267224">
        <w:rPr>
          <w:rFonts w:asciiTheme="minorBidi" w:hAnsiTheme="minorBidi" w:cstheme="minorBidi"/>
          <w:sz w:val="20"/>
        </w:rPr>
        <w:t>Genomic DNA was prepared from</w:t>
      </w:r>
      <w:r w:rsidRPr="00267224">
        <w:rPr>
          <w:rFonts w:asciiTheme="minorBidi" w:hAnsiTheme="minorBidi" w:cstheme="minorBidi"/>
          <w:color w:val="000000"/>
          <w:sz w:val="20"/>
        </w:rPr>
        <w:t xml:space="preserve"> the leg muscle tissue of </w:t>
      </w:r>
      <w:r w:rsidRPr="00267224">
        <w:rPr>
          <w:rFonts w:asciiTheme="minorBidi" w:hAnsiTheme="minorBidi" w:cstheme="minorBidi"/>
          <w:i/>
          <w:iCs/>
          <w:sz w:val="20"/>
        </w:rPr>
        <w:t xml:space="preserve">M. </w:t>
      </w:r>
      <w:proofErr w:type="spellStart"/>
      <w:r w:rsidRPr="00267224">
        <w:rPr>
          <w:rFonts w:asciiTheme="minorBidi" w:hAnsiTheme="minorBidi" w:cstheme="minorBidi"/>
          <w:i/>
          <w:iCs/>
          <w:sz w:val="20"/>
        </w:rPr>
        <w:t>lithgowae</w:t>
      </w:r>
      <w:proofErr w:type="spellEnd"/>
      <w:r w:rsidRPr="00267224">
        <w:rPr>
          <w:rFonts w:asciiTheme="minorBidi" w:hAnsiTheme="minorBidi" w:cstheme="minorBidi"/>
          <w:sz w:val="20"/>
        </w:rPr>
        <w:t>,</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r w:rsidRPr="00267224">
        <w:rPr>
          <w:rFonts w:asciiTheme="minorBidi" w:hAnsiTheme="minorBidi" w:cstheme="minorBidi"/>
          <w:sz w:val="20"/>
        </w:rPr>
        <w:t>(</w:t>
      </w:r>
      <w:proofErr w:type="spellStart"/>
      <w:r w:rsidRPr="00267224">
        <w:rPr>
          <w:rFonts w:asciiTheme="minorBidi" w:hAnsiTheme="minorBidi" w:cstheme="minorBidi"/>
          <w:sz w:val="20"/>
        </w:rPr>
        <w:t>Kroombit</w:t>
      </w:r>
      <w:proofErr w:type="spellEnd"/>
      <w:r w:rsidRPr="00267224">
        <w:rPr>
          <w:rFonts w:asciiTheme="minorBidi" w:hAnsiTheme="minorBidi" w:cstheme="minorBidi"/>
          <w:sz w:val="20"/>
        </w:rPr>
        <w:t>),</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sloanei</w:t>
      </w:r>
      <w:proofErr w:type="spellEnd"/>
      <w:r w:rsidRPr="00267224">
        <w:rPr>
          <w:rFonts w:asciiTheme="minorBidi" w:hAnsiTheme="minorBidi" w:cstheme="minorBidi"/>
          <w:sz w:val="20"/>
        </w:rPr>
        <w:t>, and</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lata</w:t>
      </w:r>
      <w:proofErr w:type="spellEnd"/>
      <w:r w:rsidRPr="00267224">
        <w:rPr>
          <w:rFonts w:asciiTheme="minorBidi" w:hAnsiTheme="minorBidi" w:cstheme="minorBidi"/>
          <w:sz w:val="20"/>
        </w:rPr>
        <w:t xml:space="preserve">, while the DNA of </w:t>
      </w:r>
      <w:r w:rsidRPr="00267224">
        <w:rPr>
          <w:rFonts w:asciiTheme="minorBidi" w:hAnsiTheme="minorBidi" w:cstheme="minorBidi"/>
          <w:i/>
          <w:iCs/>
          <w:color w:val="000000"/>
          <w:sz w:val="20"/>
        </w:rPr>
        <w:t>Par. gigantea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 xml:space="preserve">P.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i/>
          <w:iCs/>
          <w:color w:val="000000"/>
          <w:sz w:val="20"/>
        </w:rPr>
        <w:t xml:space="preserve"> </w:t>
      </w:r>
      <w:proofErr w:type="spellStart"/>
      <w:r w:rsidRPr="00267224">
        <w:rPr>
          <w:rFonts w:asciiTheme="minorBidi" w:hAnsiTheme="minorBidi" w:cstheme="minorBidi"/>
          <w:i/>
          <w:iCs/>
          <w:color w:val="000000"/>
          <w:sz w:val="20"/>
        </w:rPr>
        <w:t>tegminifera</w:t>
      </w:r>
      <w:proofErr w:type="spellEnd"/>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 xml:space="preserve">P.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i/>
          <w:iCs/>
          <w:color w:val="000000"/>
          <w:sz w:val="20"/>
        </w:rPr>
        <w:t xml:space="preserve">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color w:val="000000"/>
          <w:sz w:val="20"/>
        </w:rPr>
        <w:t> (</w:t>
      </w:r>
      <w:proofErr w:type="spellStart"/>
      <w:r w:rsidRPr="00267224">
        <w:rPr>
          <w:rFonts w:asciiTheme="minorBidi" w:hAnsiTheme="minorBidi" w:cstheme="minorBidi"/>
          <w:color w:val="000000"/>
          <w:sz w:val="20"/>
        </w:rPr>
        <w:t>Eungella</w:t>
      </w:r>
      <w:proofErr w:type="spellEnd"/>
      <w:r w:rsidRPr="00267224">
        <w:rPr>
          <w:rFonts w:asciiTheme="minorBidi" w:hAnsiTheme="minorBidi" w:cstheme="minorBidi"/>
          <w:color w:val="000000"/>
          <w:sz w:val="20"/>
        </w:rPr>
        <w:t xml:space="preserve">) and </w:t>
      </w:r>
      <w:r w:rsidRPr="00267224">
        <w:rPr>
          <w:rFonts w:asciiTheme="minorBidi" w:hAnsiTheme="minorBidi" w:cstheme="minorBidi"/>
          <w:i/>
          <w:iCs/>
          <w:color w:val="000000"/>
          <w:sz w:val="20"/>
        </w:rPr>
        <w:t xml:space="preserve">N. </w:t>
      </w:r>
      <w:proofErr w:type="spellStart"/>
      <w:r w:rsidRPr="00267224">
        <w:rPr>
          <w:rFonts w:asciiTheme="minorBidi" w:hAnsiTheme="minorBidi" w:cstheme="minorBidi"/>
          <w:i/>
          <w:iCs/>
          <w:color w:val="000000"/>
          <w:sz w:val="20"/>
        </w:rPr>
        <w:t>dahmsi</w:t>
      </w:r>
      <w:proofErr w:type="spellEnd"/>
      <w:r w:rsidRPr="00267224">
        <w:rPr>
          <w:rFonts w:asciiTheme="minorBidi" w:hAnsiTheme="minorBidi" w:cstheme="minorBidi"/>
          <w:color w:val="000000"/>
          <w:sz w:val="20"/>
        </w:rPr>
        <w:t xml:space="preserve"> </w:t>
      </w:r>
      <w:r w:rsidRPr="00267224">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sidRPr="00267224">
        <w:rPr>
          <w:rFonts w:asciiTheme="minorBidi" w:hAnsiTheme="minorBidi" w:cstheme="minorBidi"/>
          <w:sz w:val="20"/>
        </w:rPr>
        <w:t>L</w:t>
      </w:r>
      <w:r w:rsidRPr="00267224">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267224" w:rsidRDefault="006B2DE1" w:rsidP="006B2DE1">
      <w:pPr>
        <w:rPr>
          <w:rFonts w:asciiTheme="minorBidi" w:hAnsiTheme="minorBidi" w:cstheme="minorBidi"/>
          <w:sz w:val="20"/>
        </w:rPr>
      </w:pPr>
    </w:p>
    <w:p w14:paraId="23B7536B" w14:textId="74524160" w:rsidR="006B2DE1" w:rsidRPr="00267224" w:rsidRDefault="006B2DE1" w:rsidP="006B2DE1">
      <w:pPr>
        <w:rPr>
          <w:rFonts w:asciiTheme="minorBidi" w:hAnsiTheme="minorBidi" w:cstheme="minorBidi"/>
          <w:b/>
          <w:i/>
          <w:sz w:val="20"/>
        </w:rPr>
      </w:pPr>
      <w:r w:rsidRPr="00267224">
        <w:rPr>
          <w:rFonts w:asciiTheme="minorBidi" w:hAnsiTheme="minorBidi" w:cstheme="minorBidi"/>
          <w:sz w:val="20"/>
        </w:rPr>
        <w:t>DNA extractions were performed using the phenol</w:t>
      </w:r>
      <w:r w:rsidR="00436210" w:rsidRPr="00267224">
        <w:rPr>
          <w:rFonts w:asciiTheme="minorBidi" w:hAnsiTheme="minorBidi" w:cstheme="minorBidi"/>
          <w:sz w:val="20"/>
        </w:rPr>
        <w:t>-</w:t>
      </w:r>
      <w:r w:rsidRPr="00267224">
        <w:rPr>
          <w:rFonts w:asciiTheme="minorBidi" w:hAnsiTheme="minorBidi" w:cstheme="minorBidi"/>
          <w:sz w:val="20"/>
        </w:rPr>
        <w:t>chloroform method or using the NEB Monarch HMW DNA Extraction Kit (NEB #T3060). The phenol</w:t>
      </w:r>
      <w:r w:rsidR="00436210" w:rsidRPr="00267224">
        <w:rPr>
          <w:rFonts w:asciiTheme="minorBidi" w:hAnsiTheme="minorBidi" w:cstheme="minorBidi"/>
          <w:sz w:val="20"/>
        </w:rPr>
        <w:t>-</w:t>
      </w:r>
      <w:r w:rsidRPr="00267224">
        <w:rPr>
          <w:rFonts w:asciiTheme="minorBidi" w:hAnsiTheme="minorBidi" w:cstheme="minorBidi"/>
          <w:sz w:val="20"/>
        </w:rPr>
        <w:t xml:space="preserve">chloroform method involved two extractions with an equal volume of </w:t>
      </w:r>
      <w:proofErr w:type="spellStart"/>
      <w:proofErr w:type="gramStart"/>
      <w:r w:rsidRPr="00267224">
        <w:rPr>
          <w:rFonts w:asciiTheme="minorBidi" w:hAnsiTheme="minorBidi" w:cstheme="minorBidi"/>
          <w:sz w:val="20"/>
        </w:rPr>
        <w:t>phenol:chloroform</w:t>
      </w:r>
      <w:proofErr w:type="gramEnd"/>
      <w:r w:rsidRPr="00267224">
        <w:rPr>
          <w:rFonts w:asciiTheme="minorBidi" w:hAnsiTheme="minorBidi" w:cstheme="minorBidi"/>
          <w:sz w:val="20"/>
        </w:rPr>
        <w:t>:isoamyl</w:t>
      </w:r>
      <w:proofErr w:type="spellEnd"/>
      <w:r w:rsidRPr="00267224">
        <w:rPr>
          <w:rFonts w:asciiTheme="minorBidi" w:hAnsiTheme="minorBidi" w:cstheme="minorBidi"/>
          <w:sz w:val="20"/>
        </w:rPr>
        <w:t xml:space="preserve"> alcohol </w:t>
      </w:r>
      <w:r w:rsidR="00436210" w:rsidRPr="00267224">
        <w:rPr>
          <w:rFonts w:asciiTheme="minorBidi" w:hAnsiTheme="minorBidi" w:cstheme="minorBidi"/>
          <w:sz w:val="20"/>
        </w:rPr>
        <w:t>(</w:t>
      </w:r>
      <w:r w:rsidRPr="00267224">
        <w:rPr>
          <w:rFonts w:asciiTheme="minorBidi" w:hAnsiTheme="minorBidi" w:cstheme="minorBidi"/>
          <w:sz w:val="20"/>
        </w:rPr>
        <w:t>25:24:1), isopropanol precipitation with sodium acetate (3 M, pH 5.5). The pellet was washed twice with 70% ethanol</w:t>
      </w:r>
      <w:r w:rsidR="00EB7BBB" w:rsidRPr="00267224">
        <w:rPr>
          <w:rFonts w:asciiTheme="minorBidi" w:hAnsiTheme="minorBidi" w:cstheme="minorBidi"/>
          <w:sz w:val="20"/>
        </w:rPr>
        <w:t>,</w:t>
      </w:r>
      <w:r w:rsidRPr="00267224">
        <w:rPr>
          <w:rFonts w:asciiTheme="minorBidi" w:hAnsiTheme="minorBidi" w:cstheme="minorBidi"/>
          <w:sz w:val="20"/>
        </w:rPr>
        <w:t xml:space="preserve"> air-dried, and the DNA pellet resuspended in 40 µ</w:t>
      </w:r>
      <w:r w:rsidR="00574AE7" w:rsidRPr="00267224">
        <w:rPr>
          <w:rFonts w:asciiTheme="minorBidi" w:hAnsiTheme="minorBidi" w:cstheme="minorBidi"/>
          <w:sz w:val="20"/>
        </w:rPr>
        <w:t>L</w:t>
      </w:r>
      <w:r w:rsidRPr="00267224">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267224">
        <w:rPr>
          <w:rFonts w:asciiTheme="minorBidi" w:hAnsiTheme="minorBidi" w:cstheme="minorBidi"/>
          <w:sz w:val="20"/>
        </w:rPr>
        <w:t>uL</w:t>
      </w:r>
      <w:proofErr w:type="spellEnd"/>
      <w:r w:rsidRPr="00267224">
        <w:rPr>
          <w:rFonts w:asciiTheme="minorBidi" w:hAnsiTheme="minorBidi" w:cstheme="minorBidi"/>
          <w:sz w:val="20"/>
        </w:rPr>
        <w:t xml:space="preserve"> kit Wash Buffer, dried briefly</w:t>
      </w:r>
      <w:r w:rsidR="00CC0422" w:rsidRPr="00267224">
        <w:rPr>
          <w:rFonts w:asciiTheme="minorBidi" w:hAnsiTheme="minorBidi" w:cstheme="minorBidi"/>
          <w:sz w:val="20"/>
        </w:rPr>
        <w:t>,</w:t>
      </w:r>
      <w:r w:rsidRPr="00267224">
        <w:rPr>
          <w:rFonts w:asciiTheme="minorBidi" w:hAnsiTheme="minorBidi" w:cstheme="minorBidi"/>
          <w:sz w:val="20"/>
        </w:rPr>
        <w:t xml:space="preserve"> then resuspended in 20 </w:t>
      </w:r>
      <w:proofErr w:type="spellStart"/>
      <w:r w:rsidRPr="00267224">
        <w:rPr>
          <w:rFonts w:asciiTheme="minorBidi" w:hAnsiTheme="minorBidi" w:cstheme="minorBidi"/>
          <w:sz w:val="20"/>
        </w:rPr>
        <w:t>uL</w:t>
      </w:r>
      <w:proofErr w:type="spellEnd"/>
      <w:r w:rsidRPr="00267224">
        <w:rPr>
          <w:rFonts w:asciiTheme="minorBidi" w:hAnsiTheme="minorBidi" w:cstheme="minorBidi"/>
          <w:sz w:val="20"/>
        </w:rPr>
        <w:t xml:space="preserve"> Elution Buffer II. The quality and integrity of the gDNA was assessed by a 4200 </w:t>
      </w:r>
      <w:proofErr w:type="spellStart"/>
      <w:r w:rsidRPr="00267224">
        <w:rPr>
          <w:rFonts w:asciiTheme="minorBidi" w:hAnsiTheme="minorBidi" w:cstheme="minorBidi"/>
          <w:sz w:val="20"/>
        </w:rPr>
        <w:t>TapeStation</w:t>
      </w:r>
      <w:proofErr w:type="spellEnd"/>
      <w:r w:rsidRPr="00267224">
        <w:rPr>
          <w:rFonts w:asciiTheme="minorBidi" w:hAnsiTheme="minorBidi" w:cstheme="minorBidi"/>
          <w:sz w:val="20"/>
        </w:rPr>
        <w:t xml:space="preserve"> System (Agilent Technologies) using Genomic DNA </w:t>
      </w:r>
      <w:proofErr w:type="spellStart"/>
      <w:r w:rsidRPr="00267224">
        <w:rPr>
          <w:rFonts w:asciiTheme="minorBidi" w:hAnsiTheme="minorBidi" w:cstheme="minorBidi"/>
          <w:sz w:val="20"/>
        </w:rPr>
        <w:t>ScreenTape</w:t>
      </w:r>
      <w:proofErr w:type="spellEnd"/>
      <w:r w:rsidRPr="00267224">
        <w:rPr>
          <w:rFonts w:asciiTheme="minorBidi" w:hAnsiTheme="minorBidi" w:cstheme="minorBidi"/>
          <w:sz w:val="20"/>
        </w:rPr>
        <w:t xml:space="preserve"> (Cat No. 5067-5365) and reagents (Cat No. 5067-5366). The absorbance ratios were assessed by Nanodrop Spectrophotometer (</w:t>
      </w:r>
      <w:proofErr w:type="spellStart"/>
      <w:r w:rsidRPr="00267224">
        <w:rPr>
          <w:rFonts w:asciiTheme="minorBidi" w:hAnsiTheme="minorBidi" w:cstheme="minorBidi"/>
          <w:sz w:val="20"/>
        </w:rPr>
        <w:t>DeNovix</w:t>
      </w:r>
      <w:proofErr w:type="spellEnd"/>
      <w:r w:rsidRPr="00267224">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267224" w:rsidRDefault="006B2DE1" w:rsidP="006B2DE1">
      <w:pPr>
        <w:rPr>
          <w:rFonts w:asciiTheme="minorBidi" w:hAnsiTheme="minorBidi" w:cstheme="minorBidi"/>
          <w:sz w:val="20"/>
        </w:rPr>
      </w:pPr>
    </w:p>
    <w:p w14:paraId="0E0A810F" w14:textId="74C2CF4C"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Long-read sequencing was performed using gDNA from</w:t>
      </w:r>
      <w:r w:rsidRPr="00267224">
        <w:rPr>
          <w:rFonts w:asciiTheme="minorBidi" w:hAnsiTheme="minorBidi" w:cstheme="minorBidi"/>
          <w:i/>
          <w:iCs/>
          <w:sz w:val="20"/>
        </w:rPr>
        <w:t xml:space="preserve"> M. </w:t>
      </w:r>
      <w:proofErr w:type="spellStart"/>
      <w:r w:rsidRPr="00267224">
        <w:rPr>
          <w:rFonts w:asciiTheme="minorBidi" w:hAnsiTheme="minorBidi" w:cstheme="minorBidi"/>
          <w:i/>
          <w:iCs/>
          <w:sz w:val="20"/>
        </w:rPr>
        <w:t>lithgowae</w:t>
      </w:r>
      <w:proofErr w:type="spellEnd"/>
      <w:r w:rsidRPr="00267224">
        <w:rPr>
          <w:rFonts w:asciiTheme="minorBidi" w:hAnsiTheme="minorBidi" w:cstheme="minorBidi"/>
          <w:i/>
          <w:iCs/>
          <w:sz w:val="20"/>
        </w:rPr>
        <w:t xml:space="preserve">, N. </w:t>
      </w:r>
      <w:proofErr w:type="spellStart"/>
      <w:r w:rsidRPr="00267224">
        <w:rPr>
          <w:rFonts w:asciiTheme="minorBidi" w:hAnsiTheme="minorBidi" w:cstheme="minorBidi"/>
          <w:i/>
          <w:iCs/>
          <w:sz w:val="20"/>
        </w:rPr>
        <w:t>dahmsi</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lata</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sloanei</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r w:rsidRPr="00267224">
        <w:rPr>
          <w:rFonts w:asciiTheme="minorBidi" w:hAnsiTheme="minorBidi" w:cstheme="minorBidi"/>
          <w:sz w:val="20"/>
        </w:rPr>
        <w:t>(two localities, from different clades)</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tegminifera</w:t>
      </w:r>
      <w:proofErr w:type="spellEnd"/>
      <w:r w:rsidRPr="00267224">
        <w:rPr>
          <w:rFonts w:asciiTheme="minorBidi" w:hAnsiTheme="minorBidi" w:cstheme="minorBidi"/>
          <w:i/>
          <w:iCs/>
          <w:sz w:val="20"/>
        </w:rPr>
        <w:t xml:space="preserve"> and Par. </w:t>
      </w:r>
      <w:ins w:id="6" w:author="Nathan Lo" w:date="2026-05-05T10:38:00Z" w16du:dateUtc="2026-05-05T00:38:00Z">
        <w:r w:rsidR="007D12FD">
          <w:rPr>
            <w:rFonts w:asciiTheme="minorBidi" w:hAnsiTheme="minorBidi" w:cstheme="minorBidi"/>
            <w:i/>
            <w:iCs/>
            <w:sz w:val="20"/>
          </w:rPr>
          <w:t>g</w:t>
        </w:r>
      </w:ins>
      <w:del w:id="7" w:author="Nathan Lo" w:date="2026-05-05T10:38:00Z" w16du:dateUtc="2026-05-05T00:38:00Z">
        <w:r w:rsidRPr="00267224" w:rsidDel="007D12FD">
          <w:rPr>
            <w:rFonts w:asciiTheme="minorBidi" w:hAnsiTheme="minorBidi" w:cstheme="minorBidi"/>
            <w:i/>
            <w:iCs/>
            <w:sz w:val="20"/>
          </w:rPr>
          <w:delText>G</w:delText>
        </w:r>
      </w:del>
      <w:r w:rsidRPr="00267224">
        <w:rPr>
          <w:rFonts w:asciiTheme="minorBidi" w:hAnsiTheme="minorBidi" w:cstheme="minorBidi"/>
          <w:i/>
          <w:iCs/>
          <w:sz w:val="20"/>
        </w:rPr>
        <w:t>igantea</w:t>
      </w:r>
      <w:del w:id="8" w:author="Nathan Lo" w:date="2026-05-05T10:38:00Z" w16du:dateUtc="2026-05-05T00:38:00Z">
        <w:r w:rsidRPr="00267224" w:rsidDel="007D12FD">
          <w:rPr>
            <w:rFonts w:asciiTheme="minorBidi" w:hAnsiTheme="minorBidi" w:cstheme="minorBidi"/>
            <w:i/>
            <w:iCs/>
            <w:sz w:val="20"/>
          </w:rPr>
          <w:delText>n</w:delText>
        </w:r>
      </w:del>
      <w:r w:rsidRPr="00267224">
        <w:rPr>
          <w:rFonts w:asciiTheme="minorBidi" w:hAnsiTheme="minorBidi" w:cstheme="minorBidi"/>
          <w:i/>
          <w:iCs/>
          <w:sz w:val="20"/>
        </w:rPr>
        <w:t xml:space="preserve"> </w:t>
      </w:r>
      <w:r w:rsidRPr="00267224">
        <w:rPr>
          <w:rFonts w:asciiTheme="minorBidi" w:hAnsiTheme="minorBidi" w:cstheme="minorBidi"/>
          <w:sz w:val="20"/>
        </w:rPr>
        <w:t>(Dataset S1)</w:t>
      </w:r>
      <w:r w:rsidRPr="00267224">
        <w:rPr>
          <w:rFonts w:asciiTheme="minorBidi" w:hAnsiTheme="minorBidi" w:cstheme="minorBidi"/>
          <w:i/>
          <w:iCs/>
          <w:sz w:val="20"/>
        </w:rPr>
        <w:t>.</w:t>
      </w:r>
      <w:r w:rsidRPr="00267224">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sidRPr="00267224">
        <w:rPr>
          <w:rFonts w:asciiTheme="minorBidi" w:hAnsiTheme="minorBidi" w:cstheme="minorBidi"/>
          <w:sz w:val="20"/>
        </w:rPr>
        <w:t>–</w:t>
      </w:r>
      <w:r w:rsidRPr="00267224">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267224">
        <w:rPr>
          <w:rFonts w:ascii="Arial" w:hAnsi="Arial" w:cs="Arial"/>
          <w:sz w:val="20"/>
        </w:rPr>
        <w:t>º</w:t>
      </w:r>
      <w:r w:rsidRPr="00267224">
        <w:rPr>
          <w:rFonts w:asciiTheme="minorBidi" w:hAnsiTheme="minorBidi" w:cstheme="minorBidi"/>
          <w:sz w:val="20"/>
        </w:rPr>
        <w:t xml:space="preserve">C to improve the recovery of long fragments. The integrity and concentration of final libraries were assessed using a 4200 </w:t>
      </w:r>
      <w:proofErr w:type="spellStart"/>
      <w:r w:rsidRPr="00267224">
        <w:rPr>
          <w:rFonts w:asciiTheme="minorBidi" w:hAnsiTheme="minorBidi" w:cstheme="minorBidi"/>
          <w:sz w:val="20"/>
        </w:rPr>
        <w:t>TapeStation</w:t>
      </w:r>
      <w:proofErr w:type="spellEnd"/>
      <w:r w:rsidRPr="00267224">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267224" w:rsidRDefault="006B2DE1" w:rsidP="006B2DE1">
      <w:pPr>
        <w:rPr>
          <w:rFonts w:asciiTheme="minorBidi" w:hAnsiTheme="minorBidi" w:cstheme="minorBidi"/>
          <w:sz w:val="20"/>
        </w:rPr>
      </w:pPr>
    </w:p>
    <w:p w14:paraId="31174577" w14:textId="77485B40"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 xml:space="preserve">Libraries were sequenced on a </w:t>
      </w:r>
      <w:proofErr w:type="spellStart"/>
      <w:r w:rsidRPr="00267224">
        <w:rPr>
          <w:rFonts w:asciiTheme="minorBidi" w:hAnsiTheme="minorBidi" w:cstheme="minorBidi"/>
          <w:sz w:val="20"/>
        </w:rPr>
        <w:t>PromethION</w:t>
      </w:r>
      <w:proofErr w:type="spellEnd"/>
      <w:r w:rsidRPr="00267224">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267224">
        <w:rPr>
          <w:rFonts w:ascii="Arial" w:hAnsi="Arial" w:cs="Arial"/>
          <w:sz w:val="20"/>
        </w:rPr>
        <w:t>º</w:t>
      </w:r>
      <w:r w:rsidRPr="00267224">
        <w:rPr>
          <w:rFonts w:asciiTheme="minorBidi" w:hAnsiTheme="minorBidi" w:cstheme="minorBidi"/>
          <w:sz w:val="20"/>
        </w:rPr>
        <w:t xml:space="preserve">C for less than a week if not sequenced immediately. The sequencing output was additionally increased by washing the flow cells (EXP-WSH004) after approximately 24 and 48 </w:t>
      </w:r>
      <w:proofErr w:type="gramStart"/>
      <w:r w:rsidRPr="00267224">
        <w:rPr>
          <w:rFonts w:asciiTheme="minorBidi" w:hAnsiTheme="minorBidi" w:cstheme="minorBidi"/>
          <w:sz w:val="20"/>
        </w:rPr>
        <w:t>h, and</w:t>
      </w:r>
      <w:proofErr w:type="gramEnd"/>
      <w:r w:rsidRPr="00267224">
        <w:rPr>
          <w:rFonts w:asciiTheme="minorBidi" w:hAnsiTheme="minorBidi" w:cstheme="minorBidi"/>
          <w:sz w:val="20"/>
        </w:rPr>
        <w:t xml:space="preserve"> reloading the libraries for sequencing for a total of 72 h. Sequencing was performed in super-accurate base-calling v4.3.0 mode (400 bps).</w:t>
      </w:r>
    </w:p>
    <w:p w14:paraId="2B212A0E" w14:textId="32571B73" w:rsidR="00600ACF" w:rsidRPr="00267224" w:rsidRDefault="00600ACF" w:rsidP="006B2DE1">
      <w:pPr>
        <w:rPr>
          <w:rFonts w:asciiTheme="minorBidi" w:hAnsiTheme="minorBidi" w:cstheme="minorBidi"/>
          <w:sz w:val="20"/>
        </w:rPr>
      </w:pPr>
    </w:p>
    <w:p w14:paraId="52860392" w14:textId="3EA1203F" w:rsidR="001E5D60" w:rsidRPr="00267224" w:rsidRDefault="00600ACF" w:rsidP="001E5D60">
      <w:pPr>
        <w:rPr>
          <w:rFonts w:ascii="Arial" w:hAnsi="Arial" w:cs="Arial"/>
          <w:sz w:val="20"/>
          <w:lang w:val="en-AU" w:eastAsia="en-GB"/>
        </w:rPr>
      </w:pPr>
      <w:r w:rsidRPr="00267224">
        <w:rPr>
          <w:rFonts w:asciiTheme="minorBidi" w:hAnsiTheme="minorBidi" w:cstheme="minorBidi"/>
          <w:sz w:val="20"/>
        </w:rPr>
        <w:t xml:space="preserve">RNA was extracted from </w:t>
      </w:r>
      <w:r w:rsidR="001E5D60" w:rsidRPr="00267224">
        <w:rPr>
          <w:rFonts w:asciiTheme="minorBidi" w:hAnsiTheme="minorBidi" w:cstheme="minorBidi"/>
          <w:sz w:val="20"/>
        </w:rPr>
        <w:t xml:space="preserve">leg and fat body tissue samples </w:t>
      </w:r>
      <w:r w:rsidR="009A1543" w:rsidRPr="00267224">
        <w:rPr>
          <w:rFonts w:asciiTheme="minorBidi" w:hAnsiTheme="minorBidi" w:cstheme="minorBidi"/>
          <w:sz w:val="20"/>
        </w:rPr>
        <w:t xml:space="preserve">from </w:t>
      </w:r>
      <w:proofErr w:type="spellStart"/>
      <w:r w:rsidR="009A1543" w:rsidRPr="00267224">
        <w:rPr>
          <w:rFonts w:asciiTheme="minorBidi" w:hAnsiTheme="minorBidi" w:cstheme="minorBidi"/>
          <w:i/>
          <w:iCs/>
          <w:sz w:val="20"/>
        </w:rPr>
        <w:t>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tryoni</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tegminifera</w:t>
      </w:r>
      <w:proofErr w:type="spellEnd"/>
      <w:r w:rsidR="009A1543" w:rsidRPr="00267224">
        <w:rPr>
          <w:rFonts w:asciiTheme="minorBidi" w:hAnsiTheme="minorBidi" w:cstheme="minorBidi"/>
          <w:sz w:val="20"/>
        </w:rPr>
        <w:t xml:space="preserve"> (Z011), </w:t>
      </w:r>
      <w:proofErr w:type="spellStart"/>
      <w:r w:rsidR="009A1543" w:rsidRPr="00267224">
        <w:rPr>
          <w:rFonts w:asciiTheme="minorBidi" w:hAnsiTheme="minorBidi" w:cstheme="minorBidi"/>
          <w:i/>
          <w:iCs/>
          <w:sz w:val="20"/>
        </w:rPr>
        <w:t>Macropanesthia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lithgowae</w:t>
      </w:r>
      <w:proofErr w:type="spellEnd"/>
      <w:r w:rsidR="009A1543" w:rsidRPr="00267224">
        <w:rPr>
          <w:rFonts w:asciiTheme="minorBidi" w:hAnsiTheme="minorBidi" w:cstheme="minorBidi"/>
          <w:sz w:val="20"/>
        </w:rPr>
        <w:t xml:space="preserve"> (Z009) and </w:t>
      </w:r>
      <w:proofErr w:type="spellStart"/>
      <w:r w:rsidR="009A1543" w:rsidRPr="00267224">
        <w:rPr>
          <w:rFonts w:asciiTheme="minorBidi" w:hAnsiTheme="minorBidi" w:cstheme="minorBidi"/>
          <w:i/>
          <w:iCs/>
          <w:sz w:val="20"/>
        </w:rPr>
        <w:t>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sloanei</w:t>
      </w:r>
      <w:proofErr w:type="spellEnd"/>
      <w:r w:rsidR="009A1543" w:rsidRPr="00267224">
        <w:rPr>
          <w:rFonts w:asciiTheme="minorBidi" w:hAnsiTheme="minorBidi" w:cstheme="minorBidi"/>
          <w:sz w:val="20"/>
        </w:rPr>
        <w:t xml:space="preserve"> (Z001) </w:t>
      </w:r>
      <w:r w:rsidR="001E5D60" w:rsidRPr="00267224">
        <w:rPr>
          <w:rFonts w:asciiTheme="minorBidi" w:hAnsiTheme="minorBidi" w:cstheme="minorBidi"/>
          <w:sz w:val="20"/>
        </w:rPr>
        <w:t xml:space="preserve">using </w:t>
      </w:r>
      <w:proofErr w:type="spellStart"/>
      <w:r w:rsidR="001E5D60" w:rsidRPr="00267224">
        <w:rPr>
          <w:rFonts w:asciiTheme="minorBidi" w:hAnsiTheme="minorBidi" w:cstheme="minorBidi"/>
          <w:sz w:val="20"/>
        </w:rPr>
        <w:t>Trizol</w:t>
      </w:r>
      <w:proofErr w:type="spellEnd"/>
      <w:r w:rsidR="001E5D60" w:rsidRPr="00267224">
        <w:rPr>
          <w:rFonts w:asciiTheme="minorBidi" w:hAnsiTheme="minorBidi" w:cstheme="minorBidi"/>
          <w:sz w:val="20"/>
        </w:rPr>
        <w:t>, following the manufacturer’s recommendations.</w:t>
      </w:r>
      <w:r w:rsidR="001E5D60" w:rsidRPr="00267224">
        <w:rPr>
          <w:rFonts w:ascii="Arial" w:hAnsi="Arial" w:cs="Arial"/>
          <w:sz w:val="20"/>
          <w:lang w:val="en-AU" w:eastAsia="en-GB"/>
        </w:rPr>
        <w:t xml:space="preserve"> RNA samples were submitted to the Australian Genome Research Facility (AGRF) for library preparation and sequencing. RNA quantity and integrity were assessed by AGRF prior to library construction. Sequencing libraries were prepared using an </w:t>
      </w:r>
      <w:r w:rsidR="001E5D60" w:rsidRPr="00267224">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Pr="00267224" w:rsidRDefault="001E5D60" w:rsidP="001E5D60">
      <w:pPr>
        <w:rPr>
          <w:rFonts w:ascii="Arial" w:hAnsi="Arial" w:cs="Arial"/>
          <w:sz w:val="20"/>
          <w:lang w:val="en-AU" w:eastAsia="en-GB"/>
        </w:rPr>
      </w:pPr>
    </w:p>
    <w:p w14:paraId="6ED39F37" w14:textId="71EA3CEC" w:rsidR="006B2DE1" w:rsidRPr="00267224" w:rsidRDefault="006B2DE1" w:rsidP="006B2DE1">
      <w:pPr>
        <w:pStyle w:val="SMSubheading"/>
        <w:rPr>
          <w:rFonts w:ascii="Arial" w:hAnsi="Arial" w:cs="Arial"/>
          <w:b/>
          <w:sz w:val="20"/>
          <w:u w:val="none"/>
        </w:rPr>
      </w:pPr>
      <w:r w:rsidRPr="00267224">
        <w:rPr>
          <w:rFonts w:ascii="Arial" w:hAnsi="Arial" w:cs="Arial"/>
          <w:b/>
          <w:sz w:val="20"/>
          <w:u w:val="none"/>
        </w:rPr>
        <w:t>Genome assembly and annotation</w:t>
      </w:r>
    </w:p>
    <w:p w14:paraId="24042EB8" w14:textId="471C7D39"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For the ONT sequencing that incorporated duplex base calling (Dataset S1), redundant simplex reads (i.e.</w:t>
      </w:r>
      <w:r w:rsidR="00DB586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simplex reads which have duplex offsprings) were removed using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v1.2 </w:t>
      </w:r>
      <w:r w:rsidR="00A524E5"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D84554"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267224">
        <w:rPr>
          <w:rFonts w:asciiTheme="minorBidi" w:hAnsiTheme="minorBidi" w:cstheme="minorBidi"/>
          <w:color w:val="000000" w:themeColor="text1"/>
          <w:sz w:val="20"/>
        </w:rPr>
        <w:t>fastq</w:t>
      </w:r>
      <w:proofErr w:type="spellEnd"/>
      <w:r w:rsidRPr="00267224">
        <w:rPr>
          <w:rFonts w:asciiTheme="minorBidi" w:hAnsiTheme="minorBidi" w:cstheme="minorBidi"/>
          <w:color w:val="000000" w:themeColor="text1"/>
          <w:sz w:val="20"/>
        </w:rPr>
        <w:t xml:space="preserve"> files using dorado v0.6 (</w:t>
      </w:r>
      <w:hyperlink r:id="rId9" w:history="1">
        <w:r w:rsidRPr="00267224">
          <w:rPr>
            <w:rStyle w:val="Hyperlink"/>
            <w:rFonts w:asciiTheme="minorBidi" w:hAnsiTheme="minorBidi" w:cstheme="minorBidi"/>
            <w:sz w:val="20"/>
          </w:rPr>
          <w:t>https://github.com/nanoporetech/dorado</w:t>
        </w:r>
      </w:hyperlink>
      <w:r w:rsidRPr="00267224">
        <w:rPr>
          <w:rFonts w:asciiTheme="minorBidi" w:hAnsiTheme="minorBidi" w:cstheme="minorBidi"/>
          <w:color w:val="000000" w:themeColor="text1"/>
          <w:sz w:val="20"/>
        </w:rPr>
        <w:t>).</w:t>
      </w:r>
    </w:p>
    <w:p w14:paraId="4F80FD98" w14:textId="77777777" w:rsidR="006B2DE1" w:rsidRPr="00267224" w:rsidRDefault="006B2DE1" w:rsidP="006B2DE1">
      <w:pPr>
        <w:rPr>
          <w:rFonts w:asciiTheme="minorBidi" w:hAnsiTheme="minorBidi" w:cstheme="minorBidi"/>
          <w:color w:val="000000" w:themeColor="text1"/>
          <w:sz w:val="20"/>
        </w:rPr>
      </w:pPr>
    </w:p>
    <w:p w14:paraId="228D8544" w14:textId="47E0D535"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i/>
          <w:color w:val="000000" w:themeColor="text1"/>
          <w:sz w:val="20"/>
        </w:rPr>
        <w:t>De novo</w:t>
      </w:r>
      <w:r w:rsidRPr="00267224">
        <w:rPr>
          <w:rFonts w:asciiTheme="minorBidi" w:hAnsiTheme="minorBidi" w:cstheme="minorBidi"/>
          <w:color w:val="000000" w:themeColor="text1"/>
          <w:sz w:val="20"/>
        </w:rPr>
        <w:t xml:space="preserve"> assembly was carried out using the trimmed ONT data using </w:t>
      </w:r>
      <w:proofErr w:type="spellStart"/>
      <w:r w:rsidRPr="00267224">
        <w:rPr>
          <w:rFonts w:asciiTheme="minorBidi" w:hAnsiTheme="minorBidi" w:cstheme="minorBidi"/>
          <w:color w:val="000000" w:themeColor="text1"/>
          <w:sz w:val="20"/>
        </w:rPr>
        <w:t>Flye</w:t>
      </w:r>
      <w:proofErr w:type="spellEnd"/>
      <w:r w:rsidRPr="00267224">
        <w:rPr>
          <w:rFonts w:asciiTheme="minorBidi" w:hAnsiTheme="minorBidi" w:cstheme="minorBidi"/>
          <w:color w:val="000000" w:themeColor="text1"/>
          <w:sz w:val="20"/>
        </w:rPr>
        <w:t xml:space="preserve"> v</w:t>
      </w:r>
      <w:r w:rsidRPr="00267224">
        <w:rPr>
          <w:rFonts w:asciiTheme="minorBidi" w:hAnsiTheme="minorBidi" w:cstheme="minorBidi"/>
          <w:sz w:val="20"/>
        </w:rPr>
        <w:t xml:space="preserve"> </w:t>
      </w:r>
      <w:r w:rsidRPr="00267224">
        <w:rPr>
          <w:rFonts w:asciiTheme="minorBidi" w:hAnsiTheme="minorBidi" w:cstheme="minorBidi"/>
          <w:color w:val="000000" w:themeColor="text1"/>
          <w:sz w:val="20"/>
        </w:rPr>
        <w:t xml:space="preserve">2.9.3 </w:t>
      </w:r>
      <w:r w:rsidR="00C05AD4"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After some initial optimi</w:t>
      </w:r>
      <w:r w:rsidR="00CE368B"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ation experiments, the ONT sequencing data with duplex calling was assembled using the ‘ONT corrected’ mode (--nano-</w:t>
      </w:r>
      <w:proofErr w:type="spellStart"/>
      <w:r w:rsidRPr="00267224">
        <w:rPr>
          <w:rFonts w:asciiTheme="minorBidi" w:hAnsiTheme="minorBidi" w:cstheme="minorBidi"/>
          <w:color w:val="000000" w:themeColor="text1"/>
          <w:sz w:val="20"/>
        </w:rPr>
        <w:t>corr</w:t>
      </w:r>
      <w:proofErr w:type="spellEnd"/>
      <w:r w:rsidRPr="00267224">
        <w:rPr>
          <w:rFonts w:asciiTheme="minorBidi" w:hAnsiTheme="minorBidi" w:cstheme="minorBidi"/>
          <w:color w:val="000000" w:themeColor="text1"/>
          <w:sz w:val="20"/>
        </w:rPr>
        <w:t xml:space="preserve">) and a minimum overlap of 10,000 (--min-overlap 10000), while the other ONT sequencing data was assembled using the ‘ONT raw’ mode (--nano-raw) and default settings. An additional two iterations of polishing were carried out after the assemblies. The </w:t>
      </w:r>
      <w:proofErr w:type="spellStart"/>
      <w:r w:rsidRPr="00267224">
        <w:rPr>
          <w:rFonts w:asciiTheme="minorBidi" w:hAnsiTheme="minorBidi" w:cstheme="minorBidi"/>
          <w:color w:val="000000" w:themeColor="text1"/>
          <w:sz w:val="20"/>
        </w:rPr>
        <w:t>purge_dups</w:t>
      </w:r>
      <w:proofErr w:type="spellEnd"/>
      <w:r w:rsidRPr="00267224">
        <w:rPr>
          <w:rFonts w:asciiTheme="minorBidi" w:hAnsiTheme="minorBidi" w:cstheme="minorBidi"/>
          <w:color w:val="000000" w:themeColor="text1"/>
          <w:sz w:val="20"/>
        </w:rPr>
        <w:t xml:space="preserve"> v1.2.5 </w:t>
      </w:r>
      <w:r w:rsidR="008F5282" w:rsidRPr="00267224">
        <w:rPr>
          <w:rFonts w:asciiTheme="minorBidi" w:hAnsiTheme="minorBidi" w:cstheme="minorBidi"/>
          <w:color w:val="000000" w:themeColor="text1"/>
          <w:sz w:val="20"/>
        </w:rPr>
        <w:t>[3]</w:t>
      </w:r>
      <w:r w:rsidRPr="00267224">
        <w:rPr>
          <w:rFonts w:asciiTheme="minorBidi" w:hAnsiTheme="minorBidi" w:cstheme="minorBidi"/>
          <w:color w:val="000000" w:themeColor="text1"/>
          <w:sz w:val="20"/>
        </w:rPr>
        <w:t xml:space="preserve"> pipeline was used to remove putative haplotypic duplications and heterozygous overlaps from the genomes. Raw ONT reads were mapped to the draft assembly using minimap2 v2.18 </w:t>
      </w:r>
      <w:r w:rsidR="008F5282" w:rsidRPr="00267224">
        <w:rPr>
          <w:rFonts w:asciiTheme="minorBidi" w:hAnsiTheme="minorBidi" w:cstheme="minorBidi"/>
          <w:color w:val="000000" w:themeColor="text1"/>
          <w:sz w:val="20"/>
        </w:rPr>
        <w:t>[4,5]</w:t>
      </w:r>
      <w:r w:rsidRPr="00267224">
        <w:rPr>
          <w:rFonts w:asciiTheme="minorBidi" w:hAnsiTheme="minorBidi" w:cstheme="minorBidi"/>
          <w:color w:val="000000" w:themeColor="text1"/>
          <w:sz w:val="20"/>
        </w:rPr>
        <w:t xml:space="preserve"> for this purging step. QUAST v5.3.0 </w:t>
      </w:r>
      <w:r w:rsidR="008F5282" w:rsidRPr="00267224">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267224">
        <w:rPr>
          <w:rFonts w:asciiTheme="minorBidi" w:hAnsiTheme="minorBidi" w:cstheme="minorBidi"/>
          <w:color w:val="000000" w:themeColor="text1"/>
          <w:sz w:val="20"/>
        </w:rPr>
        <w:t>Insecta</w:t>
      </w:r>
      <w:proofErr w:type="spellEnd"/>
      <w:r w:rsidRPr="00267224">
        <w:rPr>
          <w:rFonts w:asciiTheme="minorBidi" w:hAnsiTheme="minorBidi" w:cstheme="minorBidi"/>
          <w:color w:val="000000" w:themeColor="text1"/>
          <w:sz w:val="20"/>
        </w:rPr>
        <w:t xml:space="preserve"> lineage data set;</w:t>
      </w:r>
      <w:r w:rsidR="008F5282" w:rsidRPr="00267224">
        <w:rPr>
          <w:rFonts w:asciiTheme="minorBidi" w:hAnsiTheme="minorBidi" w:cstheme="minorBidi"/>
          <w:color w:val="000000" w:themeColor="text1"/>
          <w:sz w:val="20"/>
        </w:rPr>
        <w:t xml:space="preserve"> [7,8]</w:t>
      </w:r>
      <w:r w:rsidRPr="00267224">
        <w:rPr>
          <w:rFonts w:asciiTheme="minorBidi" w:hAnsiTheme="minorBidi" w:cstheme="minorBidi"/>
          <w:color w:val="000000" w:themeColor="text1"/>
          <w:sz w:val="20"/>
        </w:rPr>
        <w:t>).</w:t>
      </w:r>
    </w:p>
    <w:p w14:paraId="2A3E3B66" w14:textId="77777777" w:rsidR="006B2DE1" w:rsidRPr="00267224" w:rsidRDefault="006B2DE1" w:rsidP="006B2DE1">
      <w:pPr>
        <w:rPr>
          <w:rFonts w:asciiTheme="minorBidi" w:hAnsiTheme="minorBidi" w:cstheme="minorBidi"/>
          <w:color w:val="000000" w:themeColor="text1"/>
          <w:sz w:val="20"/>
        </w:rPr>
      </w:pPr>
    </w:p>
    <w:p w14:paraId="30798CA6" w14:textId="6593C6D4"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genome assemblies were annotated using FGENESH++ v7.2.2 </w:t>
      </w:r>
      <w:r w:rsidR="008F5282" w:rsidRPr="00267224">
        <w:rPr>
          <w:rFonts w:asciiTheme="minorBidi" w:hAnsiTheme="minorBidi" w:cstheme="minorBidi"/>
          <w:color w:val="000000" w:themeColor="text1"/>
          <w:sz w:val="20"/>
        </w:rPr>
        <w:t>[9,10]</w:t>
      </w:r>
      <w:r w:rsidRPr="00267224">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w:t>
      </w:r>
      <w:proofErr w:type="spellStart"/>
      <w:r w:rsidRPr="00267224">
        <w:rPr>
          <w:rFonts w:asciiTheme="minorBidi" w:hAnsiTheme="minorBidi" w:cstheme="minorBidi"/>
          <w:color w:val="000000" w:themeColor="text1"/>
          <w:sz w:val="20"/>
        </w:rPr>
        <w:t>RepeatModeler</w:t>
      </w:r>
      <w:proofErr w:type="spellEnd"/>
      <w:r w:rsidRPr="00267224">
        <w:rPr>
          <w:rFonts w:asciiTheme="minorBidi" w:hAnsiTheme="minorBidi" w:cstheme="minorBidi"/>
          <w:color w:val="000000" w:themeColor="text1"/>
          <w:sz w:val="20"/>
        </w:rPr>
        <w:t xml:space="preserve"> v2.0.1 </w:t>
      </w:r>
      <w:r w:rsidR="008F5282" w:rsidRPr="00267224">
        <w:rPr>
          <w:rFonts w:asciiTheme="minorBidi" w:hAnsiTheme="minorBidi" w:cstheme="minorBidi"/>
          <w:color w:val="000000" w:themeColor="text1"/>
          <w:sz w:val="20"/>
        </w:rPr>
        <w:t>[11]</w:t>
      </w:r>
      <w:r w:rsidRPr="00267224">
        <w:rPr>
          <w:rFonts w:asciiTheme="minorBidi" w:hAnsiTheme="minorBidi" w:cstheme="minorBidi"/>
          <w:color w:val="000000" w:themeColor="text1"/>
          <w:sz w:val="20"/>
        </w:rPr>
        <w:t xml:space="preserve"> and masked repetitive elements in the assemblies using </w:t>
      </w:r>
      <w:proofErr w:type="spellStart"/>
      <w:r w:rsidRPr="00267224">
        <w:rPr>
          <w:rFonts w:asciiTheme="minorBidi" w:hAnsiTheme="minorBidi" w:cstheme="minorBidi"/>
          <w:color w:val="000000" w:themeColor="text1"/>
          <w:sz w:val="20"/>
        </w:rPr>
        <w:t>RepeatMasker</w:t>
      </w:r>
      <w:proofErr w:type="spellEnd"/>
      <w:r w:rsidRPr="00267224">
        <w:rPr>
          <w:rFonts w:asciiTheme="minorBidi" w:hAnsiTheme="minorBidi" w:cstheme="minorBidi"/>
          <w:color w:val="000000" w:themeColor="text1"/>
          <w:sz w:val="20"/>
        </w:rPr>
        <w:t xml:space="preserve"> v4.0.6 </w:t>
      </w:r>
      <w:r w:rsidR="008F5282" w:rsidRPr="00267224">
        <w:rPr>
          <w:rFonts w:asciiTheme="minorBidi" w:hAnsiTheme="minorBidi" w:cstheme="minorBidi"/>
          <w:color w:val="000000" w:themeColor="text1"/>
          <w:sz w:val="20"/>
        </w:rPr>
        <w:t>[12]</w:t>
      </w:r>
      <w:r w:rsidRPr="00267224">
        <w:rPr>
          <w:rFonts w:asciiTheme="minorBidi" w:hAnsiTheme="minorBidi" w:cstheme="minorBidi"/>
          <w:color w:val="000000" w:themeColor="text1"/>
          <w:sz w:val="20"/>
        </w:rPr>
        <w:t>, applying the ‘-</w:t>
      </w:r>
      <w:proofErr w:type="spellStart"/>
      <w:r w:rsidRPr="00267224">
        <w:rPr>
          <w:rFonts w:asciiTheme="minorBidi" w:hAnsiTheme="minorBidi" w:cstheme="minorBidi"/>
          <w:color w:val="000000" w:themeColor="text1"/>
          <w:sz w:val="20"/>
        </w:rPr>
        <w:t>nolow</w:t>
      </w:r>
      <w:proofErr w:type="spellEnd"/>
      <w:r w:rsidRPr="00267224">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Ewart et al. </w:t>
      </w:r>
      <w:r w:rsidR="008F5282" w:rsidRPr="00267224">
        <w:rPr>
          <w:rFonts w:asciiTheme="minorBidi" w:hAnsiTheme="minorBidi" w:cstheme="minorBidi"/>
          <w:color w:val="000000" w:themeColor="text1"/>
          <w:sz w:val="20"/>
        </w:rPr>
        <w:t>[13]</w:t>
      </w:r>
      <w:r w:rsidRPr="00267224">
        <w:rPr>
          <w:rFonts w:asciiTheme="minorBidi" w:hAnsiTheme="minorBidi" w:cstheme="minorBidi"/>
          <w:color w:val="000000" w:themeColor="text1"/>
          <w:sz w:val="20"/>
        </w:rPr>
        <w:t>, FGENESH++ was run with the non-mammalian general pipeline settings, employing optimized gene-finding parameters trained on the pea aphid (</w:t>
      </w:r>
      <w:proofErr w:type="spellStart"/>
      <w:r w:rsidRPr="00267224">
        <w:rPr>
          <w:rFonts w:asciiTheme="minorBidi" w:hAnsiTheme="minorBidi" w:cstheme="minorBidi"/>
          <w:i/>
          <w:iCs/>
          <w:color w:val="000000" w:themeColor="text1"/>
          <w:sz w:val="20"/>
        </w:rPr>
        <w:t>Acyrthosiphon</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pisum</w:t>
      </w:r>
      <w:proofErr w:type="spellEnd"/>
      <w:r w:rsidRPr="00267224">
        <w:rPr>
          <w:rFonts w:asciiTheme="minorBidi" w:hAnsiTheme="minorBidi" w:cstheme="minorBidi"/>
          <w:color w:val="000000" w:themeColor="text1"/>
          <w:sz w:val="20"/>
        </w:rPr>
        <w:t xml:space="preserve">) genome, and a curated insect protein database (provided by </w:t>
      </w:r>
      <w:proofErr w:type="spellStart"/>
      <w:r w:rsidRPr="00267224">
        <w:rPr>
          <w:rFonts w:asciiTheme="minorBidi" w:hAnsiTheme="minorBidi" w:cstheme="minorBidi"/>
          <w:color w:val="000000" w:themeColor="text1"/>
          <w:sz w:val="20"/>
        </w:rPr>
        <w:t>Softberry</w:t>
      </w:r>
      <w:proofErr w:type="spellEnd"/>
      <w:r w:rsidRPr="00267224">
        <w:rPr>
          <w:rFonts w:asciiTheme="minorBidi" w:hAnsiTheme="minorBidi" w:cstheme="minorBidi"/>
          <w:color w:val="000000" w:themeColor="text1"/>
          <w:sz w:val="20"/>
        </w:rPr>
        <w:t>; 2020 release) for “</w:t>
      </w:r>
      <w:proofErr w:type="spellStart"/>
      <w:r w:rsidRPr="00267224">
        <w:rPr>
          <w:rFonts w:asciiTheme="minorBidi" w:hAnsiTheme="minorBidi" w:cstheme="minorBidi"/>
          <w:color w:val="000000" w:themeColor="text1"/>
          <w:sz w:val="20"/>
        </w:rPr>
        <w:t>prot_map</w:t>
      </w:r>
      <w:proofErr w:type="spellEnd"/>
      <w:r w:rsidRPr="00267224">
        <w:rPr>
          <w:rFonts w:asciiTheme="minorBidi" w:hAnsiTheme="minorBidi" w:cstheme="minorBidi"/>
          <w:color w:val="000000" w:themeColor="text1"/>
          <w:sz w:val="20"/>
        </w:rPr>
        <w:t xml:space="preserve">” homology-based predictions. </w:t>
      </w:r>
      <w:r w:rsidRPr="00267224">
        <w:rPr>
          <w:rFonts w:asciiTheme="minorBidi" w:hAnsiTheme="minorBidi" w:cstheme="minorBidi"/>
          <w:i/>
          <w:iCs/>
          <w:color w:val="000000" w:themeColor="text1"/>
          <w:sz w:val="20"/>
        </w:rPr>
        <w:t xml:space="preserve">Ab initio </w:t>
      </w:r>
      <w:r w:rsidRPr="00267224">
        <w:rPr>
          <w:rFonts w:asciiTheme="minorBidi" w:hAnsiTheme="minorBidi" w:cstheme="minorBidi"/>
          <w:color w:val="000000" w:themeColor="text1"/>
          <w:sz w:val="20"/>
        </w:rPr>
        <w:t>predictions lacking BLAST support were excluded.</w:t>
      </w:r>
    </w:p>
    <w:p w14:paraId="421598EB" w14:textId="77777777" w:rsidR="006B2DE1" w:rsidRPr="00267224" w:rsidRDefault="006B2DE1" w:rsidP="006B2DE1">
      <w:pPr>
        <w:rPr>
          <w:rFonts w:asciiTheme="minorBidi" w:hAnsiTheme="minorBidi" w:cstheme="minorBidi"/>
          <w:color w:val="000000" w:themeColor="text1"/>
          <w:sz w:val="20"/>
        </w:rPr>
      </w:pPr>
    </w:p>
    <w:p w14:paraId="51983654" w14:textId="09916FFF"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These newly assembled genomes were combined with other cockroach and termite genomes from </w:t>
      </w:r>
      <w:proofErr w:type="spellStart"/>
      <w:r w:rsidRPr="00267224">
        <w:rPr>
          <w:rFonts w:asciiTheme="minorBidi" w:hAnsiTheme="minorBidi" w:cstheme="minorBidi"/>
          <w:color w:val="000000" w:themeColor="text1"/>
          <w:sz w:val="20"/>
        </w:rPr>
        <w:t>InsectBase</w:t>
      </w:r>
      <w:proofErr w:type="spellEnd"/>
      <w:r w:rsidRPr="00267224">
        <w:rPr>
          <w:rFonts w:asciiTheme="minorBidi" w:hAnsiTheme="minorBidi" w:cstheme="minorBidi"/>
          <w:color w:val="000000" w:themeColor="text1"/>
          <w:sz w:val="20"/>
        </w:rPr>
        <w:t xml:space="preserve"> 2.0 </w:t>
      </w:r>
      <w:r w:rsidR="008F5282" w:rsidRPr="00267224">
        <w:rPr>
          <w:rFonts w:asciiTheme="minorBidi" w:hAnsiTheme="minorBidi" w:cstheme="minorBidi"/>
          <w:color w:val="000000" w:themeColor="text1"/>
          <w:sz w:val="20"/>
        </w:rPr>
        <w:t>[14]</w:t>
      </w:r>
      <w:r w:rsidRPr="00267224">
        <w:rPr>
          <w:rFonts w:asciiTheme="minorBidi" w:hAnsiTheme="minorBidi" w:cstheme="minorBidi"/>
          <w:color w:val="000000" w:themeColor="text1"/>
          <w:sz w:val="20"/>
        </w:rPr>
        <w:t xml:space="preserve">, NCBI and </w:t>
      </w:r>
      <w:r w:rsidR="008F5282" w:rsidRPr="00267224">
        <w:rPr>
          <w:rFonts w:asciiTheme="minorBidi" w:hAnsiTheme="minorBidi" w:cstheme="minorBidi"/>
          <w:color w:val="000000" w:themeColor="text1"/>
          <w:sz w:val="20"/>
        </w:rPr>
        <w:t>Ewart et al. [13]</w:t>
      </w:r>
      <w:r w:rsidRPr="00267224">
        <w:rPr>
          <w:rFonts w:asciiTheme="minorBidi" w:hAnsiTheme="minorBidi" w:cstheme="minorBidi"/>
          <w:color w:val="000000" w:themeColor="text1"/>
          <w:sz w:val="20"/>
        </w:rPr>
        <w:t xml:space="preserve"> for subsequent analyses (see Dataset S2 for species/genome details). </w:t>
      </w:r>
      <w:proofErr w:type="spellStart"/>
      <w:r w:rsidRPr="00267224">
        <w:rPr>
          <w:rFonts w:asciiTheme="minorBidi" w:hAnsiTheme="minorBidi" w:cstheme="minorBidi"/>
          <w:i/>
          <w:color w:val="000000" w:themeColor="text1"/>
          <w:sz w:val="20"/>
        </w:rPr>
        <w:t>Periplaneta</w:t>
      </w:r>
      <w:proofErr w:type="spellEnd"/>
      <w:r w:rsidRPr="00267224">
        <w:rPr>
          <w:rFonts w:asciiTheme="minorBidi" w:hAnsiTheme="minorBidi" w:cstheme="minorBidi"/>
          <w:i/>
          <w:color w:val="000000" w:themeColor="text1"/>
          <w:sz w:val="20"/>
        </w:rPr>
        <w:t xml:space="preserve">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i/>
          <w:color w:val="000000" w:themeColor="text1"/>
          <w:sz w:val="20"/>
        </w:rPr>
        <w:t>Zootermopsis</w:t>
      </w:r>
      <w:proofErr w:type="spellEnd"/>
      <w:r w:rsidRPr="00267224">
        <w:rPr>
          <w:rFonts w:asciiTheme="minorBidi" w:hAnsiTheme="minorBidi" w:cstheme="minorBidi"/>
          <w:i/>
          <w:color w:val="000000" w:themeColor="text1"/>
          <w:sz w:val="20"/>
        </w:rPr>
        <w:t xml:space="preserve"> </w:t>
      </w:r>
      <w:proofErr w:type="spellStart"/>
      <w:r w:rsidRPr="00267224">
        <w:rPr>
          <w:rFonts w:asciiTheme="minorBidi" w:hAnsiTheme="minorBidi" w:cstheme="minorBidi"/>
          <w:i/>
          <w:color w:val="000000" w:themeColor="text1"/>
          <w:sz w:val="20"/>
        </w:rPr>
        <w:t>nevadensis</w:t>
      </w:r>
      <w:proofErr w:type="spellEnd"/>
      <w:r w:rsidRPr="00267224">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sidRPr="00267224">
        <w:rPr>
          <w:rFonts w:asciiTheme="minorBidi" w:hAnsiTheme="minorBidi" w:cstheme="minorBidi"/>
          <w:color w:val="000000" w:themeColor="text1"/>
          <w:sz w:val="20"/>
        </w:rPr>
        <w:t xml:space="preserve">of </w:t>
      </w:r>
      <w:r w:rsidRPr="00267224">
        <w:rPr>
          <w:rFonts w:asciiTheme="minorBidi" w:hAnsiTheme="minorBidi" w:cstheme="minorBidi"/>
          <w:color w:val="000000" w:themeColor="text1"/>
          <w:sz w:val="20"/>
        </w:rPr>
        <w:t>subsequent analyses.</w:t>
      </w:r>
    </w:p>
    <w:p w14:paraId="1F3117F0" w14:textId="397027D5" w:rsidR="00D800A8" w:rsidRPr="00267224" w:rsidRDefault="00D800A8" w:rsidP="006B2DE1">
      <w:pPr>
        <w:rPr>
          <w:rFonts w:asciiTheme="minorBidi" w:hAnsiTheme="minorBidi" w:cstheme="minorBidi"/>
          <w:color w:val="000000" w:themeColor="text1"/>
          <w:sz w:val="20"/>
        </w:rPr>
      </w:pPr>
    </w:p>
    <w:p w14:paraId="1C3A1F7F" w14:textId="77777777" w:rsidR="00D800A8" w:rsidRPr="00267224" w:rsidRDefault="00D800A8" w:rsidP="00D800A8">
      <w:pPr>
        <w:pStyle w:val="SMSubheading"/>
        <w:rPr>
          <w:rFonts w:ascii="Arial" w:hAnsi="Arial" w:cs="Arial"/>
          <w:b/>
          <w:bCs/>
          <w:sz w:val="20"/>
          <w:u w:val="none"/>
        </w:rPr>
      </w:pPr>
      <w:r w:rsidRPr="00267224">
        <w:rPr>
          <w:rFonts w:ascii="Arial" w:hAnsi="Arial" w:cs="Arial"/>
          <w:b/>
          <w:bCs/>
          <w:sz w:val="20"/>
          <w:u w:val="none"/>
        </w:rPr>
        <w:t>RNA assembly and mapping</w:t>
      </w:r>
    </w:p>
    <w:p w14:paraId="5FCFF4BF" w14:textId="0183AAB4" w:rsidR="00D800A8" w:rsidRPr="00267224" w:rsidRDefault="00D800A8" w:rsidP="00D800A8">
      <w:pPr>
        <w:pStyle w:val="SMSubheading"/>
        <w:rPr>
          <w:rFonts w:ascii="Arial" w:hAnsi="Arial" w:cs="Arial"/>
          <w:sz w:val="20"/>
          <w:u w:val="none"/>
        </w:rPr>
      </w:pPr>
      <w:r w:rsidRPr="00267224">
        <w:rPr>
          <w:rFonts w:ascii="Arial" w:hAnsi="Arial" w:cs="Arial"/>
          <w:sz w:val="20"/>
          <w:u w:val="none"/>
        </w:rPr>
        <w:t xml:space="preserve">Raw RNA reads underwent secondary quality assessment using </w:t>
      </w:r>
      <w:proofErr w:type="spellStart"/>
      <w:r w:rsidRPr="00267224">
        <w:rPr>
          <w:rFonts w:ascii="Arial" w:hAnsi="Arial" w:cs="Arial"/>
          <w:sz w:val="20"/>
          <w:u w:val="none"/>
        </w:rPr>
        <w:t>FastQC</w:t>
      </w:r>
      <w:proofErr w:type="spellEnd"/>
      <w:r w:rsidRPr="00267224">
        <w:rPr>
          <w:rFonts w:ascii="Arial" w:hAnsi="Arial" w:cs="Arial"/>
          <w:sz w:val="20"/>
          <w:u w:val="none"/>
        </w:rPr>
        <w:t xml:space="preserve"> v.0.12.0 </w:t>
      </w:r>
      <w:r w:rsidR="008F5282" w:rsidRPr="00267224">
        <w:rPr>
          <w:rFonts w:ascii="Arial" w:hAnsi="Arial" w:cs="Arial"/>
          <w:sz w:val="20"/>
          <w:u w:val="none"/>
        </w:rPr>
        <w:t>[15]</w:t>
      </w:r>
      <w:r w:rsidRPr="00267224">
        <w:rPr>
          <w:rFonts w:ascii="Arial" w:hAnsi="Arial" w:cs="Arial"/>
          <w:sz w:val="20"/>
          <w:u w:val="none"/>
        </w:rPr>
        <w:t>, followed by adaptor trimming and removal of reads with length &lt;20 bp and Q</w:t>
      </w:r>
      <w:r w:rsidR="009A1543" w:rsidRPr="00267224">
        <w:rPr>
          <w:rFonts w:ascii="Arial" w:hAnsi="Arial" w:cs="Arial"/>
          <w:sz w:val="20"/>
          <w:u w:val="none"/>
        </w:rPr>
        <w:t>-</w:t>
      </w:r>
      <w:r w:rsidRPr="00267224">
        <w:rPr>
          <w:rFonts w:ascii="Arial" w:hAnsi="Arial" w:cs="Arial"/>
          <w:sz w:val="20"/>
          <w:u w:val="none"/>
        </w:rPr>
        <w:t xml:space="preserve">scores &lt;20 using the </w:t>
      </w:r>
      <w:proofErr w:type="spellStart"/>
      <w:r w:rsidRPr="00267224">
        <w:rPr>
          <w:rFonts w:ascii="Arial" w:hAnsi="Arial" w:cs="Arial"/>
          <w:sz w:val="20"/>
          <w:u w:val="none"/>
        </w:rPr>
        <w:t>BBDuk</w:t>
      </w:r>
      <w:proofErr w:type="spellEnd"/>
      <w:r w:rsidRPr="00267224">
        <w:rPr>
          <w:rFonts w:ascii="Arial" w:hAnsi="Arial" w:cs="Arial"/>
          <w:sz w:val="20"/>
          <w:u w:val="none"/>
        </w:rPr>
        <w:t xml:space="preserve"> function in </w:t>
      </w:r>
      <w:proofErr w:type="spellStart"/>
      <w:r w:rsidRPr="00267224">
        <w:rPr>
          <w:rFonts w:ascii="Arial" w:hAnsi="Arial" w:cs="Arial"/>
          <w:i/>
          <w:iCs/>
          <w:sz w:val="20"/>
          <w:u w:val="none"/>
        </w:rPr>
        <w:t>BBTools</w:t>
      </w:r>
      <w:proofErr w:type="spellEnd"/>
      <w:r w:rsidRPr="00267224">
        <w:rPr>
          <w:rFonts w:ascii="Arial" w:hAnsi="Arial" w:cs="Arial"/>
          <w:sz w:val="20"/>
          <w:u w:val="none"/>
        </w:rPr>
        <w:t xml:space="preserve"> v.39.62 </w:t>
      </w:r>
      <w:r w:rsidR="008F5282" w:rsidRPr="00267224">
        <w:rPr>
          <w:rFonts w:ascii="Arial" w:hAnsi="Arial" w:cs="Arial"/>
          <w:sz w:val="20"/>
          <w:u w:val="none"/>
        </w:rPr>
        <w:t>[16]</w:t>
      </w:r>
      <w:r w:rsidRPr="00267224">
        <w:rPr>
          <w:rFonts w:ascii="Arial" w:hAnsi="Arial" w:cs="Arial"/>
          <w:sz w:val="20"/>
          <w:u w:val="none"/>
        </w:rPr>
        <w:t xml:space="preserve">. We then mapped the RNA to their corresponding genomes using </w:t>
      </w:r>
      <w:r w:rsidRPr="00267224">
        <w:rPr>
          <w:rFonts w:ascii="Arial" w:hAnsi="Arial" w:cs="Arial"/>
          <w:i/>
          <w:iCs/>
          <w:sz w:val="20"/>
          <w:u w:val="none"/>
        </w:rPr>
        <w:t>HISAT</w:t>
      </w:r>
      <w:r w:rsidRPr="00267224">
        <w:rPr>
          <w:rFonts w:ascii="Arial" w:hAnsi="Arial" w:cs="Arial"/>
          <w:sz w:val="20"/>
          <w:u w:val="none"/>
        </w:rPr>
        <w:t xml:space="preserve"> v.2.2.1 </w:t>
      </w:r>
      <w:r w:rsidR="008F5282" w:rsidRPr="00267224">
        <w:rPr>
          <w:rFonts w:ascii="Arial" w:hAnsi="Arial" w:cs="Arial"/>
          <w:sz w:val="20"/>
          <w:u w:val="none"/>
        </w:rPr>
        <w:t>[17]</w:t>
      </w:r>
      <w:r w:rsidRPr="00267224">
        <w:rPr>
          <w:rFonts w:ascii="Arial" w:hAnsi="Arial" w:cs="Arial"/>
          <w:sz w:val="20"/>
          <w:u w:val="none"/>
        </w:rPr>
        <w:t xml:space="preserve"> with default alignment scores and mapping stringency, before assembling the mapped reads into contigs using </w:t>
      </w:r>
      <w:proofErr w:type="spellStart"/>
      <w:r w:rsidRPr="00267224">
        <w:rPr>
          <w:rFonts w:ascii="Arial" w:hAnsi="Arial" w:cs="Arial"/>
          <w:i/>
          <w:iCs/>
          <w:sz w:val="20"/>
          <w:u w:val="none"/>
        </w:rPr>
        <w:t>StringTie</w:t>
      </w:r>
      <w:proofErr w:type="spellEnd"/>
      <w:r w:rsidRPr="00267224">
        <w:rPr>
          <w:rFonts w:ascii="Arial" w:hAnsi="Arial" w:cs="Arial"/>
          <w:sz w:val="20"/>
          <w:u w:val="none"/>
        </w:rPr>
        <w:t xml:space="preserve"> v.3.0.2 </w:t>
      </w:r>
      <w:r w:rsidR="008F5282" w:rsidRPr="00267224">
        <w:rPr>
          <w:rFonts w:ascii="Arial" w:hAnsi="Arial" w:cs="Arial"/>
          <w:sz w:val="20"/>
          <w:u w:val="none"/>
        </w:rPr>
        <w:t>[18]</w:t>
      </w:r>
      <w:r w:rsidRPr="00267224">
        <w:rPr>
          <w:rFonts w:ascii="Arial" w:hAnsi="Arial" w:cs="Arial"/>
          <w:sz w:val="20"/>
          <w:u w:val="none"/>
        </w:rPr>
        <w:t xml:space="preserve">. Candidate coding regions were identified with </w:t>
      </w:r>
      <w:proofErr w:type="spellStart"/>
      <w:r w:rsidRPr="00267224">
        <w:rPr>
          <w:rFonts w:ascii="Arial" w:hAnsi="Arial" w:cs="Arial"/>
          <w:i/>
          <w:iCs/>
          <w:sz w:val="20"/>
          <w:u w:val="none"/>
        </w:rPr>
        <w:t>TransDecoder</w:t>
      </w:r>
      <w:proofErr w:type="spellEnd"/>
      <w:r w:rsidRPr="00267224">
        <w:rPr>
          <w:rFonts w:ascii="Arial" w:hAnsi="Arial" w:cs="Arial"/>
          <w:sz w:val="20"/>
          <w:u w:val="none"/>
        </w:rPr>
        <w:t xml:space="preserve"> v.5.7.1 </w:t>
      </w:r>
      <w:r w:rsidR="008F5282" w:rsidRPr="00267224">
        <w:rPr>
          <w:rFonts w:ascii="Arial" w:hAnsi="Arial" w:cs="Arial"/>
          <w:sz w:val="20"/>
          <w:u w:val="none"/>
        </w:rPr>
        <w:t>[19]</w:t>
      </w:r>
      <w:r w:rsidRPr="00267224">
        <w:rPr>
          <w:rFonts w:ascii="Arial" w:hAnsi="Arial" w:cs="Arial"/>
          <w:sz w:val="20"/>
          <w:u w:val="none"/>
        </w:rPr>
        <w:t>. We used a custom awk script to remove duplicated and incomplete transcripts, retaining only the longest, complete transcript per gene</w:t>
      </w:r>
      <w:r w:rsidR="008C7162" w:rsidRPr="00267224">
        <w:rPr>
          <w:rFonts w:ascii="Arial" w:hAnsi="Arial" w:cs="Arial"/>
          <w:sz w:val="20"/>
          <w:u w:val="none"/>
        </w:rPr>
        <w:t xml:space="preserve"> (see relevant scripts on GitHub: </w:t>
      </w:r>
      <w:r w:rsidR="008C7162" w:rsidRPr="00267224">
        <w:rPr>
          <w:rFonts w:asciiTheme="minorBidi" w:hAnsiTheme="minorBidi" w:cstheme="minorBidi"/>
          <w:color w:val="000000" w:themeColor="text1"/>
          <w:sz w:val="20"/>
          <w:u w:val="none"/>
        </w:rPr>
        <w:t>https://github.com/MEEP-projects/HGT_pipeline).</w:t>
      </w:r>
      <w:r w:rsidR="00E70052" w:rsidRPr="00267224">
        <w:rPr>
          <w:rFonts w:asciiTheme="minorBidi" w:hAnsiTheme="minorBidi" w:cstheme="minorBidi"/>
          <w:color w:val="000000" w:themeColor="text1"/>
          <w:sz w:val="20"/>
          <w:u w:val="none"/>
        </w:rPr>
        <w:br/>
      </w:r>
    </w:p>
    <w:p w14:paraId="74DD74B8" w14:textId="7D60F923" w:rsidR="006B2DE1" w:rsidRPr="00267224" w:rsidRDefault="00E70052" w:rsidP="00E70052">
      <w:pPr>
        <w:pStyle w:val="SMSubheading"/>
        <w:rPr>
          <w:rFonts w:ascii="Arial" w:hAnsi="Arial" w:cs="Arial"/>
          <w:sz w:val="20"/>
          <w:u w:val="none"/>
        </w:rPr>
      </w:pPr>
      <w:r w:rsidRPr="00267224">
        <w:rPr>
          <w:rFonts w:ascii="Arial" w:hAnsi="Arial" w:cs="Arial"/>
          <w:sz w:val="20"/>
          <w:u w:val="none"/>
        </w:rPr>
        <w:t xml:space="preserve">To determine whether HGT sequences were transcribed, we used </w:t>
      </w:r>
      <w:proofErr w:type="spellStart"/>
      <w:r w:rsidRPr="00267224">
        <w:rPr>
          <w:rFonts w:ascii="Arial" w:hAnsi="Arial" w:cs="Arial"/>
          <w:sz w:val="20"/>
          <w:u w:val="none"/>
        </w:rPr>
        <w:t>blastn</w:t>
      </w:r>
      <w:proofErr w:type="spellEnd"/>
      <w:r w:rsidRPr="00267224">
        <w:rPr>
          <w:rFonts w:ascii="Arial" w:hAnsi="Arial" w:cs="Arial"/>
          <w:sz w:val="20"/>
          <w:u w:val="none"/>
        </w:rPr>
        <w:t xml:space="preserve"> v2.2.3 to align the </w:t>
      </w:r>
      <w:proofErr w:type="spellStart"/>
      <w:r w:rsidRPr="00267224">
        <w:rPr>
          <w:rFonts w:ascii="Arial" w:hAnsi="Arial" w:cs="Arial"/>
          <w:sz w:val="20"/>
          <w:u w:val="none"/>
        </w:rPr>
        <w:t>fasta</w:t>
      </w:r>
      <w:proofErr w:type="spellEnd"/>
      <w:r w:rsidRPr="00267224">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267224">
        <w:rPr>
          <w:rFonts w:ascii="Arial" w:hAnsi="Arial" w:cs="Arial"/>
          <w:sz w:val="20"/>
          <w:u w:val="none"/>
        </w:rPr>
        <w:t>exonic</w:t>
      </w:r>
      <w:proofErr w:type="spellEnd"/>
      <w:r w:rsidRPr="00267224">
        <w:rPr>
          <w:rFonts w:ascii="Arial" w:hAnsi="Arial" w:cs="Arial"/>
          <w:sz w:val="20"/>
          <w:u w:val="none"/>
        </w:rPr>
        <w:t xml:space="preserve"> or intronic </w:t>
      </w:r>
      <w:r w:rsidRPr="00267224">
        <w:rPr>
          <w:rFonts w:ascii="Arial" w:hAnsi="Arial" w:cs="Arial"/>
          <w:sz w:val="20"/>
          <w:u w:val="none"/>
        </w:rPr>
        <w:lastRenderedPageBreak/>
        <w:t>regions.</w:t>
      </w:r>
      <w:r w:rsidR="00991A8E" w:rsidRPr="00267224">
        <w:rPr>
          <w:rFonts w:ascii="Arial" w:hAnsi="Arial" w:cs="Arial"/>
          <w:sz w:val="20"/>
          <w:u w:val="none"/>
        </w:rPr>
        <w:t xml:space="preserve"> For inserts inferred to coincide with </w:t>
      </w:r>
      <w:proofErr w:type="spellStart"/>
      <w:r w:rsidR="00991A8E" w:rsidRPr="00267224">
        <w:rPr>
          <w:rFonts w:ascii="Arial" w:hAnsi="Arial" w:cs="Arial"/>
          <w:sz w:val="20"/>
          <w:u w:val="none"/>
        </w:rPr>
        <w:t>exonic</w:t>
      </w:r>
      <w:proofErr w:type="spellEnd"/>
      <w:r w:rsidR="00991A8E" w:rsidRPr="00267224">
        <w:rPr>
          <w:rFonts w:ascii="Arial" w:hAnsi="Arial" w:cs="Arial"/>
          <w:sz w:val="20"/>
          <w:u w:val="none"/>
        </w:rPr>
        <w:t xml:space="preserve"> regions, we investigated the potential functions of the associated genes by examining their homology with previously annotated genes in FGENESH++ (Dataset </w:t>
      </w:r>
      <w:del w:id="9" w:author="Kyle Ewart" w:date="2026-05-04T12:11:00Z" w16du:dateUtc="2026-05-04T11:11:00Z">
        <w:r w:rsidR="00991A8E" w:rsidRPr="00267224">
          <w:rPr>
            <w:rFonts w:ascii="Arial" w:hAnsi="Arial" w:cs="Arial"/>
            <w:sz w:val="20"/>
            <w:u w:val="none"/>
          </w:rPr>
          <w:delText>S</w:delText>
        </w:r>
        <w:r w:rsidR="00430792" w:rsidRPr="00267224">
          <w:rPr>
            <w:rFonts w:ascii="Arial" w:hAnsi="Arial" w:cs="Arial"/>
            <w:sz w:val="20"/>
            <w:u w:val="none"/>
          </w:rPr>
          <w:delText>5</w:delText>
        </w:r>
      </w:del>
      <w:ins w:id="10" w:author="Kyle Ewart" w:date="2026-05-04T12:11:00Z" w16du:dateUtc="2026-05-04T11:11:00Z">
        <w:r w:rsidR="00991A8E" w:rsidRPr="00267224">
          <w:rPr>
            <w:rFonts w:ascii="Arial" w:hAnsi="Arial" w:cs="Arial"/>
            <w:sz w:val="20"/>
            <w:u w:val="none"/>
          </w:rPr>
          <w:t>S</w:t>
        </w:r>
        <w:r w:rsidR="003A2BB7">
          <w:rPr>
            <w:rFonts w:ascii="Arial" w:hAnsi="Arial" w:cs="Arial"/>
            <w:sz w:val="20"/>
            <w:u w:val="none"/>
          </w:rPr>
          <w:t>4</w:t>
        </w:r>
      </w:ins>
      <w:r w:rsidR="00991A8E" w:rsidRPr="00267224">
        <w:rPr>
          <w:rFonts w:ascii="Arial" w:hAnsi="Arial" w:cs="Arial"/>
          <w:sz w:val="20"/>
          <w:u w:val="none"/>
        </w:rPr>
        <w:t>).</w:t>
      </w:r>
    </w:p>
    <w:p w14:paraId="4D6E0631" w14:textId="77777777" w:rsidR="00991A8E" w:rsidRPr="00267224" w:rsidRDefault="00991A8E" w:rsidP="00E70052">
      <w:pPr>
        <w:pStyle w:val="SMSubheading"/>
        <w:rPr>
          <w:rFonts w:ascii="Arial" w:hAnsi="Arial" w:cs="Arial"/>
          <w:sz w:val="20"/>
          <w:u w:val="none"/>
        </w:rPr>
      </w:pPr>
    </w:p>
    <w:p w14:paraId="47CEE798" w14:textId="24AF7C9F" w:rsidR="006B2DE1" w:rsidRPr="00267224" w:rsidRDefault="006B2DE1" w:rsidP="006B2DE1">
      <w:pPr>
        <w:rPr>
          <w:rFonts w:asciiTheme="minorBidi" w:hAnsiTheme="minorBidi" w:cstheme="minorBidi"/>
          <w:color w:val="FF0000"/>
          <w:sz w:val="20"/>
        </w:rPr>
      </w:pPr>
      <w:r w:rsidRPr="00267224">
        <w:rPr>
          <w:rFonts w:ascii="Arial" w:hAnsi="Arial" w:cs="Arial"/>
          <w:b/>
          <w:sz w:val="20"/>
        </w:rPr>
        <w:t>Characteri</w:t>
      </w:r>
      <w:r w:rsidR="001C3F56" w:rsidRPr="00267224">
        <w:rPr>
          <w:rFonts w:ascii="Arial" w:hAnsi="Arial" w:cs="Arial"/>
          <w:b/>
          <w:sz w:val="20"/>
        </w:rPr>
        <w:t>z</w:t>
      </w:r>
      <w:r w:rsidRPr="00267224">
        <w:rPr>
          <w:rFonts w:ascii="Arial" w:hAnsi="Arial" w:cs="Arial"/>
          <w:b/>
          <w:sz w:val="20"/>
        </w:rPr>
        <w:t>ing HGT inserts</w:t>
      </w:r>
    </w:p>
    <w:p w14:paraId="31002AB0" w14:textId="2A493740"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following steps were carried out to identify, filter, and </w:t>
      </w:r>
      <w:r w:rsidR="001C3F56" w:rsidRPr="00267224">
        <w:rPr>
          <w:rFonts w:asciiTheme="minorBidi" w:hAnsiTheme="minorBidi" w:cstheme="minorBidi"/>
          <w:color w:val="000000" w:themeColor="text1"/>
          <w:sz w:val="20"/>
        </w:rPr>
        <w:t xml:space="preserve">date the inserts from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i/>
          <w:color w:val="000000" w:themeColor="text1"/>
          <w:sz w:val="20"/>
        </w:rPr>
        <w:t xml:space="preserve"> </w:t>
      </w:r>
      <w:r w:rsidRPr="00267224">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267224">
          <w:rPr>
            <w:rStyle w:val="Hyperlink"/>
            <w:rFonts w:asciiTheme="minorBidi" w:hAnsiTheme="minorBidi" w:cstheme="minorBidi"/>
            <w:sz w:val="20"/>
          </w:rPr>
          <w:t>https://github.com/MEEP-projects/HGT_pipeline</w:t>
        </w:r>
      </w:hyperlink>
      <w:r w:rsidRPr="00267224">
        <w:rPr>
          <w:rFonts w:asciiTheme="minorBidi" w:hAnsiTheme="minorBidi" w:cstheme="minorBidi"/>
          <w:color w:val="000000" w:themeColor="text1"/>
          <w:sz w:val="20"/>
        </w:rPr>
        <w:t>)</w:t>
      </w:r>
      <w:r w:rsidR="00FF1B5C" w:rsidRPr="00267224">
        <w:rPr>
          <w:rFonts w:asciiTheme="minorBidi" w:hAnsiTheme="minorBidi" w:cstheme="minorBidi"/>
          <w:color w:val="000000" w:themeColor="text1"/>
          <w:sz w:val="20"/>
        </w:rPr>
        <w:t>. A</w:t>
      </w:r>
      <w:r w:rsidRPr="00267224">
        <w:rPr>
          <w:rFonts w:asciiTheme="minorBidi" w:hAnsiTheme="minorBidi" w:cstheme="minorBidi"/>
          <w:color w:val="000000" w:themeColor="text1"/>
          <w:sz w:val="20"/>
        </w:rPr>
        <w:t xml:space="preserve">lternative thresholds were applied for the </w:t>
      </w:r>
      <w:r w:rsidR="00FF1B5C" w:rsidRPr="00267224">
        <w:rPr>
          <w:rFonts w:asciiTheme="minorBidi" w:hAnsiTheme="minorBidi" w:cstheme="minorBidi"/>
          <w:color w:val="000000" w:themeColor="text1"/>
          <w:sz w:val="20"/>
        </w:rPr>
        <w:t>several filtering steps</w:t>
      </w:r>
      <w:r w:rsidRPr="00267224">
        <w:rPr>
          <w:rFonts w:asciiTheme="minorBidi" w:hAnsiTheme="minorBidi" w:cstheme="minorBidi"/>
          <w:color w:val="000000" w:themeColor="text1"/>
          <w:sz w:val="20"/>
        </w:rPr>
        <w:t xml:space="preserve">, </w:t>
      </w:r>
      <w:r w:rsidR="00FF1B5C" w:rsidRPr="00267224">
        <w:rPr>
          <w:rFonts w:asciiTheme="minorBidi" w:hAnsiTheme="minorBidi" w:cstheme="minorBidi"/>
          <w:color w:val="000000" w:themeColor="text1"/>
          <w:sz w:val="20"/>
        </w:rPr>
        <w:t xml:space="preserve">specified in </w:t>
      </w:r>
      <w:r w:rsidRPr="00267224">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sidRPr="00267224">
        <w:rPr>
          <w:rFonts w:asciiTheme="minorBidi" w:hAnsiTheme="minorBidi" w:cstheme="minorBidi"/>
          <w:color w:val="000000" w:themeColor="text1"/>
          <w:sz w:val="20"/>
        </w:rPr>
        <w:t xml:space="preserve"> (also see the ‘HGT insert QC’ section)</w:t>
      </w:r>
      <w:r w:rsidRPr="00267224">
        <w:rPr>
          <w:rFonts w:asciiTheme="minorBidi" w:hAnsiTheme="minorBidi" w:cstheme="minorBidi"/>
          <w:color w:val="000000" w:themeColor="text1"/>
          <w:sz w:val="20"/>
        </w:rPr>
        <w:t>.</w:t>
      </w:r>
    </w:p>
    <w:p w14:paraId="6E726A64" w14:textId="77777777" w:rsidR="006B2DE1" w:rsidRPr="00267224" w:rsidRDefault="006B2DE1" w:rsidP="00FF1B5C">
      <w:pPr>
        <w:rPr>
          <w:rFonts w:asciiTheme="minorBidi" w:hAnsiTheme="minorBidi" w:cstheme="minorBidi"/>
          <w:color w:val="000000" w:themeColor="text1"/>
          <w:sz w:val="20"/>
        </w:rPr>
      </w:pPr>
    </w:p>
    <w:p w14:paraId="366870F8" w14:textId="1B2E969E"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first created a library comprising 77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genomes (see Dataset S2 for genome details), each of which </w:t>
      </w:r>
      <w:r w:rsidR="005D154B" w:rsidRPr="00267224">
        <w:rPr>
          <w:rFonts w:asciiTheme="minorBidi" w:hAnsiTheme="minorBidi" w:cstheme="minorBidi"/>
          <w:color w:val="000000" w:themeColor="text1"/>
          <w:sz w:val="20"/>
        </w:rPr>
        <w:t>was</w:t>
      </w:r>
      <w:r w:rsidRPr="00267224">
        <w:rPr>
          <w:rFonts w:asciiTheme="minorBidi" w:hAnsiTheme="minorBidi" w:cstheme="minorBidi"/>
          <w:color w:val="000000" w:themeColor="text1"/>
          <w:sz w:val="20"/>
        </w:rPr>
        <w:t xml:space="preserve"> broken into 150 bp fragments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100 bp) using a custom AWK script. These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‘fragments’ were aligned to the reference host genome using bwa mem v0.7.17 </w:t>
      </w:r>
      <w:r w:rsidR="008F5282" w:rsidRPr="00267224">
        <w:rPr>
          <w:rFonts w:asciiTheme="minorBidi" w:hAnsiTheme="minorBidi" w:cstheme="minorBidi"/>
          <w:color w:val="000000" w:themeColor="text1"/>
          <w:sz w:val="20"/>
        </w:rPr>
        <w:t>[20]</w:t>
      </w:r>
      <w:r w:rsidRPr="00267224">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then into a bed file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v2.3 </w:t>
      </w:r>
      <w:r w:rsidR="008F5282"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Regions of the cockroach genome against which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w:t>
      </w:r>
      <w:proofErr w:type="gramStart"/>
      <w:r w:rsidRPr="00267224">
        <w:rPr>
          <w:rFonts w:asciiTheme="minorBidi" w:hAnsiTheme="minorBidi" w:cstheme="minorBidi"/>
          <w:color w:val="000000" w:themeColor="text1"/>
          <w:sz w:val="20"/>
        </w:rPr>
        <w:t>and also</w:t>
      </w:r>
      <w:proofErr w:type="gramEnd"/>
      <w:r w:rsidRPr="00267224">
        <w:rPr>
          <w:rFonts w:asciiTheme="minorBidi" w:hAnsiTheme="minorBidi" w:cstheme="minorBidi"/>
          <w:color w:val="000000" w:themeColor="text1"/>
          <w:sz w:val="20"/>
        </w:rPr>
        <w:t xml:space="preserve"> species for which fat body was included (thus including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cells and potentially genomic contigs).</w:t>
      </w:r>
    </w:p>
    <w:p w14:paraId="5FC2B0A2" w14:textId="77777777" w:rsidR="006B2DE1" w:rsidRPr="00267224" w:rsidRDefault="006B2DE1" w:rsidP="006B2DE1">
      <w:pPr>
        <w:rPr>
          <w:rFonts w:asciiTheme="minorBidi" w:hAnsiTheme="minorBidi" w:cstheme="minorBidi"/>
          <w:color w:val="000000" w:themeColor="text1"/>
          <w:sz w:val="20"/>
        </w:rPr>
      </w:pPr>
    </w:p>
    <w:p w14:paraId="4AFF2F30" w14:textId="129C415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Several filtering steps were carried out to remove potential art</w:t>
      </w:r>
      <w:r w:rsidR="002E2E1B"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factual HGT inserts. First, we conservatively removed any contigs in which genuine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 </w:t>
      </w:r>
      <w:r w:rsidR="00721404" w:rsidRPr="00267224">
        <w:rPr>
          <w:rFonts w:asciiTheme="minorBidi" w:hAnsiTheme="minorBidi" w:cstheme="minorBidi"/>
          <w:color w:val="000000" w:themeColor="text1"/>
          <w:sz w:val="20"/>
        </w:rPr>
        <w:t>We removed a</w:t>
      </w:r>
      <w:r w:rsidRPr="00267224">
        <w:rPr>
          <w:rFonts w:asciiTheme="minorBidi" w:hAnsiTheme="minorBidi" w:cstheme="minorBidi"/>
          <w:color w:val="000000" w:themeColor="text1"/>
          <w:sz w:val="20"/>
        </w:rPr>
        <w:t xml:space="preserve">ny contigs 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then </w:t>
      </w:r>
      <w:proofErr w:type="spellStart"/>
      <w:proofErr w:type="gramStart"/>
      <w:r w:rsidRPr="00267224">
        <w:rPr>
          <w:rFonts w:asciiTheme="minorBidi" w:hAnsiTheme="minorBidi" w:cstheme="minorBidi"/>
          <w:color w:val="000000" w:themeColor="text1"/>
          <w:sz w:val="20"/>
        </w:rPr>
        <w:t>BLASTed</w:t>
      </w:r>
      <w:proofErr w:type="spellEnd"/>
      <w:proofErr w:type="gramEnd"/>
      <w:r w:rsidRPr="00267224">
        <w:rPr>
          <w:rFonts w:asciiTheme="minorBidi" w:hAnsiTheme="minorBidi" w:cstheme="minorBidi"/>
          <w:color w:val="000000" w:themeColor="text1"/>
          <w:sz w:val="20"/>
        </w:rPr>
        <w:t xml:space="preserve"> against all of the other inserts (with flanks) within the same genome using </w:t>
      </w:r>
      <w:proofErr w:type="spellStart"/>
      <w:r w:rsidRPr="00267224">
        <w:rPr>
          <w:rFonts w:asciiTheme="minorBidi" w:hAnsiTheme="minorBidi" w:cstheme="minorBidi"/>
          <w:color w:val="000000" w:themeColor="text1"/>
          <w:sz w:val="20"/>
        </w:rPr>
        <w:t>blastn</w:t>
      </w:r>
      <w:proofErr w:type="spellEnd"/>
      <w:r w:rsidRPr="00267224">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sidRPr="00267224">
        <w:rPr>
          <w:rFonts w:asciiTheme="minorBidi" w:hAnsiTheme="minorBidi" w:cstheme="minorBidi"/>
          <w:color w:val="000000" w:themeColor="text1"/>
          <w:sz w:val="20"/>
        </w:rPr>
        <w:t>[22]</w:t>
      </w:r>
      <w:r w:rsidRPr="00267224">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sidRPr="00267224">
        <w:rPr>
          <w:rFonts w:asciiTheme="minorBidi" w:hAnsiTheme="minorBidi" w:cstheme="minorBidi"/>
          <w:color w:val="000000" w:themeColor="text1"/>
          <w:sz w:val="20"/>
        </w:rPr>
        <w:t xml:space="preserve">we removed </w:t>
      </w:r>
      <w:r w:rsidRPr="00267224">
        <w:rPr>
          <w:rFonts w:asciiTheme="minorBidi" w:hAnsiTheme="minorBidi" w:cstheme="minorBidi"/>
          <w:color w:val="000000" w:themeColor="text1"/>
          <w:sz w:val="20"/>
        </w:rPr>
        <w:t xml:space="preserve">inserts that were more </w:t>
      </w:r>
      <w:proofErr w:type="gramStart"/>
      <w:r w:rsidRPr="00267224">
        <w:rPr>
          <w:rFonts w:asciiTheme="minorBidi" w:hAnsiTheme="minorBidi" w:cstheme="minorBidi"/>
          <w:color w:val="000000" w:themeColor="text1"/>
          <w:sz w:val="20"/>
        </w:rPr>
        <w:t>similar to</w:t>
      </w:r>
      <w:proofErr w:type="gramEnd"/>
      <w:r w:rsidRPr="00267224">
        <w:rPr>
          <w:rFonts w:asciiTheme="minorBidi" w:hAnsiTheme="minorBidi" w:cstheme="minorBidi"/>
          <w:color w:val="000000" w:themeColor="text1"/>
          <w:sz w:val="20"/>
        </w:rPr>
        <w:t xml:space="preserve"> other bacteria</w:t>
      </w:r>
      <w:r w:rsidR="00736E22"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species (i.e.</w:t>
      </w:r>
      <w:r w:rsidR="00736E2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not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as they could be potential art</w:t>
      </w:r>
      <w:r w:rsidR="002B5902"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facts or genuine inserts of other related </w:t>
      </w:r>
      <w:proofErr w:type="spellStart"/>
      <w:r w:rsidRPr="00267224">
        <w:rPr>
          <w:rFonts w:asciiTheme="minorBidi" w:hAnsiTheme="minorBidi" w:cstheme="minorBidi"/>
          <w:color w:val="000000" w:themeColor="text1"/>
          <w:sz w:val="20"/>
        </w:rPr>
        <w:t>Bacteriodales</w:t>
      </w:r>
      <w:proofErr w:type="spellEnd"/>
      <w:r w:rsidRPr="00267224">
        <w:rPr>
          <w:rFonts w:asciiTheme="minorBidi" w:hAnsiTheme="minorBidi" w:cstheme="minorBidi"/>
          <w:color w:val="000000" w:themeColor="text1"/>
          <w:sz w:val="20"/>
        </w:rPr>
        <w:t xml:space="preserve">. Each insert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two custom databases: one comprising only </w:t>
      </w:r>
      <w:proofErr w:type="spellStart"/>
      <w:r w:rsidRPr="00267224">
        <w:rPr>
          <w:rFonts w:asciiTheme="minorBidi" w:hAnsiTheme="minorBidi" w:cstheme="minorBidi"/>
          <w:i/>
          <w:iCs/>
          <w:color w:val="000000" w:themeColor="text1"/>
          <w:sz w:val="20"/>
        </w:rPr>
        <w:t>Blattabacterum</w:t>
      </w:r>
      <w:proofErr w:type="spellEnd"/>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77; </w:t>
      </w:r>
      <w:r w:rsidR="00A524E5" w:rsidRPr="00267224">
        <w:rPr>
          <w:rFonts w:asciiTheme="minorBidi" w:hAnsiTheme="minorBidi" w:cstheme="minorBidi"/>
          <w:color w:val="000000" w:themeColor="text1"/>
          <w:sz w:val="20"/>
        </w:rPr>
        <w:t>Dataset</w:t>
      </w:r>
      <w:r w:rsidRPr="00267224">
        <w:rPr>
          <w:rFonts w:asciiTheme="minorBidi" w:hAnsiTheme="minorBidi" w:cstheme="minorBidi"/>
          <w:color w:val="000000" w:themeColor="text1"/>
          <w:sz w:val="20"/>
        </w:rPr>
        <w:t xml:space="preserve"> S</w:t>
      </w:r>
      <w:r w:rsidR="00A524E5"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and one with other bacteria</w:t>
      </w:r>
      <w:r w:rsidR="00100AD7" w:rsidRPr="00267224">
        <w:rPr>
          <w:rFonts w:asciiTheme="minorBidi" w:hAnsiTheme="minorBidi" w:cstheme="minorBidi"/>
          <w:color w:val="000000" w:themeColor="text1"/>
          <w:sz w:val="20"/>
        </w:rPr>
        <w:t xml:space="preserve"> but without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2,009,606). If the sequence similarity of the bacteria</w:t>
      </w:r>
      <w:r w:rsidR="00261F5C"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database BLAST was &gt;2% higher than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and close relative </w:t>
      </w:r>
      <w:proofErr w:type="spellStart"/>
      <w:r w:rsidRPr="00267224">
        <w:rPr>
          <w:rFonts w:asciiTheme="minorBidi" w:hAnsiTheme="minorBidi" w:cstheme="minorBidi"/>
          <w:color w:val="000000" w:themeColor="text1"/>
          <w:sz w:val="20"/>
        </w:rPr>
        <w:t>Bacteriodales</w:t>
      </w:r>
      <w:proofErr w:type="spellEnd"/>
      <w:r w:rsidRPr="00267224">
        <w:rPr>
          <w:rFonts w:asciiTheme="minorBidi" w:hAnsiTheme="minorBidi" w:cstheme="minorBidi"/>
          <w:color w:val="000000" w:themeColor="text1"/>
          <w:sz w:val="20"/>
        </w:rPr>
        <w:t>.</w:t>
      </w:r>
    </w:p>
    <w:p w14:paraId="3AC21356" w14:textId="77777777" w:rsidR="006B2DE1" w:rsidRPr="00267224" w:rsidRDefault="006B2DE1" w:rsidP="006B2DE1">
      <w:pPr>
        <w:rPr>
          <w:rFonts w:asciiTheme="minorBidi" w:hAnsiTheme="minorBidi" w:cstheme="minorBidi"/>
          <w:color w:val="000000" w:themeColor="text1"/>
          <w:sz w:val="20"/>
        </w:rPr>
      </w:pPr>
    </w:p>
    <w:p w14:paraId="426CAE59" w14:textId="01E80E52"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 To identify the number of unique HGT inserts within a genome (i.e.</w:t>
      </w:r>
      <w:r w:rsidR="00176FCF"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to count </w:t>
      </w:r>
      <w:r w:rsidR="00176FCF" w:rsidRPr="00267224">
        <w:rPr>
          <w:rFonts w:asciiTheme="minorBidi" w:hAnsiTheme="minorBidi" w:cstheme="minorBidi"/>
          <w:color w:val="000000" w:themeColor="text1"/>
          <w:sz w:val="20"/>
        </w:rPr>
        <w:t xml:space="preserve">only </w:t>
      </w:r>
      <w:r w:rsidRPr="00267224">
        <w:rPr>
          <w:rFonts w:asciiTheme="minorBidi" w:hAnsiTheme="minorBidi" w:cstheme="minorBidi"/>
          <w:color w:val="000000" w:themeColor="text1"/>
          <w:sz w:val="20"/>
        </w:rPr>
        <w:t xml:space="preserve">those arising from separate transfers from a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w:t>
      </w:r>
      <w:proofErr w:type="spellStart"/>
      <w:proofErr w:type="gramStart"/>
      <w:r w:rsidRPr="00267224">
        <w:rPr>
          <w:rFonts w:asciiTheme="minorBidi" w:hAnsiTheme="minorBidi" w:cstheme="minorBidi"/>
          <w:color w:val="000000" w:themeColor="text1"/>
          <w:sz w:val="20"/>
        </w:rPr>
        <w:t>BLASTed</w:t>
      </w:r>
      <w:proofErr w:type="spellEnd"/>
      <w:proofErr w:type="gramEnd"/>
      <w:r w:rsidRPr="00267224">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sidRPr="00267224">
        <w:rPr>
          <w:rFonts w:asciiTheme="minorBidi" w:hAnsiTheme="minorBidi" w:cstheme="minorBidi"/>
          <w:color w:val="000000" w:themeColor="text1"/>
          <w:sz w:val="20"/>
        </w:rPr>
        <w:t xml:space="preserve">to have been </w:t>
      </w:r>
      <w:r w:rsidRPr="00267224">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(e.g.</w:t>
      </w:r>
      <w:r w:rsidR="003F05D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Bacteroides/Flavobacteria). </w:t>
      </w:r>
      <w:r w:rsidR="002A4F71" w:rsidRPr="00267224">
        <w:rPr>
          <w:rFonts w:asciiTheme="minorBidi" w:hAnsiTheme="minorBidi" w:cstheme="minorBidi"/>
          <w:bCs/>
          <w:sz w:val="20"/>
        </w:rPr>
        <w:t>T</w:t>
      </w:r>
      <w:r w:rsidRPr="00267224">
        <w:rPr>
          <w:rFonts w:asciiTheme="minorBidi" w:hAnsiTheme="minorBidi" w:cstheme="minorBidi"/>
          <w:bCs/>
          <w:sz w:val="20"/>
        </w:rPr>
        <w:t xml:space="preserve">here was </w:t>
      </w:r>
      <w:del w:id="11" w:author="Nathan Lo" w:date="2026-05-05T10:45:00Z" w16du:dateUtc="2026-05-05T00:45:00Z">
        <w:r w:rsidRPr="00267224" w:rsidDel="007D12FD">
          <w:rPr>
            <w:rFonts w:asciiTheme="minorBidi" w:hAnsiTheme="minorBidi" w:cstheme="minorBidi"/>
            <w:bCs/>
            <w:sz w:val="20"/>
          </w:rPr>
          <w:delText xml:space="preserve">also </w:delText>
        </w:r>
      </w:del>
      <w:r w:rsidRPr="00267224">
        <w:rPr>
          <w:rFonts w:asciiTheme="minorBidi" w:hAnsiTheme="minorBidi" w:cstheme="minorBidi"/>
          <w:bCs/>
          <w:sz w:val="20"/>
        </w:rPr>
        <w:t xml:space="preserve">one potentially ancient </w:t>
      </w:r>
      <w:proofErr w:type="spellStart"/>
      <w:r w:rsidRPr="00267224">
        <w:rPr>
          <w:rFonts w:asciiTheme="minorBidi" w:hAnsiTheme="minorBidi" w:cstheme="minorBidi"/>
          <w:bCs/>
          <w:i/>
          <w:iCs/>
          <w:sz w:val="20"/>
        </w:rPr>
        <w:t>Blattabacterium</w:t>
      </w:r>
      <w:proofErr w:type="spellEnd"/>
      <w:r w:rsidRPr="00267224">
        <w:rPr>
          <w:rFonts w:asciiTheme="minorBidi" w:hAnsiTheme="minorBidi" w:cstheme="minorBidi"/>
          <w:bCs/>
          <w:sz w:val="20"/>
        </w:rPr>
        <w:t xml:space="preserve"> insert in the </w:t>
      </w:r>
      <w:r w:rsidRPr="00267224">
        <w:rPr>
          <w:rFonts w:asciiTheme="minorBidi" w:hAnsiTheme="minorBidi" w:cstheme="minorBidi"/>
          <w:bCs/>
          <w:i/>
          <w:iCs/>
          <w:sz w:val="20"/>
        </w:rPr>
        <w:t xml:space="preserve">Z. </w:t>
      </w:r>
      <w:proofErr w:type="spellStart"/>
      <w:r w:rsidRPr="00267224">
        <w:rPr>
          <w:rFonts w:asciiTheme="minorBidi" w:hAnsiTheme="minorBidi" w:cstheme="minorBidi"/>
          <w:bCs/>
          <w:i/>
          <w:iCs/>
          <w:sz w:val="20"/>
        </w:rPr>
        <w:t>nevadensis</w:t>
      </w:r>
      <w:proofErr w:type="spellEnd"/>
      <w:r w:rsidRPr="00267224">
        <w:rPr>
          <w:rFonts w:asciiTheme="minorBidi" w:hAnsiTheme="minorBidi" w:cstheme="minorBidi"/>
          <w:bCs/>
          <w:sz w:val="20"/>
        </w:rPr>
        <w:t xml:space="preserve"> genome (Fig. 1A)</w:t>
      </w:r>
      <w:r w:rsidR="002A4F71" w:rsidRPr="00267224">
        <w:rPr>
          <w:rFonts w:asciiTheme="minorBidi" w:hAnsiTheme="minorBidi" w:cstheme="minorBidi"/>
          <w:bCs/>
          <w:sz w:val="20"/>
        </w:rPr>
        <w:t>, but</w:t>
      </w:r>
      <w:r w:rsidRPr="00267224">
        <w:rPr>
          <w:rFonts w:asciiTheme="minorBidi" w:hAnsiTheme="minorBidi" w:cstheme="minorBidi"/>
          <w:bCs/>
          <w:sz w:val="20"/>
        </w:rPr>
        <w:t xml:space="preserve"> we were unable to confidently verify its authenticity with our methods.</w:t>
      </w:r>
    </w:p>
    <w:p w14:paraId="5E695995" w14:textId="57B1251F"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and custom AWK scripts. Genomic annotation files were those previous</w:t>
      </w:r>
      <w:r w:rsidR="00320B38" w:rsidRPr="00267224">
        <w:rPr>
          <w:rFonts w:asciiTheme="minorBidi" w:hAnsiTheme="minorBidi" w:cstheme="minorBidi"/>
          <w:color w:val="000000" w:themeColor="text1"/>
          <w:sz w:val="20"/>
        </w:rPr>
        <w:t>ly</w:t>
      </w:r>
      <w:r w:rsidRPr="00267224">
        <w:rPr>
          <w:rFonts w:asciiTheme="minorBidi" w:hAnsiTheme="minorBidi" w:cstheme="minorBidi"/>
          <w:color w:val="000000" w:themeColor="text1"/>
          <w:sz w:val="20"/>
        </w:rPr>
        <w:t xml:space="preserve"> prepared using FGENESH++.</w:t>
      </w:r>
    </w:p>
    <w:p w14:paraId="0A9E8D63" w14:textId="33999636"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minimum age</w:t>
      </w:r>
      <w:r w:rsidR="00FF5D02" w:rsidRPr="00267224">
        <w:rPr>
          <w:rFonts w:asciiTheme="minorBidi" w:hAnsiTheme="minorBidi" w:cstheme="minorBidi"/>
          <w:color w:val="000000" w:themeColor="text1"/>
          <w:sz w:val="20"/>
        </w:rPr>
        <w:t>s</w:t>
      </w:r>
      <w:r w:rsidRPr="00267224">
        <w:rPr>
          <w:rFonts w:asciiTheme="minorBidi" w:hAnsiTheme="minorBidi" w:cstheme="minorBidi"/>
          <w:color w:val="000000" w:themeColor="text1"/>
          <w:sz w:val="20"/>
        </w:rPr>
        <w:t xml:space="preserve"> of ancestral inserts across the phylogeny </w:t>
      </w:r>
      <w:r w:rsidR="00FF5D02" w:rsidRPr="00267224">
        <w:rPr>
          <w:rFonts w:asciiTheme="minorBidi" w:hAnsiTheme="minorBidi" w:cstheme="minorBidi"/>
          <w:color w:val="000000" w:themeColor="text1"/>
          <w:sz w:val="20"/>
        </w:rPr>
        <w:t xml:space="preserve">were </w:t>
      </w:r>
      <w:r w:rsidRPr="00267224">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strain. For species whose genomes have been sequenced multiple times by different research groups (i.e.</w:t>
      </w:r>
      <w:r w:rsidR="00974D1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color w:val="000000" w:themeColor="text1"/>
          <w:sz w:val="20"/>
        </w:rPr>
        <w:t>Periplaneta</w:t>
      </w:r>
      <w:proofErr w:type="spellEnd"/>
      <w:r w:rsidRPr="00267224">
        <w:rPr>
          <w:rFonts w:asciiTheme="minorBidi" w:hAnsiTheme="minorBidi" w:cstheme="minorBidi"/>
          <w:i/>
          <w:color w:val="000000" w:themeColor="text1"/>
          <w:sz w:val="20"/>
        </w:rPr>
        <w:t xml:space="preserve">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i/>
          <w:color w:val="000000" w:themeColor="text1"/>
          <w:sz w:val="20"/>
        </w:rPr>
        <w:t>Zootermopsis</w:t>
      </w:r>
      <w:proofErr w:type="spellEnd"/>
      <w:r w:rsidRPr="00267224">
        <w:rPr>
          <w:rFonts w:asciiTheme="minorBidi" w:hAnsiTheme="minorBidi" w:cstheme="minorBidi"/>
          <w:i/>
          <w:color w:val="000000" w:themeColor="text1"/>
          <w:sz w:val="20"/>
        </w:rPr>
        <w:t xml:space="preserve"> </w:t>
      </w:r>
      <w:proofErr w:type="spellStart"/>
      <w:r w:rsidRPr="00267224">
        <w:rPr>
          <w:rFonts w:asciiTheme="minorBidi" w:hAnsiTheme="minorBidi" w:cstheme="minorBidi"/>
          <w:i/>
          <w:color w:val="000000" w:themeColor="text1"/>
          <w:sz w:val="20"/>
        </w:rPr>
        <w:t>nevadensis</w:t>
      </w:r>
      <w:proofErr w:type="spellEnd"/>
      <w:r w:rsidRPr="00267224">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Second, each insert from a given cockroach genome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the 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were included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11). Third, each insert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w:t>
      </w:r>
      <w:proofErr w:type="gramStart"/>
      <w:r w:rsidRPr="00267224">
        <w:rPr>
          <w:rFonts w:asciiTheme="minorBidi" w:hAnsiTheme="minorBidi" w:cstheme="minorBidi"/>
          <w:color w:val="000000" w:themeColor="text1"/>
          <w:sz w:val="20"/>
        </w:rPr>
        <w:t>all of</w:t>
      </w:r>
      <w:proofErr w:type="gramEnd"/>
      <w:r w:rsidRPr="00267224">
        <w:rPr>
          <w:rFonts w:asciiTheme="minorBidi" w:hAnsiTheme="minorBidi" w:cstheme="minorBidi"/>
          <w:color w:val="000000" w:themeColor="text1"/>
          <w:sz w:val="20"/>
        </w:rPr>
        <w:t xml:space="preserve"> the inserts from the other cockroach/termite taxa (excluding itself). Fourth, the two BLAST output files were compared using a custom R script. The hit was set to ‘NA’ if query coverage was &lt;70%.</w:t>
      </w:r>
    </w:p>
    <w:p w14:paraId="3C0D935D" w14:textId="06636D7E" w:rsidR="00F42C5A" w:rsidRDefault="006B2DE1" w:rsidP="009117B5">
      <w:pPr>
        <w:spacing w:after="100" w:afterAutospacing="1"/>
        <w:rPr>
          <w:ins w:id="12" w:author="Kyle Ewart" w:date="2026-05-04T12:11:00Z" w16du:dateUtc="2026-05-04T11:11:00Z"/>
          <w:rFonts w:asciiTheme="minorBidi" w:hAnsiTheme="minorBidi" w:cstheme="minorBidi"/>
          <w:color w:val="000000" w:themeColor="text1"/>
          <w:sz w:val="20"/>
        </w:rPr>
      </w:pPr>
      <w:r w:rsidRPr="00267224">
        <w:rPr>
          <w:rFonts w:asciiTheme="minorBidi" w:hAnsiTheme="minorBidi" w:cstheme="minorBidi"/>
          <w:color w:val="000000" w:themeColor="text1"/>
          <w:sz w:val="20"/>
        </w:rPr>
        <w:t>If sequence identity was considerably higher for the</w:t>
      </w:r>
      <w:ins w:id="13" w:author="Nathan Lo" w:date="2026-05-05T10:46:00Z" w16du:dateUtc="2026-05-05T00:46:00Z">
        <w:r w:rsidR="007D12FD">
          <w:rPr>
            <w:rFonts w:asciiTheme="minorBidi" w:hAnsiTheme="minorBidi" w:cstheme="minorBidi"/>
            <w:color w:val="000000" w:themeColor="text1"/>
            <w:sz w:val="20"/>
          </w:rPr>
          <w:t xml:space="preserve"> host’s specific</w:t>
        </w:r>
      </w:ins>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BLAST </w:t>
      </w:r>
      <w:r w:rsidR="00B639ED" w:rsidRPr="00267224">
        <w:rPr>
          <w:rFonts w:asciiTheme="minorBidi" w:hAnsiTheme="minorBidi" w:cstheme="minorBidi"/>
          <w:color w:val="000000" w:themeColor="text1"/>
          <w:sz w:val="20"/>
        </w:rPr>
        <w:t>than for</w:t>
      </w:r>
      <w:r w:rsidRPr="00267224">
        <w:rPr>
          <w:rFonts w:asciiTheme="minorBidi" w:hAnsiTheme="minorBidi" w:cstheme="minorBidi"/>
          <w:color w:val="000000" w:themeColor="text1"/>
          <w:sz w:val="20"/>
        </w:rPr>
        <w:t xml:space="preserve"> BLASTs of inserts from other cockroach/termite genomes, then the insertion was considered to have occurred </w:t>
      </w:r>
      <w:proofErr w:type="gramStart"/>
      <w:r w:rsidRPr="00267224">
        <w:rPr>
          <w:rFonts w:asciiTheme="minorBidi" w:hAnsiTheme="minorBidi" w:cstheme="minorBidi"/>
          <w:color w:val="000000" w:themeColor="text1"/>
          <w:sz w:val="20"/>
        </w:rPr>
        <w:t>subsequent to</w:t>
      </w:r>
      <w:proofErr w:type="gramEnd"/>
      <w:r w:rsidRPr="00267224">
        <w:rPr>
          <w:rFonts w:asciiTheme="minorBidi" w:hAnsiTheme="minorBidi" w:cstheme="minorBidi"/>
          <w:color w:val="000000" w:themeColor="text1"/>
          <w:sz w:val="20"/>
        </w:rPr>
        <w:t xml:space="preserve"> the host’s divergence from the other species in the sample. In contrast, if sequence identity was higher for one or more inserts from the termite/cockroach library, than for the host’s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sidRPr="00267224">
        <w:rPr>
          <w:rFonts w:asciiTheme="minorBidi" w:hAnsiTheme="minorBidi" w:cstheme="minorBidi"/>
          <w:color w:val="000000" w:themeColor="text1"/>
          <w:sz w:val="20"/>
        </w:rPr>
        <w:t>H</w:t>
      </w:r>
      <w:r w:rsidRPr="00267224">
        <w:rPr>
          <w:rFonts w:asciiTheme="minorBidi" w:hAnsiTheme="minorBidi" w:cstheme="minorBidi"/>
          <w:color w:val="000000" w:themeColor="text1"/>
          <w:sz w:val="20"/>
        </w:rPr>
        <w:t xml:space="preserve">ub: </w:t>
      </w:r>
      <w:ins w:id="14" w:author="Kyle Ewart" w:date="2026-05-04T12:11:00Z" w16du:dateUtc="2026-05-04T11:11:00Z">
        <w:r w:rsidR="009117B5">
          <w:fldChar w:fldCharType="begin"/>
        </w:r>
        <w:r w:rsidR="009117B5">
          <w:instrText>HYPERLINK "https://github.com/MEEP-projects/HGT_pipeline/tree/main/other"</w:instrText>
        </w:r>
        <w:r w:rsidR="009117B5">
          <w:fldChar w:fldCharType="separate"/>
        </w:r>
        <w:r w:rsidR="009117B5" w:rsidRPr="00780C73">
          <w:rPr>
            <w:rStyle w:val="Hyperlink"/>
            <w:rFonts w:asciiTheme="minorBidi" w:hAnsiTheme="minorBidi" w:cstheme="minorBidi"/>
            <w:sz w:val="20"/>
          </w:rPr>
          <w:t>https://github.com/MEEP-projects/HGT_pipeline/tree/main/other</w:t>
        </w:r>
        <w:r w:rsidR="009117B5">
          <w:fldChar w:fldCharType="end"/>
        </w:r>
        <w:r w:rsidRPr="00267224">
          <w:rPr>
            <w:rFonts w:asciiTheme="minorBidi" w:hAnsiTheme="minorBidi" w:cstheme="minorBidi"/>
            <w:color w:val="000000" w:themeColor="text1"/>
            <w:sz w:val="20"/>
          </w:rPr>
          <w:t>)</w:t>
        </w:r>
        <w:r w:rsidR="009117B5">
          <w:rPr>
            <w:rFonts w:asciiTheme="minorBidi" w:hAnsiTheme="minorBidi" w:cstheme="minorBidi"/>
            <w:color w:val="000000" w:themeColor="text1"/>
            <w:sz w:val="20"/>
          </w:rPr>
          <w:t xml:space="preserve">, and some manual auditing </w:t>
        </w:r>
        <w:del w:id="15" w:author="Nathan Lo" w:date="2026-05-05T10:47:00Z" w16du:dateUtc="2026-05-05T00:47:00Z">
          <w:r w:rsidR="009117B5" w:rsidDel="007D12FD">
            <w:rPr>
              <w:rFonts w:asciiTheme="minorBidi" w:hAnsiTheme="minorBidi" w:cstheme="minorBidi"/>
              <w:color w:val="000000" w:themeColor="text1"/>
              <w:sz w:val="20"/>
            </w:rPr>
            <w:delText>were</w:delText>
          </w:r>
        </w:del>
      </w:ins>
      <w:ins w:id="16" w:author="Nathan Lo" w:date="2026-05-05T10:47:00Z" w16du:dateUtc="2026-05-05T00:47:00Z">
        <w:r w:rsidR="007D12FD">
          <w:rPr>
            <w:rFonts w:asciiTheme="minorBidi" w:hAnsiTheme="minorBidi" w:cstheme="minorBidi"/>
            <w:color w:val="000000" w:themeColor="text1"/>
            <w:sz w:val="20"/>
          </w:rPr>
          <w:t>was</w:t>
        </w:r>
      </w:ins>
      <w:ins w:id="17" w:author="Kyle Ewart" w:date="2026-05-04T12:11:00Z" w16du:dateUtc="2026-05-04T11:11:00Z">
        <w:r w:rsidR="009117B5">
          <w:rPr>
            <w:rFonts w:asciiTheme="minorBidi" w:hAnsiTheme="minorBidi" w:cstheme="minorBidi"/>
            <w:color w:val="000000" w:themeColor="text1"/>
            <w:sz w:val="20"/>
          </w:rPr>
          <w:t xml:space="preserve"> carried out</w:t>
        </w:r>
        <w:commentRangeStart w:id="18"/>
        <w:r w:rsidR="009117B5">
          <w:rPr>
            <w:rFonts w:asciiTheme="minorBidi" w:hAnsiTheme="minorBidi" w:cstheme="minorBidi"/>
            <w:color w:val="000000" w:themeColor="text1"/>
            <w:sz w:val="20"/>
          </w:rPr>
          <w:t>.</w:t>
        </w:r>
      </w:ins>
      <w:commentRangeEnd w:id="18"/>
      <w:r w:rsidR="00032B31">
        <w:rPr>
          <w:rStyle w:val="CommentReference"/>
          <w:rFonts w:asciiTheme="minorBidi" w:hAnsiTheme="minorBidi" w:cstheme="minorBidi"/>
          <w:color w:val="000000" w:themeColor="text1"/>
          <w:sz w:val="20"/>
          <w:szCs w:val="20"/>
        </w:rPr>
        <w:commentReference w:id="18"/>
      </w:r>
    </w:p>
    <w:p w14:paraId="10BD20CD" w14:textId="6B8D9F6E" w:rsidR="009117B5" w:rsidRDefault="009117B5" w:rsidP="009117B5">
      <w:pPr>
        <w:spacing w:after="100" w:afterAutospacing="1"/>
        <w:rPr>
          <w:ins w:id="19" w:author="Kyle Ewart" w:date="2026-05-04T12:11:00Z" w16du:dateUtc="2026-05-04T11:11:00Z"/>
          <w:rFonts w:asciiTheme="minorBidi" w:hAnsiTheme="minorBidi" w:cstheme="minorBidi"/>
          <w:color w:val="000000" w:themeColor="text1"/>
          <w:sz w:val="20"/>
        </w:rPr>
      </w:pPr>
      <w:moveToRangeStart w:id="20" w:author="Kyle Ewart" w:date="2026-05-04T12:11:00Z" w:name="move228789110"/>
      <w:moveTo w:id="21" w:author="Kyle Ewart" w:date="2026-05-04T12:11:00Z" w16du:dateUtc="2026-05-04T11:11:00Z">
        <w:r w:rsidRPr="00267224">
          <w:rPr>
            <w:rFonts w:asciiTheme="minorBidi" w:hAnsiTheme="minorBidi" w:cstheme="minorBidi"/>
            <w:color w:val="000000" w:themeColor="text1"/>
            <w:sz w:val="20"/>
          </w:rPr>
          <w:t>The divergence date of the most distantly related species both harboring the insert was treated as the minimum age of the insert.</w:t>
        </w:r>
      </w:moveTo>
      <w:moveToRangeEnd w:id="20"/>
      <w:del w:id="22" w:author="Kyle Ewart" w:date="2026-05-04T12:11:00Z" w16du:dateUtc="2026-05-04T11:11:00Z">
        <w:r w:rsidR="006B2DE1" w:rsidRPr="00267224">
          <w:rPr>
            <w:rFonts w:asciiTheme="minorBidi" w:hAnsiTheme="minorBidi" w:cstheme="minorBidi"/>
            <w:color w:val="000000" w:themeColor="text1"/>
            <w:sz w:val="20"/>
          </w:rPr>
          <w:delText>https://github.com/MEEP-projects/HGT_pipeline/tree/main/other).</w:delText>
        </w:r>
      </w:del>
      <w:ins w:id="23" w:author="Kyle Ewart" w:date="2026-05-04T12:11:00Z" w16du:dateUtc="2026-05-04T11:11:00Z">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The </w:t>
        </w:r>
        <w:r w:rsidR="008C363E">
          <w:rPr>
            <w:rFonts w:asciiTheme="minorBidi" w:hAnsiTheme="minorBidi" w:cstheme="minorBidi"/>
            <w:color w:val="000000" w:themeColor="text1"/>
            <w:sz w:val="20"/>
          </w:rPr>
          <w:t>resulting set of</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putatively ancestral, but unverified, </w:t>
        </w:r>
        <w:r>
          <w:rPr>
            <w:rFonts w:asciiTheme="minorBidi" w:hAnsiTheme="minorBidi" w:cstheme="minorBidi"/>
            <w:color w:val="000000" w:themeColor="text1"/>
            <w:sz w:val="20"/>
          </w:rPr>
          <w:t xml:space="preserve">inserts </w:t>
        </w:r>
        <w:r w:rsidR="00844847">
          <w:rPr>
            <w:rFonts w:asciiTheme="minorBidi" w:hAnsiTheme="minorBidi" w:cstheme="minorBidi"/>
            <w:color w:val="000000" w:themeColor="text1"/>
            <w:sz w:val="20"/>
          </w:rPr>
          <w:t>(</w:t>
        </w:r>
        <w:r>
          <w:rPr>
            <w:rFonts w:asciiTheme="minorBidi" w:hAnsiTheme="minorBidi" w:cstheme="minorBidi"/>
            <w:color w:val="000000" w:themeColor="text1"/>
            <w:sz w:val="20"/>
          </w:rPr>
          <w:t xml:space="preserve">see next paragraph about how </w:t>
        </w:r>
        <w:r w:rsidR="008C363E">
          <w:rPr>
            <w:rFonts w:asciiTheme="minorBidi" w:hAnsiTheme="minorBidi" w:cstheme="minorBidi"/>
            <w:color w:val="000000" w:themeColor="text1"/>
            <w:sz w:val="20"/>
          </w:rPr>
          <w:t>ancestral inserts were validated</w:t>
        </w:r>
        <w:r>
          <w:rPr>
            <w:rFonts w:asciiTheme="minorBidi" w:hAnsiTheme="minorBidi" w:cstheme="minorBidi"/>
            <w:color w:val="000000" w:themeColor="text1"/>
            <w:sz w:val="20"/>
          </w:rPr>
          <w:t>)</w:t>
        </w:r>
        <w:r w:rsidR="00844847">
          <w:rPr>
            <w:rFonts w:asciiTheme="minorBidi" w:hAnsiTheme="minorBidi" w:cstheme="minorBidi"/>
            <w:color w:val="000000" w:themeColor="text1"/>
            <w:sz w:val="20"/>
          </w:rPr>
          <w:t xml:space="preserve"> are presented in Dataset S</w:t>
        </w:r>
        <w:r w:rsidR="003A2BB7">
          <w:rPr>
            <w:rFonts w:asciiTheme="minorBidi" w:hAnsiTheme="minorBidi" w:cstheme="minorBidi"/>
            <w:color w:val="000000" w:themeColor="text1"/>
            <w:sz w:val="20"/>
          </w:rPr>
          <w:t>5</w:t>
        </w:r>
        <w:r w:rsidR="00844847">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 xml:space="preserve">which highlight </w:t>
        </w:r>
        <w:r>
          <w:rPr>
            <w:rFonts w:asciiTheme="minorBidi" w:hAnsiTheme="minorBidi" w:cstheme="minorBidi"/>
            <w:color w:val="000000" w:themeColor="text1"/>
            <w:sz w:val="20"/>
          </w:rPr>
          <w:t>th</w:t>
        </w:r>
        <w:r w:rsidR="008C363E">
          <w:rPr>
            <w:rFonts w:asciiTheme="minorBidi" w:hAnsiTheme="minorBidi" w:cstheme="minorBidi"/>
            <w:color w:val="000000" w:themeColor="text1"/>
            <w:sz w:val="20"/>
          </w:rPr>
          <w:t>at inserts are distributed across multiple evolutionary time points</w:t>
        </w:r>
        <w:r>
          <w:rPr>
            <w:rFonts w:asciiTheme="minorBidi" w:hAnsiTheme="minorBidi" w:cstheme="minorBidi"/>
            <w:color w:val="000000" w:themeColor="text1"/>
            <w:sz w:val="20"/>
          </w:rPr>
          <w:t>. To further investigate th</w:t>
        </w:r>
        <w:r w:rsidR="00844847">
          <w:rPr>
            <w:rFonts w:asciiTheme="minorBidi" w:hAnsiTheme="minorBidi" w:cstheme="minorBidi"/>
            <w:color w:val="000000" w:themeColor="text1"/>
            <w:sz w:val="20"/>
          </w:rPr>
          <w:t>e</w:t>
        </w:r>
        <w:r>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temporal patterns</w:t>
        </w:r>
        <w:r>
          <w:rPr>
            <w:rFonts w:asciiTheme="minorBidi" w:hAnsiTheme="minorBidi" w:cstheme="minorBidi"/>
            <w:color w:val="000000" w:themeColor="text1"/>
            <w:sz w:val="20"/>
          </w:rPr>
          <w:t xml:space="preserve"> of </w:t>
        </w:r>
        <w:r w:rsidR="008C363E">
          <w:rPr>
            <w:rFonts w:asciiTheme="minorBidi" w:hAnsiTheme="minorBidi" w:cstheme="minorBidi"/>
            <w:color w:val="000000" w:themeColor="text1"/>
            <w:sz w:val="20"/>
          </w:rPr>
          <w:t xml:space="preserve">the </w:t>
        </w:r>
        <w:r>
          <w:rPr>
            <w:rFonts w:asciiTheme="minorBidi" w:hAnsiTheme="minorBidi" w:cstheme="minorBidi"/>
            <w:color w:val="000000" w:themeColor="text1"/>
            <w:sz w:val="20"/>
          </w:rPr>
          <w:t xml:space="preserve">HGT events, </w:t>
        </w:r>
        <w:r w:rsidR="00844847">
          <w:rPr>
            <w:rFonts w:asciiTheme="minorBidi" w:hAnsiTheme="minorBidi" w:cstheme="minorBidi"/>
            <w:color w:val="000000" w:themeColor="text1"/>
            <w:sz w:val="20"/>
          </w:rPr>
          <w:t xml:space="preserve">we </w:t>
        </w:r>
        <w:r w:rsidR="00844847" w:rsidRPr="00844847">
          <w:rPr>
            <w:rFonts w:asciiTheme="minorBidi" w:hAnsiTheme="minorBidi" w:cstheme="minorBidi"/>
            <w:color w:val="000000" w:themeColor="text1"/>
            <w:sz w:val="20"/>
          </w:rPr>
          <w:t xml:space="preserve">used BLAST to map the sequences </w:t>
        </w:r>
      </w:ins>
      <w:ins w:id="24" w:author="Nathan Lo" w:date="2026-05-05T10:48:00Z" w16du:dateUtc="2026-05-05T00:48:00Z">
        <w:r w:rsidR="007D12FD">
          <w:rPr>
            <w:rFonts w:asciiTheme="minorBidi" w:hAnsiTheme="minorBidi" w:cstheme="minorBidi"/>
            <w:color w:val="000000" w:themeColor="text1"/>
            <w:sz w:val="20"/>
          </w:rPr>
          <w:t xml:space="preserve">of </w:t>
        </w:r>
      </w:ins>
      <w:ins w:id="25" w:author="Kyle Ewart" w:date="2026-05-04T12:11:00Z" w16du:dateUtc="2026-05-04T11:11:00Z">
        <w:r w:rsidR="00844847">
          <w:rPr>
            <w:rFonts w:asciiTheme="minorBidi" w:hAnsiTheme="minorBidi" w:cstheme="minorBidi"/>
            <w:color w:val="000000" w:themeColor="text1"/>
            <w:sz w:val="20"/>
          </w:rPr>
          <w:t xml:space="preserve">all </w:t>
        </w:r>
        <w:r w:rsidR="00844847" w:rsidRPr="00844847">
          <w:rPr>
            <w:rFonts w:asciiTheme="minorBidi" w:hAnsiTheme="minorBidi" w:cstheme="minorBidi"/>
            <w:color w:val="000000" w:themeColor="text1"/>
            <w:sz w:val="20"/>
          </w:rPr>
          <w:t>unique inserts</w:t>
        </w:r>
        <w:r w:rsidR="00844847">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against the species’ specific </w:t>
        </w:r>
        <w:proofErr w:type="spellStart"/>
        <w:r w:rsidR="00844847" w:rsidRPr="00DB78CA">
          <w:rPr>
            <w:rFonts w:asciiTheme="minorBidi" w:hAnsiTheme="minorBidi" w:cstheme="minorBidi"/>
            <w:i/>
            <w:iCs/>
            <w:color w:val="000000" w:themeColor="text1"/>
            <w:sz w:val="20"/>
          </w:rPr>
          <w:t>Blattabacterium</w:t>
        </w:r>
        <w:proofErr w:type="spellEnd"/>
        <w:r w:rsidR="00844847" w:rsidRPr="00844847">
          <w:rPr>
            <w:rFonts w:asciiTheme="minorBidi" w:hAnsiTheme="minorBidi" w:cstheme="minorBidi"/>
            <w:color w:val="000000" w:themeColor="text1"/>
            <w:sz w:val="20"/>
          </w:rPr>
          <w:t xml:space="preserve"> genome</w:t>
        </w:r>
        <w:r w:rsidR="00F42C5A">
          <w:rPr>
            <w:rFonts w:asciiTheme="minorBidi" w:hAnsiTheme="minorBidi" w:cstheme="minorBidi"/>
            <w:color w:val="000000" w:themeColor="text1"/>
            <w:sz w:val="20"/>
          </w:rPr>
          <w:t>s</w:t>
        </w:r>
        <w:r w:rsidR="00844847">
          <w:rPr>
            <w:rFonts w:asciiTheme="minorBidi" w:hAnsiTheme="minorBidi" w:cstheme="minorBidi"/>
            <w:color w:val="000000" w:themeColor="text1"/>
            <w:sz w:val="20"/>
          </w:rPr>
          <w:t xml:space="preserve"> (therefore, </w:t>
        </w:r>
        <w:r w:rsidR="008C363E">
          <w:rPr>
            <w:rFonts w:asciiTheme="minorBidi" w:hAnsiTheme="minorBidi" w:cstheme="minorBidi"/>
            <w:color w:val="000000" w:themeColor="text1"/>
            <w:sz w:val="20"/>
          </w:rPr>
          <w:t xml:space="preserve">as above, this was restricted to the </w:t>
        </w:r>
        <w:r w:rsidR="00844847" w:rsidRPr="00844847">
          <w:rPr>
            <w:rFonts w:asciiTheme="minorBidi" w:hAnsiTheme="minorBidi" w:cstheme="minorBidi"/>
            <w:color w:val="000000" w:themeColor="text1"/>
            <w:sz w:val="20"/>
          </w:rPr>
          <w:t xml:space="preserve">11 cockroach species with published </w:t>
        </w:r>
        <w:proofErr w:type="spellStart"/>
        <w:r w:rsidR="00844847" w:rsidRPr="00DB78CA">
          <w:rPr>
            <w:rFonts w:asciiTheme="minorBidi" w:hAnsiTheme="minorBidi" w:cstheme="minorBidi"/>
            <w:i/>
            <w:iCs/>
            <w:color w:val="000000" w:themeColor="text1"/>
            <w:sz w:val="20"/>
          </w:rPr>
          <w:t>Blattabacterium</w:t>
        </w:r>
        <w:proofErr w:type="spellEnd"/>
        <w:r w:rsidR="00844847" w:rsidRPr="00844847">
          <w:rPr>
            <w:rFonts w:asciiTheme="minorBidi" w:hAnsiTheme="minorBidi" w:cstheme="minorBidi"/>
            <w:color w:val="000000" w:themeColor="text1"/>
            <w:sz w:val="20"/>
          </w:rPr>
          <w:t xml:space="preserve"> strains</w:t>
        </w:r>
        <w:r w:rsidR="00844847">
          <w:rPr>
            <w:rFonts w:asciiTheme="minorBidi" w:hAnsiTheme="minorBidi" w:cstheme="minorBidi"/>
            <w:color w:val="000000" w:themeColor="text1"/>
            <w:sz w:val="20"/>
          </w:rPr>
          <w:t>; Dataset S</w:t>
        </w:r>
        <w:r w:rsidR="005204AE">
          <w:rPr>
            <w:rFonts w:asciiTheme="minorBidi" w:hAnsiTheme="minorBidi" w:cstheme="minorBidi"/>
            <w:color w:val="000000" w:themeColor="text1"/>
            <w:sz w:val="20"/>
          </w:rPr>
          <w:t>2</w:t>
        </w:r>
        <w:r w:rsidR="00844847">
          <w:rPr>
            <w:rFonts w:asciiTheme="minorBidi" w:hAnsiTheme="minorBidi" w:cstheme="minorBidi"/>
            <w:color w:val="000000" w:themeColor="text1"/>
            <w:sz w:val="20"/>
          </w:rPr>
          <w:t>)</w:t>
        </w:r>
        <w:r w:rsidR="008C363E">
          <w:rPr>
            <w:rFonts w:asciiTheme="minorBidi" w:hAnsiTheme="minorBidi" w:cstheme="minorBidi"/>
            <w:color w:val="000000" w:themeColor="text1"/>
            <w:sz w:val="20"/>
          </w:rPr>
          <w:t xml:space="preserve">. </w:t>
        </w:r>
        <w:r w:rsidR="008C363E" w:rsidRPr="008C363E">
          <w:rPr>
            <w:rFonts w:asciiTheme="minorBidi" w:hAnsiTheme="minorBidi" w:cstheme="minorBidi"/>
            <w:color w:val="000000" w:themeColor="text1"/>
            <w:sz w:val="20"/>
          </w:rPr>
          <w:t xml:space="preserve">Pairwise sequence identity between BLAST hits was used as a </w:t>
        </w:r>
        <w:r w:rsidR="0086793C">
          <w:rPr>
            <w:rFonts w:asciiTheme="minorBidi" w:hAnsiTheme="minorBidi" w:cstheme="minorBidi"/>
            <w:color w:val="000000" w:themeColor="text1"/>
            <w:sz w:val="20"/>
          </w:rPr>
          <w:t xml:space="preserve">relatively </w:t>
        </w:r>
        <w:r w:rsidR="008C363E" w:rsidRPr="008C363E">
          <w:rPr>
            <w:rFonts w:asciiTheme="minorBidi" w:hAnsiTheme="minorBidi" w:cstheme="minorBidi"/>
            <w:color w:val="000000" w:themeColor="text1"/>
            <w:sz w:val="20"/>
          </w:rPr>
          <w:t>coarse proxy for relative insert age, under the assumption that older inserts will have accumulated more sequence divergence</w:t>
        </w:r>
        <w:r w:rsidR="008C363E">
          <w:rPr>
            <w:rFonts w:asciiTheme="minorBidi" w:hAnsiTheme="minorBidi" w:cstheme="minorBidi"/>
            <w:color w:val="000000" w:themeColor="text1"/>
            <w:sz w:val="20"/>
          </w:rPr>
          <w:t xml:space="preserve"> (</w:t>
        </w:r>
        <w:r w:rsidR="00132B17" w:rsidRPr="00132B17">
          <w:rPr>
            <w:rFonts w:asciiTheme="minorBidi" w:hAnsiTheme="minorBidi" w:cstheme="minorBidi"/>
            <w:color w:val="000000" w:themeColor="text1"/>
            <w:sz w:val="20"/>
          </w:rPr>
          <w:t xml:space="preserve">noting that substitution rates may not be uniform among inserts, although </w:t>
        </w:r>
        <w:r w:rsidR="00132B17">
          <w:rPr>
            <w:rFonts w:asciiTheme="minorBidi" w:hAnsiTheme="minorBidi" w:cstheme="minorBidi"/>
            <w:color w:val="000000" w:themeColor="text1"/>
            <w:sz w:val="20"/>
          </w:rPr>
          <w:t xml:space="preserve">most </w:t>
        </w:r>
        <w:r w:rsidR="00132B17">
          <w:rPr>
            <w:rFonts w:asciiTheme="minorBidi" w:hAnsiTheme="minorBidi" w:cstheme="minorBidi"/>
            <w:color w:val="000000" w:themeColor="text1"/>
            <w:sz w:val="20"/>
          </w:rPr>
          <w:lastRenderedPageBreak/>
          <w:t xml:space="preserve">inserts </w:t>
        </w:r>
        <w:proofErr w:type="gramStart"/>
        <w:r w:rsidR="00132B17" w:rsidRPr="00132B17">
          <w:rPr>
            <w:rFonts w:asciiTheme="minorBidi" w:hAnsiTheme="minorBidi" w:cstheme="minorBidi"/>
            <w:color w:val="000000" w:themeColor="text1"/>
            <w:sz w:val="20"/>
          </w:rPr>
          <w:t>were located in</w:t>
        </w:r>
        <w:proofErr w:type="gramEnd"/>
        <w:r w:rsidR="00132B17" w:rsidRPr="00132B17">
          <w:rPr>
            <w:rFonts w:asciiTheme="minorBidi" w:hAnsiTheme="minorBidi" w:cstheme="minorBidi"/>
            <w:color w:val="000000" w:themeColor="text1"/>
            <w:sz w:val="20"/>
          </w:rPr>
          <w:t xml:space="preserve"> intergenic regions and may therefore experience </w:t>
        </w:r>
        <w:r w:rsidR="00B97135">
          <w:rPr>
            <w:rFonts w:asciiTheme="minorBidi" w:hAnsiTheme="minorBidi" w:cstheme="minorBidi"/>
            <w:color w:val="000000" w:themeColor="text1"/>
            <w:sz w:val="20"/>
          </w:rPr>
          <w:t>relatively weak</w:t>
        </w:r>
        <w:r w:rsidR="00132B17" w:rsidRPr="00132B17">
          <w:rPr>
            <w:rFonts w:asciiTheme="minorBidi" w:hAnsiTheme="minorBidi" w:cstheme="minorBidi"/>
            <w:color w:val="000000" w:themeColor="text1"/>
            <w:sz w:val="20"/>
          </w:rPr>
          <w:t xml:space="preserve"> selective constraint</w:t>
        </w:r>
        <w:r w:rsidR="00132B17">
          <w:rPr>
            <w:rFonts w:asciiTheme="minorBidi" w:hAnsiTheme="minorBidi" w:cstheme="minorBidi"/>
            <w:color w:val="000000" w:themeColor="text1"/>
            <w:sz w:val="20"/>
          </w:rPr>
          <w:t>).</w:t>
        </w:r>
        <w:r w:rsidR="00B97135">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We then tested whether the distribution of pairwise identities conformed to a unimodal distribution using Hartigan’s dip test </w:t>
        </w:r>
        <w:r w:rsidR="0041287E">
          <w:rPr>
            <w:rFonts w:asciiTheme="minorBidi" w:hAnsiTheme="minorBidi" w:cstheme="minorBidi"/>
            <w:color w:val="000000" w:themeColor="text1"/>
            <w:sz w:val="20"/>
          </w:rPr>
          <w:t>[23]</w:t>
        </w:r>
        <w:r w:rsidR="00844847" w:rsidRPr="00844847">
          <w:rPr>
            <w:rFonts w:asciiTheme="minorBidi" w:hAnsiTheme="minorBidi" w:cstheme="minorBidi"/>
            <w:color w:val="000000" w:themeColor="text1"/>
            <w:sz w:val="20"/>
          </w:rPr>
          <w:t xml:space="preserve"> in the R package </w:t>
        </w:r>
        <w:proofErr w:type="spellStart"/>
        <w:r w:rsidR="00844847" w:rsidRPr="00844847">
          <w:rPr>
            <w:rFonts w:asciiTheme="minorBidi" w:hAnsiTheme="minorBidi" w:cstheme="minorBidi"/>
            <w:color w:val="000000" w:themeColor="text1"/>
            <w:sz w:val="20"/>
          </w:rPr>
          <w:t>diptest</w:t>
        </w:r>
        <w:proofErr w:type="spellEnd"/>
        <w:r w:rsidR="00844847" w:rsidRPr="00844847">
          <w:rPr>
            <w:rFonts w:asciiTheme="minorBidi" w:hAnsiTheme="minorBidi" w:cstheme="minorBidi"/>
            <w:color w:val="000000" w:themeColor="text1"/>
            <w:sz w:val="20"/>
          </w:rPr>
          <w:t xml:space="preserve"> v.0.77-2 </w:t>
        </w:r>
        <w:r w:rsidR="0041287E">
          <w:rPr>
            <w:rFonts w:asciiTheme="minorBidi" w:hAnsiTheme="minorBidi" w:cstheme="minorBidi"/>
            <w:color w:val="000000" w:themeColor="text1"/>
            <w:sz w:val="20"/>
          </w:rPr>
          <w:t>[24]</w:t>
        </w:r>
        <w:r w:rsidR="00844847" w:rsidRPr="00844847">
          <w:rPr>
            <w:rFonts w:asciiTheme="minorBidi" w:hAnsiTheme="minorBidi" w:cstheme="minorBidi"/>
            <w:color w:val="000000" w:themeColor="text1"/>
            <w:sz w:val="20"/>
          </w:rPr>
          <w:t xml:space="preserve">. A significant deviation from unimodality was interpreted as evidence that inserts had originated via few, large HGT events that produced discrete peaks of pairwise identity. All distribution plots were also visually inspected to </w:t>
        </w:r>
        <w:proofErr w:type="spellStart"/>
        <w:r w:rsidR="00844847" w:rsidRPr="00844847">
          <w:rPr>
            <w:rFonts w:asciiTheme="minorBidi" w:hAnsiTheme="minorBidi" w:cstheme="minorBidi"/>
            <w:color w:val="000000" w:themeColor="text1"/>
            <w:sz w:val="20"/>
          </w:rPr>
          <w:t>contextualise</w:t>
        </w:r>
        <w:proofErr w:type="spellEnd"/>
        <w:r w:rsidR="00844847" w:rsidRPr="00844847">
          <w:rPr>
            <w:rFonts w:asciiTheme="minorBidi" w:hAnsiTheme="minorBidi" w:cstheme="minorBidi"/>
            <w:color w:val="000000" w:themeColor="text1"/>
            <w:sz w:val="20"/>
          </w:rPr>
          <w:t xml:space="preserve"> the results of the dip tests. Hits with 100% pairwise identity were excluded from this analysis, as these likely represent recent inserts yet to be subjected to significant purifying </w:t>
        </w:r>
        <w:proofErr w:type="gramStart"/>
        <w:r w:rsidR="00844847" w:rsidRPr="00844847">
          <w:rPr>
            <w:rFonts w:asciiTheme="minorBidi" w:hAnsiTheme="minorBidi" w:cstheme="minorBidi"/>
            <w:color w:val="000000" w:themeColor="text1"/>
            <w:sz w:val="20"/>
          </w:rPr>
          <w:t>selection, and</w:t>
        </w:r>
        <w:proofErr w:type="gramEnd"/>
        <w:r w:rsidR="00844847" w:rsidRPr="00844847">
          <w:rPr>
            <w:rFonts w:asciiTheme="minorBidi" w:hAnsiTheme="minorBidi" w:cstheme="minorBidi"/>
            <w:color w:val="000000" w:themeColor="text1"/>
            <w:sz w:val="20"/>
          </w:rPr>
          <w:t xml:space="preserve"> are therefore expected to follow a divergent frequency distribution.</w:t>
        </w:r>
        <w:r w:rsidR="00844847">
          <w:rPr>
            <w:rFonts w:asciiTheme="minorBidi" w:hAnsiTheme="minorBidi" w:cstheme="minorBidi"/>
            <w:color w:val="000000" w:themeColor="text1"/>
            <w:sz w:val="20"/>
          </w:rPr>
          <w:t xml:space="preserve"> The results of these pairwise identities </w:t>
        </w:r>
        <w:r w:rsidR="00B501DB">
          <w:rPr>
            <w:rFonts w:asciiTheme="minorBidi" w:hAnsiTheme="minorBidi" w:cstheme="minorBidi"/>
            <w:color w:val="000000" w:themeColor="text1"/>
            <w:sz w:val="20"/>
          </w:rPr>
          <w:t>and dip</w:t>
        </w:r>
        <w:r w:rsidR="0086793C">
          <w:rPr>
            <w:rFonts w:asciiTheme="minorBidi" w:hAnsiTheme="minorBidi" w:cstheme="minorBidi"/>
            <w:color w:val="000000" w:themeColor="text1"/>
            <w:sz w:val="20"/>
          </w:rPr>
          <w:t xml:space="preserve"> </w:t>
        </w:r>
        <w:r w:rsidR="00B501DB">
          <w:rPr>
            <w:rFonts w:asciiTheme="minorBidi" w:hAnsiTheme="minorBidi" w:cstheme="minorBidi"/>
            <w:color w:val="000000" w:themeColor="text1"/>
            <w:sz w:val="20"/>
          </w:rPr>
          <w:t xml:space="preserve">tests </w:t>
        </w:r>
        <w:r w:rsidR="00844847">
          <w:rPr>
            <w:rFonts w:asciiTheme="minorBidi" w:hAnsiTheme="minorBidi" w:cstheme="minorBidi"/>
            <w:color w:val="000000" w:themeColor="text1"/>
            <w:sz w:val="20"/>
          </w:rPr>
          <w:t>are presented in Dataset S</w:t>
        </w:r>
        <w:r w:rsidR="005204AE">
          <w:rPr>
            <w:rFonts w:asciiTheme="minorBidi" w:hAnsiTheme="minorBidi" w:cstheme="minorBidi"/>
            <w:color w:val="000000" w:themeColor="text1"/>
            <w:sz w:val="20"/>
          </w:rPr>
          <w:t>5</w:t>
        </w:r>
        <w:r w:rsidR="00844847">
          <w:rPr>
            <w:rFonts w:asciiTheme="minorBidi" w:hAnsiTheme="minorBidi" w:cstheme="minorBidi"/>
            <w:color w:val="000000" w:themeColor="text1"/>
            <w:sz w:val="20"/>
          </w:rPr>
          <w:t>.</w:t>
        </w:r>
      </w:ins>
    </w:p>
    <w:p w14:paraId="7FA2C3C9" w14:textId="506325EF" w:rsidR="006B2DE1" w:rsidRPr="00267224" w:rsidRDefault="00844847" w:rsidP="006B2DE1">
      <w:pPr>
        <w:spacing w:after="100" w:afterAutospacing="1"/>
        <w:rPr>
          <w:rFonts w:asciiTheme="minorBidi" w:hAnsiTheme="minorBidi" w:cstheme="minorBidi"/>
          <w:color w:val="000000" w:themeColor="text1"/>
          <w:sz w:val="20"/>
        </w:rPr>
      </w:pPr>
      <w:ins w:id="26" w:author="Kyle Ewart" w:date="2026-05-04T12:11:00Z" w16du:dateUtc="2026-05-04T11:11:00Z">
        <w:r>
          <w:rPr>
            <w:rFonts w:asciiTheme="minorBidi" w:hAnsiTheme="minorBidi" w:cstheme="minorBidi"/>
            <w:color w:val="000000" w:themeColor="text1"/>
            <w:sz w:val="20"/>
          </w:rPr>
          <w:t>We carried out additional analysis to verify the common origin of numerous inserts identified as putatively ancestral</w:t>
        </w:r>
        <w:r w:rsidR="008C363E">
          <w:rPr>
            <w:rFonts w:asciiTheme="minorBidi" w:hAnsiTheme="minorBidi" w:cstheme="minorBidi"/>
            <w:color w:val="000000" w:themeColor="text1"/>
            <w:sz w:val="20"/>
          </w:rPr>
          <w:t xml:space="preserve"> (i.e. </w:t>
        </w:r>
        <w:r w:rsidR="00BB1B4A">
          <w:rPr>
            <w:rFonts w:asciiTheme="minorBidi" w:hAnsiTheme="minorBidi" w:cstheme="minorBidi"/>
            <w:color w:val="000000" w:themeColor="text1"/>
            <w:sz w:val="20"/>
          </w:rPr>
          <w:t xml:space="preserve">putatively ancestral </w:t>
        </w:r>
        <w:r w:rsidR="00581AE8">
          <w:rPr>
            <w:rFonts w:asciiTheme="minorBidi" w:hAnsiTheme="minorBidi" w:cstheme="minorBidi"/>
            <w:color w:val="000000" w:themeColor="text1"/>
            <w:sz w:val="20"/>
          </w:rPr>
          <w:t xml:space="preserve">inserts from </w:t>
        </w:r>
        <w:r w:rsidR="008C363E">
          <w:rPr>
            <w:rFonts w:asciiTheme="minorBidi" w:hAnsiTheme="minorBidi" w:cstheme="minorBidi"/>
            <w:color w:val="000000" w:themeColor="text1"/>
            <w:sz w:val="20"/>
          </w:rPr>
          <w:t xml:space="preserve">Dataset </w:t>
        </w:r>
        <w:r w:rsidR="00BB1B4A">
          <w:rPr>
            <w:rFonts w:asciiTheme="minorBidi" w:hAnsiTheme="minorBidi" w:cstheme="minorBidi"/>
            <w:color w:val="000000" w:themeColor="text1"/>
            <w:sz w:val="20"/>
          </w:rPr>
          <w:t>S5</w:t>
        </w:r>
        <w:r w:rsidR="008C363E">
          <w:rPr>
            <w:rFonts w:asciiTheme="minorBidi" w:hAnsiTheme="minorBidi" w:cstheme="minorBidi"/>
            <w:color w:val="000000" w:themeColor="text1"/>
            <w:sz w:val="20"/>
          </w:rPr>
          <w:t>)</w:t>
        </w:r>
        <w:r>
          <w:rPr>
            <w:rFonts w:asciiTheme="minorBidi" w:hAnsiTheme="minorBidi" w:cstheme="minorBidi"/>
            <w:color w:val="000000" w:themeColor="text1"/>
            <w:sz w:val="20"/>
          </w:rPr>
          <w:t>.</w:t>
        </w:r>
      </w:ins>
      <w:r>
        <w:rPr>
          <w:rFonts w:asciiTheme="minorBidi" w:hAnsiTheme="minorBidi" w:cstheme="minorBidi"/>
          <w:color w:val="000000" w:themeColor="text1"/>
          <w:sz w:val="20"/>
        </w:rPr>
        <w:t xml:space="preserve"> </w:t>
      </w:r>
      <w:r w:rsidR="00F911E9" w:rsidRPr="00267224">
        <w:rPr>
          <w:rFonts w:asciiTheme="minorBidi" w:hAnsiTheme="minorBidi" w:cstheme="minorBidi"/>
          <w:color w:val="000000" w:themeColor="text1"/>
          <w:sz w:val="20"/>
        </w:rPr>
        <w:t xml:space="preserve">We confirmed the homology (and common origin) of 22 putatively ancestral inserts by </w:t>
      </w:r>
      <w:del w:id="27" w:author="Kyle Ewart" w:date="2026-05-04T12:11:00Z" w16du:dateUtc="2026-05-04T11:11:00Z">
        <w:r w:rsidR="00F911E9" w:rsidRPr="00267224">
          <w:rPr>
            <w:rFonts w:asciiTheme="minorBidi" w:hAnsiTheme="minorBidi" w:cstheme="minorBidi"/>
            <w:color w:val="000000" w:themeColor="text1"/>
            <w:sz w:val="20"/>
          </w:rPr>
          <w:delText>insepcting</w:delText>
        </w:r>
      </w:del>
      <w:ins w:id="28" w:author="Kyle Ewart" w:date="2026-05-04T12:11:00Z" w16du:dateUtc="2026-05-04T11:11:00Z">
        <w:r w:rsidR="00F911E9" w:rsidRPr="00267224">
          <w:rPr>
            <w:rFonts w:asciiTheme="minorBidi" w:hAnsiTheme="minorBidi" w:cstheme="minorBidi"/>
            <w:color w:val="000000" w:themeColor="text1"/>
            <w:sz w:val="20"/>
          </w:rPr>
          <w:t>insp</w:t>
        </w:r>
        <w:r w:rsidR="009117B5">
          <w:rPr>
            <w:rFonts w:asciiTheme="minorBidi" w:hAnsiTheme="minorBidi" w:cstheme="minorBidi"/>
            <w:color w:val="000000" w:themeColor="text1"/>
            <w:sz w:val="20"/>
          </w:rPr>
          <w:t>e</w:t>
        </w:r>
        <w:r w:rsidR="00F911E9" w:rsidRPr="00267224">
          <w:rPr>
            <w:rFonts w:asciiTheme="minorBidi" w:hAnsiTheme="minorBidi" w:cstheme="minorBidi"/>
            <w:color w:val="000000" w:themeColor="text1"/>
            <w:sz w:val="20"/>
          </w:rPr>
          <w:t>cting</w:t>
        </w:r>
      </w:ins>
      <w:r w:rsidR="00F911E9" w:rsidRPr="00267224">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 </w:t>
      </w:r>
      <w:moveFromRangeStart w:id="29" w:author="Kyle Ewart" w:date="2026-05-04T12:11:00Z" w:name="move228789110"/>
      <w:moveFrom w:id="30" w:author="Kyle Ewart" w:date="2026-05-04T12:11:00Z" w16du:dateUtc="2026-05-04T11:11:00Z">
        <w:r w:rsidR="009117B5" w:rsidRPr="00267224">
          <w:rPr>
            <w:rFonts w:asciiTheme="minorBidi" w:hAnsiTheme="minorBidi" w:cstheme="minorBidi"/>
            <w:color w:val="000000" w:themeColor="text1"/>
            <w:sz w:val="20"/>
          </w:rPr>
          <w:t>The divergence date of the most distantly related species both harboring the insert was treated as the minimum age of the insert.</w:t>
        </w:r>
      </w:moveFrom>
      <w:moveFromRangeEnd w:id="29"/>
    </w:p>
    <w:p w14:paraId="004C2F58" w14:textId="1FA0C149" w:rsidR="00A470D4" w:rsidRPr="00267224" w:rsidRDefault="006B2DE1" w:rsidP="00A470D4">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We characteri</w:t>
      </w:r>
      <w:r w:rsidR="00781744"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the source locations of the inserts along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First, we aligned the inserts back to their respective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genomes using bwa mem. Only species with a published species-specific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were included in this analysis (Dataset S2). Note, not </w:t>
      </w:r>
      <w:proofErr w:type="gramStart"/>
      <w:r w:rsidRPr="00267224">
        <w:rPr>
          <w:rFonts w:asciiTheme="minorBidi" w:hAnsiTheme="minorBidi" w:cstheme="minorBidi"/>
          <w:color w:val="000000" w:themeColor="text1"/>
          <w:sz w:val="20"/>
        </w:rPr>
        <w:t>all of</w:t>
      </w:r>
      <w:proofErr w:type="gramEnd"/>
      <w:r w:rsidRPr="00267224">
        <w:rPr>
          <w:rFonts w:asciiTheme="minorBidi" w:hAnsiTheme="minorBidi" w:cstheme="minorBidi"/>
          <w:color w:val="000000" w:themeColor="text1"/>
          <w:sz w:val="20"/>
        </w:rPr>
        <w:t xml:space="preserve"> the inserts aligned, as some inserts were characteri</w:t>
      </w:r>
      <w:r w:rsidR="00927E96"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based on fragments of other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genomes (not only the species-specific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strain). Second, we used a combination of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and awk to only retain primary alignments, and to record the insert start position along the alignment. Lastly, we plotted the cumulative start position counts along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using the R packages </w:t>
      </w:r>
      <w:proofErr w:type="spellStart"/>
      <w:r w:rsidRPr="00267224">
        <w:rPr>
          <w:rFonts w:asciiTheme="minorBidi" w:hAnsiTheme="minorBidi" w:cstheme="minorBidi"/>
          <w:color w:val="000000" w:themeColor="text1"/>
          <w:sz w:val="20"/>
        </w:rPr>
        <w:t>tidyverse</w:t>
      </w:r>
      <w:proofErr w:type="spellEnd"/>
      <w:r w:rsidRPr="00267224">
        <w:rPr>
          <w:rFonts w:asciiTheme="minorBidi" w:hAnsiTheme="minorBidi" w:cstheme="minorBidi"/>
          <w:color w:val="000000" w:themeColor="text1"/>
          <w:sz w:val="20"/>
        </w:rPr>
        <w:t xml:space="preserve"> v2 </w:t>
      </w:r>
      <w:r w:rsidR="008F5282" w:rsidRPr="00267224">
        <w:rPr>
          <w:rFonts w:asciiTheme="minorBidi" w:hAnsiTheme="minorBidi" w:cstheme="minorBidi"/>
          <w:color w:val="000000" w:themeColor="text1"/>
          <w:sz w:val="20"/>
        </w:rPr>
        <w:t>[</w:t>
      </w:r>
      <w:del w:id="31" w:author="Kyle Ewart" w:date="2026-05-04T12:11:00Z" w16du:dateUtc="2026-05-04T11:11:00Z">
        <w:r w:rsidR="008F5282" w:rsidRPr="00267224">
          <w:rPr>
            <w:rFonts w:asciiTheme="minorBidi" w:hAnsiTheme="minorBidi" w:cstheme="minorBidi"/>
            <w:color w:val="000000" w:themeColor="text1"/>
            <w:sz w:val="20"/>
          </w:rPr>
          <w:delText>23</w:delText>
        </w:r>
      </w:del>
      <w:ins w:id="32" w:author="Kyle Ewart" w:date="2026-05-04T12:11:00Z" w16du:dateUtc="2026-05-04T11:11:00Z">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5</w:t>
        </w:r>
      </w:ins>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and ggplot2 v3.5.1 </w:t>
      </w:r>
      <w:r w:rsidR="008F5282" w:rsidRPr="00267224">
        <w:rPr>
          <w:rFonts w:asciiTheme="minorBidi" w:hAnsiTheme="minorBidi" w:cstheme="minorBidi"/>
          <w:color w:val="000000" w:themeColor="text1"/>
          <w:sz w:val="20"/>
        </w:rPr>
        <w:t>[</w:t>
      </w:r>
      <w:del w:id="33" w:author="Kyle Ewart" w:date="2026-05-04T12:11:00Z" w16du:dateUtc="2026-05-04T11:11:00Z">
        <w:r w:rsidR="008F5282" w:rsidRPr="00267224">
          <w:rPr>
            <w:rFonts w:asciiTheme="minorBidi" w:hAnsiTheme="minorBidi" w:cstheme="minorBidi"/>
            <w:color w:val="000000" w:themeColor="text1"/>
            <w:sz w:val="20"/>
          </w:rPr>
          <w:delText>24</w:delText>
        </w:r>
      </w:del>
      <w:ins w:id="34" w:author="Kyle Ewart" w:date="2026-05-04T12:11:00Z" w16du:dateUtc="2026-05-04T11:11:00Z">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6</w:t>
        </w:r>
      </w:ins>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whereby a linear trend indicates that the origin of the inserts in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is random.</w:t>
      </w:r>
    </w:p>
    <w:p w14:paraId="10D57351" w14:textId="67B5ACE3" w:rsidR="00A470D4" w:rsidRPr="00267224" w:rsidRDefault="00A470D4" w:rsidP="00A470D4">
      <w:pPr>
        <w:rPr>
          <w:rFonts w:asciiTheme="minorBidi" w:hAnsiTheme="minorBidi" w:cstheme="minorBidi"/>
          <w:color w:val="000000" w:themeColor="text1"/>
          <w:sz w:val="20"/>
        </w:rPr>
      </w:pPr>
    </w:p>
    <w:p w14:paraId="52CFD3BB" w14:textId="1BC51AAE" w:rsidR="00165D9C" w:rsidRPr="00267224" w:rsidRDefault="00A470D4" w:rsidP="006F44CD">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also </w:t>
      </w:r>
      <w:r w:rsidR="00423C88" w:rsidRPr="00267224">
        <w:rPr>
          <w:rFonts w:asciiTheme="minorBidi" w:hAnsiTheme="minorBidi" w:cstheme="minorBidi"/>
          <w:color w:val="000000" w:themeColor="text1"/>
          <w:sz w:val="20"/>
        </w:rPr>
        <w:t>assessed</w:t>
      </w:r>
      <w:r w:rsidRPr="00267224">
        <w:rPr>
          <w:rFonts w:asciiTheme="minorBidi" w:hAnsiTheme="minorBidi" w:cstheme="minorBidi"/>
          <w:color w:val="000000" w:themeColor="text1"/>
          <w:sz w:val="20"/>
        </w:rPr>
        <w:t xml:space="preserve"> the distribution of inserts </w:t>
      </w:r>
      <w:r w:rsidR="0010042A" w:rsidRPr="00267224">
        <w:rPr>
          <w:rFonts w:asciiTheme="minorBidi" w:hAnsiTheme="minorBidi" w:cstheme="minorBidi"/>
          <w:color w:val="000000" w:themeColor="text1"/>
          <w:sz w:val="20"/>
        </w:rPr>
        <w:t xml:space="preserve">among and </w:t>
      </w:r>
      <w:r w:rsidRPr="00267224">
        <w:rPr>
          <w:rFonts w:asciiTheme="minorBidi" w:hAnsiTheme="minorBidi" w:cstheme="minorBidi"/>
          <w:color w:val="000000" w:themeColor="text1"/>
          <w:sz w:val="20"/>
        </w:rPr>
        <w:t xml:space="preserve">along the host </w:t>
      </w:r>
      <w:r w:rsidR="00423C88" w:rsidRPr="00267224">
        <w:rPr>
          <w:rFonts w:asciiTheme="minorBidi" w:hAnsiTheme="minorBidi" w:cstheme="minorBidi"/>
          <w:color w:val="000000" w:themeColor="text1"/>
          <w:sz w:val="20"/>
        </w:rPr>
        <w:t>genome contigs</w:t>
      </w:r>
      <w:r w:rsidRPr="00267224">
        <w:rPr>
          <w:rFonts w:asciiTheme="minorBidi" w:hAnsiTheme="minorBidi" w:cstheme="minorBidi"/>
          <w:color w:val="000000" w:themeColor="text1"/>
          <w:sz w:val="20"/>
        </w:rPr>
        <w:t xml:space="preserve"> to investigate whether inserts were found in relatively few</w:t>
      </w:r>
      <w:r w:rsidR="007C500E"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clusters</w:t>
      </w:r>
      <w:ins w:id="35" w:author="Nathan Lo" w:date="2026-05-05T10:50:00Z" w16du:dateUtc="2026-05-05T00:50:00Z">
        <w:r w:rsidR="00123737">
          <w:rPr>
            <w:rFonts w:asciiTheme="minorBidi" w:hAnsiTheme="minorBidi" w:cstheme="minorBidi"/>
            <w:color w:val="000000" w:themeColor="text1"/>
            <w:sz w:val="20"/>
          </w:rPr>
          <w:t xml:space="preserve">, which would </w:t>
        </w:r>
      </w:ins>
      <w:del w:id="36" w:author="Nathan Lo" w:date="2026-05-05T10:50:00Z" w16du:dateUtc="2026-05-05T00:50:00Z">
        <w:r w:rsidRPr="00267224" w:rsidDel="00123737">
          <w:rPr>
            <w:rFonts w:asciiTheme="minorBidi" w:hAnsiTheme="minorBidi" w:cstheme="minorBidi"/>
            <w:color w:val="000000" w:themeColor="text1"/>
            <w:sz w:val="20"/>
          </w:rPr>
          <w:delText xml:space="preserve">, </w:delText>
        </w:r>
      </w:del>
      <w:r w:rsidRPr="00267224">
        <w:rPr>
          <w:rFonts w:asciiTheme="minorBidi" w:hAnsiTheme="minorBidi" w:cstheme="minorBidi"/>
          <w:color w:val="000000" w:themeColor="text1"/>
          <w:sz w:val="20"/>
        </w:rPr>
        <w:t>suggest</w:t>
      </w:r>
      <w:del w:id="37" w:author="Nathan Lo" w:date="2026-05-05T10:50:00Z" w16du:dateUtc="2026-05-05T00:50:00Z">
        <w:r w:rsidRPr="00267224" w:rsidDel="00123737">
          <w:rPr>
            <w:rFonts w:asciiTheme="minorBidi" w:hAnsiTheme="minorBidi" w:cstheme="minorBidi"/>
            <w:color w:val="000000" w:themeColor="text1"/>
            <w:sz w:val="20"/>
          </w:rPr>
          <w:delText>ing</w:delText>
        </w:r>
      </w:del>
      <w:r w:rsidRPr="00267224">
        <w:rPr>
          <w:rFonts w:asciiTheme="minorBidi" w:hAnsiTheme="minorBidi" w:cstheme="minorBidi"/>
          <w:color w:val="000000" w:themeColor="text1"/>
          <w:sz w:val="20"/>
        </w:rPr>
        <w:t xml:space="preserve"> few independent HGT events (</w:t>
      </w:r>
      <w:r w:rsidR="0001730F" w:rsidRPr="00267224">
        <w:rPr>
          <w:rFonts w:asciiTheme="minorBidi" w:hAnsiTheme="minorBidi" w:cstheme="minorBidi"/>
          <w:color w:val="000000" w:themeColor="text1"/>
          <w:sz w:val="20"/>
        </w:rPr>
        <w:t xml:space="preserve">which inserted large spans of </w:t>
      </w:r>
      <w:proofErr w:type="spellStart"/>
      <w:r w:rsidR="0001730F" w:rsidRPr="00267224">
        <w:rPr>
          <w:rFonts w:asciiTheme="minorBidi" w:hAnsiTheme="minorBidi" w:cstheme="minorBidi"/>
          <w:i/>
          <w:iCs/>
          <w:color w:val="000000" w:themeColor="text1"/>
          <w:sz w:val="20"/>
        </w:rPr>
        <w:t>Blatta</w:t>
      </w:r>
      <w:r w:rsidR="0010042A" w:rsidRPr="00267224">
        <w:rPr>
          <w:rFonts w:asciiTheme="minorBidi" w:hAnsiTheme="minorBidi" w:cstheme="minorBidi"/>
          <w:i/>
          <w:iCs/>
          <w:color w:val="000000" w:themeColor="text1"/>
          <w:sz w:val="20"/>
        </w:rPr>
        <w:t>bacterium</w:t>
      </w:r>
      <w:proofErr w:type="spellEnd"/>
      <w:r w:rsidR="0001730F" w:rsidRPr="00267224">
        <w:rPr>
          <w:rFonts w:asciiTheme="minorBidi" w:hAnsiTheme="minorBidi" w:cstheme="minorBidi"/>
          <w:color w:val="000000" w:themeColor="text1"/>
          <w:sz w:val="20"/>
        </w:rPr>
        <w:t xml:space="preserve"> DNA subsequently broken apart by recombination</w:t>
      </w:r>
      <w:r w:rsidRPr="00267224">
        <w:rPr>
          <w:rFonts w:asciiTheme="minorBidi" w:hAnsiTheme="minorBidi" w:cstheme="minorBidi"/>
          <w:color w:val="000000" w:themeColor="text1"/>
          <w:sz w:val="20"/>
        </w:rPr>
        <w:t>), or whether they have a wide distribution across the genomes, suggesting many HGT events.</w:t>
      </w:r>
      <w:r w:rsidR="0001730F" w:rsidRPr="00267224">
        <w:rPr>
          <w:rFonts w:asciiTheme="minorBidi" w:hAnsiTheme="minorBidi" w:cstheme="minorBidi"/>
          <w:color w:val="000000" w:themeColor="text1"/>
          <w:sz w:val="20"/>
        </w:rPr>
        <w:t xml:space="preserve"> 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r w:rsidR="005F1BA1"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2 inserts, and simulated </w:t>
      </w:r>
      <w:r w:rsidR="0001730F" w:rsidRPr="00267224">
        <w:rPr>
          <w:rFonts w:asciiTheme="minorBidi" w:hAnsiTheme="minorBidi" w:cstheme="minorBidi"/>
          <w:i/>
          <w:iCs/>
          <w:color w:val="000000" w:themeColor="text1"/>
          <w:sz w:val="20"/>
        </w:rPr>
        <w:t>p</w:t>
      </w:r>
      <w:r w:rsidR="0001730F" w:rsidRPr="00267224">
        <w:rPr>
          <w:rFonts w:asciiTheme="minorBidi" w:hAnsiTheme="minorBidi" w:cstheme="minorBidi"/>
          <w:color w:val="000000" w:themeColor="text1"/>
          <w:sz w:val="20"/>
        </w:rPr>
        <w:t xml:space="preserve">-values using a Monte Carlo test </w:t>
      </w:r>
      <w:r w:rsidR="00120FE2" w:rsidRPr="00267224">
        <w:rPr>
          <w:rFonts w:asciiTheme="minorBidi" w:hAnsiTheme="minorBidi" w:cstheme="minorBidi"/>
          <w:color w:val="000000" w:themeColor="text1"/>
          <w:sz w:val="20"/>
        </w:rPr>
        <w:t>[</w:t>
      </w:r>
      <w:del w:id="38" w:author="Kyle Ewart" w:date="2026-05-04T12:11:00Z" w16du:dateUtc="2026-05-04T11:11:00Z">
        <w:r w:rsidR="00120FE2" w:rsidRPr="00267224">
          <w:rPr>
            <w:rFonts w:asciiTheme="minorBidi" w:hAnsiTheme="minorBidi" w:cstheme="minorBidi"/>
            <w:color w:val="000000" w:themeColor="text1"/>
            <w:sz w:val="20"/>
          </w:rPr>
          <w:delText>25</w:delText>
        </w:r>
      </w:del>
      <w:ins w:id="39" w:author="Kyle Ewart" w:date="2026-05-04T12:11:00Z" w16du:dateUtc="2026-05-04T11:11:00Z">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7</w:t>
        </w:r>
      </w:ins>
      <w:r w:rsidR="00120FE2"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r w:rsidR="00120FE2" w:rsidRPr="00267224">
        <w:rPr>
          <w:rFonts w:asciiTheme="minorBidi" w:hAnsiTheme="minorBidi" w:cstheme="minorBidi"/>
          <w:color w:val="000000" w:themeColor="text1"/>
          <w:sz w:val="20"/>
        </w:rPr>
        <w:t xml:space="preserve">R </w:t>
      </w:r>
      <w:r w:rsidR="0001730F" w:rsidRPr="00267224">
        <w:rPr>
          <w:rFonts w:asciiTheme="minorBidi" w:hAnsiTheme="minorBidi" w:cstheme="minorBidi"/>
          <w:color w:val="000000" w:themeColor="text1"/>
          <w:sz w:val="20"/>
        </w:rPr>
        <w:t xml:space="preserve">package </w:t>
      </w:r>
      <w:proofErr w:type="spellStart"/>
      <w:r w:rsidR="0001730F" w:rsidRPr="00267224">
        <w:rPr>
          <w:rFonts w:asciiTheme="minorBidi" w:hAnsiTheme="minorBidi" w:cstheme="minorBidi"/>
          <w:color w:val="000000" w:themeColor="text1"/>
          <w:sz w:val="20"/>
        </w:rPr>
        <w:t>lsr</w:t>
      </w:r>
      <w:proofErr w:type="spellEnd"/>
      <w:r w:rsidR="0001730F" w:rsidRPr="00267224">
        <w:rPr>
          <w:rFonts w:asciiTheme="minorBidi" w:hAnsiTheme="minorBidi" w:cstheme="minorBidi"/>
          <w:color w:val="000000" w:themeColor="text1"/>
          <w:sz w:val="20"/>
        </w:rPr>
        <w:t xml:space="preserve"> v.0.5.2 </w:t>
      </w:r>
      <w:r w:rsidR="00120FE2" w:rsidRPr="00267224">
        <w:rPr>
          <w:rFonts w:asciiTheme="minorBidi" w:hAnsiTheme="minorBidi" w:cstheme="minorBidi"/>
          <w:color w:val="000000" w:themeColor="text1"/>
          <w:sz w:val="20"/>
        </w:rPr>
        <w:t>[</w:t>
      </w:r>
      <w:del w:id="40" w:author="Kyle Ewart" w:date="2026-05-04T12:11:00Z" w16du:dateUtc="2026-05-04T11:11:00Z">
        <w:r w:rsidR="00120FE2" w:rsidRPr="00267224">
          <w:rPr>
            <w:rFonts w:asciiTheme="minorBidi" w:hAnsiTheme="minorBidi" w:cstheme="minorBidi"/>
            <w:color w:val="000000" w:themeColor="text1"/>
            <w:sz w:val="20"/>
          </w:rPr>
          <w:delText>26</w:delText>
        </w:r>
      </w:del>
      <w:ins w:id="41" w:author="Kyle Ewart" w:date="2026-05-04T12:11:00Z" w16du:dateUtc="2026-05-04T11:11:00Z">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8</w:t>
        </w:r>
      </w:ins>
      <w:r w:rsidR="00120FE2" w:rsidRPr="00267224">
        <w:rPr>
          <w:rFonts w:asciiTheme="minorBidi" w:hAnsiTheme="minorBidi" w:cstheme="minorBidi"/>
          <w:color w:val="000000" w:themeColor="text1"/>
          <w:sz w:val="20"/>
        </w:rPr>
        <w:t>].</w:t>
      </w:r>
      <w:r w:rsidR="00BF5A87" w:rsidRPr="00267224">
        <w:rPr>
          <w:rFonts w:asciiTheme="minorBidi" w:hAnsiTheme="minorBidi" w:cstheme="minorBidi"/>
          <w:color w:val="000000" w:themeColor="text1"/>
          <w:sz w:val="20"/>
        </w:rPr>
        <w:t xml:space="preserve"> Most chi-squared tests showed significant deviation from neutral expectations (</w:t>
      </w:r>
      <w:r w:rsidR="00BF5A87" w:rsidRPr="00267224">
        <w:rPr>
          <w:rFonts w:asciiTheme="minorBidi" w:hAnsiTheme="minorBidi" w:cstheme="minorBidi"/>
          <w:i/>
          <w:iCs/>
          <w:color w:val="000000" w:themeColor="text1"/>
          <w:sz w:val="20"/>
        </w:rPr>
        <w:t>p</w:t>
      </w:r>
      <w:r w:rsidR="00BF5A87" w:rsidRPr="00267224">
        <w:rPr>
          <w:rFonts w:asciiTheme="minorBidi" w:hAnsiTheme="minorBidi" w:cstheme="minorBidi"/>
          <w:color w:val="000000" w:themeColor="text1"/>
          <w:sz w:val="20"/>
        </w:rPr>
        <w:t>&lt;0.0</w:t>
      </w:r>
      <w:r w:rsidR="005F1B64" w:rsidRPr="00267224">
        <w:rPr>
          <w:rFonts w:asciiTheme="minorBidi" w:hAnsiTheme="minorBidi" w:cstheme="minorBidi"/>
          <w:color w:val="000000" w:themeColor="text1"/>
          <w:sz w:val="20"/>
        </w:rPr>
        <w:t>5</w:t>
      </w:r>
      <w:r w:rsidR="00BF5A87" w:rsidRPr="00267224">
        <w:rPr>
          <w:rFonts w:asciiTheme="minorBidi" w:hAnsiTheme="minorBidi" w:cstheme="minorBidi"/>
          <w:color w:val="000000" w:themeColor="text1"/>
          <w:sz w:val="20"/>
        </w:rPr>
        <w:t xml:space="preserve">), however </w:t>
      </w:r>
      <w:r w:rsidR="0038030F" w:rsidRPr="00267224">
        <w:rPr>
          <w:rFonts w:asciiTheme="minorBidi" w:hAnsiTheme="minorBidi" w:cstheme="minorBidi"/>
          <w:color w:val="000000" w:themeColor="text1"/>
          <w:sz w:val="20"/>
        </w:rPr>
        <w:t xml:space="preserve">this result is not surprising considering the statistical power (i.e. number of contigs) in our analyses, and the </w:t>
      </w:r>
      <w:r w:rsidR="00BF5A87" w:rsidRPr="00267224">
        <w:rPr>
          <w:rFonts w:asciiTheme="minorBidi" w:hAnsiTheme="minorBidi" w:cstheme="minorBidi"/>
          <w:color w:val="000000" w:themeColor="text1"/>
          <w:sz w:val="20"/>
        </w:rPr>
        <w:t>deviations were</w:t>
      </w:r>
      <w:r w:rsidR="0038030F" w:rsidRPr="00267224">
        <w:rPr>
          <w:rFonts w:asciiTheme="minorBidi" w:hAnsiTheme="minorBidi" w:cstheme="minorBidi"/>
          <w:color w:val="000000" w:themeColor="text1"/>
          <w:sz w:val="20"/>
        </w:rPr>
        <w:t xml:space="preserve"> found to be</w:t>
      </w:r>
      <w:r w:rsidR="00BF5A87" w:rsidRPr="00267224">
        <w:rPr>
          <w:rFonts w:asciiTheme="minorBidi" w:hAnsiTheme="minorBidi" w:cstheme="minorBidi"/>
          <w:color w:val="000000" w:themeColor="text1"/>
          <w:sz w:val="20"/>
        </w:rPr>
        <w:t xml:space="preserve"> minimal </w:t>
      </w:r>
      <w:r w:rsidR="00DB2468" w:rsidRPr="00267224">
        <w:rPr>
          <w:rFonts w:asciiTheme="minorBidi" w:hAnsiTheme="minorBidi" w:cstheme="minorBidi"/>
          <w:color w:val="000000" w:themeColor="text1"/>
          <w:sz w:val="20"/>
        </w:rPr>
        <w:t xml:space="preserve">based on effect sizes </w:t>
      </w:r>
      <w:r w:rsidR="00BF5A87" w:rsidRPr="00267224">
        <w:rPr>
          <w:rFonts w:asciiTheme="minorBidi" w:hAnsiTheme="minorBidi" w:cstheme="minorBidi"/>
          <w:color w:val="000000" w:themeColor="text1"/>
          <w:sz w:val="20"/>
        </w:rPr>
        <w:t xml:space="preserve">(Dataset </w:t>
      </w:r>
      <w:del w:id="42" w:author="Kyle Ewart" w:date="2026-05-04T12:11:00Z" w16du:dateUtc="2026-05-04T11:11:00Z">
        <w:r w:rsidR="00BF5A87" w:rsidRPr="00267224">
          <w:rPr>
            <w:rFonts w:asciiTheme="minorBidi" w:hAnsiTheme="minorBidi" w:cstheme="minorBidi"/>
            <w:color w:val="000000" w:themeColor="text1"/>
            <w:sz w:val="20"/>
          </w:rPr>
          <w:delText>S4</w:delText>
        </w:r>
      </w:del>
      <w:ins w:id="43" w:author="Kyle Ewart" w:date="2026-05-04T12:11:00Z" w16du:dateUtc="2026-05-04T11:11:00Z">
        <w:r w:rsidR="00BF5A87" w:rsidRPr="00267224">
          <w:rPr>
            <w:rFonts w:asciiTheme="minorBidi" w:hAnsiTheme="minorBidi" w:cstheme="minorBidi"/>
            <w:color w:val="000000" w:themeColor="text1"/>
            <w:sz w:val="20"/>
          </w:rPr>
          <w:t>S</w:t>
        </w:r>
        <w:r w:rsidR="003A2BB7">
          <w:rPr>
            <w:rFonts w:asciiTheme="minorBidi" w:hAnsiTheme="minorBidi" w:cstheme="minorBidi"/>
            <w:color w:val="000000" w:themeColor="text1"/>
            <w:sz w:val="20"/>
          </w:rPr>
          <w:t>6</w:t>
        </w:r>
      </w:ins>
      <w:r w:rsidR="00BF5A87" w:rsidRPr="00267224">
        <w:rPr>
          <w:rFonts w:asciiTheme="minorBidi" w:hAnsiTheme="minorBidi" w:cstheme="minorBidi"/>
          <w:color w:val="000000" w:themeColor="text1"/>
          <w:sz w:val="20"/>
        </w:rPr>
        <w:t>).</w:t>
      </w:r>
    </w:p>
    <w:p w14:paraId="5F009DFE" w14:textId="393A9683" w:rsidR="0010042A" w:rsidRPr="00267224" w:rsidRDefault="0010042A" w:rsidP="006F44CD">
      <w:pPr>
        <w:rPr>
          <w:rFonts w:asciiTheme="minorBidi" w:hAnsiTheme="minorBidi" w:cstheme="minorBidi"/>
          <w:color w:val="000000" w:themeColor="text1"/>
          <w:sz w:val="20"/>
        </w:rPr>
      </w:pPr>
    </w:p>
    <w:p w14:paraId="3E1796A6" w14:textId="13E06F4B" w:rsidR="0010042A" w:rsidRPr="00267224" w:rsidRDefault="0010042A" w:rsidP="0010042A">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Second, we used Kolmogorov–Smirnov (KS) tests to assess the randomness of the HGT insertion distribution within contigs. The KS tests assumed that if insertion position is random, then the distribution of insert positions over each contig will appear as a uniform distribution from position 1 to the end of the contig (minus 250 to account for the insert </w:t>
      </w:r>
      <w:r w:rsidR="00B54A06" w:rsidRPr="00267224">
        <w:rPr>
          <w:rFonts w:asciiTheme="minorBidi" w:hAnsiTheme="minorBidi" w:cstheme="minorBidi"/>
          <w:color w:val="000000" w:themeColor="text1"/>
          <w:sz w:val="20"/>
        </w:rPr>
        <w:t>length</w:t>
      </w:r>
      <w:r w:rsidRPr="00267224">
        <w:rPr>
          <w:rFonts w:asciiTheme="minorBidi" w:hAnsiTheme="minorBidi" w:cstheme="minorBidi"/>
          <w:color w:val="000000" w:themeColor="text1"/>
          <w:sz w:val="20"/>
        </w:rPr>
        <w:t xml:space="preserve">). </w:t>
      </w:r>
      <w:r w:rsidR="00B54A06" w:rsidRPr="00267224">
        <w:rPr>
          <w:rFonts w:asciiTheme="minorBidi" w:hAnsiTheme="minorBidi" w:cstheme="minorBidi"/>
          <w:color w:val="000000" w:themeColor="text1"/>
          <w:sz w:val="20"/>
        </w:rPr>
        <w:t xml:space="preserve">Contigs with fewer than three inserts were excluded. </w:t>
      </w:r>
      <w:r w:rsidRPr="00267224">
        <w:rPr>
          <w:rFonts w:asciiTheme="minorBidi" w:hAnsiTheme="minorBidi" w:cstheme="minorBidi"/>
          <w:color w:val="000000" w:themeColor="text1"/>
          <w:sz w:val="20"/>
        </w:rPr>
        <w:t xml:space="preserve">The KS tests supported a random distribution of inserts </w:t>
      </w:r>
      <w:r w:rsidR="0080318C" w:rsidRPr="00267224">
        <w:rPr>
          <w:rFonts w:asciiTheme="minorBidi" w:hAnsiTheme="minorBidi" w:cstheme="minorBidi"/>
          <w:color w:val="000000" w:themeColor="text1"/>
          <w:sz w:val="20"/>
        </w:rPr>
        <w:t>with</w:t>
      </w:r>
      <w:r w:rsidRPr="00267224">
        <w:rPr>
          <w:rFonts w:asciiTheme="minorBidi" w:hAnsiTheme="minorBidi" w:cstheme="minorBidi"/>
          <w:color w:val="000000" w:themeColor="text1"/>
          <w:sz w:val="20"/>
        </w:rPr>
        <w:t xml:space="preserve">in &gt;85% of all contigs for every genome (Dataset </w:t>
      </w:r>
      <w:del w:id="44" w:author="Kyle Ewart" w:date="2026-05-04T12:11:00Z" w16du:dateUtc="2026-05-04T11:11:00Z">
        <w:r w:rsidRPr="00267224">
          <w:rPr>
            <w:rFonts w:asciiTheme="minorBidi" w:hAnsiTheme="minorBidi" w:cstheme="minorBidi"/>
            <w:color w:val="000000" w:themeColor="text1"/>
            <w:sz w:val="20"/>
          </w:rPr>
          <w:delText>S4</w:delText>
        </w:r>
      </w:del>
      <w:ins w:id="45" w:author="Kyle Ewart" w:date="2026-05-04T12:11:00Z" w16du:dateUtc="2026-05-04T11:11:00Z">
        <w:r w:rsidRPr="00267224">
          <w:rPr>
            <w:rFonts w:asciiTheme="minorBidi" w:hAnsiTheme="minorBidi" w:cstheme="minorBidi"/>
            <w:color w:val="000000" w:themeColor="text1"/>
            <w:sz w:val="20"/>
          </w:rPr>
          <w:t>S</w:t>
        </w:r>
        <w:r w:rsidR="003A2BB7">
          <w:rPr>
            <w:rFonts w:asciiTheme="minorBidi" w:hAnsiTheme="minorBidi" w:cstheme="minorBidi"/>
            <w:color w:val="000000" w:themeColor="text1"/>
            <w:sz w:val="20"/>
          </w:rPr>
          <w:t>6</w:t>
        </w:r>
      </w:ins>
      <w:r w:rsidRPr="00267224">
        <w:rPr>
          <w:rFonts w:asciiTheme="minorBidi" w:hAnsiTheme="minorBidi" w:cstheme="minorBidi"/>
          <w:color w:val="000000" w:themeColor="text1"/>
          <w:sz w:val="20"/>
        </w:rPr>
        <w:t xml:space="preserve">). The distributions </w:t>
      </w:r>
      <w:r w:rsidR="00A93A56" w:rsidRPr="00267224">
        <w:rPr>
          <w:rFonts w:asciiTheme="minorBidi" w:hAnsiTheme="minorBidi" w:cstheme="minorBidi"/>
          <w:color w:val="000000" w:themeColor="text1"/>
          <w:sz w:val="20"/>
        </w:rPr>
        <w:t xml:space="preserve">of inserts along the host contigs </w:t>
      </w:r>
      <w:r w:rsidRPr="00267224">
        <w:rPr>
          <w:rFonts w:asciiTheme="minorBidi" w:hAnsiTheme="minorBidi" w:cstheme="minorBidi"/>
          <w:color w:val="000000" w:themeColor="text1"/>
          <w:sz w:val="20"/>
        </w:rPr>
        <w:t>are depicted in Fig</w:t>
      </w:r>
      <w:r w:rsidR="00A7422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1</w:t>
      </w:r>
      <w:r w:rsidR="00A7422C" w:rsidRPr="00267224">
        <w:rPr>
          <w:rFonts w:asciiTheme="minorBidi" w:hAnsiTheme="minorBidi" w:cstheme="minorBidi"/>
          <w:color w:val="000000" w:themeColor="text1"/>
          <w:sz w:val="20"/>
        </w:rPr>
        <w:t>C</w:t>
      </w:r>
      <w:r w:rsidRPr="00267224">
        <w:rPr>
          <w:rFonts w:asciiTheme="minorBidi" w:hAnsiTheme="minorBidi" w:cstheme="minorBidi"/>
          <w:color w:val="000000" w:themeColor="text1"/>
          <w:sz w:val="20"/>
        </w:rPr>
        <w:t>.</w:t>
      </w:r>
    </w:p>
    <w:p w14:paraId="46C3F375" w14:textId="665FA897" w:rsidR="006B2DE1" w:rsidRPr="00267224" w:rsidRDefault="006B2DE1" w:rsidP="006B2DE1">
      <w:pPr>
        <w:rPr>
          <w:rFonts w:asciiTheme="minorBidi" w:hAnsiTheme="minorBidi" w:cstheme="minorBidi"/>
          <w:color w:val="FF0000"/>
          <w:sz w:val="20"/>
        </w:rPr>
      </w:pPr>
    </w:p>
    <w:p w14:paraId="7ED3A7EE" w14:textId="3AA1F48D" w:rsidR="006B2DE1" w:rsidRPr="00267224" w:rsidRDefault="006B2DE1" w:rsidP="006B2DE1">
      <w:pPr>
        <w:rPr>
          <w:rFonts w:asciiTheme="minorBidi" w:hAnsiTheme="minorBidi" w:cstheme="minorBidi"/>
          <w:color w:val="FF0000"/>
          <w:sz w:val="20"/>
        </w:rPr>
      </w:pPr>
      <w:r w:rsidRPr="00267224">
        <w:rPr>
          <w:rFonts w:ascii="Arial" w:hAnsi="Arial" w:cs="Arial"/>
          <w:b/>
          <w:sz w:val="20"/>
        </w:rPr>
        <w:t>HGT insert QC</w:t>
      </w:r>
    </w:p>
    <w:p w14:paraId="00B1D461" w14:textId="7CB63A70" w:rsidR="00FF1B5C"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267224">
        <w:rPr>
          <w:rFonts w:asciiTheme="minorBidi" w:hAnsiTheme="minorBidi" w:cstheme="minorBidi"/>
          <w:color w:val="000000" w:themeColor="text1"/>
          <w:sz w:val="20"/>
        </w:rPr>
        <w:t xml:space="preserve">aligned the raw reads against the respective assembled genomes. Raw reads </w:t>
      </w:r>
      <w:r w:rsidR="00622217" w:rsidRPr="00267224">
        <w:rPr>
          <w:rFonts w:asciiTheme="minorBidi" w:hAnsiTheme="minorBidi" w:cstheme="minorBidi"/>
          <w:color w:val="000000" w:themeColor="text1"/>
          <w:sz w:val="20"/>
        </w:rPr>
        <w:lastRenderedPageBreak/>
        <w:t>that</w:t>
      </w:r>
      <w:r w:rsidRPr="00267224">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sidRPr="00267224">
        <w:rPr>
          <w:rFonts w:asciiTheme="minorBidi" w:hAnsiTheme="minorBidi" w:cstheme="minorBidi"/>
          <w:color w:val="000000" w:themeColor="text1"/>
          <w:sz w:val="20"/>
        </w:rPr>
        <w:t>See a schematic of this workflow and examples on GitHub (https://github.com/MEEP-projects/HGT_pipeline/tree/main/other).</w:t>
      </w:r>
    </w:p>
    <w:p w14:paraId="422887A3" w14:textId="77777777" w:rsidR="006B2DE1" w:rsidRPr="00267224" w:rsidRDefault="006B2DE1" w:rsidP="00E51150">
      <w:pPr>
        <w:pStyle w:val="SMSubheading"/>
        <w:jc w:val="center"/>
      </w:pPr>
    </w:p>
    <w:p w14:paraId="27E84ACA" w14:textId="7777777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found that none of the identified inserts aligned with solely contaminant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267224" w:rsidRDefault="006B2DE1" w:rsidP="006B2DE1">
      <w:pPr>
        <w:rPr>
          <w:rFonts w:asciiTheme="minorBidi" w:hAnsiTheme="minorBidi" w:cstheme="minorBidi"/>
          <w:color w:val="000000" w:themeColor="text1"/>
          <w:sz w:val="20"/>
        </w:rPr>
      </w:pPr>
    </w:p>
    <w:p w14:paraId="65953078" w14:textId="2B5C75BE"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To assess the sensitivity of HGT insert counts to our choice of parameters, we re-characteri</w:t>
      </w:r>
      <w:r w:rsidR="00F95B18"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ed inserts using alternative, less stringent thresholds (see the ‘</w:t>
      </w:r>
      <w:r w:rsidRPr="00267224">
        <w:rPr>
          <w:rFonts w:asciiTheme="minorBidi" w:hAnsiTheme="minorBidi" w:cstheme="minorBidi"/>
          <w:i/>
          <w:iCs/>
          <w:color w:val="000000" w:themeColor="text1"/>
          <w:sz w:val="20"/>
        </w:rPr>
        <w:t>Characteri</w:t>
      </w:r>
      <w:r w:rsidR="00F95B18" w:rsidRPr="00267224">
        <w:rPr>
          <w:rFonts w:asciiTheme="minorBidi" w:hAnsiTheme="minorBidi" w:cstheme="minorBidi"/>
          <w:i/>
          <w:iCs/>
          <w:color w:val="000000" w:themeColor="text1"/>
          <w:sz w:val="20"/>
        </w:rPr>
        <w:t>z</w:t>
      </w:r>
      <w:r w:rsidRPr="00267224">
        <w:rPr>
          <w:rFonts w:asciiTheme="minorBidi" w:hAnsiTheme="minorBidi" w:cstheme="minorBidi"/>
          <w:i/>
          <w:iCs/>
          <w:color w:val="000000" w:themeColor="text1"/>
          <w:sz w:val="20"/>
        </w:rPr>
        <w:t>ing HGT inserts</w:t>
      </w:r>
      <w:r w:rsidRPr="00267224">
        <w:rPr>
          <w:rFonts w:asciiTheme="minorBidi" w:hAnsiTheme="minorBidi" w:cstheme="minorBidi"/>
          <w:color w:val="000000" w:themeColor="text1"/>
          <w:sz w:val="20"/>
        </w:rPr>
        <w:t>’ section). This led to a greater number of inserts being identified (246</w:t>
      </w:r>
      <w:r w:rsidR="00F95B18"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5841 in the cockroach genomes), though overall patterns remained similar (Dataset S3). Note that the inserts characteri</w:t>
      </w:r>
      <w:r w:rsidR="00F0520F"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w:t>
      </w:r>
    </w:p>
    <w:p w14:paraId="151DCBFF" w14:textId="3327C48A" w:rsidR="00907395" w:rsidRPr="00267224" w:rsidRDefault="00907395" w:rsidP="006B2DE1">
      <w:pPr>
        <w:rPr>
          <w:rFonts w:asciiTheme="minorBidi" w:hAnsiTheme="minorBidi" w:cstheme="minorBidi"/>
          <w:color w:val="000000" w:themeColor="text1"/>
          <w:sz w:val="20"/>
        </w:rPr>
      </w:pPr>
    </w:p>
    <w:p w14:paraId="574AB601" w14:textId="3A5082ED" w:rsidR="005F1BA1" w:rsidRPr="00267224" w:rsidRDefault="0029513D" w:rsidP="005F1BA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To investigate whether the number of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(an aphid symbiont) and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(a bacterial genus known to infect some </w:t>
      </w:r>
      <w:proofErr w:type="spellStart"/>
      <w:r w:rsidRPr="00267224">
        <w:rPr>
          <w:rFonts w:asciiTheme="minorBidi" w:hAnsiTheme="minorBidi" w:cstheme="minorBidi"/>
          <w:color w:val="000000" w:themeColor="text1"/>
          <w:sz w:val="20"/>
        </w:rPr>
        <w:t>Blattodea</w:t>
      </w:r>
      <w:proofErr w:type="spellEnd"/>
      <w:r w:rsidRPr="00267224">
        <w:rPr>
          <w:rFonts w:asciiTheme="minorBidi" w:hAnsiTheme="minorBidi" w:cstheme="minorBidi"/>
          <w:color w:val="000000" w:themeColor="text1"/>
          <w:sz w:val="20"/>
        </w:rPr>
        <w:t xml:space="preserve"> species).</w:t>
      </w:r>
      <w:r w:rsidR="00A845F6" w:rsidRPr="00267224">
        <w:rPr>
          <w:rFonts w:asciiTheme="minorBidi" w:hAnsiTheme="minorBidi" w:cstheme="minorBidi"/>
          <w:color w:val="000000" w:themeColor="text1"/>
          <w:sz w:val="20"/>
        </w:rPr>
        <w:t xml:space="preserve"> </w:t>
      </w:r>
      <w:r w:rsidR="005F1BA1" w:rsidRPr="00267224">
        <w:rPr>
          <w:rFonts w:asciiTheme="minorBidi" w:hAnsiTheme="minorBidi" w:cstheme="minorBidi"/>
          <w:color w:val="000000" w:themeColor="text1"/>
          <w:sz w:val="20"/>
        </w:rPr>
        <w:t xml:space="preserve">The initial genome libraries used to characterize the HGT inserts comprised 37 and </w:t>
      </w:r>
      <w:r w:rsidR="00D27067" w:rsidRPr="00267224">
        <w:rPr>
          <w:rFonts w:asciiTheme="minorBidi" w:hAnsiTheme="minorBidi" w:cstheme="minorBidi"/>
          <w:color w:val="000000" w:themeColor="text1"/>
          <w:sz w:val="20"/>
        </w:rPr>
        <w:t xml:space="preserve">20 </w:t>
      </w:r>
      <w:proofErr w:type="spellStart"/>
      <w:r w:rsidR="005F1BA1" w:rsidRPr="00267224">
        <w:rPr>
          <w:rFonts w:asciiTheme="minorBidi" w:hAnsiTheme="minorBidi" w:cstheme="minorBidi"/>
          <w:i/>
          <w:iCs/>
          <w:color w:val="000000" w:themeColor="text1"/>
          <w:sz w:val="20"/>
        </w:rPr>
        <w:t>Buchnera</w:t>
      </w:r>
      <w:proofErr w:type="spellEnd"/>
      <w:r w:rsidR="005F1BA1" w:rsidRPr="00267224">
        <w:rPr>
          <w:rFonts w:asciiTheme="minorBidi" w:hAnsiTheme="minorBidi" w:cstheme="minorBidi"/>
          <w:color w:val="000000" w:themeColor="text1"/>
          <w:sz w:val="20"/>
        </w:rPr>
        <w:t xml:space="preserve"> and </w:t>
      </w:r>
      <w:r w:rsidR="005F1BA1" w:rsidRPr="00267224">
        <w:rPr>
          <w:rFonts w:asciiTheme="minorBidi" w:hAnsiTheme="minorBidi" w:cstheme="minorBidi"/>
          <w:i/>
          <w:iCs/>
          <w:color w:val="000000" w:themeColor="text1"/>
          <w:sz w:val="20"/>
        </w:rPr>
        <w:t xml:space="preserve">Wolbachia </w:t>
      </w:r>
      <w:r w:rsidR="005F1BA1" w:rsidRPr="00267224">
        <w:rPr>
          <w:rFonts w:asciiTheme="minorBidi" w:hAnsiTheme="minorBidi" w:cstheme="minorBidi"/>
          <w:color w:val="000000" w:themeColor="text1"/>
          <w:sz w:val="20"/>
        </w:rPr>
        <w:t>genomes, respectively</w:t>
      </w:r>
      <w:r w:rsidR="00D27067" w:rsidRPr="00267224">
        <w:rPr>
          <w:rFonts w:asciiTheme="minorBidi" w:hAnsiTheme="minorBidi" w:cstheme="minorBidi"/>
          <w:color w:val="000000" w:themeColor="text1"/>
          <w:sz w:val="20"/>
        </w:rPr>
        <w:t xml:space="preserve"> (Dataset S2)</w:t>
      </w:r>
      <w:r w:rsidR="005F1BA1" w:rsidRPr="00267224">
        <w:rPr>
          <w:rFonts w:asciiTheme="minorBidi" w:hAnsiTheme="minorBidi" w:cstheme="minorBidi"/>
          <w:color w:val="000000" w:themeColor="text1"/>
          <w:sz w:val="20"/>
        </w:rPr>
        <w:t>.</w:t>
      </w:r>
    </w:p>
    <w:p w14:paraId="498D1EC3" w14:textId="77777777" w:rsidR="00725612" w:rsidRPr="00267224" w:rsidRDefault="00725612" w:rsidP="00725612">
      <w:pPr>
        <w:rPr>
          <w:rFonts w:asciiTheme="minorBidi" w:hAnsiTheme="minorBidi" w:cstheme="minorBidi"/>
          <w:color w:val="000000" w:themeColor="text1"/>
          <w:sz w:val="20"/>
        </w:rPr>
      </w:pPr>
    </w:p>
    <w:p w14:paraId="1A1AFAC3" w14:textId="2CB93429" w:rsidR="00DE001B" w:rsidRPr="00267224" w:rsidRDefault="0029513D" w:rsidP="00725612">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identified </w:t>
      </w:r>
      <w:r w:rsidR="00725612" w:rsidRPr="00267224">
        <w:rPr>
          <w:rFonts w:asciiTheme="minorBidi" w:hAnsiTheme="minorBidi" w:cstheme="minorBidi"/>
          <w:color w:val="000000" w:themeColor="text1"/>
          <w:sz w:val="20"/>
        </w:rPr>
        <w:t>0-</w:t>
      </w:r>
      <w:r w:rsidR="00DC6F15" w:rsidRPr="00267224">
        <w:rPr>
          <w:rFonts w:asciiTheme="minorBidi" w:hAnsiTheme="minorBidi" w:cstheme="minorBidi"/>
          <w:color w:val="000000" w:themeColor="text1"/>
          <w:sz w:val="20"/>
        </w:rPr>
        <w:t>21</w:t>
      </w:r>
      <w:ins w:id="46" w:author="Nathan Lo" w:date="2026-05-05T10:53:00Z" w16du:dateUtc="2026-05-05T00:53:00Z">
        <w:r w:rsidR="00123737">
          <w:rPr>
            <w:rFonts w:asciiTheme="minorBidi" w:hAnsiTheme="minorBidi" w:cstheme="minorBidi"/>
            <w:color w:val="000000" w:themeColor="text1"/>
            <w:sz w:val="20"/>
          </w:rPr>
          <w:t xml:space="preserve"> putative</w:t>
        </w:r>
      </w:ins>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-derived inserts </w:t>
      </w:r>
      <w:r w:rsidR="001F3E79" w:rsidRPr="00267224">
        <w:rPr>
          <w:rFonts w:asciiTheme="minorBidi" w:hAnsiTheme="minorBidi" w:cstheme="minorBidi"/>
          <w:color w:val="000000" w:themeColor="text1"/>
          <w:sz w:val="20"/>
        </w:rPr>
        <w:t xml:space="preserve">(average = 3.2) </w:t>
      </w:r>
      <w:r w:rsidRPr="00267224">
        <w:rPr>
          <w:rFonts w:asciiTheme="minorBidi" w:hAnsiTheme="minorBidi" w:cstheme="minorBidi"/>
          <w:color w:val="000000" w:themeColor="text1"/>
          <w:sz w:val="20"/>
        </w:rPr>
        <w:t xml:space="preserve">across the host genomes </w:t>
      </w:r>
      <w:r w:rsidR="00725612" w:rsidRPr="00267224">
        <w:rPr>
          <w:rFonts w:asciiTheme="minorBidi" w:hAnsiTheme="minorBidi" w:cstheme="minorBidi"/>
          <w:color w:val="000000" w:themeColor="text1"/>
          <w:sz w:val="20"/>
        </w:rPr>
        <w:t xml:space="preserve">following the HGT pipeline. </w:t>
      </w:r>
      <w:r w:rsidR="008028C6" w:rsidRPr="00267224">
        <w:rPr>
          <w:rFonts w:asciiTheme="minorBidi" w:hAnsiTheme="minorBidi" w:cstheme="minorBidi"/>
          <w:color w:val="000000" w:themeColor="text1"/>
          <w:sz w:val="20"/>
        </w:rPr>
        <w:t xml:space="preserve">This number decreases when applying </w:t>
      </w:r>
      <w:r w:rsidR="00704456" w:rsidRPr="00267224">
        <w:rPr>
          <w:rFonts w:asciiTheme="minorBidi" w:hAnsiTheme="minorBidi" w:cstheme="minorBidi"/>
          <w:color w:val="000000" w:themeColor="text1"/>
          <w:sz w:val="20"/>
        </w:rPr>
        <w:t>more</w:t>
      </w:r>
      <w:r w:rsidR="008028C6" w:rsidRPr="00267224">
        <w:rPr>
          <w:rFonts w:asciiTheme="minorBidi" w:hAnsiTheme="minorBidi" w:cstheme="minorBidi"/>
          <w:color w:val="000000" w:themeColor="text1"/>
          <w:sz w:val="20"/>
        </w:rPr>
        <w:t xml:space="preserve"> stringent filtering parameters for excluding inserts that are </w:t>
      </w:r>
      <w:proofErr w:type="gramStart"/>
      <w:r w:rsidR="008028C6" w:rsidRPr="00267224">
        <w:rPr>
          <w:rFonts w:asciiTheme="minorBidi" w:hAnsiTheme="minorBidi" w:cstheme="minorBidi"/>
          <w:color w:val="000000" w:themeColor="text1"/>
          <w:sz w:val="20"/>
        </w:rPr>
        <w:t>similar to</w:t>
      </w:r>
      <w:proofErr w:type="gramEnd"/>
      <w:r w:rsidR="008028C6" w:rsidRPr="00267224">
        <w:rPr>
          <w:rFonts w:asciiTheme="minorBidi" w:hAnsiTheme="minorBidi" w:cstheme="minorBidi"/>
          <w:color w:val="000000" w:themeColor="text1"/>
          <w:sz w:val="20"/>
        </w:rPr>
        <w:t xml:space="preserve"> other bacterial species</w:t>
      </w:r>
      <w:r w:rsidR="00352DF1" w:rsidRPr="00267224">
        <w:rPr>
          <w:rFonts w:asciiTheme="minorBidi" w:hAnsiTheme="minorBidi" w:cstheme="minorBidi"/>
          <w:color w:val="000000" w:themeColor="text1"/>
          <w:sz w:val="20"/>
        </w:rPr>
        <w:t xml:space="preserve"> (see details in HGT pipeline above); </w:t>
      </w:r>
      <w:r w:rsidR="008028C6" w:rsidRPr="00267224">
        <w:rPr>
          <w:rFonts w:asciiTheme="minorBidi" w:hAnsiTheme="minorBidi" w:cstheme="minorBidi"/>
          <w:color w:val="000000" w:themeColor="text1"/>
          <w:sz w:val="20"/>
        </w:rPr>
        <w:t xml:space="preserve">i.e. </w:t>
      </w:r>
      <w:r w:rsidR="00EB7BBB" w:rsidRPr="00267224">
        <w:rPr>
          <w:rFonts w:asciiTheme="minorBidi" w:hAnsiTheme="minorBidi" w:cstheme="minorBidi"/>
          <w:color w:val="000000" w:themeColor="text1"/>
          <w:sz w:val="20"/>
        </w:rPr>
        <w:t>most likely</w:t>
      </w:r>
      <w:r w:rsidR="00352DF1" w:rsidRPr="00267224">
        <w:rPr>
          <w:rFonts w:asciiTheme="minorBidi" w:hAnsiTheme="minorBidi" w:cstheme="minorBidi"/>
          <w:color w:val="000000" w:themeColor="text1"/>
          <w:sz w:val="20"/>
        </w:rPr>
        <w:t xml:space="preserve"> all </w:t>
      </w:r>
      <w:r w:rsidR="008028C6" w:rsidRPr="00267224">
        <w:rPr>
          <w:rFonts w:asciiTheme="minorBidi" w:hAnsiTheme="minorBidi" w:cstheme="minorBidi"/>
          <w:color w:val="000000" w:themeColor="text1"/>
          <w:sz w:val="20"/>
        </w:rPr>
        <w:t xml:space="preserve">putative </w:t>
      </w:r>
      <w:proofErr w:type="spellStart"/>
      <w:r w:rsidR="008028C6" w:rsidRPr="00267224">
        <w:rPr>
          <w:rFonts w:asciiTheme="minorBidi" w:hAnsiTheme="minorBidi" w:cstheme="minorBidi"/>
          <w:i/>
          <w:iCs/>
          <w:color w:val="000000" w:themeColor="text1"/>
          <w:sz w:val="20"/>
        </w:rPr>
        <w:t>Buchnera</w:t>
      </w:r>
      <w:proofErr w:type="spellEnd"/>
      <w:r w:rsidR="008028C6" w:rsidRPr="00267224">
        <w:rPr>
          <w:rFonts w:asciiTheme="minorBidi" w:hAnsiTheme="minorBidi" w:cstheme="minorBidi"/>
          <w:color w:val="000000" w:themeColor="text1"/>
          <w:sz w:val="20"/>
        </w:rPr>
        <w:t xml:space="preserve">-derived inserts instead originate from </w:t>
      </w:r>
      <w:proofErr w:type="spellStart"/>
      <w:r w:rsidR="008028C6" w:rsidRPr="00267224">
        <w:rPr>
          <w:rFonts w:asciiTheme="minorBidi" w:hAnsiTheme="minorBidi" w:cstheme="minorBidi"/>
          <w:i/>
          <w:iCs/>
          <w:color w:val="000000" w:themeColor="text1"/>
          <w:sz w:val="20"/>
        </w:rPr>
        <w:t>Blattabacterium</w:t>
      </w:r>
      <w:proofErr w:type="spellEnd"/>
      <w:r w:rsidR="008028C6" w:rsidRPr="00267224">
        <w:rPr>
          <w:rFonts w:asciiTheme="minorBidi" w:hAnsiTheme="minorBidi" w:cstheme="minorBidi"/>
          <w:i/>
          <w:iCs/>
          <w:color w:val="000000" w:themeColor="text1"/>
          <w:sz w:val="20"/>
        </w:rPr>
        <w:t xml:space="preserve"> </w:t>
      </w:r>
      <w:r w:rsidR="008028C6" w:rsidRPr="00267224">
        <w:rPr>
          <w:rFonts w:asciiTheme="minorBidi" w:hAnsiTheme="minorBidi" w:cstheme="minorBidi"/>
          <w:color w:val="000000" w:themeColor="text1"/>
          <w:sz w:val="20"/>
        </w:rPr>
        <w:t>or other bacterial species</w:t>
      </w:r>
      <w:r w:rsidR="0055674A" w:rsidRPr="00267224">
        <w:rPr>
          <w:rFonts w:asciiTheme="minorBidi" w:hAnsiTheme="minorBidi" w:cstheme="minorBidi"/>
          <w:color w:val="000000" w:themeColor="text1"/>
          <w:sz w:val="20"/>
        </w:rPr>
        <w:t>.</w:t>
      </w:r>
      <w:r w:rsidR="001551DF" w:rsidRPr="00267224">
        <w:rPr>
          <w:rFonts w:asciiTheme="minorBidi" w:hAnsiTheme="minorBidi" w:cstheme="minorBidi"/>
          <w:color w:val="000000" w:themeColor="text1"/>
          <w:sz w:val="20"/>
        </w:rPr>
        <w:t xml:space="preserve"> Indeed,</w:t>
      </w:r>
      <w:r w:rsidR="001F1CD3" w:rsidRPr="00267224">
        <w:rPr>
          <w:rFonts w:asciiTheme="minorBidi" w:hAnsiTheme="minorBidi" w:cstheme="minorBidi"/>
          <w:color w:val="000000" w:themeColor="text1"/>
          <w:sz w:val="20"/>
        </w:rPr>
        <w:t xml:space="preserve"> manual inspection suggests that</w:t>
      </w:r>
      <w:r w:rsidR="001551DF" w:rsidRPr="00267224">
        <w:rPr>
          <w:rFonts w:asciiTheme="minorBidi" w:hAnsiTheme="minorBidi" w:cstheme="minorBidi"/>
          <w:color w:val="000000" w:themeColor="text1"/>
          <w:sz w:val="20"/>
        </w:rPr>
        <w:t xml:space="preserve"> </w:t>
      </w:r>
      <w:proofErr w:type="gramStart"/>
      <w:r w:rsidR="001551DF" w:rsidRPr="00267224">
        <w:rPr>
          <w:rFonts w:asciiTheme="minorBidi" w:hAnsiTheme="minorBidi" w:cstheme="minorBidi"/>
          <w:color w:val="000000" w:themeColor="text1"/>
          <w:sz w:val="20"/>
        </w:rPr>
        <w:t>the majority of</w:t>
      </w:r>
      <w:proofErr w:type="gramEnd"/>
      <w:r w:rsidR="001551DF" w:rsidRPr="00267224">
        <w:rPr>
          <w:rFonts w:asciiTheme="minorBidi" w:hAnsiTheme="minorBidi" w:cstheme="minorBidi"/>
          <w:color w:val="000000" w:themeColor="text1"/>
          <w:sz w:val="20"/>
        </w:rPr>
        <w:t xml:space="preserve"> these hits originate from genomic regions that are relatively conserved across bacteria, such as </w:t>
      </w:r>
      <w:r w:rsidR="001551DF" w:rsidRPr="00267224">
        <w:rPr>
          <w:rFonts w:asciiTheme="minorBidi" w:hAnsiTheme="minorBidi" w:cstheme="minorBidi"/>
          <w:i/>
          <w:iCs/>
          <w:color w:val="000000" w:themeColor="text1"/>
          <w:sz w:val="20"/>
        </w:rPr>
        <w:t>16S</w:t>
      </w:r>
      <w:r w:rsidR="001551DF" w:rsidRPr="00267224">
        <w:rPr>
          <w:rFonts w:asciiTheme="minorBidi" w:hAnsiTheme="minorBidi" w:cstheme="minorBidi"/>
          <w:color w:val="000000" w:themeColor="text1"/>
          <w:sz w:val="20"/>
        </w:rPr>
        <w:t>.</w:t>
      </w:r>
      <w:r w:rsidR="00725612"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This is consistent with the lack of co-occurrence between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and these hosts. We identified </w:t>
      </w:r>
      <w:r w:rsidR="001E7E1E"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1E7E1E" w:rsidRPr="00267224">
        <w:rPr>
          <w:rFonts w:asciiTheme="minorBidi" w:hAnsiTheme="minorBidi" w:cstheme="minorBidi"/>
          <w:color w:val="000000" w:themeColor="text1"/>
          <w:sz w:val="20"/>
        </w:rPr>
        <w:t>35</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-derived inserts</w:t>
      </w:r>
      <w:r w:rsidR="00725612" w:rsidRPr="00267224">
        <w:rPr>
          <w:rFonts w:asciiTheme="minorBidi" w:hAnsiTheme="minorBidi" w:cstheme="minorBidi"/>
          <w:color w:val="000000" w:themeColor="text1"/>
          <w:sz w:val="20"/>
        </w:rPr>
        <w:t xml:space="preserve"> </w:t>
      </w:r>
      <w:r w:rsidR="001E7E1E" w:rsidRPr="00267224">
        <w:rPr>
          <w:rFonts w:asciiTheme="minorBidi" w:hAnsiTheme="minorBidi" w:cstheme="minorBidi"/>
          <w:color w:val="000000" w:themeColor="text1"/>
          <w:sz w:val="20"/>
        </w:rPr>
        <w:t>(average = 9.</w:t>
      </w:r>
      <w:r w:rsidR="001F3E79" w:rsidRPr="00267224">
        <w:rPr>
          <w:rFonts w:asciiTheme="minorBidi" w:hAnsiTheme="minorBidi" w:cstheme="minorBidi"/>
          <w:color w:val="000000" w:themeColor="text1"/>
          <w:sz w:val="20"/>
        </w:rPr>
        <w:t>5</w:t>
      </w:r>
      <w:r w:rsidR="001E7E1E" w:rsidRPr="00267224">
        <w:rPr>
          <w:rFonts w:asciiTheme="minorBidi" w:hAnsiTheme="minorBidi" w:cstheme="minorBidi"/>
          <w:color w:val="000000" w:themeColor="text1"/>
          <w:sz w:val="20"/>
        </w:rPr>
        <w:t>)</w:t>
      </w:r>
      <w:r w:rsidR="001F3E79" w:rsidRPr="00267224">
        <w:rPr>
          <w:rFonts w:asciiTheme="minorBidi" w:hAnsiTheme="minorBidi" w:cstheme="minorBidi"/>
          <w:color w:val="000000" w:themeColor="text1"/>
          <w:sz w:val="20"/>
        </w:rPr>
        <w:t xml:space="preserve"> per genome</w:t>
      </w:r>
      <w:r w:rsidRPr="00267224">
        <w:rPr>
          <w:rFonts w:asciiTheme="minorBidi" w:hAnsiTheme="minorBidi" w:cstheme="minorBidi"/>
          <w:color w:val="000000" w:themeColor="text1"/>
          <w:sz w:val="20"/>
        </w:rPr>
        <w:t xml:space="preserve">. The higher number relative to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likely reflects that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do infect these hosts, although insert counts remain lower than those observed for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potentially reflecting differences in host–bacterial interactions.</w:t>
      </w:r>
    </w:p>
    <w:p w14:paraId="3255DF6E" w14:textId="77777777" w:rsidR="0029513D" w:rsidRPr="00267224" w:rsidRDefault="0029513D" w:rsidP="006B2DE1">
      <w:pPr>
        <w:rPr>
          <w:rFonts w:asciiTheme="minorBidi" w:hAnsiTheme="minorBidi" w:cstheme="minorBidi"/>
          <w:color w:val="000000" w:themeColor="text1"/>
          <w:sz w:val="20"/>
        </w:rPr>
      </w:pPr>
    </w:p>
    <w:p w14:paraId="79366A32" w14:textId="068AA98F" w:rsidR="004F51D1"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Since completing the analyses and </w:t>
      </w:r>
      <w:ins w:id="47" w:author="Nathan Lo" w:date="2026-05-05T10:53:00Z" w16du:dateUtc="2026-05-05T00:53:00Z">
        <w:r w:rsidR="00123737">
          <w:rPr>
            <w:rFonts w:asciiTheme="minorBidi" w:hAnsiTheme="minorBidi" w:cstheme="minorBidi"/>
            <w:color w:val="000000" w:themeColor="text1"/>
            <w:sz w:val="20"/>
          </w:rPr>
          <w:t xml:space="preserve">original </w:t>
        </w:r>
      </w:ins>
      <w:r w:rsidRPr="00267224">
        <w:rPr>
          <w:rFonts w:asciiTheme="minorBidi" w:hAnsiTheme="minorBidi" w:cstheme="minorBidi"/>
          <w:color w:val="000000" w:themeColor="text1"/>
          <w:sz w:val="20"/>
        </w:rPr>
        <w:t xml:space="preserve">manuscript preparation, additional </w:t>
      </w:r>
      <w:proofErr w:type="spellStart"/>
      <w:r w:rsidRPr="00267224">
        <w:rPr>
          <w:rFonts w:asciiTheme="minorBidi" w:hAnsiTheme="minorBidi" w:cstheme="minorBidi"/>
          <w:color w:val="000000" w:themeColor="text1"/>
          <w:sz w:val="20"/>
        </w:rPr>
        <w:t>Blattodea</w:t>
      </w:r>
      <w:proofErr w:type="spellEnd"/>
      <w:r w:rsidRPr="00267224">
        <w:rPr>
          <w:rFonts w:asciiTheme="minorBidi" w:hAnsiTheme="minorBidi" w:cstheme="minorBidi"/>
          <w:color w:val="000000" w:themeColor="text1"/>
          <w:sz w:val="20"/>
        </w:rPr>
        <w:t xml:space="preserve"> genomes have become available. To assess whether the patterns identified in this study are consistent across these additional taxa, we applied the same HGT insert pipeline to five newly available genomes: one termite (</w:t>
      </w:r>
      <w:proofErr w:type="spellStart"/>
      <w:r w:rsidRPr="00267224">
        <w:rPr>
          <w:rFonts w:asciiTheme="minorBidi" w:hAnsiTheme="minorBidi" w:cstheme="minorBidi"/>
          <w:i/>
          <w:iCs/>
          <w:color w:val="000000" w:themeColor="text1"/>
          <w:sz w:val="20"/>
        </w:rPr>
        <w:t>Mastotermes</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darwiniensis</w:t>
      </w:r>
      <w:proofErr w:type="spellEnd"/>
      <w:r w:rsidRPr="00267224">
        <w:rPr>
          <w:rFonts w:asciiTheme="minorBidi" w:hAnsiTheme="minorBidi" w:cstheme="minorBidi"/>
          <w:color w:val="000000" w:themeColor="text1"/>
          <w:sz w:val="20"/>
        </w:rPr>
        <w:t xml:space="preserve">; GCA_053541125.1), which is the only termite species known to </w:t>
      </w:r>
      <w:proofErr w:type="spellStart"/>
      <w:r w:rsidRPr="00267224">
        <w:rPr>
          <w:rFonts w:asciiTheme="minorBidi" w:hAnsiTheme="minorBidi" w:cstheme="minorBidi"/>
          <w:color w:val="000000" w:themeColor="text1"/>
          <w:sz w:val="20"/>
        </w:rPr>
        <w:t>harbour</w:t>
      </w:r>
      <w:proofErr w:type="spellEnd"/>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two </w:t>
      </w:r>
      <w:proofErr w:type="spellStart"/>
      <w:r w:rsidRPr="00267224">
        <w:rPr>
          <w:rFonts w:asciiTheme="minorBidi" w:hAnsiTheme="minorBidi" w:cstheme="minorBidi"/>
          <w:i/>
          <w:iCs/>
          <w:color w:val="000000" w:themeColor="text1"/>
          <w:sz w:val="20"/>
        </w:rPr>
        <w:t>Cryptocercus</w:t>
      </w:r>
      <w:proofErr w:type="spellEnd"/>
      <w:r w:rsidRPr="00267224">
        <w:rPr>
          <w:rFonts w:asciiTheme="minorBidi" w:hAnsiTheme="minorBidi" w:cstheme="minorBidi"/>
          <w:color w:val="000000" w:themeColor="text1"/>
          <w:sz w:val="20"/>
        </w:rPr>
        <w:t xml:space="preserve"> species (</w:t>
      </w:r>
      <w:r w:rsidRPr="00267224">
        <w:rPr>
          <w:rFonts w:asciiTheme="minorBidi" w:hAnsiTheme="minorBidi" w:cstheme="minorBidi"/>
          <w:i/>
          <w:iCs/>
          <w:color w:val="000000" w:themeColor="text1"/>
          <w:sz w:val="20"/>
        </w:rPr>
        <w:t xml:space="preserve">C. </w:t>
      </w:r>
      <w:proofErr w:type="spellStart"/>
      <w:r w:rsidRPr="00267224">
        <w:rPr>
          <w:rFonts w:asciiTheme="minorBidi" w:hAnsiTheme="minorBidi" w:cstheme="minorBidi"/>
          <w:i/>
          <w:iCs/>
          <w:color w:val="000000" w:themeColor="text1"/>
          <w:sz w:val="20"/>
        </w:rPr>
        <w:t>punctulatus</w:t>
      </w:r>
      <w:proofErr w:type="spellEnd"/>
      <w:r w:rsidRPr="00267224">
        <w:rPr>
          <w:rFonts w:asciiTheme="minorBidi" w:hAnsiTheme="minorBidi" w:cstheme="minorBidi"/>
          <w:color w:val="000000" w:themeColor="text1"/>
          <w:sz w:val="20"/>
        </w:rPr>
        <w:t xml:space="preserve">; GCA_054643855.1 and </w:t>
      </w:r>
      <w:r w:rsidRPr="00267224">
        <w:rPr>
          <w:rFonts w:asciiTheme="minorBidi" w:hAnsiTheme="minorBidi" w:cstheme="minorBidi"/>
          <w:i/>
          <w:iCs/>
          <w:color w:val="000000" w:themeColor="text1"/>
          <w:sz w:val="20"/>
        </w:rPr>
        <w:t xml:space="preserve">C. </w:t>
      </w:r>
      <w:proofErr w:type="spellStart"/>
      <w:r w:rsidRPr="00267224">
        <w:rPr>
          <w:rFonts w:asciiTheme="minorBidi" w:hAnsiTheme="minorBidi" w:cstheme="minorBidi"/>
          <w:i/>
          <w:iCs/>
          <w:color w:val="000000" w:themeColor="text1"/>
          <w:sz w:val="20"/>
        </w:rPr>
        <w:t>shennongjianesis</w:t>
      </w:r>
      <w:proofErr w:type="spellEnd"/>
      <w:r w:rsidRPr="00267224">
        <w:rPr>
          <w:rFonts w:asciiTheme="minorBidi" w:hAnsiTheme="minorBidi" w:cstheme="minorBidi"/>
          <w:color w:val="000000" w:themeColor="text1"/>
          <w:sz w:val="20"/>
        </w:rPr>
        <w:t>; GCA_054369535.1), which are a sister group to termites; and two additional cockroach species (</w:t>
      </w:r>
      <w:proofErr w:type="spellStart"/>
      <w:r w:rsidRPr="00267224">
        <w:rPr>
          <w:rFonts w:asciiTheme="minorBidi" w:hAnsiTheme="minorBidi" w:cstheme="minorBidi"/>
          <w:i/>
          <w:iCs/>
          <w:color w:val="000000" w:themeColor="text1"/>
          <w:sz w:val="20"/>
        </w:rPr>
        <w:t>Ectobius</w:t>
      </w:r>
      <w:proofErr w:type="spellEnd"/>
      <w:r w:rsidRPr="00267224">
        <w:rPr>
          <w:rFonts w:asciiTheme="minorBidi" w:hAnsiTheme="minorBidi" w:cstheme="minorBidi"/>
          <w:i/>
          <w:iCs/>
          <w:color w:val="000000" w:themeColor="text1"/>
          <w:sz w:val="20"/>
        </w:rPr>
        <w:t xml:space="preserve"> pallidus</w:t>
      </w:r>
      <w:r w:rsidRPr="00267224">
        <w:rPr>
          <w:rFonts w:asciiTheme="minorBidi" w:hAnsiTheme="minorBidi" w:cstheme="minorBidi"/>
          <w:color w:val="000000" w:themeColor="text1"/>
          <w:sz w:val="20"/>
        </w:rPr>
        <w:t xml:space="preserve">; GCA_964059185.1 and </w:t>
      </w:r>
      <w:proofErr w:type="spellStart"/>
      <w:r w:rsidRPr="00267224">
        <w:rPr>
          <w:rFonts w:asciiTheme="minorBidi" w:hAnsiTheme="minorBidi" w:cstheme="minorBidi"/>
          <w:i/>
          <w:iCs/>
          <w:color w:val="000000" w:themeColor="text1"/>
          <w:sz w:val="20"/>
        </w:rPr>
        <w:t>Loboptera</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decipiens</w:t>
      </w:r>
      <w:proofErr w:type="spellEnd"/>
      <w:r w:rsidRPr="00267224">
        <w:rPr>
          <w:rFonts w:asciiTheme="minorBidi" w:hAnsiTheme="minorBidi" w:cstheme="minorBidi"/>
          <w:color w:val="000000" w:themeColor="text1"/>
          <w:sz w:val="20"/>
        </w:rPr>
        <w:t>; GCA_964662295.2).</w:t>
      </w:r>
    </w:p>
    <w:p w14:paraId="0B0D8133" w14:textId="20224B69" w:rsidR="00864224" w:rsidRPr="00267224" w:rsidRDefault="00864224" w:rsidP="006B2DE1">
      <w:pPr>
        <w:rPr>
          <w:rFonts w:asciiTheme="minorBidi" w:hAnsiTheme="minorBidi" w:cstheme="minorBidi"/>
          <w:color w:val="000000" w:themeColor="text1"/>
          <w:sz w:val="20"/>
        </w:rPr>
      </w:pPr>
    </w:p>
    <w:p w14:paraId="5EB3B25D" w14:textId="57DA9B96" w:rsidR="00864224"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Using the pipeline described above, we identified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inserts in </w:t>
      </w:r>
      <w:r w:rsidRPr="00267224">
        <w:rPr>
          <w:rFonts w:asciiTheme="minorBidi" w:hAnsiTheme="minorBidi" w:cstheme="minorBidi"/>
          <w:i/>
          <w:iCs/>
          <w:color w:val="000000" w:themeColor="text1"/>
          <w:sz w:val="20"/>
        </w:rPr>
        <w:t xml:space="preserve">M. </w:t>
      </w:r>
      <w:proofErr w:type="spellStart"/>
      <w:r w:rsidRPr="00267224">
        <w:rPr>
          <w:rFonts w:asciiTheme="minorBidi" w:hAnsiTheme="minorBidi" w:cstheme="minorBidi"/>
          <w:i/>
          <w:iCs/>
          <w:color w:val="000000" w:themeColor="text1"/>
          <w:sz w:val="20"/>
        </w:rPr>
        <w:t>darwiniensis</w:t>
      </w:r>
      <w:proofErr w:type="spellEnd"/>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unique </w:t>
      </w:r>
      <w:proofErr w:type="gramStart"/>
      <w:r w:rsidRPr="00267224">
        <w:rPr>
          <w:rFonts w:asciiTheme="minorBidi" w:hAnsiTheme="minorBidi" w:cstheme="minorBidi"/>
          <w:color w:val="000000" w:themeColor="text1"/>
          <w:sz w:val="20"/>
        </w:rPr>
        <w:t>inserts;</w:t>
      </w:r>
      <w:proofErr w:type="gramEnd"/>
      <w:r w:rsidRPr="00267224">
        <w:rPr>
          <w:rFonts w:asciiTheme="minorBidi" w:hAnsiTheme="minorBidi" w:cstheme="minorBidi"/>
          <w:color w:val="000000" w:themeColor="text1"/>
          <w:sz w:val="20"/>
        </w:rPr>
        <w:t xml:space="preserve"> </w:t>
      </w:r>
      <w:r w:rsidR="00D06D85" w:rsidRPr="00267224">
        <w:rPr>
          <w:rFonts w:asciiTheme="minorBidi" w:hAnsiTheme="minorBidi" w:cstheme="minorBidi"/>
          <w:color w:val="000000" w:themeColor="text1"/>
          <w:sz w:val="20"/>
        </w:rPr>
        <w:t>i.e. no genuine duplicates were removed</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69</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inserts across the </w:t>
      </w:r>
      <w:proofErr w:type="spellStart"/>
      <w:r w:rsidRPr="00267224">
        <w:rPr>
          <w:rFonts w:asciiTheme="minorBidi" w:hAnsiTheme="minorBidi" w:cstheme="minorBidi"/>
          <w:i/>
          <w:iCs/>
          <w:color w:val="000000" w:themeColor="text1"/>
          <w:sz w:val="20"/>
        </w:rPr>
        <w:t>Cryptocercus</w:t>
      </w:r>
      <w:proofErr w:type="spellEnd"/>
      <w:r w:rsidRPr="00267224">
        <w:rPr>
          <w:rFonts w:asciiTheme="minorBidi" w:hAnsiTheme="minorBidi" w:cstheme="minorBidi"/>
          <w:color w:val="000000" w:themeColor="text1"/>
          <w:sz w:val="20"/>
        </w:rPr>
        <w:t xml:space="preserve"> species (</w:t>
      </w:r>
      <w:r w:rsidR="00085BDB" w:rsidRPr="00267224">
        <w:rPr>
          <w:rFonts w:asciiTheme="minorBidi" w:hAnsiTheme="minorBidi" w:cstheme="minorBidi"/>
          <w:color w:val="000000" w:themeColor="text1"/>
          <w:sz w:val="20"/>
        </w:rPr>
        <w:t>68</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unique inserts), and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98</w:t>
      </w:r>
      <w:r w:rsidRPr="00267224">
        <w:rPr>
          <w:rFonts w:asciiTheme="minorBidi" w:hAnsiTheme="minorBidi" w:cstheme="minorBidi"/>
          <w:color w:val="000000" w:themeColor="text1"/>
          <w:sz w:val="20"/>
        </w:rPr>
        <w:t xml:space="preserve"> inserts in the two additional cockroach species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94</w:t>
      </w:r>
      <w:r w:rsidRPr="00267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p>
    <w:p w14:paraId="1DE1B73A" w14:textId="0D798091" w:rsidR="00355362" w:rsidRPr="00267224" w:rsidRDefault="00355362" w:rsidP="00820484">
      <w:pPr>
        <w:pStyle w:val="SMSubheading"/>
        <w:rPr>
          <w:rFonts w:ascii="Arial" w:hAnsi="Arial" w:cs="Arial"/>
          <w:sz w:val="20"/>
          <w:u w:val="none"/>
        </w:rPr>
      </w:pPr>
    </w:p>
    <w:p w14:paraId="5076DA0A" w14:textId="77777777" w:rsidR="006B2DE1" w:rsidRPr="00267224" w:rsidRDefault="006B2DE1" w:rsidP="001C0975">
      <w:pPr>
        <w:pStyle w:val="SMText"/>
        <w:ind w:firstLine="0"/>
        <w:rPr>
          <w:rFonts w:ascii="Arial" w:hAnsi="Arial" w:cs="Arial"/>
          <w:sz w:val="20"/>
        </w:rPr>
        <w:sectPr w:rsidR="006B2DE1" w:rsidRPr="00267224" w:rsidSect="00F125EE">
          <w:headerReference w:type="default" r:id="rId15"/>
          <w:footerReference w:type="default" r:id="rId16"/>
          <w:pgSz w:w="12240" w:h="15840"/>
          <w:pgMar w:top="1440" w:right="1800" w:bottom="1440" w:left="1800" w:header="720" w:footer="720" w:gutter="0"/>
          <w:pgNumType w:start="1"/>
          <w:cols w:space="720"/>
          <w:docGrid w:linePitch="360"/>
        </w:sectPr>
      </w:pPr>
    </w:p>
    <w:p w14:paraId="2C62ED3E" w14:textId="7BDE33C4" w:rsidR="00C50C6D" w:rsidRPr="00267224" w:rsidRDefault="006B2DE1" w:rsidP="00840BB2">
      <w:pPr>
        <w:pStyle w:val="SMHeading"/>
        <w:rPr>
          <w:rFonts w:ascii="Arial" w:hAnsi="Arial" w:cs="Arial"/>
          <w:b w:val="0"/>
          <w:sz w:val="20"/>
          <w:szCs w:val="20"/>
        </w:rPr>
      </w:pPr>
      <w:r w:rsidRPr="00267224">
        <w:rPr>
          <w:rFonts w:ascii="Arial" w:hAnsi="Arial" w:cs="Arial"/>
          <w:sz w:val="20"/>
          <w:szCs w:val="20"/>
        </w:rPr>
        <w:lastRenderedPageBreak/>
        <w:t>D</w:t>
      </w:r>
      <w:r w:rsidR="00CF16C9" w:rsidRPr="00267224">
        <w:rPr>
          <w:rFonts w:ascii="Arial" w:hAnsi="Arial" w:cs="Arial"/>
          <w:sz w:val="20"/>
          <w:szCs w:val="20"/>
        </w:rPr>
        <w:t>ataset</w:t>
      </w:r>
      <w:r w:rsidR="00C50C6D" w:rsidRPr="00267224">
        <w:rPr>
          <w:rFonts w:ascii="Arial" w:hAnsi="Arial" w:cs="Arial"/>
          <w:bCs w:val="0"/>
          <w:sz w:val="20"/>
          <w:szCs w:val="20"/>
        </w:rPr>
        <w:t xml:space="preserve"> S1 (separate file)</w:t>
      </w:r>
      <w:r w:rsidR="002C667A" w:rsidRPr="00267224">
        <w:rPr>
          <w:rFonts w:ascii="Arial" w:hAnsi="Arial" w:cs="Arial"/>
          <w:sz w:val="20"/>
          <w:szCs w:val="20"/>
        </w:rPr>
        <w:t>.</w:t>
      </w:r>
      <w:r w:rsidR="00F25DEF" w:rsidRPr="00267224">
        <w:rPr>
          <w:rFonts w:ascii="Arial" w:hAnsi="Arial" w:cs="Arial"/>
          <w:sz w:val="20"/>
          <w:szCs w:val="20"/>
        </w:rPr>
        <w:t xml:space="preserve"> </w:t>
      </w:r>
      <w:r w:rsidRPr="00267224">
        <w:rPr>
          <w:rFonts w:ascii="Arial" w:hAnsi="Arial" w:cs="Arial"/>
          <w:b w:val="0"/>
          <w:sz w:val="20"/>
          <w:szCs w:val="20"/>
        </w:rPr>
        <w:t>QC of newly assembled cockroach genomes.</w:t>
      </w:r>
    </w:p>
    <w:p w14:paraId="55071A95" w14:textId="0945FC18" w:rsidR="00B73A1C" w:rsidRPr="00267224" w:rsidRDefault="006B2DE1" w:rsidP="00B73A1C">
      <w:pPr>
        <w:pStyle w:val="SMHeading"/>
        <w:rPr>
          <w:rFonts w:ascii="Arial" w:hAnsi="Arial" w:cs="Arial"/>
          <w:b w:val="0"/>
          <w:sz w:val="20"/>
          <w:szCs w:val="20"/>
        </w:rPr>
      </w:pPr>
      <w:r w:rsidRPr="00267224">
        <w:rPr>
          <w:rFonts w:ascii="Arial" w:hAnsi="Arial" w:cs="Arial"/>
          <w:sz w:val="20"/>
          <w:szCs w:val="20"/>
        </w:rPr>
        <w:t>Dataset</w:t>
      </w:r>
      <w:r w:rsidR="00B73A1C" w:rsidRPr="00267224">
        <w:rPr>
          <w:rFonts w:ascii="Arial" w:hAnsi="Arial" w:cs="Arial"/>
          <w:bCs w:val="0"/>
          <w:sz w:val="20"/>
          <w:szCs w:val="20"/>
        </w:rPr>
        <w:t xml:space="preserve"> S</w:t>
      </w:r>
      <w:r w:rsidRPr="00267224">
        <w:rPr>
          <w:rFonts w:ascii="Arial" w:hAnsi="Arial" w:cs="Arial"/>
          <w:bCs w:val="0"/>
          <w:sz w:val="20"/>
          <w:szCs w:val="20"/>
        </w:rPr>
        <w:t>2</w:t>
      </w:r>
      <w:r w:rsidR="00B73A1C" w:rsidRPr="00267224">
        <w:rPr>
          <w:rFonts w:ascii="Arial" w:hAnsi="Arial" w:cs="Arial"/>
          <w:bCs w:val="0"/>
          <w:sz w:val="20"/>
          <w:szCs w:val="20"/>
        </w:rPr>
        <w:t xml:space="preserve"> (separate file)</w:t>
      </w:r>
      <w:r w:rsidR="00B73A1C" w:rsidRPr="00267224">
        <w:rPr>
          <w:rFonts w:ascii="Arial" w:hAnsi="Arial" w:cs="Arial"/>
          <w:sz w:val="20"/>
          <w:szCs w:val="20"/>
        </w:rPr>
        <w:t xml:space="preserve">. </w:t>
      </w:r>
      <w:r w:rsidR="004F2384" w:rsidRPr="00267224">
        <w:rPr>
          <w:rFonts w:ascii="Arial" w:hAnsi="Arial" w:cs="Arial"/>
          <w:b w:val="0"/>
          <w:bCs w:val="0"/>
          <w:sz w:val="20"/>
          <w:szCs w:val="20"/>
        </w:rPr>
        <w:t>Details of</w:t>
      </w:r>
      <w:r w:rsidR="004F2384" w:rsidRPr="00267224">
        <w:rPr>
          <w:rFonts w:ascii="Arial" w:hAnsi="Arial" w:cs="Arial"/>
          <w:sz w:val="20"/>
          <w:szCs w:val="20"/>
        </w:rPr>
        <w:t xml:space="preserve"> </w:t>
      </w:r>
      <w:proofErr w:type="spellStart"/>
      <w:r w:rsidRPr="00267224">
        <w:rPr>
          <w:rFonts w:ascii="Arial" w:hAnsi="Arial" w:cs="Arial"/>
          <w:b w:val="0"/>
          <w:sz w:val="20"/>
          <w:szCs w:val="20"/>
        </w:rPr>
        <w:t>Blattodea</w:t>
      </w:r>
      <w:proofErr w:type="spellEnd"/>
      <w:r w:rsidR="00D27067" w:rsidRPr="00267224">
        <w:rPr>
          <w:rFonts w:ascii="Arial" w:hAnsi="Arial" w:cs="Arial"/>
          <w:b w:val="0"/>
          <w:sz w:val="20"/>
          <w:szCs w:val="20"/>
        </w:rPr>
        <w:t>,</w:t>
      </w:r>
      <w:r w:rsidRPr="00267224">
        <w:rPr>
          <w:rFonts w:ascii="Arial" w:hAnsi="Arial" w:cs="Arial"/>
          <w:b w:val="0"/>
          <w:sz w:val="20"/>
          <w:szCs w:val="20"/>
        </w:rPr>
        <w:t xml:space="preserve"> </w:t>
      </w:r>
      <w:proofErr w:type="spellStart"/>
      <w:r w:rsidRPr="00267224">
        <w:rPr>
          <w:rFonts w:ascii="Arial" w:hAnsi="Arial" w:cs="Arial"/>
          <w:b w:val="0"/>
          <w:i/>
          <w:iCs/>
          <w:sz w:val="20"/>
          <w:szCs w:val="20"/>
        </w:rPr>
        <w:t>Blattabacterium</w:t>
      </w:r>
      <w:proofErr w:type="spellEnd"/>
      <w:r w:rsidRPr="00267224">
        <w:rPr>
          <w:rFonts w:ascii="Arial" w:hAnsi="Arial" w:cs="Arial"/>
          <w:b w:val="0"/>
          <w:i/>
          <w:iCs/>
          <w:sz w:val="20"/>
          <w:szCs w:val="20"/>
        </w:rPr>
        <w:t xml:space="preserve"> </w:t>
      </w:r>
      <w:proofErr w:type="spellStart"/>
      <w:r w:rsidRPr="00267224">
        <w:rPr>
          <w:rFonts w:ascii="Arial" w:hAnsi="Arial" w:cs="Arial"/>
          <w:b w:val="0"/>
          <w:i/>
          <w:iCs/>
          <w:sz w:val="20"/>
          <w:szCs w:val="20"/>
        </w:rPr>
        <w:t>cuenoti</w:t>
      </w:r>
      <w:proofErr w:type="spellEnd"/>
      <w:r w:rsidR="00D27067" w:rsidRPr="00267224">
        <w:rPr>
          <w:rFonts w:ascii="Arial" w:hAnsi="Arial" w:cs="Arial"/>
          <w:b w:val="0"/>
          <w:sz w:val="20"/>
          <w:szCs w:val="20"/>
        </w:rPr>
        <w:t>,</w:t>
      </w:r>
      <w:r w:rsidRPr="00267224">
        <w:rPr>
          <w:rFonts w:ascii="Arial" w:hAnsi="Arial" w:cs="Arial"/>
          <w:b w:val="0"/>
          <w:sz w:val="20"/>
          <w:szCs w:val="20"/>
        </w:rPr>
        <w:t xml:space="preserve"> </w:t>
      </w:r>
      <w:proofErr w:type="spellStart"/>
      <w:r w:rsidR="00D27067" w:rsidRPr="00267224">
        <w:rPr>
          <w:rFonts w:ascii="Arial" w:hAnsi="Arial" w:cs="Arial"/>
          <w:b w:val="0"/>
          <w:i/>
          <w:iCs/>
          <w:sz w:val="20"/>
          <w:szCs w:val="20"/>
        </w:rPr>
        <w:t>Buchnera</w:t>
      </w:r>
      <w:proofErr w:type="spellEnd"/>
      <w:r w:rsidR="00D27067" w:rsidRPr="00267224">
        <w:rPr>
          <w:rFonts w:ascii="Arial" w:hAnsi="Arial" w:cs="Arial"/>
          <w:b w:val="0"/>
          <w:i/>
          <w:iCs/>
          <w:sz w:val="20"/>
          <w:szCs w:val="20"/>
        </w:rPr>
        <w:t xml:space="preserve"> </w:t>
      </w:r>
      <w:proofErr w:type="spellStart"/>
      <w:r w:rsidR="00D27067" w:rsidRPr="00267224">
        <w:rPr>
          <w:rFonts w:ascii="Arial" w:hAnsi="Arial" w:cs="Arial"/>
          <w:b w:val="0"/>
          <w:i/>
          <w:iCs/>
          <w:sz w:val="20"/>
          <w:szCs w:val="20"/>
        </w:rPr>
        <w:t>aphidicola</w:t>
      </w:r>
      <w:proofErr w:type="spellEnd"/>
      <w:r w:rsidR="00D27067" w:rsidRPr="00267224">
        <w:rPr>
          <w:rFonts w:ascii="Arial" w:hAnsi="Arial" w:cs="Arial"/>
          <w:b w:val="0"/>
          <w:sz w:val="20"/>
          <w:szCs w:val="20"/>
        </w:rPr>
        <w:t xml:space="preserve">, and </w:t>
      </w:r>
      <w:r w:rsidR="00D27067" w:rsidRPr="00267224">
        <w:rPr>
          <w:rFonts w:ascii="Arial" w:hAnsi="Arial" w:cs="Arial"/>
          <w:b w:val="0"/>
          <w:i/>
          <w:iCs/>
          <w:sz w:val="20"/>
          <w:szCs w:val="20"/>
        </w:rPr>
        <w:t xml:space="preserve">Wolbachia </w:t>
      </w:r>
      <w:r w:rsidRPr="00267224">
        <w:rPr>
          <w:rFonts w:ascii="Arial" w:hAnsi="Arial" w:cs="Arial"/>
          <w:b w:val="0"/>
          <w:sz w:val="20"/>
          <w:szCs w:val="20"/>
        </w:rPr>
        <w:t>genomes.</w:t>
      </w:r>
      <w:r w:rsidR="00B73A1C" w:rsidRPr="00267224">
        <w:rPr>
          <w:rFonts w:ascii="Arial" w:hAnsi="Arial" w:cs="Arial"/>
          <w:b w:val="0"/>
          <w:sz w:val="20"/>
          <w:szCs w:val="20"/>
        </w:rPr>
        <w:t xml:space="preserve">  </w:t>
      </w:r>
    </w:p>
    <w:p w14:paraId="34C99AF8" w14:textId="241A5D6D" w:rsidR="003A2BB7" w:rsidRPr="00267224" w:rsidRDefault="006B2DE1" w:rsidP="00C529C0">
      <w:pPr>
        <w:pStyle w:val="SMHeading"/>
        <w:rPr>
          <w:rFonts w:ascii="Arial" w:hAnsi="Arial" w:cs="Arial"/>
          <w:b w:val="0"/>
          <w:sz w:val="20"/>
          <w:szCs w:val="20"/>
        </w:rPr>
      </w:pPr>
      <w:r w:rsidRPr="00267224">
        <w:rPr>
          <w:rFonts w:ascii="Arial" w:hAnsi="Arial" w:cs="Arial"/>
          <w:sz w:val="20"/>
          <w:szCs w:val="20"/>
        </w:rPr>
        <w:t>Dataset</w:t>
      </w:r>
      <w:r w:rsidRPr="00267224">
        <w:rPr>
          <w:rFonts w:ascii="Arial" w:hAnsi="Arial" w:cs="Arial"/>
          <w:bCs w:val="0"/>
          <w:sz w:val="20"/>
          <w:szCs w:val="20"/>
        </w:rPr>
        <w:t xml:space="preserve"> S3 (separate file)</w:t>
      </w:r>
      <w:r w:rsidRPr="00267224">
        <w:rPr>
          <w:rFonts w:ascii="Arial" w:hAnsi="Arial" w:cs="Arial"/>
          <w:sz w:val="20"/>
          <w:szCs w:val="20"/>
        </w:rPr>
        <w:t xml:space="preserve">. </w:t>
      </w:r>
      <w:r w:rsidRPr="00267224">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3CA80E59" w14:textId="76D22E9F" w:rsidR="003A2BB7" w:rsidRDefault="00195A2B" w:rsidP="006B2DE1">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sidR="003A2BB7">
        <w:rPr>
          <w:rFonts w:ascii="Arial" w:hAnsi="Arial" w:cs="Arial"/>
          <w:bCs w:val="0"/>
          <w:sz w:val="20"/>
          <w:szCs w:val="20"/>
          <w:lang w:val="en-AU"/>
        </w:rPr>
        <w:t>4</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moveToRangeStart w:id="48" w:author="Kyle Ewart" w:date="2026-05-04T12:11:00Z" w:name="move228789111"/>
      <w:moveTo w:id="49" w:author="Kyle Ewart" w:date="2026-05-04T12:11:00Z" w16du:dateUtc="2026-05-04T11:11:00Z">
        <w:r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moveTo>
      <w:moveFromRangeStart w:id="50" w:author="Kyle Ewart" w:date="2026-05-04T12:11:00Z" w:name="move228789112"/>
      <w:moveToRangeEnd w:id="48"/>
      <w:moveFrom w:id="51" w:author="Kyle Ewart" w:date="2026-05-04T12:11:00Z" w16du:dateUtc="2026-05-04T11:11:00Z">
        <w:r w:rsidR="003A2BB7" w:rsidRPr="00267224">
          <w:rPr>
            <w:rFonts w:ascii="Arial" w:hAnsi="Arial" w:cs="Arial"/>
            <w:b w:val="0"/>
            <w:bCs w:val="0"/>
            <w:sz w:val="20"/>
            <w:szCs w:val="20"/>
            <w:lang w:val="en-AU"/>
          </w:rPr>
          <w:t>Results of the</w:t>
        </w:r>
        <w:r w:rsidR="003A2BB7" w:rsidRPr="00267224">
          <w:rPr>
            <w:rFonts w:ascii="Arial" w:hAnsi="Arial" w:cs="Arial"/>
            <w:sz w:val="20"/>
            <w:szCs w:val="20"/>
            <w:lang w:val="en-AU"/>
          </w:rPr>
          <w:t xml:space="preserve"> </w:t>
        </w:r>
        <w:r w:rsidR="003A2BB7" w:rsidRPr="00267224">
          <w:rPr>
            <w:rFonts w:ascii="Arial" w:hAnsi="Arial" w:cs="Arial"/>
            <w:b w:val="0"/>
            <w:sz w:val="20"/>
            <w:szCs w:val="20"/>
            <w:lang w:val="en-AU"/>
          </w:rPr>
          <w:t>Chi-Square test analyses (and associated effect sizes) and Kolmogorov–Smirnov (KS) test analyses for assessing the distribution of inserts among and along the host genome contigs.</w:t>
        </w:r>
      </w:moveFrom>
      <w:moveFromRangeEnd w:id="50"/>
    </w:p>
    <w:p w14:paraId="47FFB1CD" w14:textId="78538BC2" w:rsidR="006B2DE1" w:rsidRPr="00267224" w:rsidRDefault="003A2BB7" w:rsidP="006B2DE1">
      <w:pPr>
        <w:pStyle w:val="SMHeading"/>
        <w:rPr>
          <w:ins w:id="52" w:author="Kyle Ewart" w:date="2026-05-04T12:11:00Z" w16du:dateUtc="2026-05-04T11:11:00Z"/>
          <w:rFonts w:ascii="Arial" w:hAnsi="Arial" w:cs="Arial"/>
          <w:sz w:val="20"/>
          <w:szCs w:val="20"/>
          <w:lang w:val="en-AU"/>
        </w:rPr>
      </w:pPr>
      <w:moveToRangeStart w:id="53" w:author="Kyle Ewart" w:date="2026-05-04T12:11:00Z" w:name="move228789113"/>
      <w:moveTo w:id="54" w:author="Kyle Ewart" w:date="2026-05-04T12:11:00Z" w16du:dateUtc="2026-05-04T11:11:00Z">
        <w:r>
          <w:rPr>
            <w:rFonts w:ascii="Arial" w:hAnsi="Arial" w:cs="Arial"/>
            <w:sz w:val="20"/>
            <w:szCs w:val="20"/>
            <w:lang w:val="en-AU"/>
          </w:rPr>
          <w:t xml:space="preserve">Dataset S5 (separate file). </w:t>
        </w:r>
      </w:moveTo>
      <w:moveToRangeEnd w:id="53"/>
      <w:ins w:id="55" w:author="Kyle Ewart" w:date="2026-05-04T12:11:00Z" w16du:dateUtc="2026-05-04T11:11:00Z">
        <w:r w:rsidR="0041287E">
          <w:rPr>
            <w:rFonts w:ascii="Arial" w:hAnsi="Arial" w:cs="Arial"/>
            <w:b w:val="0"/>
            <w:bCs w:val="0"/>
            <w:sz w:val="20"/>
            <w:szCs w:val="20"/>
            <w:lang w:val="en-AU"/>
          </w:rPr>
          <w:t xml:space="preserve">Results of the preliminary ageing analyses (first tab), </w:t>
        </w:r>
        <w:r w:rsidR="009C2FCF">
          <w:rPr>
            <w:rFonts w:ascii="Arial" w:hAnsi="Arial" w:cs="Arial"/>
            <w:b w:val="0"/>
            <w:bCs w:val="0"/>
            <w:sz w:val="20"/>
            <w:szCs w:val="20"/>
            <w:lang w:val="en-AU"/>
          </w:rPr>
          <w:t xml:space="preserve">and </w:t>
        </w:r>
        <w:r w:rsidR="00AB009B">
          <w:rPr>
            <w:rFonts w:ascii="Arial" w:hAnsi="Arial" w:cs="Arial"/>
            <w:b w:val="0"/>
            <w:bCs w:val="0"/>
            <w:sz w:val="20"/>
            <w:szCs w:val="20"/>
            <w:lang w:val="en-AU"/>
          </w:rPr>
          <w:t xml:space="preserve">a table of </w:t>
        </w:r>
        <w:r w:rsidR="009C2FCF">
          <w:rPr>
            <w:rFonts w:ascii="Arial" w:hAnsi="Arial" w:cs="Arial"/>
            <w:b w:val="0"/>
            <w:bCs w:val="0"/>
            <w:sz w:val="20"/>
            <w:szCs w:val="20"/>
            <w:lang w:val="en-AU"/>
          </w:rPr>
          <w:t>p</w:t>
        </w:r>
        <w:r w:rsidR="009C2FCF" w:rsidRPr="009C2FCF">
          <w:rPr>
            <w:rFonts w:ascii="Arial" w:hAnsi="Arial" w:cs="Arial"/>
            <w:b w:val="0"/>
            <w:bCs w:val="0"/>
            <w:sz w:val="20"/>
            <w:szCs w:val="20"/>
            <w:lang w:val="en-AU"/>
          </w:rPr>
          <w:t xml:space="preserve">airwise sequence </w:t>
        </w:r>
        <w:r w:rsidR="009C2FCF">
          <w:rPr>
            <w:rFonts w:ascii="Arial" w:hAnsi="Arial" w:cs="Arial"/>
            <w:b w:val="0"/>
            <w:bCs w:val="0"/>
            <w:sz w:val="20"/>
            <w:szCs w:val="20"/>
            <w:lang w:val="en-AU"/>
          </w:rPr>
          <w:t xml:space="preserve">identities </w:t>
        </w:r>
        <w:r w:rsidR="00AB009B">
          <w:rPr>
            <w:rFonts w:ascii="Arial" w:hAnsi="Arial" w:cs="Arial"/>
            <w:b w:val="0"/>
            <w:bCs w:val="0"/>
            <w:sz w:val="20"/>
            <w:szCs w:val="20"/>
            <w:lang w:val="en-AU"/>
          </w:rPr>
          <w:t>between the</w:t>
        </w:r>
        <w:r w:rsidR="009C2FCF">
          <w:rPr>
            <w:rFonts w:ascii="Arial" w:hAnsi="Arial" w:cs="Arial"/>
            <w:b w:val="0"/>
            <w:bCs w:val="0"/>
            <w:sz w:val="20"/>
            <w:szCs w:val="20"/>
            <w:lang w:val="en-AU"/>
          </w:rPr>
          <w:t xml:space="preserve"> HGT inserts </w:t>
        </w:r>
        <w:r w:rsidR="00AB009B">
          <w:rPr>
            <w:rFonts w:ascii="Arial" w:hAnsi="Arial" w:cs="Arial"/>
            <w:b w:val="0"/>
            <w:bCs w:val="0"/>
            <w:sz w:val="20"/>
            <w:szCs w:val="20"/>
            <w:lang w:val="en-AU"/>
          </w:rPr>
          <w:t>and</w:t>
        </w:r>
        <w:r w:rsidR="009C2FCF">
          <w:rPr>
            <w:rFonts w:ascii="Arial" w:hAnsi="Arial" w:cs="Arial"/>
            <w:b w:val="0"/>
            <w:bCs w:val="0"/>
            <w:sz w:val="20"/>
            <w:szCs w:val="20"/>
            <w:lang w:val="en-AU"/>
          </w:rPr>
          <w:t xml:space="preserve"> the host-specific </w:t>
        </w:r>
        <w:proofErr w:type="spellStart"/>
        <w:r w:rsidR="00AB009B" w:rsidRPr="00DB78CA">
          <w:rPr>
            <w:rFonts w:ascii="Arial" w:hAnsi="Arial" w:cs="Arial"/>
            <w:b w:val="0"/>
            <w:bCs w:val="0"/>
            <w:i/>
            <w:iCs/>
            <w:sz w:val="20"/>
            <w:szCs w:val="20"/>
            <w:lang w:val="en-AU"/>
          </w:rPr>
          <w:t>Blattabacterium</w:t>
        </w:r>
        <w:proofErr w:type="spellEnd"/>
        <w:r w:rsidR="00AB009B">
          <w:rPr>
            <w:rFonts w:ascii="Arial" w:hAnsi="Arial" w:cs="Arial"/>
            <w:b w:val="0"/>
            <w:bCs w:val="0"/>
            <w:sz w:val="20"/>
            <w:szCs w:val="20"/>
            <w:lang w:val="en-AU"/>
          </w:rPr>
          <w:t xml:space="preserve"> strains, alongside the results of the dip</w:t>
        </w:r>
        <w:r w:rsidR="00AD48CB">
          <w:rPr>
            <w:rFonts w:ascii="Arial" w:hAnsi="Arial" w:cs="Arial"/>
            <w:b w:val="0"/>
            <w:bCs w:val="0"/>
            <w:sz w:val="20"/>
            <w:szCs w:val="20"/>
            <w:lang w:val="en-AU"/>
          </w:rPr>
          <w:t xml:space="preserve"> </w:t>
        </w:r>
        <w:r w:rsidR="00AB009B">
          <w:rPr>
            <w:rFonts w:ascii="Arial" w:hAnsi="Arial" w:cs="Arial"/>
            <w:b w:val="0"/>
            <w:bCs w:val="0"/>
            <w:sz w:val="20"/>
            <w:szCs w:val="20"/>
            <w:lang w:val="en-AU"/>
          </w:rPr>
          <w:t>test (second tab).</w:t>
        </w:r>
      </w:ins>
    </w:p>
    <w:p w14:paraId="3E3F03F9" w14:textId="152D0822" w:rsidR="003A2BB7" w:rsidRPr="00267224" w:rsidRDefault="003A2BB7" w:rsidP="003A2BB7">
      <w:pPr>
        <w:pStyle w:val="SMHeading"/>
        <w:rPr>
          <w:ins w:id="56" w:author="Kyle Ewart" w:date="2026-05-04T12:11:00Z" w16du:dateUtc="2026-05-04T11:11:00Z"/>
          <w:rFonts w:ascii="Arial" w:hAnsi="Arial" w:cs="Arial"/>
          <w:b w:val="0"/>
          <w:sz w:val="20"/>
          <w:szCs w:val="20"/>
          <w:lang w:val="en-AU"/>
        </w:rPr>
      </w:pPr>
      <w:ins w:id="57" w:author="Kyle Ewart" w:date="2026-05-04T12:11:00Z" w16du:dateUtc="2026-05-04T11:11:00Z">
        <w:r w:rsidRPr="00267224">
          <w:rPr>
            <w:rFonts w:ascii="Arial" w:hAnsi="Arial" w:cs="Arial"/>
            <w:sz w:val="20"/>
            <w:szCs w:val="20"/>
            <w:lang w:val="en-AU"/>
          </w:rPr>
          <w:t>Dataset</w:t>
        </w:r>
        <w:r w:rsidRPr="00267224">
          <w:rPr>
            <w:rFonts w:ascii="Arial" w:hAnsi="Arial" w:cs="Arial"/>
            <w:bCs w:val="0"/>
            <w:sz w:val="20"/>
            <w:szCs w:val="20"/>
            <w:lang w:val="en-AU"/>
          </w:rPr>
          <w:t xml:space="preserve"> S</w:t>
        </w:r>
        <w:r>
          <w:rPr>
            <w:rFonts w:ascii="Arial" w:hAnsi="Arial" w:cs="Arial"/>
            <w:bCs w:val="0"/>
            <w:sz w:val="20"/>
            <w:szCs w:val="20"/>
            <w:lang w:val="en-AU"/>
          </w:rPr>
          <w:t>6</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ins>
      <w:moveToRangeStart w:id="58" w:author="Kyle Ewart" w:date="2026-05-04T12:11:00Z" w:name="move228789112"/>
      <w:moveTo w:id="59" w:author="Kyle Ewart" w:date="2026-05-04T12:11:00Z" w16du:dateUtc="2026-05-04T11:11:00Z">
        <w:r w:rsidRPr="00267224">
          <w:rPr>
            <w:rFonts w:ascii="Arial" w:hAnsi="Arial" w:cs="Arial"/>
            <w:b w:val="0"/>
            <w:bCs w:val="0"/>
            <w:sz w:val="20"/>
            <w:szCs w:val="20"/>
            <w:lang w:val="en-AU"/>
          </w:rPr>
          <w:t>Results of the</w:t>
        </w:r>
        <w:r w:rsidRPr="00267224">
          <w:rPr>
            <w:rFonts w:ascii="Arial" w:hAnsi="Arial" w:cs="Arial"/>
            <w:sz w:val="20"/>
            <w:szCs w:val="20"/>
            <w:lang w:val="en-AU"/>
          </w:rPr>
          <w:t xml:space="preserve"> </w:t>
        </w:r>
        <w:r w:rsidRPr="00267224">
          <w:rPr>
            <w:rFonts w:ascii="Arial" w:hAnsi="Arial" w:cs="Arial"/>
            <w:b w:val="0"/>
            <w:sz w:val="20"/>
            <w:szCs w:val="20"/>
            <w:lang w:val="en-AU"/>
          </w:rPr>
          <w:t>Chi-Square test analyses (and associated effect sizes) and Kolmogorov–Smirnov (KS) test analyses for assessing the distribution of inserts among and along the host genome contigs.</w:t>
        </w:r>
      </w:moveTo>
      <w:moveToRangeEnd w:id="58"/>
    </w:p>
    <w:p w14:paraId="4CE99BFD" w14:textId="2679E82C" w:rsidR="00195A2B" w:rsidRPr="00267224" w:rsidRDefault="003A2BB7" w:rsidP="00195A2B">
      <w:pPr>
        <w:pStyle w:val="SMHeading"/>
        <w:rPr>
          <w:del w:id="60" w:author="Kyle Ewart" w:date="2026-05-04T12:11:00Z" w16du:dateUtc="2026-05-04T11:11:00Z"/>
          <w:rFonts w:ascii="Arial" w:hAnsi="Arial" w:cs="Arial"/>
          <w:sz w:val="20"/>
          <w:szCs w:val="20"/>
          <w:lang w:val="en-AU"/>
        </w:rPr>
      </w:pPr>
      <w:moveFromRangeStart w:id="61" w:author="Kyle Ewart" w:date="2026-05-04T12:11:00Z" w:name="move228789113"/>
      <w:moveFrom w:id="62" w:author="Kyle Ewart" w:date="2026-05-04T12:11:00Z" w16du:dateUtc="2026-05-04T11:11:00Z">
        <w:r>
          <w:rPr>
            <w:rFonts w:ascii="Arial" w:hAnsi="Arial" w:cs="Arial"/>
            <w:sz w:val="20"/>
            <w:szCs w:val="20"/>
            <w:lang w:val="en-AU"/>
          </w:rPr>
          <w:t xml:space="preserve">Dataset S5 (separate file). </w:t>
        </w:r>
        <w:moveFromRangeStart w:id="63" w:author="Kyle Ewart" w:date="2026-05-04T12:11:00Z" w:name="move228789111"/>
        <w:moveFromRangeEnd w:id="61"/>
        <w:r w:rsidR="00195A2B"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moveFrom>
      <w:moveFromRangeEnd w:id="63"/>
    </w:p>
    <w:p w14:paraId="4EAE4C38" w14:textId="77777777" w:rsidR="006B2DE1" w:rsidRDefault="006B2DE1" w:rsidP="00B73A1C">
      <w:pPr>
        <w:pStyle w:val="SMHeading"/>
        <w:rPr>
          <w:rFonts w:ascii="Arial" w:hAnsi="Arial" w:cs="Arial"/>
          <w:sz w:val="20"/>
          <w:szCs w:val="20"/>
          <w:lang w:val="en-AU"/>
        </w:rPr>
      </w:pPr>
      <w:del w:id="64" w:author="Kyle Ewart" w:date="2026-05-04T12:11:00Z" w16du:dateUtc="2026-05-04T11:11:00Z">
        <w:r w:rsidRPr="00267224">
          <w:rPr>
            <w:rFonts w:ascii="Arial" w:hAnsi="Arial" w:cs="Arial"/>
            <w:b w:val="0"/>
            <w:sz w:val="20"/>
            <w:szCs w:val="20"/>
            <w:lang w:val="en-AU"/>
          </w:rPr>
          <w:delText xml:space="preserve">  </w:delText>
        </w:r>
      </w:del>
    </w:p>
    <w:p w14:paraId="4F49C340" w14:textId="39EDD77C" w:rsidR="003A2BB7" w:rsidRPr="00DB78CA" w:rsidRDefault="003A2BB7" w:rsidP="00B73A1C">
      <w:pPr>
        <w:pStyle w:val="SMHeading"/>
        <w:rPr>
          <w:rFonts w:ascii="Arial" w:hAnsi="Arial"/>
          <w:b w:val="0"/>
          <w:sz w:val="20"/>
          <w:lang w:val="en-AU"/>
          <w:rPrChange w:id="65" w:author="Kyle Ewart" w:date="2026-05-04T12:11:00Z" w16du:dateUtc="2026-05-04T11:11:00Z">
            <w:rPr>
              <w:rFonts w:ascii="Arial" w:hAnsi="Arial"/>
              <w:sz w:val="20"/>
              <w:lang w:val="en-AU"/>
            </w:rPr>
          </w:rPrChange>
        </w:rPr>
        <w:sectPr w:rsidR="003A2BB7" w:rsidRPr="00DB78CA" w:rsidSect="00F125EE">
          <w:pgSz w:w="12240" w:h="15840"/>
          <w:pgMar w:top="1440" w:right="1800" w:bottom="1440" w:left="1800" w:header="720" w:footer="720" w:gutter="0"/>
          <w:pgNumType w:start="1"/>
          <w:cols w:space="720"/>
          <w:docGrid w:linePitch="360"/>
        </w:sectPr>
      </w:pPr>
    </w:p>
    <w:p w14:paraId="6C96BED5" w14:textId="4B2FC6DA" w:rsidR="00820484" w:rsidRPr="00267224" w:rsidRDefault="00F514EC" w:rsidP="00477182">
      <w:pPr>
        <w:pStyle w:val="SMcaption"/>
        <w:rPr>
          <w:rFonts w:ascii="Arial" w:hAnsi="Arial" w:cs="Arial"/>
          <w:b/>
          <w:sz w:val="20"/>
        </w:rPr>
      </w:pPr>
      <w:r w:rsidRPr="00267224">
        <w:rPr>
          <w:rFonts w:ascii="Arial" w:hAnsi="Arial" w:cs="Arial"/>
          <w:b/>
          <w:sz w:val="20"/>
        </w:rPr>
        <w:lastRenderedPageBreak/>
        <w:t xml:space="preserve">SI </w:t>
      </w:r>
      <w:r w:rsidR="00820484" w:rsidRPr="00267224">
        <w:rPr>
          <w:rFonts w:ascii="Arial" w:hAnsi="Arial" w:cs="Arial"/>
          <w:b/>
          <w:sz w:val="20"/>
        </w:rPr>
        <w:t>References</w:t>
      </w:r>
    </w:p>
    <w:p w14:paraId="30769C7F" w14:textId="77777777" w:rsidR="002C667A" w:rsidRPr="00267224" w:rsidRDefault="002C667A" w:rsidP="00477182">
      <w:pPr>
        <w:pStyle w:val="SMcaption"/>
        <w:rPr>
          <w:rFonts w:ascii="Arial" w:hAnsi="Arial" w:cs="Arial"/>
          <w:sz w:val="20"/>
        </w:rPr>
      </w:pPr>
    </w:p>
    <w:p w14:paraId="1913B8F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P. </w:t>
      </w:r>
      <w:proofErr w:type="spellStart"/>
      <w:r w:rsidRPr="00267224">
        <w:rPr>
          <w:rFonts w:asciiTheme="minorBidi" w:hAnsiTheme="minorBidi" w:cstheme="minorBidi"/>
          <w:color w:val="000000" w:themeColor="text1"/>
          <w:sz w:val="20"/>
        </w:rPr>
        <w:t>Danecek</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Twelve years of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color w:val="000000" w:themeColor="text1"/>
          <w:sz w:val="20"/>
        </w:rPr>
        <w:t>BCFtools</w:t>
      </w:r>
      <w:proofErr w:type="spellEnd"/>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Gigascience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giab008 (2021).</w:t>
      </w:r>
    </w:p>
    <w:p w14:paraId="24ACAEE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M. Kolmogorov, J. Yuan, Y. Lin, P. A. </w:t>
      </w:r>
      <w:proofErr w:type="spellStart"/>
      <w:r w:rsidRPr="00267224">
        <w:rPr>
          <w:rFonts w:asciiTheme="minorBidi" w:hAnsiTheme="minorBidi" w:cstheme="minorBidi"/>
          <w:color w:val="000000" w:themeColor="text1"/>
          <w:sz w:val="20"/>
        </w:rPr>
        <w:t>Pevzner</w:t>
      </w:r>
      <w:proofErr w:type="spellEnd"/>
      <w:r w:rsidRPr="00267224">
        <w:rPr>
          <w:rFonts w:asciiTheme="minorBidi" w:hAnsiTheme="minorBidi" w:cstheme="minorBidi"/>
          <w:color w:val="000000" w:themeColor="text1"/>
          <w:sz w:val="20"/>
        </w:rPr>
        <w:t xml:space="preserve">, Assembly of long, error-prone reads using repeat graphs. </w:t>
      </w:r>
      <w:r w:rsidRPr="00267224">
        <w:rPr>
          <w:rFonts w:asciiTheme="minorBidi" w:hAnsiTheme="minorBidi" w:cstheme="minorBidi"/>
          <w:i/>
          <w:iCs/>
          <w:color w:val="000000" w:themeColor="text1"/>
          <w:sz w:val="20"/>
        </w:rPr>
        <w:t xml:space="preserve">Nat. </w:t>
      </w:r>
      <w:proofErr w:type="spellStart"/>
      <w:r w:rsidRPr="00267224">
        <w:rPr>
          <w:rFonts w:asciiTheme="minorBidi" w:hAnsiTheme="minorBidi" w:cstheme="minorBidi"/>
          <w:i/>
          <w:iCs/>
          <w:color w:val="000000" w:themeColor="text1"/>
          <w:sz w:val="20"/>
        </w:rPr>
        <w:t>Biotechnol</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540–546 (2019).</w:t>
      </w:r>
    </w:p>
    <w:p w14:paraId="0FBFC551"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Guan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Identifying and removing haplotypic duplication in primary genome assemblies.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36</w:t>
      </w:r>
      <w:r w:rsidRPr="00267224">
        <w:rPr>
          <w:rFonts w:asciiTheme="minorBidi" w:hAnsiTheme="minorBidi" w:cstheme="minorBidi"/>
          <w:color w:val="000000" w:themeColor="text1"/>
          <w:sz w:val="20"/>
        </w:rPr>
        <w:t>, 2896–2898 (2020).</w:t>
      </w:r>
    </w:p>
    <w:p w14:paraId="4B017AA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Minimap2: pairwise alignment for nucleotide sequences.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34</w:t>
      </w:r>
      <w:r w:rsidRPr="00267224">
        <w:rPr>
          <w:rFonts w:asciiTheme="minorBidi" w:hAnsiTheme="minorBidi" w:cstheme="minorBidi"/>
          <w:color w:val="000000" w:themeColor="text1"/>
          <w:sz w:val="20"/>
        </w:rPr>
        <w:t>, 3094–3100 (2018).</w:t>
      </w:r>
    </w:p>
    <w:p w14:paraId="12CA7A43"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New strategies to improve minimap2 alignment accuracy.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4572–4574 (2021).</w:t>
      </w:r>
    </w:p>
    <w:p w14:paraId="7CC114E8"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Gurevich, V. Saveliev, N. </w:t>
      </w:r>
      <w:proofErr w:type="spellStart"/>
      <w:r w:rsidRPr="00267224">
        <w:rPr>
          <w:rFonts w:asciiTheme="minorBidi" w:hAnsiTheme="minorBidi" w:cstheme="minorBidi"/>
          <w:color w:val="000000" w:themeColor="text1"/>
          <w:sz w:val="20"/>
        </w:rPr>
        <w:t>yahhi</w:t>
      </w:r>
      <w:proofErr w:type="spellEnd"/>
      <w:r w:rsidRPr="00267224">
        <w:rPr>
          <w:rFonts w:asciiTheme="minorBidi" w:hAnsiTheme="minorBidi" w:cstheme="minorBidi"/>
          <w:color w:val="000000" w:themeColor="text1"/>
          <w:sz w:val="20"/>
        </w:rPr>
        <w:t xml:space="preserve">, G. </w:t>
      </w:r>
      <w:proofErr w:type="spellStart"/>
      <w:r w:rsidRPr="00267224">
        <w:rPr>
          <w:rFonts w:asciiTheme="minorBidi" w:hAnsiTheme="minorBidi" w:cstheme="minorBidi"/>
          <w:color w:val="000000" w:themeColor="text1"/>
          <w:sz w:val="20"/>
        </w:rPr>
        <w:t>Tesler</w:t>
      </w:r>
      <w:proofErr w:type="spellEnd"/>
      <w:r w:rsidRPr="00267224">
        <w:rPr>
          <w:rFonts w:asciiTheme="minorBidi" w:hAnsiTheme="minorBidi" w:cstheme="minorBidi"/>
          <w:color w:val="000000" w:themeColor="text1"/>
          <w:sz w:val="20"/>
        </w:rPr>
        <w:t xml:space="preserve">, QUAST: quality assessment tool for genome assemblies. </w:t>
      </w:r>
      <w:proofErr w:type="spellStart"/>
      <w:r w:rsidRPr="00267224">
        <w:rPr>
          <w:rFonts w:asciiTheme="minorBidi" w:hAnsiTheme="minorBidi" w:cstheme="minorBidi"/>
          <w:i/>
          <w:iCs/>
          <w:color w:val="000000" w:themeColor="text1"/>
          <w:sz w:val="20"/>
          <w:lang w:val="sv-SE"/>
        </w:rPr>
        <w:t>Bioinformatics</w:t>
      </w:r>
      <w:proofErr w:type="spellEnd"/>
      <w:r w:rsidRPr="00267224">
        <w:rPr>
          <w:rFonts w:asciiTheme="minorBidi" w:hAnsiTheme="minorBidi" w:cstheme="minorBidi"/>
          <w:color w:val="000000" w:themeColor="text1"/>
          <w:sz w:val="20"/>
          <w:lang w:val="sv-SE"/>
        </w:rPr>
        <w:t xml:space="preserve"> </w:t>
      </w:r>
      <w:r w:rsidRPr="00267224">
        <w:rPr>
          <w:rFonts w:asciiTheme="minorBidi" w:hAnsiTheme="minorBidi" w:cstheme="minorBidi"/>
          <w:b/>
          <w:bCs/>
          <w:color w:val="000000" w:themeColor="text1"/>
          <w:sz w:val="20"/>
          <w:lang w:val="sv-SE"/>
        </w:rPr>
        <w:t>29</w:t>
      </w:r>
      <w:r w:rsidRPr="00267224">
        <w:rPr>
          <w:rFonts w:asciiTheme="minorBidi" w:hAnsiTheme="minorBidi" w:cstheme="minorBidi"/>
          <w:color w:val="000000" w:themeColor="text1"/>
          <w:sz w:val="20"/>
          <w:lang w:val="sv-SE"/>
        </w:rPr>
        <w:t>, 1072</w:t>
      </w:r>
      <w:r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lang w:val="sv-SE"/>
        </w:rPr>
        <w:t>1075 (2013).</w:t>
      </w:r>
    </w:p>
    <w:p w14:paraId="164C0DC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F. A. </w:t>
      </w:r>
      <w:proofErr w:type="spellStart"/>
      <w:r w:rsidRPr="00267224">
        <w:rPr>
          <w:rFonts w:asciiTheme="minorBidi" w:hAnsiTheme="minorBidi" w:cstheme="minorBidi"/>
          <w:color w:val="000000" w:themeColor="text1"/>
          <w:sz w:val="20"/>
        </w:rPr>
        <w:t>Simão</w:t>
      </w:r>
      <w:proofErr w:type="spellEnd"/>
      <w:r w:rsidRPr="00267224">
        <w:rPr>
          <w:rFonts w:asciiTheme="minorBidi" w:hAnsiTheme="minorBidi" w:cstheme="minorBidi"/>
          <w:color w:val="000000" w:themeColor="text1"/>
          <w:sz w:val="20"/>
        </w:rPr>
        <w:t xml:space="preserve">, R. M. Waterhouse, P. Ioannidis, E. V. </w:t>
      </w:r>
      <w:proofErr w:type="spellStart"/>
      <w:r w:rsidRPr="00267224">
        <w:rPr>
          <w:rFonts w:asciiTheme="minorBidi" w:hAnsiTheme="minorBidi" w:cstheme="minorBidi"/>
          <w:color w:val="000000" w:themeColor="text1"/>
          <w:sz w:val="20"/>
        </w:rPr>
        <w:t>Kriventseva</w:t>
      </w:r>
      <w:proofErr w:type="spellEnd"/>
      <w:r w:rsidRPr="00267224">
        <w:rPr>
          <w:rFonts w:asciiTheme="minorBidi" w:hAnsiTheme="minorBidi" w:cstheme="minorBidi"/>
          <w:color w:val="000000" w:themeColor="text1"/>
          <w:sz w:val="20"/>
        </w:rPr>
        <w:t xml:space="preserve">, E. M. </w:t>
      </w:r>
      <w:proofErr w:type="spellStart"/>
      <w:r w:rsidRPr="00267224">
        <w:rPr>
          <w:rFonts w:asciiTheme="minorBidi" w:hAnsiTheme="minorBidi" w:cstheme="minorBidi"/>
          <w:color w:val="000000" w:themeColor="text1"/>
          <w:sz w:val="20"/>
        </w:rPr>
        <w:t>Zdobnov</w:t>
      </w:r>
      <w:proofErr w:type="spellEnd"/>
      <w:r w:rsidRPr="00267224">
        <w:rPr>
          <w:rFonts w:asciiTheme="minorBidi" w:hAnsiTheme="minorBidi" w:cstheme="minorBidi"/>
          <w:color w:val="000000" w:themeColor="text1"/>
          <w:sz w:val="20"/>
        </w:rPr>
        <w:t xml:space="preserve">, BUSCO: assessing genome assembly and annotation completeness with </w:t>
      </w:r>
      <w:proofErr w:type="gramStart"/>
      <w:r w:rsidRPr="00267224">
        <w:rPr>
          <w:rFonts w:asciiTheme="minorBidi" w:hAnsiTheme="minorBidi" w:cstheme="minorBidi"/>
          <w:color w:val="000000" w:themeColor="text1"/>
          <w:sz w:val="20"/>
        </w:rPr>
        <w:t>single-copy</w:t>
      </w:r>
      <w:proofErr w:type="gramEnd"/>
      <w:r w:rsidRPr="00267224">
        <w:rPr>
          <w:rFonts w:asciiTheme="minorBidi" w:hAnsiTheme="minorBidi" w:cstheme="minorBidi"/>
          <w:color w:val="000000" w:themeColor="text1"/>
          <w:sz w:val="20"/>
        </w:rPr>
        <w:t xml:space="preserve"> orthologs.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31</w:t>
      </w:r>
      <w:r w:rsidRPr="00267224">
        <w:rPr>
          <w:rFonts w:asciiTheme="minorBidi" w:hAnsiTheme="minorBidi" w:cstheme="minorBidi"/>
          <w:color w:val="000000" w:themeColor="text1"/>
          <w:sz w:val="20"/>
        </w:rPr>
        <w:t>, 3210–3212 (2015).</w:t>
      </w:r>
    </w:p>
    <w:p w14:paraId="7EBA65A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R. M. Waterhouse, M. </w:t>
      </w:r>
      <w:proofErr w:type="spellStart"/>
      <w:r w:rsidRPr="00267224">
        <w:rPr>
          <w:rFonts w:asciiTheme="minorBidi" w:hAnsiTheme="minorBidi" w:cstheme="minorBidi"/>
          <w:color w:val="000000" w:themeColor="text1"/>
          <w:sz w:val="20"/>
        </w:rPr>
        <w:t>Seppey</w:t>
      </w:r>
      <w:proofErr w:type="spellEnd"/>
      <w:r w:rsidRPr="00267224">
        <w:rPr>
          <w:rFonts w:asciiTheme="minorBidi" w:hAnsiTheme="minorBidi" w:cstheme="minorBidi"/>
          <w:color w:val="000000" w:themeColor="text1"/>
          <w:sz w:val="20"/>
        </w:rPr>
        <w:t xml:space="preserve">, F. A. </w:t>
      </w:r>
      <w:proofErr w:type="spellStart"/>
      <w:r w:rsidRPr="00267224">
        <w:rPr>
          <w:rFonts w:asciiTheme="minorBidi" w:hAnsiTheme="minorBidi" w:cstheme="minorBidi"/>
          <w:color w:val="000000" w:themeColor="text1"/>
          <w:sz w:val="20"/>
        </w:rPr>
        <w:t>Simão</w:t>
      </w:r>
      <w:proofErr w:type="spellEnd"/>
      <w:r w:rsidRPr="00267224">
        <w:rPr>
          <w:rFonts w:asciiTheme="minorBidi" w:hAnsiTheme="minorBidi" w:cstheme="minorBidi"/>
          <w:color w:val="000000" w:themeColor="text1"/>
          <w:sz w:val="20"/>
        </w:rPr>
        <w:t xml:space="preserve">, E. M. </w:t>
      </w:r>
      <w:proofErr w:type="spellStart"/>
      <w:r w:rsidRPr="00267224">
        <w:rPr>
          <w:rFonts w:asciiTheme="minorBidi" w:hAnsiTheme="minorBidi" w:cstheme="minorBidi"/>
          <w:color w:val="000000" w:themeColor="text1"/>
          <w:sz w:val="20"/>
        </w:rPr>
        <w:t>Zdobnov</w:t>
      </w:r>
      <w:proofErr w:type="spellEnd"/>
      <w:r w:rsidRPr="00267224">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267224">
        <w:rPr>
          <w:rFonts w:asciiTheme="minorBidi" w:hAnsiTheme="minorBidi" w:cstheme="minorBidi"/>
          <w:color w:val="000000" w:themeColor="text1"/>
          <w:sz w:val="20"/>
        </w:rPr>
        <w:t>Pfrender</w:t>
      </w:r>
      <w:proofErr w:type="spellEnd"/>
      <w:r w:rsidRPr="00267224">
        <w:rPr>
          <w:rFonts w:asciiTheme="minorBidi" w:hAnsiTheme="minorBidi" w:cstheme="minorBidi"/>
          <w:color w:val="000000" w:themeColor="text1"/>
          <w:sz w:val="20"/>
        </w:rPr>
        <w:t>, Eds. (Humana Press, 2019).</w:t>
      </w:r>
    </w:p>
    <w:p w14:paraId="4FDBE03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A. </w:t>
      </w:r>
      <w:proofErr w:type="spellStart"/>
      <w:r w:rsidRPr="00267224">
        <w:rPr>
          <w:rFonts w:asciiTheme="minorBidi" w:hAnsiTheme="minorBidi" w:cstheme="minorBidi"/>
          <w:color w:val="000000" w:themeColor="text1"/>
          <w:sz w:val="20"/>
        </w:rPr>
        <w:t>Salamov</w:t>
      </w:r>
      <w:proofErr w:type="spellEnd"/>
      <w:r w:rsidRPr="00267224">
        <w:rPr>
          <w:rFonts w:asciiTheme="minorBidi" w:hAnsiTheme="minorBidi" w:cstheme="minorBidi"/>
          <w:color w:val="000000" w:themeColor="text1"/>
          <w:sz w:val="20"/>
        </w:rPr>
        <w:t xml:space="preserve">, V. V. Solovyev, </w:t>
      </w:r>
      <w:r w:rsidRPr="00267224">
        <w:rPr>
          <w:rFonts w:asciiTheme="minorBidi" w:hAnsiTheme="minorBidi" w:cstheme="minorBidi"/>
          <w:i/>
          <w:iCs/>
          <w:color w:val="000000" w:themeColor="text1"/>
          <w:sz w:val="20"/>
        </w:rPr>
        <w:t>Ab initio</w:t>
      </w:r>
      <w:r w:rsidRPr="00267224">
        <w:rPr>
          <w:rFonts w:asciiTheme="minorBidi" w:hAnsiTheme="minorBidi" w:cstheme="minorBidi"/>
          <w:color w:val="000000" w:themeColor="text1"/>
          <w:sz w:val="20"/>
        </w:rPr>
        <w:t xml:space="preserve"> gene finding in </w:t>
      </w:r>
      <w:r w:rsidRPr="00267224">
        <w:rPr>
          <w:rFonts w:asciiTheme="minorBidi" w:hAnsiTheme="minorBidi" w:cstheme="minorBidi"/>
          <w:i/>
          <w:iCs/>
          <w:color w:val="000000" w:themeColor="text1"/>
          <w:sz w:val="20"/>
        </w:rPr>
        <w:t>Drosophila</w:t>
      </w:r>
      <w:r w:rsidRPr="00267224">
        <w:rPr>
          <w:rFonts w:asciiTheme="minorBidi" w:hAnsiTheme="minorBidi" w:cstheme="minorBidi"/>
          <w:color w:val="000000" w:themeColor="text1"/>
          <w:sz w:val="20"/>
        </w:rPr>
        <w:t xml:space="preserve"> genomic DNA. </w:t>
      </w:r>
      <w:r w:rsidRPr="00267224">
        <w:rPr>
          <w:rFonts w:asciiTheme="minorBidi" w:hAnsiTheme="minorBidi" w:cstheme="minorBidi"/>
          <w:i/>
          <w:iCs/>
          <w:color w:val="000000" w:themeColor="text1"/>
          <w:sz w:val="20"/>
        </w:rPr>
        <w:t>Genome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516–522 (2000).</w:t>
      </w:r>
    </w:p>
    <w:p w14:paraId="4135585A"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V. Solovyev, P. </w:t>
      </w:r>
      <w:proofErr w:type="spellStart"/>
      <w:r w:rsidRPr="00267224">
        <w:rPr>
          <w:rFonts w:asciiTheme="minorBidi" w:hAnsiTheme="minorBidi" w:cstheme="minorBidi"/>
          <w:color w:val="000000" w:themeColor="text1"/>
          <w:sz w:val="20"/>
        </w:rPr>
        <w:t>Kosarev</w:t>
      </w:r>
      <w:proofErr w:type="spellEnd"/>
      <w:r w:rsidRPr="00267224">
        <w:rPr>
          <w:rFonts w:asciiTheme="minorBidi" w:hAnsiTheme="minorBidi" w:cstheme="minorBidi"/>
          <w:color w:val="000000" w:themeColor="text1"/>
          <w:sz w:val="20"/>
        </w:rPr>
        <w:t xml:space="preserve">, I. </w:t>
      </w:r>
      <w:proofErr w:type="spellStart"/>
      <w:r w:rsidRPr="00267224">
        <w:rPr>
          <w:rFonts w:asciiTheme="minorBidi" w:hAnsiTheme="minorBidi" w:cstheme="minorBidi"/>
          <w:color w:val="000000" w:themeColor="text1"/>
          <w:sz w:val="20"/>
        </w:rPr>
        <w:t>Seledsov</w:t>
      </w:r>
      <w:proofErr w:type="spellEnd"/>
      <w:r w:rsidRPr="00267224">
        <w:rPr>
          <w:rFonts w:asciiTheme="minorBidi" w:hAnsiTheme="minorBidi" w:cstheme="minorBidi"/>
          <w:color w:val="000000" w:themeColor="text1"/>
          <w:sz w:val="20"/>
        </w:rPr>
        <w:t xml:space="preserve">, D. </w:t>
      </w:r>
      <w:proofErr w:type="spellStart"/>
      <w:r w:rsidRPr="00267224">
        <w:rPr>
          <w:rFonts w:asciiTheme="minorBidi" w:hAnsiTheme="minorBidi" w:cstheme="minorBidi"/>
          <w:color w:val="000000" w:themeColor="text1"/>
          <w:sz w:val="20"/>
        </w:rPr>
        <w:t>Vorobyev</w:t>
      </w:r>
      <w:proofErr w:type="spellEnd"/>
      <w:r w:rsidRPr="00267224">
        <w:rPr>
          <w:rFonts w:asciiTheme="minorBidi" w:hAnsiTheme="minorBidi" w:cstheme="minorBidi"/>
          <w:color w:val="000000" w:themeColor="text1"/>
          <w:sz w:val="20"/>
        </w:rPr>
        <w:t xml:space="preserve">, Automatic annotation of eukaryotic genes, pseudogenes and promoters. </w:t>
      </w:r>
      <w:r w:rsidRPr="00267224">
        <w:rPr>
          <w:rFonts w:asciiTheme="minorBidi" w:hAnsiTheme="minorBidi" w:cstheme="minorBidi"/>
          <w:i/>
          <w:iCs/>
          <w:color w:val="000000" w:themeColor="text1"/>
          <w:sz w:val="20"/>
        </w:rPr>
        <w:t>Genome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7</w:t>
      </w:r>
      <w:r w:rsidRPr="00267224">
        <w:rPr>
          <w:rFonts w:asciiTheme="minorBidi" w:hAnsiTheme="minorBidi" w:cstheme="minorBidi"/>
          <w:color w:val="000000" w:themeColor="text1"/>
          <w:sz w:val="20"/>
        </w:rPr>
        <w:t>, 1–12 (2006).</w:t>
      </w:r>
    </w:p>
    <w:p w14:paraId="368B3B47"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J. M. Flynn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RepeatModeler2 for automated genomic discovery of transposable element families. </w:t>
      </w:r>
      <w:r w:rsidRPr="00267224">
        <w:rPr>
          <w:rFonts w:asciiTheme="minorBidi" w:hAnsiTheme="minorBidi" w:cstheme="minorBidi"/>
          <w:i/>
          <w:iCs/>
          <w:color w:val="000000" w:themeColor="text1"/>
          <w:sz w:val="20"/>
        </w:rPr>
        <w:t>Proc. Natl. Acad. Sci. U.S.A.</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117</w:t>
      </w:r>
      <w:r w:rsidRPr="00267224">
        <w:rPr>
          <w:rFonts w:asciiTheme="minorBidi" w:hAnsiTheme="minorBidi" w:cstheme="minorBidi"/>
          <w:color w:val="000000" w:themeColor="text1"/>
          <w:sz w:val="20"/>
        </w:rPr>
        <w:t>, 9451–9457 (2020).</w:t>
      </w:r>
    </w:p>
    <w:p w14:paraId="166DF0A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Smit, R. </w:t>
      </w:r>
      <w:proofErr w:type="spellStart"/>
      <w:r w:rsidRPr="00267224">
        <w:rPr>
          <w:rFonts w:asciiTheme="minorBidi" w:hAnsiTheme="minorBidi" w:cstheme="minorBidi"/>
          <w:color w:val="000000" w:themeColor="text1"/>
          <w:sz w:val="20"/>
        </w:rPr>
        <w:t>Hubley</w:t>
      </w:r>
      <w:proofErr w:type="spellEnd"/>
      <w:r w:rsidRPr="00267224">
        <w:rPr>
          <w:rFonts w:asciiTheme="minorBidi" w:hAnsiTheme="minorBidi" w:cstheme="minorBidi"/>
          <w:color w:val="000000" w:themeColor="text1"/>
          <w:sz w:val="20"/>
        </w:rPr>
        <w:t xml:space="preserve">, P. Green, </w:t>
      </w:r>
      <w:proofErr w:type="spellStart"/>
      <w:r w:rsidRPr="00267224">
        <w:rPr>
          <w:rFonts w:asciiTheme="minorBidi" w:hAnsiTheme="minorBidi" w:cstheme="minorBidi"/>
          <w:color w:val="000000" w:themeColor="text1"/>
          <w:sz w:val="20"/>
        </w:rPr>
        <w:t>RepeatMasker</w:t>
      </w:r>
      <w:proofErr w:type="spellEnd"/>
      <w:r w:rsidRPr="00267224">
        <w:rPr>
          <w:rFonts w:asciiTheme="minorBidi" w:hAnsiTheme="minorBidi" w:cstheme="minorBidi"/>
          <w:color w:val="000000" w:themeColor="text1"/>
          <w:sz w:val="20"/>
        </w:rPr>
        <w:t xml:space="preserve"> Open-4.0 (2015). </w:t>
      </w:r>
      <w:hyperlink r:id="rId17" w:history="1">
        <w:r w:rsidRPr="00267224">
          <w:rPr>
            <w:rStyle w:val="Hyperlink"/>
            <w:rFonts w:asciiTheme="minorBidi" w:hAnsiTheme="minorBidi" w:cstheme="minorBidi"/>
            <w:sz w:val="20"/>
          </w:rPr>
          <w:t>http://www.repeatmasker.org</w:t>
        </w:r>
      </w:hyperlink>
      <w:r w:rsidRPr="00267224">
        <w:rPr>
          <w:rFonts w:asciiTheme="minorBidi" w:hAnsiTheme="minorBidi" w:cstheme="minorBidi"/>
          <w:color w:val="000000" w:themeColor="text1"/>
          <w:sz w:val="20"/>
        </w:rPr>
        <w:t>.</w:t>
      </w:r>
    </w:p>
    <w:p w14:paraId="12B70D8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K. M. Ewart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Pervasive relaxed selection in termite genomes. </w:t>
      </w:r>
      <w:r w:rsidRPr="00267224">
        <w:rPr>
          <w:rFonts w:asciiTheme="minorBidi" w:hAnsiTheme="minorBidi" w:cstheme="minorBidi"/>
          <w:i/>
          <w:iCs/>
          <w:color w:val="000000" w:themeColor="text1"/>
          <w:sz w:val="20"/>
        </w:rPr>
        <w:t>Proc. R. Soc.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291</w:t>
      </w:r>
      <w:r w:rsidRPr="00267224">
        <w:rPr>
          <w:rFonts w:asciiTheme="minorBidi" w:hAnsiTheme="minorBidi" w:cstheme="minorBidi"/>
          <w:color w:val="000000" w:themeColor="text1"/>
          <w:sz w:val="20"/>
        </w:rPr>
        <w:t>, 20232439 (2024).</w:t>
      </w:r>
    </w:p>
    <w:p w14:paraId="138F482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lang w:val="de-DE"/>
        </w:rPr>
        <w:t xml:space="preserve">Y. Mei, et al., </w:t>
      </w:r>
      <w:proofErr w:type="spellStart"/>
      <w:r w:rsidRPr="00267224">
        <w:rPr>
          <w:rFonts w:asciiTheme="minorBidi" w:hAnsiTheme="minorBidi" w:cstheme="minorBidi"/>
          <w:color w:val="000000" w:themeColor="text1"/>
          <w:sz w:val="20"/>
        </w:rPr>
        <w:t>InsectBase</w:t>
      </w:r>
      <w:proofErr w:type="spellEnd"/>
      <w:r w:rsidRPr="00267224">
        <w:rPr>
          <w:rFonts w:asciiTheme="minorBidi" w:hAnsiTheme="minorBidi" w:cstheme="minorBidi"/>
          <w:color w:val="000000" w:themeColor="text1"/>
          <w:sz w:val="20"/>
        </w:rPr>
        <w:t xml:space="preserve"> 2.0: a comprehensive gene resource for insects. </w:t>
      </w:r>
      <w:r w:rsidRPr="00267224">
        <w:rPr>
          <w:rFonts w:asciiTheme="minorBidi" w:hAnsiTheme="minorBidi" w:cstheme="minorBidi"/>
          <w:i/>
          <w:iCs/>
          <w:color w:val="000000" w:themeColor="text1"/>
          <w:sz w:val="20"/>
        </w:rPr>
        <w:t>Nucleic Acids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50</w:t>
      </w:r>
      <w:r w:rsidRPr="00267224">
        <w:rPr>
          <w:rFonts w:asciiTheme="minorBidi" w:hAnsiTheme="minorBidi" w:cstheme="minorBidi"/>
          <w:color w:val="000000" w:themeColor="text1"/>
          <w:sz w:val="20"/>
        </w:rPr>
        <w:t>, D1040–D1045 (2022).</w:t>
      </w:r>
    </w:p>
    <w:p w14:paraId="06567418"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 Andrews, </w:t>
      </w:r>
      <w:proofErr w:type="spellStart"/>
      <w:r w:rsidRPr="00267224">
        <w:rPr>
          <w:rFonts w:asciiTheme="minorBidi" w:hAnsiTheme="minorBidi" w:cstheme="minorBidi"/>
          <w:color w:val="000000" w:themeColor="text1"/>
          <w:sz w:val="20"/>
        </w:rPr>
        <w:t>FastQC</w:t>
      </w:r>
      <w:proofErr w:type="spellEnd"/>
      <w:r w:rsidRPr="00267224">
        <w:rPr>
          <w:rFonts w:asciiTheme="minorBidi" w:hAnsiTheme="minorBidi" w:cstheme="minorBidi"/>
          <w:color w:val="000000" w:themeColor="text1"/>
          <w:sz w:val="20"/>
        </w:rPr>
        <w:t>: A Quality Control Tool for High Throughput Sequence Data (</w:t>
      </w:r>
      <w:proofErr w:type="spellStart"/>
      <w:r w:rsidRPr="00267224">
        <w:rPr>
          <w:rFonts w:asciiTheme="minorBidi" w:hAnsiTheme="minorBidi" w:cstheme="minorBidi"/>
          <w:color w:val="000000" w:themeColor="text1"/>
          <w:sz w:val="20"/>
        </w:rPr>
        <w:t>Babraham</w:t>
      </w:r>
      <w:proofErr w:type="spellEnd"/>
      <w:r w:rsidRPr="00267224">
        <w:rPr>
          <w:rFonts w:asciiTheme="minorBidi" w:hAnsiTheme="minorBidi" w:cstheme="minorBidi"/>
          <w:color w:val="000000" w:themeColor="text1"/>
          <w:sz w:val="20"/>
        </w:rPr>
        <w:t xml:space="preserve"> Bioinformatics, 2010).</w:t>
      </w:r>
    </w:p>
    <w:p w14:paraId="3DB07BB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B. Bushnell, </w:t>
      </w:r>
      <w:proofErr w:type="spellStart"/>
      <w:r w:rsidRPr="00267224">
        <w:rPr>
          <w:rFonts w:asciiTheme="minorBidi" w:hAnsiTheme="minorBidi" w:cstheme="minorBidi"/>
          <w:color w:val="000000" w:themeColor="text1"/>
          <w:sz w:val="20"/>
        </w:rPr>
        <w:t>BBMap</w:t>
      </w:r>
      <w:proofErr w:type="spellEnd"/>
      <w:r w:rsidRPr="00267224">
        <w:rPr>
          <w:rFonts w:asciiTheme="minorBidi" w:hAnsiTheme="minorBidi" w:cstheme="minorBidi"/>
          <w:color w:val="000000" w:themeColor="text1"/>
          <w:sz w:val="20"/>
        </w:rPr>
        <w:t>: A Fast, Accurate, Splice-Aware Aligner (Joint Genome Institute, 2014).</w:t>
      </w:r>
    </w:p>
    <w:p w14:paraId="3687ABE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Kim, J. M. </w:t>
      </w:r>
      <w:proofErr w:type="spellStart"/>
      <w:r w:rsidRPr="00267224">
        <w:rPr>
          <w:rFonts w:asciiTheme="minorBidi" w:hAnsiTheme="minorBidi" w:cstheme="minorBidi"/>
          <w:color w:val="000000" w:themeColor="text1"/>
          <w:sz w:val="20"/>
        </w:rPr>
        <w:t>Paggi</w:t>
      </w:r>
      <w:proofErr w:type="spellEnd"/>
      <w:r w:rsidRPr="00267224">
        <w:rPr>
          <w:rFonts w:asciiTheme="minorBidi" w:hAnsiTheme="minorBidi" w:cstheme="minorBidi"/>
          <w:color w:val="000000" w:themeColor="text1"/>
          <w:sz w:val="20"/>
        </w:rPr>
        <w:t xml:space="preserve">, C. Park, C. Bennett, S. L. </w:t>
      </w:r>
      <w:proofErr w:type="spellStart"/>
      <w:r w:rsidRPr="00267224">
        <w:rPr>
          <w:rFonts w:asciiTheme="minorBidi" w:hAnsiTheme="minorBidi" w:cstheme="minorBidi"/>
          <w:color w:val="000000" w:themeColor="text1"/>
          <w:sz w:val="20"/>
        </w:rPr>
        <w:t>Salzberg</w:t>
      </w:r>
      <w:proofErr w:type="spellEnd"/>
      <w:r w:rsidRPr="00267224">
        <w:rPr>
          <w:rFonts w:asciiTheme="minorBidi" w:hAnsiTheme="minorBidi" w:cstheme="minorBidi"/>
          <w:color w:val="000000" w:themeColor="text1"/>
          <w:sz w:val="20"/>
        </w:rPr>
        <w:t xml:space="preserve">, Graph-based genome alignment and genotyping with HISAT2 and HISAT-genotype. </w:t>
      </w:r>
      <w:r w:rsidRPr="00267224">
        <w:rPr>
          <w:rFonts w:asciiTheme="minorBidi" w:hAnsiTheme="minorBidi" w:cstheme="minorBidi"/>
          <w:i/>
          <w:iCs/>
          <w:color w:val="000000" w:themeColor="text1"/>
          <w:sz w:val="20"/>
        </w:rPr>
        <w:t xml:space="preserve">Nat </w:t>
      </w:r>
      <w:proofErr w:type="spellStart"/>
      <w:r w:rsidRPr="00267224">
        <w:rPr>
          <w:rFonts w:asciiTheme="minorBidi" w:hAnsiTheme="minorBidi" w:cstheme="minorBidi"/>
          <w:i/>
          <w:iCs/>
          <w:color w:val="000000" w:themeColor="text1"/>
          <w:sz w:val="20"/>
        </w:rPr>
        <w:t>Biotechnol</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907–915 (2019).</w:t>
      </w:r>
    </w:p>
    <w:p w14:paraId="0DDB414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Shumate, B. Wong, G. </w:t>
      </w:r>
      <w:proofErr w:type="spellStart"/>
      <w:r w:rsidRPr="00267224">
        <w:rPr>
          <w:rFonts w:asciiTheme="minorBidi" w:hAnsiTheme="minorBidi" w:cstheme="minorBidi"/>
          <w:color w:val="000000" w:themeColor="text1"/>
          <w:sz w:val="20"/>
        </w:rPr>
        <w:t>Pertea</w:t>
      </w:r>
      <w:proofErr w:type="spellEnd"/>
      <w:r w:rsidRPr="00267224">
        <w:rPr>
          <w:rFonts w:asciiTheme="minorBidi" w:hAnsiTheme="minorBidi" w:cstheme="minorBidi"/>
          <w:color w:val="000000" w:themeColor="text1"/>
          <w:sz w:val="20"/>
        </w:rPr>
        <w:t xml:space="preserve">, M. </w:t>
      </w:r>
      <w:proofErr w:type="spellStart"/>
      <w:r w:rsidRPr="00267224">
        <w:rPr>
          <w:rFonts w:asciiTheme="minorBidi" w:hAnsiTheme="minorBidi" w:cstheme="minorBidi"/>
          <w:color w:val="000000" w:themeColor="text1"/>
          <w:sz w:val="20"/>
        </w:rPr>
        <w:t>Pertea</w:t>
      </w:r>
      <w:proofErr w:type="spellEnd"/>
      <w:r w:rsidRPr="00267224">
        <w:rPr>
          <w:rFonts w:asciiTheme="minorBidi" w:hAnsiTheme="minorBidi" w:cstheme="minorBidi"/>
          <w:color w:val="000000" w:themeColor="text1"/>
          <w:sz w:val="20"/>
        </w:rPr>
        <w:t xml:space="preserve">, Improved transcriptome assembly using a hybrid of long and short reads with </w:t>
      </w:r>
      <w:proofErr w:type="spellStart"/>
      <w:r w:rsidRPr="00267224">
        <w:rPr>
          <w:rFonts w:asciiTheme="minorBidi" w:hAnsiTheme="minorBidi" w:cstheme="minorBidi"/>
          <w:color w:val="000000" w:themeColor="text1"/>
          <w:sz w:val="20"/>
        </w:rPr>
        <w:t>StringTie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PLOS Computational Biology</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18</w:t>
      </w:r>
      <w:r w:rsidRPr="00267224">
        <w:rPr>
          <w:rFonts w:asciiTheme="minorBidi" w:hAnsiTheme="minorBidi" w:cstheme="minorBidi"/>
          <w:color w:val="000000" w:themeColor="text1"/>
          <w:sz w:val="20"/>
        </w:rPr>
        <w:t>, 1009730 (2022).</w:t>
      </w:r>
    </w:p>
    <w:p w14:paraId="2F64BBCE" w14:textId="77777777" w:rsidR="00A524E5" w:rsidRPr="00267224" w:rsidRDefault="00A524E5" w:rsidP="00A524E5">
      <w:pPr>
        <w:pStyle w:val="ListParagraph"/>
        <w:numPr>
          <w:ilvl w:val="0"/>
          <w:numId w:val="15"/>
        </w:numPr>
        <w:contextualSpacing/>
        <w:jc w:val="both"/>
        <w:rPr>
          <w:rFonts w:ascii="Arial" w:hAnsi="Arial" w:cs="Arial"/>
          <w:sz w:val="20"/>
        </w:rPr>
      </w:pPr>
      <w:r w:rsidRPr="00267224">
        <w:rPr>
          <w:rFonts w:ascii="Arial" w:hAnsi="Arial" w:cs="Arial"/>
          <w:sz w:val="20"/>
        </w:rPr>
        <w:t xml:space="preserve">B. J. Haas, </w:t>
      </w:r>
      <w:proofErr w:type="spellStart"/>
      <w:r w:rsidRPr="00267224">
        <w:rPr>
          <w:rFonts w:ascii="Arial" w:hAnsi="Arial" w:cs="Arial"/>
          <w:sz w:val="20"/>
        </w:rPr>
        <w:t>TransDecoder</w:t>
      </w:r>
      <w:proofErr w:type="spellEnd"/>
      <w:r w:rsidRPr="00267224">
        <w:rPr>
          <w:rFonts w:ascii="Arial" w:hAnsi="Arial" w:cs="Arial"/>
          <w:sz w:val="20"/>
        </w:rPr>
        <w:t xml:space="preserve"> (Find Coding Regions Within Transcripts) (2023).</w:t>
      </w:r>
    </w:p>
    <w:p w14:paraId="7AD055B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R. Durbin, Fast and accurate short read alignment with Burrows–Wheeler transform.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25</w:t>
      </w:r>
      <w:r w:rsidRPr="00267224">
        <w:rPr>
          <w:rFonts w:asciiTheme="minorBidi" w:hAnsiTheme="minorBidi" w:cstheme="minorBidi"/>
          <w:color w:val="000000" w:themeColor="text1"/>
          <w:sz w:val="20"/>
        </w:rPr>
        <w:t xml:space="preserve">, 1754–1760 </w:t>
      </w:r>
      <w:r w:rsidRPr="00267224">
        <w:rPr>
          <w:rFonts w:asciiTheme="minorBidi" w:hAnsiTheme="minorBidi" w:cstheme="minorBidi"/>
          <w:color w:val="000000" w:themeColor="text1"/>
          <w:sz w:val="20"/>
          <w:lang w:val="en-AU"/>
        </w:rPr>
        <w:t>(2009).</w:t>
      </w:r>
    </w:p>
    <w:p w14:paraId="25751AE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R. Quinlan, I. M. Hall,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a flexible suite of utilities for comparing genomic features.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26</w:t>
      </w:r>
      <w:r w:rsidRPr="00267224">
        <w:rPr>
          <w:rFonts w:asciiTheme="minorBidi" w:hAnsiTheme="minorBidi" w:cstheme="minorBidi"/>
          <w:color w:val="000000" w:themeColor="text1"/>
          <w:sz w:val="20"/>
        </w:rPr>
        <w:t>, 841–842 (2010).</w:t>
      </w:r>
    </w:p>
    <w:p w14:paraId="18951C02" w14:textId="77777777" w:rsidR="006B2DE1"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w:t>
      </w:r>
      <w:proofErr w:type="spellStart"/>
      <w:r w:rsidRPr="00267224">
        <w:rPr>
          <w:rFonts w:asciiTheme="minorBidi" w:hAnsiTheme="minorBidi" w:cstheme="minorBidi"/>
          <w:color w:val="000000" w:themeColor="text1"/>
          <w:sz w:val="20"/>
        </w:rPr>
        <w:t>Morgulis</w:t>
      </w:r>
      <w:proofErr w:type="spellEnd"/>
      <w:r w:rsidRPr="00267224">
        <w:rPr>
          <w:rFonts w:asciiTheme="minorBidi" w:hAnsiTheme="minorBidi" w:cstheme="minorBidi"/>
          <w:color w:val="000000" w:themeColor="text1"/>
          <w:sz w:val="20"/>
        </w:rPr>
        <w:t xml:space="preserve">, E. M. Gertz, A. A. </w:t>
      </w:r>
      <w:proofErr w:type="spellStart"/>
      <w:r w:rsidRPr="00267224">
        <w:rPr>
          <w:rFonts w:asciiTheme="minorBidi" w:hAnsiTheme="minorBidi" w:cstheme="minorBidi"/>
          <w:color w:val="000000" w:themeColor="text1"/>
          <w:sz w:val="20"/>
        </w:rPr>
        <w:t>Schäffer</w:t>
      </w:r>
      <w:proofErr w:type="spellEnd"/>
      <w:r w:rsidRPr="00267224">
        <w:rPr>
          <w:rFonts w:asciiTheme="minorBidi" w:hAnsiTheme="minorBidi" w:cstheme="minorBidi"/>
          <w:color w:val="000000" w:themeColor="text1"/>
          <w:sz w:val="20"/>
        </w:rPr>
        <w:t xml:space="preserve">, R. </w:t>
      </w:r>
      <w:proofErr w:type="spellStart"/>
      <w:r w:rsidRPr="00267224">
        <w:rPr>
          <w:rFonts w:asciiTheme="minorBidi" w:hAnsiTheme="minorBidi" w:cstheme="minorBidi"/>
          <w:color w:val="000000" w:themeColor="text1"/>
          <w:sz w:val="20"/>
        </w:rPr>
        <w:t>Agarwala</w:t>
      </w:r>
      <w:proofErr w:type="spellEnd"/>
      <w:r w:rsidRPr="00267224">
        <w:rPr>
          <w:rFonts w:asciiTheme="minorBidi" w:hAnsiTheme="minorBidi" w:cstheme="minorBidi"/>
          <w:color w:val="000000" w:themeColor="text1"/>
          <w:sz w:val="20"/>
        </w:rPr>
        <w:t xml:space="preserve">, A fast and symmetric DUST implementation to mask low-complexity DNA sequences. </w:t>
      </w:r>
      <w:r w:rsidRPr="00267224">
        <w:rPr>
          <w:rFonts w:asciiTheme="minorBidi" w:hAnsiTheme="minorBidi" w:cstheme="minorBidi"/>
          <w:i/>
          <w:iCs/>
          <w:color w:val="000000" w:themeColor="text1"/>
          <w:sz w:val="20"/>
        </w:rPr>
        <w:t xml:space="preserve">J. </w:t>
      </w:r>
      <w:proofErr w:type="spellStart"/>
      <w:r w:rsidRPr="00267224">
        <w:rPr>
          <w:rFonts w:asciiTheme="minorBidi" w:hAnsiTheme="minorBidi" w:cstheme="minorBidi"/>
          <w:i/>
          <w:iCs/>
          <w:color w:val="000000" w:themeColor="text1"/>
          <w:sz w:val="20"/>
        </w:rPr>
        <w:t>Comput</w:t>
      </w:r>
      <w:proofErr w:type="spellEnd"/>
      <w:r w:rsidRPr="00267224">
        <w:rPr>
          <w:rFonts w:asciiTheme="minorBidi" w:hAnsiTheme="minorBidi" w:cstheme="minorBidi"/>
          <w:i/>
          <w:iCs/>
          <w:color w:val="000000" w:themeColor="text1"/>
          <w:sz w:val="20"/>
        </w:rPr>
        <w:t>.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13</w:t>
      </w:r>
      <w:r w:rsidRPr="00267224">
        <w:rPr>
          <w:rFonts w:asciiTheme="minorBidi" w:hAnsiTheme="minorBidi" w:cstheme="minorBidi"/>
          <w:color w:val="000000" w:themeColor="text1"/>
          <w:sz w:val="20"/>
        </w:rPr>
        <w:t>, 1028–1040 (2006).</w:t>
      </w:r>
    </w:p>
    <w:p w14:paraId="7A91BA49" w14:textId="58D020C0" w:rsidR="00B02F81" w:rsidRDefault="00B02F81" w:rsidP="006B2DE1">
      <w:pPr>
        <w:pStyle w:val="ListParagraph"/>
        <w:numPr>
          <w:ilvl w:val="0"/>
          <w:numId w:val="15"/>
        </w:numPr>
        <w:contextualSpacing/>
        <w:jc w:val="both"/>
        <w:rPr>
          <w:rFonts w:asciiTheme="minorBidi" w:hAnsiTheme="minorBidi" w:cstheme="minorBidi"/>
          <w:color w:val="000000" w:themeColor="text1"/>
          <w:sz w:val="20"/>
        </w:rPr>
      </w:pPr>
      <w:ins w:id="66" w:author="Kyle Ewart" w:date="2026-05-04T12:16:00Z" w16du:dateUtc="2026-05-04T11:16:00Z">
        <w:r w:rsidRPr="00B02F81">
          <w:rPr>
            <w:rFonts w:asciiTheme="minorBidi" w:hAnsiTheme="minorBidi" w:cstheme="minorBidi"/>
            <w:color w:val="000000" w:themeColor="text1"/>
            <w:sz w:val="20"/>
          </w:rPr>
          <w:t xml:space="preserve">J. A. Hartigan, P. M. Hartigan, The Dip Test of Unimodality. </w:t>
        </w:r>
        <w:r w:rsidRPr="00B02F81">
          <w:rPr>
            <w:rFonts w:asciiTheme="minorBidi" w:hAnsiTheme="minorBidi" w:cstheme="minorBidi"/>
            <w:i/>
            <w:iCs/>
            <w:color w:val="000000" w:themeColor="text1"/>
            <w:sz w:val="20"/>
            <w:rPrChange w:id="67" w:author="Kyle Ewart" w:date="2026-05-04T12:16:00Z" w16du:dateUtc="2026-05-04T11:16:00Z">
              <w:rPr>
                <w:rFonts w:asciiTheme="minorBidi" w:hAnsiTheme="minorBidi" w:cstheme="minorBidi"/>
                <w:color w:val="000000" w:themeColor="text1"/>
                <w:sz w:val="20"/>
              </w:rPr>
            </w:rPrChange>
          </w:rPr>
          <w:t>Ann. Statist.</w:t>
        </w:r>
        <w:r w:rsidRPr="00B02F81">
          <w:rPr>
            <w:rFonts w:asciiTheme="minorBidi" w:hAnsiTheme="minorBidi" w:cstheme="minorBidi"/>
            <w:color w:val="000000" w:themeColor="text1"/>
            <w:sz w:val="20"/>
          </w:rPr>
          <w:t xml:space="preserve"> </w:t>
        </w:r>
        <w:r w:rsidRPr="00B02F81">
          <w:rPr>
            <w:rFonts w:asciiTheme="minorBidi" w:hAnsiTheme="minorBidi" w:cstheme="minorBidi"/>
            <w:b/>
            <w:bCs/>
            <w:color w:val="000000" w:themeColor="text1"/>
            <w:sz w:val="20"/>
            <w:rPrChange w:id="68" w:author="Kyle Ewart" w:date="2026-05-04T12:16:00Z" w16du:dateUtc="2026-05-04T11:16:00Z">
              <w:rPr>
                <w:rFonts w:asciiTheme="minorBidi" w:hAnsiTheme="minorBidi" w:cstheme="minorBidi"/>
                <w:color w:val="000000" w:themeColor="text1"/>
                <w:sz w:val="20"/>
              </w:rPr>
            </w:rPrChange>
          </w:rPr>
          <w:t>13</w:t>
        </w:r>
        <w:r w:rsidRPr="00B02F81">
          <w:rPr>
            <w:rFonts w:asciiTheme="minorBidi" w:hAnsiTheme="minorBidi" w:cstheme="minorBidi"/>
            <w:color w:val="000000" w:themeColor="text1"/>
            <w:sz w:val="20"/>
          </w:rPr>
          <w:t>, 70-84 (1985).</w:t>
        </w:r>
      </w:ins>
    </w:p>
    <w:p w14:paraId="39F45A70" w14:textId="3E24F9E4" w:rsidR="00B02F81" w:rsidRDefault="003E71D9" w:rsidP="0041287E">
      <w:pPr>
        <w:pStyle w:val="ListParagraph"/>
        <w:numPr>
          <w:ilvl w:val="0"/>
          <w:numId w:val="15"/>
        </w:numPr>
        <w:contextualSpacing/>
        <w:jc w:val="both"/>
        <w:rPr>
          <w:ins w:id="69" w:author="Kyle Ewart" w:date="2026-05-04T12:20:00Z" w16du:dateUtc="2026-05-04T11:20:00Z"/>
          <w:rFonts w:asciiTheme="minorBidi" w:hAnsiTheme="minorBidi" w:cstheme="minorBidi"/>
          <w:color w:val="000000" w:themeColor="text1"/>
          <w:sz w:val="20"/>
        </w:rPr>
      </w:pPr>
      <w:ins w:id="70" w:author="Kyle Ewart" w:date="2026-05-04T12:22:00Z" w16du:dateUtc="2026-05-04T11:22:00Z">
        <w:r w:rsidRPr="003E71D9">
          <w:rPr>
            <w:rFonts w:asciiTheme="minorBidi" w:hAnsiTheme="minorBidi" w:cstheme="minorBidi"/>
            <w:color w:val="000000" w:themeColor="text1"/>
            <w:sz w:val="20"/>
          </w:rPr>
          <w:t xml:space="preserve">M. </w:t>
        </w:r>
        <w:proofErr w:type="spellStart"/>
        <w:r w:rsidRPr="003E71D9">
          <w:rPr>
            <w:rFonts w:asciiTheme="minorBidi" w:hAnsiTheme="minorBidi" w:cstheme="minorBidi"/>
            <w:color w:val="000000" w:themeColor="text1"/>
            <w:sz w:val="20"/>
          </w:rPr>
          <w:t>Maechler</w:t>
        </w:r>
        <w:proofErr w:type="spellEnd"/>
        <w:r w:rsidRPr="003E71D9">
          <w:rPr>
            <w:rFonts w:asciiTheme="minorBidi" w:hAnsiTheme="minorBidi" w:cstheme="minorBidi"/>
            <w:color w:val="000000" w:themeColor="text1"/>
            <w:sz w:val="20"/>
          </w:rPr>
          <w:t xml:space="preserve">, </w:t>
        </w:r>
        <w:proofErr w:type="spellStart"/>
        <w:r w:rsidRPr="003E71D9">
          <w:rPr>
            <w:rFonts w:asciiTheme="minorBidi" w:hAnsiTheme="minorBidi" w:cstheme="minorBidi"/>
            <w:color w:val="000000" w:themeColor="text1"/>
            <w:sz w:val="20"/>
          </w:rPr>
          <w:t>diptest</w:t>
        </w:r>
        <w:proofErr w:type="spellEnd"/>
        <w:r w:rsidRPr="003E71D9">
          <w:rPr>
            <w:rFonts w:asciiTheme="minorBidi" w:hAnsiTheme="minorBidi" w:cstheme="minorBidi"/>
            <w:color w:val="000000" w:themeColor="text1"/>
            <w:sz w:val="20"/>
          </w:rPr>
          <w:t>: Hartigan’s dip test statistic for unimodality (R package version 0.77-2) (2025). https://cran.r-project.org/web/packages/diptest/index.html.</w:t>
        </w:r>
      </w:ins>
    </w:p>
    <w:p w14:paraId="315D6263" w14:textId="4E80B032" w:rsidR="0041287E" w:rsidRPr="00DB78CA" w:rsidRDefault="006B2DE1" w:rsidP="0041287E">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Wickham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Welcome to the </w:t>
      </w:r>
      <w:proofErr w:type="spellStart"/>
      <w:r w:rsidRPr="00267224">
        <w:rPr>
          <w:rFonts w:asciiTheme="minorBidi" w:hAnsiTheme="minorBidi" w:cstheme="minorBidi"/>
          <w:color w:val="000000" w:themeColor="text1"/>
          <w:sz w:val="20"/>
        </w:rPr>
        <w:t>tidyverse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 xml:space="preserve">J. Open Source </w:t>
      </w:r>
      <w:proofErr w:type="spellStart"/>
      <w:r w:rsidRPr="00267224">
        <w:rPr>
          <w:rFonts w:asciiTheme="minorBidi" w:hAnsiTheme="minorBidi" w:cstheme="minorBidi"/>
          <w:i/>
          <w:iCs/>
          <w:color w:val="000000" w:themeColor="text1"/>
          <w:sz w:val="20"/>
        </w:rPr>
        <w:t>Softw</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4</w:t>
      </w:r>
      <w:r w:rsidRPr="00267224">
        <w:rPr>
          <w:rFonts w:asciiTheme="minorBidi" w:hAnsiTheme="minorBidi" w:cstheme="minorBidi"/>
          <w:color w:val="000000" w:themeColor="text1"/>
          <w:sz w:val="20"/>
        </w:rPr>
        <w:t>, 1686 (2019).</w:t>
      </w:r>
    </w:p>
    <w:p w14:paraId="238F786F" w14:textId="79541601"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H. Wickham, ggplot2: Elegant Graphics for Data Analysis (Springer-Verlag, 2016).</w:t>
      </w:r>
    </w:p>
    <w:p w14:paraId="5CE9E0C9" w14:textId="29DFCB0A" w:rsidR="00120FE2" w:rsidRPr="00267224" w:rsidRDefault="00120F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C. A.  Hope, A simplified Monte Carlo significance test procedure. </w:t>
      </w:r>
      <w:r w:rsidRPr="00267224">
        <w:rPr>
          <w:rFonts w:asciiTheme="minorBidi" w:hAnsiTheme="minorBidi" w:cstheme="minorBidi"/>
          <w:i/>
          <w:iCs/>
          <w:color w:val="000000" w:themeColor="text1"/>
          <w:sz w:val="20"/>
        </w:rPr>
        <w:t>J. R. Stat. Soc. Ser.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30</w:t>
      </w:r>
      <w:r w:rsidRPr="00267224">
        <w:rPr>
          <w:rFonts w:asciiTheme="minorBidi" w:hAnsiTheme="minorBidi" w:cstheme="minorBidi"/>
          <w:color w:val="000000" w:themeColor="text1"/>
          <w:sz w:val="20"/>
        </w:rPr>
        <w:t>, 582–598 (1968).</w:t>
      </w:r>
    </w:p>
    <w:p w14:paraId="29DD247E" w14:textId="3E70C7A4" w:rsidR="00120FE2" w:rsidRPr="00267224" w:rsidRDefault="005507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D. </w:t>
      </w:r>
      <w:r w:rsidR="00120FE2" w:rsidRPr="00267224">
        <w:rPr>
          <w:rFonts w:asciiTheme="minorBidi" w:hAnsiTheme="minorBidi" w:cstheme="minorBidi"/>
          <w:color w:val="000000" w:themeColor="text1"/>
          <w:sz w:val="20"/>
        </w:rPr>
        <w:t>Navarro,</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Learning statistics with R: A tutorial for psychology students and other beginners</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 xml:space="preserve">(Version 0.5.2). University of Adelaide </w:t>
      </w:r>
      <w:r w:rsidRPr="00267224">
        <w:rPr>
          <w:rFonts w:asciiTheme="minorBidi" w:hAnsiTheme="minorBidi" w:cstheme="minorBidi"/>
          <w:color w:val="000000" w:themeColor="text1"/>
          <w:sz w:val="20"/>
        </w:rPr>
        <w:t>(2015).</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Kyle Ewart" w:date="2026-05-04T12:22:00Z" w:initials="KE">
    <w:p w14:paraId="0F95BEDA" w14:textId="77777777" w:rsidR="00032B31" w:rsidRDefault="00032B31" w:rsidP="00032B31">
      <w:pPr>
        <w:pStyle w:val="CommentText"/>
      </w:pPr>
      <w:r>
        <w:rPr>
          <w:rStyle w:val="CommentReference"/>
        </w:rPr>
        <w:annotationRef/>
      </w:r>
      <w:r>
        <w:t>Nate – I have added this last bit, as you mentioned you manually checked the D. punctata, P. americana and B. germanica and ancestral inserts, and none appear to be genuine, so I have reported zero ancestral inserts for these species (see Dataset S5). Note, there is another layer of ‘manual auditing’ which Zhuzhi then did for 22 inserts (checking the flanking regions).</w:t>
      </w:r>
    </w:p>
    <w:p w14:paraId="7EC7711B" w14:textId="77777777" w:rsidR="00032B31" w:rsidRDefault="00032B31" w:rsidP="00032B31">
      <w:pPr>
        <w:pStyle w:val="CommentText"/>
      </w:pPr>
    </w:p>
    <w:p w14:paraId="444B16B0" w14:textId="77777777" w:rsidR="00032B31" w:rsidRDefault="00032B31" w:rsidP="00032B31">
      <w:pPr>
        <w:pStyle w:val="CommentText"/>
      </w:pPr>
      <w:r>
        <w:t>In Dataset S5 we have presented the number putatively ancestral inserts across the different age brackets. Despite D. punctata, P. americana and B. germanica having zero ancestral inserts, these species hit to a number of Geoscapheinae genomes, therefore there are some very old inserts presented in this table. For example, 2 of the putatively ancestral N. dahmsi inserts hit to B-germanica, and therefore were inferred to be transferred &gt;145 mya, and 1 hit to P. americana, therefore were inferred to be transferred &gt;207 mya.</w:t>
      </w:r>
    </w:p>
    <w:p w14:paraId="0FB23DC6" w14:textId="77777777" w:rsidR="00032B31" w:rsidRDefault="00032B31" w:rsidP="00032B31">
      <w:pPr>
        <w:pStyle w:val="CommentText"/>
      </w:pPr>
    </w:p>
    <w:p w14:paraId="344D9E58" w14:textId="43F8949E" w:rsidR="00032B31" w:rsidRDefault="00032B31" w:rsidP="00032B31">
      <w:pPr>
        <w:pStyle w:val="CommentText"/>
      </w:pPr>
      <w:r>
        <w:t>However, throughout, I have been very clear that these are putative and unverified, so I think this is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4D9E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D9EFDC2" w16cex:dateUtc="2026-05-04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4D9E58" w16cid:durableId="0D9E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889787" w14:textId="77777777" w:rsidR="00E21CFB" w:rsidRDefault="00E21CFB">
      <w:r>
        <w:separator/>
      </w:r>
    </w:p>
  </w:endnote>
  <w:endnote w:type="continuationSeparator" w:id="0">
    <w:p w14:paraId="0D4A234F" w14:textId="77777777" w:rsidR="00E21CFB" w:rsidRDefault="00E21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00AD9" w14:textId="77777777" w:rsidR="00E21CFB" w:rsidRDefault="00E21CFB">
      <w:r>
        <w:separator/>
      </w:r>
    </w:p>
  </w:footnote>
  <w:footnote w:type="continuationSeparator" w:id="0">
    <w:p w14:paraId="111AE60E" w14:textId="77777777" w:rsidR="00E21CFB" w:rsidRDefault="00E21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494468">
    <w:abstractNumId w:val="9"/>
  </w:num>
  <w:num w:numId="2" w16cid:durableId="2031443761">
    <w:abstractNumId w:val="7"/>
  </w:num>
  <w:num w:numId="3" w16cid:durableId="1671255455">
    <w:abstractNumId w:val="6"/>
  </w:num>
  <w:num w:numId="4" w16cid:durableId="1481193484">
    <w:abstractNumId w:val="5"/>
  </w:num>
  <w:num w:numId="5" w16cid:durableId="1212308675">
    <w:abstractNumId w:val="4"/>
  </w:num>
  <w:num w:numId="6" w16cid:durableId="1032876734">
    <w:abstractNumId w:val="8"/>
  </w:num>
  <w:num w:numId="7" w16cid:durableId="928657881">
    <w:abstractNumId w:val="3"/>
  </w:num>
  <w:num w:numId="8" w16cid:durableId="552619650">
    <w:abstractNumId w:val="2"/>
  </w:num>
  <w:num w:numId="9" w16cid:durableId="1185248736">
    <w:abstractNumId w:val="1"/>
  </w:num>
  <w:num w:numId="10" w16cid:durableId="97141575">
    <w:abstractNumId w:val="0"/>
  </w:num>
  <w:num w:numId="11" w16cid:durableId="1011221517">
    <w:abstractNumId w:val="10"/>
  </w:num>
  <w:num w:numId="12" w16cid:durableId="1897544935">
    <w:abstractNumId w:val="12"/>
  </w:num>
  <w:num w:numId="13" w16cid:durableId="621038513">
    <w:abstractNumId w:val="14"/>
  </w:num>
  <w:num w:numId="14" w16cid:durableId="1260412966">
    <w:abstractNumId w:val="11"/>
  </w:num>
  <w:num w:numId="15" w16cid:durableId="58033243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yle Ewart">
    <w15:presenceInfo w15:providerId="None" w15:userId="Kyle Ewart"/>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32B31"/>
    <w:rsid w:val="00043731"/>
    <w:rsid w:val="00051758"/>
    <w:rsid w:val="00056E39"/>
    <w:rsid w:val="00065EBD"/>
    <w:rsid w:val="00081722"/>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3737"/>
    <w:rsid w:val="00124F82"/>
    <w:rsid w:val="00132B17"/>
    <w:rsid w:val="001464DF"/>
    <w:rsid w:val="001551DF"/>
    <w:rsid w:val="0016337A"/>
    <w:rsid w:val="00163C64"/>
    <w:rsid w:val="00163C89"/>
    <w:rsid w:val="00164269"/>
    <w:rsid w:val="00165D9C"/>
    <w:rsid w:val="00176FCF"/>
    <w:rsid w:val="001824FA"/>
    <w:rsid w:val="0018498F"/>
    <w:rsid w:val="00190671"/>
    <w:rsid w:val="00195A2B"/>
    <w:rsid w:val="001A00CD"/>
    <w:rsid w:val="001A1BDE"/>
    <w:rsid w:val="001B4CCD"/>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67224"/>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4AEE"/>
    <w:rsid w:val="00395E86"/>
    <w:rsid w:val="00396F77"/>
    <w:rsid w:val="00397983"/>
    <w:rsid w:val="003A0BAB"/>
    <w:rsid w:val="003A1051"/>
    <w:rsid w:val="003A2BB7"/>
    <w:rsid w:val="003A2FD8"/>
    <w:rsid w:val="003B40E6"/>
    <w:rsid w:val="003D2F58"/>
    <w:rsid w:val="003E71D9"/>
    <w:rsid w:val="003F05DC"/>
    <w:rsid w:val="003F6E14"/>
    <w:rsid w:val="00405336"/>
    <w:rsid w:val="0041287E"/>
    <w:rsid w:val="00423C88"/>
    <w:rsid w:val="00430792"/>
    <w:rsid w:val="00432BD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01D0"/>
    <w:rsid w:val="004E42D8"/>
    <w:rsid w:val="004E7BA2"/>
    <w:rsid w:val="004F2384"/>
    <w:rsid w:val="004F51D1"/>
    <w:rsid w:val="004F7EDF"/>
    <w:rsid w:val="005001AC"/>
    <w:rsid w:val="00502910"/>
    <w:rsid w:val="00507EEC"/>
    <w:rsid w:val="005204AE"/>
    <w:rsid w:val="00527D71"/>
    <w:rsid w:val="00540D95"/>
    <w:rsid w:val="00544490"/>
    <w:rsid w:val="005507E2"/>
    <w:rsid w:val="0055674A"/>
    <w:rsid w:val="005607DD"/>
    <w:rsid w:val="005609E9"/>
    <w:rsid w:val="00574AE7"/>
    <w:rsid w:val="00581AE8"/>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A36DD"/>
    <w:rsid w:val="006B2DE1"/>
    <w:rsid w:val="006D169A"/>
    <w:rsid w:val="006D1F4F"/>
    <w:rsid w:val="006E3E68"/>
    <w:rsid w:val="006F34AE"/>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12FD"/>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44847"/>
    <w:rsid w:val="00864224"/>
    <w:rsid w:val="0086793C"/>
    <w:rsid w:val="008832D5"/>
    <w:rsid w:val="00884C1C"/>
    <w:rsid w:val="00885C9B"/>
    <w:rsid w:val="00887EDE"/>
    <w:rsid w:val="008C069B"/>
    <w:rsid w:val="008C363E"/>
    <w:rsid w:val="008C7162"/>
    <w:rsid w:val="008D5D2A"/>
    <w:rsid w:val="008F5282"/>
    <w:rsid w:val="00907395"/>
    <w:rsid w:val="009117B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C2FCF"/>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22C"/>
    <w:rsid w:val="00A74DA2"/>
    <w:rsid w:val="00A845F6"/>
    <w:rsid w:val="00A93A56"/>
    <w:rsid w:val="00AB009B"/>
    <w:rsid w:val="00AC15B4"/>
    <w:rsid w:val="00AD39F9"/>
    <w:rsid w:val="00AD48CB"/>
    <w:rsid w:val="00AD499C"/>
    <w:rsid w:val="00AD5BA1"/>
    <w:rsid w:val="00AD62AC"/>
    <w:rsid w:val="00AE3690"/>
    <w:rsid w:val="00AE5A70"/>
    <w:rsid w:val="00AF5978"/>
    <w:rsid w:val="00B003EE"/>
    <w:rsid w:val="00B02F81"/>
    <w:rsid w:val="00B038F4"/>
    <w:rsid w:val="00B14FE9"/>
    <w:rsid w:val="00B15008"/>
    <w:rsid w:val="00B16F99"/>
    <w:rsid w:val="00B36869"/>
    <w:rsid w:val="00B42F9C"/>
    <w:rsid w:val="00B43B31"/>
    <w:rsid w:val="00B47CFA"/>
    <w:rsid w:val="00B501DB"/>
    <w:rsid w:val="00B54A06"/>
    <w:rsid w:val="00B57D19"/>
    <w:rsid w:val="00B57F00"/>
    <w:rsid w:val="00B639ED"/>
    <w:rsid w:val="00B73A1C"/>
    <w:rsid w:val="00B77B2A"/>
    <w:rsid w:val="00B82C22"/>
    <w:rsid w:val="00B8723B"/>
    <w:rsid w:val="00B9224B"/>
    <w:rsid w:val="00B9277B"/>
    <w:rsid w:val="00B93DBA"/>
    <w:rsid w:val="00B9440A"/>
    <w:rsid w:val="00B97135"/>
    <w:rsid w:val="00BA6BD3"/>
    <w:rsid w:val="00BB1B4A"/>
    <w:rsid w:val="00BB2D2A"/>
    <w:rsid w:val="00BD37E0"/>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066D"/>
    <w:rsid w:val="00CC1384"/>
    <w:rsid w:val="00CC48D1"/>
    <w:rsid w:val="00CD0E25"/>
    <w:rsid w:val="00CD3720"/>
    <w:rsid w:val="00CE368B"/>
    <w:rsid w:val="00CF16C9"/>
    <w:rsid w:val="00CF1848"/>
    <w:rsid w:val="00CF5C2F"/>
    <w:rsid w:val="00CF65B1"/>
    <w:rsid w:val="00D00EEC"/>
    <w:rsid w:val="00D04BCF"/>
    <w:rsid w:val="00D06D85"/>
    <w:rsid w:val="00D143D9"/>
    <w:rsid w:val="00D269AB"/>
    <w:rsid w:val="00D27067"/>
    <w:rsid w:val="00D3408C"/>
    <w:rsid w:val="00D346C2"/>
    <w:rsid w:val="00D477DA"/>
    <w:rsid w:val="00D57DF6"/>
    <w:rsid w:val="00D657E6"/>
    <w:rsid w:val="00D800A8"/>
    <w:rsid w:val="00D84554"/>
    <w:rsid w:val="00D8485C"/>
    <w:rsid w:val="00DA22DA"/>
    <w:rsid w:val="00DA59EA"/>
    <w:rsid w:val="00DA7AB3"/>
    <w:rsid w:val="00DB0B1D"/>
    <w:rsid w:val="00DB2468"/>
    <w:rsid w:val="00DB586A"/>
    <w:rsid w:val="00DB78CA"/>
    <w:rsid w:val="00DC623A"/>
    <w:rsid w:val="00DC6F15"/>
    <w:rsid w:val="00DC6F16"/>
    <w:rsid w:val="00DD421A"/>
    <w:rsid w:val="00DE001B"/>
    <w:rsid w:val="00DF35AF"/>
    <w:rsid w:val="00E21CFB"/>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42C5A"/>
    <w:rsid w:val="00F50FCD"/>
    <w:rsid w:val="00F514EC"/>
    <w:rsid w:val="00F5152E"/>
    <w:rsid w:val="00F60CD4"/>
    <w:rsid w:val="00F630EA"/>
    <w:rsid w:val="00F7007E"/>
    <w:rsid w:val="00F70200"/>
    <w:rsid w:val="00F73193"/>
    <w:rsid w:val="00F74F95"/>
    <w:rsid w:val="00F80705"/>
    <w:rsid w:val="00F832C8"/>
    <w:rsid w:val="00F832D1"/>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www.repeatmasker.org"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MEEP-projects/HGT_pipeline"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025EF-044A-264A-8056-A91406FDD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10</Pages>
  <Words>4830</Words>
  <Characters>27534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32300</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Nathan Lo</cp:lastModifiedBy>
  <cp:revision>5</cp:revision>
  <cp:lastPrinted>2018-02-26T17:19:00Z</cp:lastPrinted>
  <dcterms:created xsi:type="dcterms:W3CDTF">2025-08-15T16:35:00Z</dcterms:created>
  <dcterms:modified xsi:type="dcterms:W3CDTF">2026-05-05T00:54:00Z</dcterms:modified>
</cp:coreProperties>
</file>