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xml:space="preserve">; </w:t>
      </w:r>
      <w:proofErr w:type="spellStart"/>
      <w:r w:rsidR="006231F1" w:rsidRPr="003F7BF2">
        <w:rPr>
          <w:rFonts w:ascii="Arial" w:hAnsi="Arial" w:cs="Arial"/>
          <w:bCs/>
          <w:sz w:val="20"/>
          <w:szCs w:val="20"/>
        </w:rPr>
        <w:t>Blattodea</w:t>
      </w:r>
      <w:proofErr w:type="spellEnd"/>
      <w:r w:rsidR="006231F1" w:rsidRPr="003F7BF2">
        <w:rPr>
          <w:rFonts w:ascii="Arial" w:hAnsi="Arial" w:cs="Arial"/>
          <w:bCs/>
          <w:sz w:val="20"/>
          <w:szCs w:val="20"/>
        </w:rPr>
        <w:t>;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99405A7"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r w:rsidR="00FC3621">
        <w:rPr>
          <w:rFonts w:asciiTheme="minorBidi" w:hAnsiTheme="minorBidi"/>
          <w:sz w:val="20"/>
          <w:szCs w:val="20"/>
        </w:rPr>
        <w:t xml:space="preserve">, </w:t>
      </w:r>
      <w:r w:rsidR="00FC3621" w:rsidRPr="00FC3621">
        <w:rPr>
          <w:rFonts w:asciiTheme="minorBidi" w:hAnsiTheme="minorBidi"/>
          <w:sz w:val="20"/>
          <w:szCs w:val="20"/>
        </w:rPr>
        <w:t>or with unknown function,</w:t>
      </w:r>
      <w:r w:rsidRPr="003F7BF2">
        <w:rPr>
          <w:rFonts w:asciiTheme="minorBidi" w:hAnsiTheme="minorBidi"/>
          <w:sz w:val="20"/>
          <w:szCs w:val="20"/>
        </w:rPr>
        <w:t xml:space="preserve">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8E52819" w14:textId="4F708086" w:rsidR="00740B50"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w:t>
      </w:r>
      <w:r w:rsidR="00EB2086">
        <w:rPr>
          <w:rFonts w:asciiTheme="minorBidi" w:hAnsiTheme="minorBidi"/>
          <w:color w:val="000000" w:themeColor="text1"/>
          <w:sz w:val="20"/>
          <w:szCs w:val="20"/>
        </w:rPr>
        <w:t xml:space="preserve">18 </w:t>
      </w:r>
      <w:r w:rsidRPr="003F7BF2">
        <w:rPr>
          <w:rFonts w:asciiTheme="minorBidi" w:hAnsiTheme="minorBidi"/>
          <w:color w:val="000000" w:themeColor="text1"/>
          <w:sz w:val="20"/>
          <w:szCs w:val="20"/>
        </w:rPr>
        <w:t xml:space="preserve">cockroach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Inserts were clustered on some contigs, but generally were broadly distributed across host genomes</w:t>
      </w:r>
      <w:r w:rsidR="00B97439">
        <w:rPr>
          <w:rFonts w:asciiTheme="minorBidi" w:hAnsiTheme="minorBidi"/>
          <w:color w:val="000000" w:themeColor="text1"/>
          <w:sz w:val="20"/>
          <w:szCs w:val="20"/>
        </w:rPr>
        <w:t xml:space="preserve"> (Fig. 1C; Dataset S6)</w:t>
      </w:r>
      <w:r w:rsidR="00740B50" w:rsidRPr="00B97439">
        <w:rPr>
          <w:rFonts w:asciiTheme="minorBidi" w:hAnsiTheme="minorBidi"/>
          <w:color w:val="000000" w:themeColor="text1"/>
          <w:sz w:val="20"/>
          <w:szCs w:val="20"/>
        </w:rPr>
        <w:t xml:space="preserve">, </w:t>
      </w:r>
      <w:r w:rsidR="00B97439" w:rsidRPr="00B97439">
        <w:rPr>
          <w:rFonts w:asciiTheme="minorBidi" w:hAnsiTheme="minorBidi"/>
          <w:color w:val="000000" w:themeColor="text1"/>
          <w:sz w:val="20"/>
          <w:szCs w:val="20"/>
        </w:rPr>
        <w:t xml:space="preserve">and were inferred to have </w:t>
      </w:r>
      <w:r w:rsidR="00B97439">
        <w:rPr>
          <w:rFonts w:asciiTheme="minorBidi" w:hAnsiTheme="minorBidi"/>
          <w:color w:val="000000" w:themeColor="text1"/>
          <w:sz w:val="20"/>
          <w:szCs w:val="20"/>
        </w:rPr>
        <w:t>been transferred across</w:t>
      </w:r>
      <w:r w:rsidR="00B97439" w:rsidRPr="00B97439">
        <w:rPr>
          <w:rFonts w:asciiTheme="minorBidi" w:hAnsiTheme="minorBidi"/>
          <w:color w:val="000000" w:themeColor="text1"/>
          <w:sz w:val="20"/>
          <w:szCs w:val="20"/>
        </w:rPr>
        <w:t xml:space="preserve"> multiple time points</w:t>
      </w:r>
      <w:r w:rsidR="00B97439">
        <w:rPr>
          <w:rFonts w:asciiTheme="minorBidi" w:hAnsiTheme="minorBidi"/>
          <w:color w:val="000000" w:themeColor="text1"/>
          <w:sz w:val="20"/>
          <w:szCs w:val="20"/>
        </w:rPr>
        <w:t xml:space="preserve"> (Dataset S5),</w:t>
      </w:r>
      <w:r w:rsidR="00B97439" w:rsidRPr="00B97439">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consistent with many independent HGT events (see SI Appendix).</w:t>
      </w:r>
    </w:p>
    <w:p w14:paraId="208D8D6E" w14:textId="77777777" w:rsidR="00740B50" w:rsidRDefault="00740B50" w:rsidP="006231F1">
      <w:pPr>
        <w:rPr>
          <w:rFonts w:asciiTheme="minorBidi" w:hAnsiTheme="minorBidi"/>
          <w:color w:val="000000" w:themeColor="text1"/>
          <w:sz w:val="20"/>
          <w:szCs w:val="20"/>
        </w:rPr>
      </w:pPr>
    </w:p>
    <w:p w14:paraId="227C033C" w14:textId="4C4EFDB0" w:rsidR="006231F1" w:rsidRPr="00740B50" w:rsidRDefault="00771BAE"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no</w:t>
      </w:r>
      <w:r w:rsidR="007845DB">
        <w:rPr>
          <w:rFonts w:asciiTheme="minorBidi" w:hAnsiTheme="minorBidi"/>
          <w:sz w:val="20"/>
          <w:szCs w:val="20"/>
        </w:rPr>
        <w:t xml:space="preserve"> putative</w:t>
      </w:r>
      <w:r w:rsidR="008807D7" w:rsidRPr="003F7BF2">
        <w:rPr>
          <w:rFonts w:asciiTheme="minorBidi" w:hAnsiTheme="minorBidi"/>
          <w:sz w:val="20"/>
          <w:szCs w:val="20"/>
        </w:rPr>
        <w:t xml:space="preserve">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2E8719BD" w:rsidR="006231F1" w:rsidRPr="003F7BF2" w:rsidRDefault="006231F1" w:rsidP="006231F1">
      <w:pPr>
        <w:rPr>
          <w:rFonts w:asciiTheme="minorBidi" w:hAnsiTheme="minorBidi"/>
          <w:sz w:val="20"/>
          <w:szCs w:val="20"/>
        </w:rPr>
      </w:pPr>
      <w:bookmarkStart w:id="2" w:name="OLE_LINK3"/>
      <w:bookmarkStart w:id="3"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2"/>
      <w:bookmarkEnd w:id="3"/>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w:t>
      </w:r>
      <w:r w:rsidR="007845DB">
        <w:rPr>
          <w:rFonts w:asciiTheme="minorBidi" w:hAnsiTheme="minorBidi"/>
          <w:sz w:val="20"/>
          <w:szCs w:val="20"/>
        </w:rPr>
        <w:t>absence of inserts</w:t>
      </w:r>
      <w:r w:rsidRPr="003F7BF2">
        <w:rPr>
          <w:rFonts w:asciiTheme="minorBidi" w:hAnsiTheme="minorBidi"/>
          <w:sz w:val="20"/>
          <w:szCs w:val="20"/>
        </w:rPr>
        <w:t xml:space="preserve"> in </w:t>
      </w:r>
      <w:r w:rsidR="007845DB">
        <w:rPr>
          <w:rFonts w:asciiTheme="minorBidi" w:hAnsiTheme="minorBidi"/>
          <w:sz w:val="20"/>
          <w:szCs w:val="20"/>
        </w:rPr>
        <w:t xml:space="preserve">4 </w:t>
      </w:r>
      <w:r w:rsidRPr="003F7BF2">
        <w:rPr>
          <w:rFonts w:asciiTheme="minorBidi" w:hAnsiTheme="minorBidi"/>
          <w:sz w:val="20"/>
          <w:szCs w:val="20"/>
        </w:rPr>
        <w:t xml:space="preserve">termite genomes </w:t>
      </w:r>
      <w:r w:rsidR="007845DB">
        <w:rPr>
          <w:rFonts w:asciiTheme="minorBidi" w:hAnsiTheme="minorBidi"/>
          <w:sz w:val="20"/>
          <w:szCs w:val="20"/>
        </w:rPr>
        <w:t>likely</w:t>
      </w:r>
      <w:r w:rsidR="007845DB" w:rsidRPr="003F7BF2">
        <w:rPr>
          <w:rFonts w:asciiTheme="minorBidi" w:hAnsiTheme="minorBidi"/>
          <w:sz w:val="20"/>
          <w:szCs w:val="20"/>
        </w:rPr>
        <w:t xml:space="preserve"> </w:t>
      </w:r>
      <w:r w:rsidRPr="003F7BF2">
        <w:rPr>
          <w:rFonts w:asciiTheme="minorBidi" w:hAnsiTheme="minorBidi"/>
          <w:sz w:val="20"/>
          <w:szCs w:val="20"/>
        </w:rPr>
        <w:t xml:space="preserve">reflect the long-term absence of </w:t>
      </w:r>
      <w:proofErr w:type="spellStart"/>
      <w:r w:rsidRPr="003F7BF2">
        <w:rPr>
          <w:rFonts w:asciiTheme="minorBidi" w:hAnsiTheme="minorBidi"/>
          <w:i/>
          <w:iCs/>
          <w:sz w:val="20"/>
          <w:szCs w:val="20"/>
        </w:rPr>
        <w:t>Blattabacterium</w:t>
      </w:r>
      <w:proofErr w:type="spellEnd"/>
      <w:r w:rsidR="00EB2086">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14348BC1"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xml:space="preserve">, and subsequently </w:t>
      </w:r>
      <w:ins w:id="4" w:author="Nathan Lo" w:date="2026-05-07T09:12:00Z" w16du:dateUtc="2026-05-06T23:12:00Z">
        <w:r w:rsidR="003258C5">
          <w:rPr>
            <w:rFonts w:asciiTheme="minorBidi" w:hAnsiTheme="minorBidi"/>
            <w:sz w:val="20"/>
            <w:szCs w:val="20"/>
          </w:rPr>
          <w:t xml:space="preserve">manually </w:t>
        </w:r>
      </w:ins>
      <w:r w:rsidR="00347713" w:rsidRPr="003F7BF2">
        <w:rPr>
          <w:rFonts w:asciiTheme="minorBidi" w:hAnsiTheme="minorBidi"/>
          <w:sz w:val="20"/>
          <w:szCs w:val="20"/>
        </w:rPr>
        <w:t>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 xml:space="preserve">of cockroach genome sequence upstream and downstream from </w:t>
      </w:r>
      <w:r w:rsidR="003258C5">
        <w:rPr>
          <w:rFonts w:asciiTheme="minorBidi" w:hAnsiTheme="minorBidi"/>
          <w:sz w:val="20"/>
          <w:szCs w:val="20"/>
        </w:rPr>
        <w:t>selected</w:t>
      </w:r>
      <w:r w:rsidR="00347713" w:rsidRPr="003F7BF2">
        <w:rPr>
          <w:rFonts w:asciiTheme="minorBidi" w:hAnsiTheme="minorBidi"/>
          <w:sz w:val="20"/>
          <w:szCs w:val="20"/>
        </w:rPr>
        <w:t xml:space="preserve"> candidate</w:t>
      </w:r>
      <w:ins w:id="5" w:author="Nathan Lo" w:date="2026-05-07T09:12:00Z" w16du:dateUtc="2026-05-06T23:12:00Z">
        <w:r w:rsidR="003258C5">
          <w:rPr>
            <w:rFonts w:asciiTheme="minorBidi" w:hAnsiTheme="minorBidi"/>
            <w:sz w:val="20"/>
            <w:szCs w:val="20"/>
          </w:rPr>
          <w:t>s</w:t>
        </w:r>
      </w:ins>
      <w:del w:id="6" w:author="Nathan Lo" w:date="2026-05-07T09:12:00Z" w16du:dateUtc="2026-05-06T23:12:00Z">
        <w:r w:rsidR="003258C5" w:rsidDel="003258C5">
          <w:rPr>
            <w:rFonts w:asciiTheme="minorBidi" w:hAnsiTheme="minorBidi"/>
            <w:sz w:val="20"/>
            <w:szCs w:val="20"/>
          </w:rPr>
          <w:delText>s</w:delText>
        </w:r>
      </w:del>
      <w:r w:rsidR="00347713" w:rsidRPr="003F7BF2">
        <w:rPr>
          <w:rFonts w:asciiTheme="minorBidi" w:hAnsiTheme="minorBidi"/>
          <w:sz w:val="20"/>
          <w:szCs w:val="20"/>
        </w:rPr>
        <w:t xml:space="preserve">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09076E4C"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were observed in assembled RNA contigs, 26.59–32.97% overlapped with annotated genic </w:t>
      </w:r>
      <w:r w:rsidRPr="003F7BF2">
        <w:rPr>
          <w:rFonts w:asciiTheme="minorBidi" w:hAnsiTheme="minorBidi"/>
          <w:sz w:val="20"/>
          <w:szCs w:val="20"/>
        </w:rPr>
        <w:lastRenderedPageBreak/>
        <w:t>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w:t>
      </w:r>
      <w:r w:rsidR="00E37FB0">
        <w:rPr>
          <w:rFonts w:asciiTheme="minorBidi" w:hAnsiTheme="minorBidi"/>
          <w:sz w:val="20"/>
          <w:szCs w:val="20"/>
        </w:rPr>
        <w:t>4</w:t>
      </w:r>
      <w:r w:rsidR="00703734" w:rsidRPr="003F7BF2">
        <w:rPr>
          <w:rFonts w:asciiTheme="minorBidi" w:hAnsiTheme="minorBidi"/>
          <w:sz w:val="20"/>
          <w:szCs w:val="20"/>
        </w:rPr>
        <w:t xml:space="preserve">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95D0D5C"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proofErr w:type="spellStart"/>
      <w:r w:rsidRPr="003F7BF2">
        <w:rPr>
          <w:rFonts w:asciiTheme="minorBidi" w:hAnsiTheme="minorBidi"/>
          <w:color w:val="000000" w:themeColor="text1"/>
          <w:sz w:val="20"/>
          <w:szCs w:val="20"/>
        </w:rPr>
        <w:t>Blattodea</w:t>
      </w:r>
      <w:proofErr w:type="spellEnd"/>
      <w:r w:rsidRPr="003F7BF2">
        <w:rPr>
          <w:rFonts w:asciiTheme="minorBidi" w:hAnsiTheme="minorBidi"/>
          <w:color w:val="000000" w:themeColor="text1"/>
          <w:sz w:val="20"/>
          <w:szCs w:val="20"/>
        </w:rPr>
        <w:t xml:space="preserve">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3A3F161"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647D82F0"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xml:space="preserve">., Symbionts in the oocytes of </w:t>
      </w:r>
      <w:r w:rsidRPr="00EB2086">
        <w:rPr>
          <w:rFonts w:asciiTheme="minorBidi" w:hAnsiTheme="minorBidi"/>
          <w:i/>
          <w:iCs/>
          <w:sz w:val="20"/>
          <w:szCs w:val="20"/>
        </w:rPr>
        <w:t>Blattella germanica</w:t>
      </w:r>
      <w:r w:rsidRPr="003F7BF2">
        <w:rPr>
          <w:rFonts w:asciiTheme="minorBidi" w:hAnsiTheme="minorBidi"/>
          <w:sz w:val="20"/>
          <w:szCs w:val="20"/>
        </w:rPr>
        <w:t xml:space="preserve"> (</w:t>
      </w:r>
      <w:proofErr w:type="spellStart"/>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EB2086">
        <w:rPr>
          <w:rFonts w:asciiTheme="minorBidi" w:hAnsiTheme="minorBidi"/>
          <w:sz w:val="20"/>
          <w:szCs w:val="20"/>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EB2086">
        <w:rPr>
          <w:rFonts w:asciiTheme="minorBidi" w:hAnsiTheme="minorBidi"/>
          <w:i/>
          <w:iCs/>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Digging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An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2139FDBD" w14:textId="6E764D47" w:rsidR="00D3701A" w:rsidRPr="003F7BF2" w:rsidRDefault="00D3701A" w:rsidP="00F077DE">
      <w:pPr>
        <w:pStyle w:val="ListParagraph"/>
        <w:numPr>
          <w:ilvl w:val="0"/>
          <w:numId w:val="2"/>
        </w:num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r w:rsidRPr="00A5676B">
        <w:rPr>
          <w:rFonts w:asciiTheme="minorBidi" w:hAnsiTheme="minorBidi"/>
          <w:sz w:val="20"/>
          <w:szCs w:val="20"/>
        </w:rPr>
        <w:t xml:space="preserve">M. W. D. Adams </w:t>
      </w:r>
      <w:r w:rsidRPr="00A5676B">
        <w:rPr>
          <w:rFonts w:asciiTheme="minorBidi" w:hAnsiTheme="minorBidi"/>
          <w:i/>
          <w:iCs/>
          <w:sz w:val="20"/>
          <w:szCs w:val="20"/>
        </w:rPr>
        <w:t>et al</w:t>
      </w:r>
      <w:r w:rsidRPr="00A5676B">
        <w:rPr>
          <w:rFonts w:asciiTheme="minorBidi" w:hAnsiTheme="minorBidi"/>
          <w:sz w:val="20"/>
          <w:szCs w:val="20"/>
        </w:rPr>
        <w:t xml:space="preserve">., Pleistocene sea-level fluctuation shapes archipelago-wide population structure in the Endangered Lord Howe Island cockroach </w:t>
      </w:r>
      <w:proofErr w:type="spellStart"/>
      <w:r w:rsidRPr="00A5676B">
        <w:rPr>
          <w:rFonts w:asciiTheme="minorBidi" w:hAnsiTheme="minorBidi"/>
          <w:i/>
          <w:iCs/>
          <w:sz w:val="20"/>
          <w:szCs w:val="20"/>
        </w:rPr>
        <w:t>Panesthia</w:t>
      </w:r>
      <w:proofErr w:type="spellEnd"/>
      <w:r w:rsidRPr="00A5676B">
        <w:rPr>
          <w:rFonts w:asciiTheme="minorBidi" w:hAnsiTheme="minorBidi"/>
          <w:i/>
          <w:iCs/>
          <w:sz w:val="20"/>
          <w:szCs w:val="20"/>
        </w:rPr>
        <w:t xml:space="preserve"> </w:t>
      </w:r>
      <w:proofErr w:type="spellStart"/>
      <w:r w:rsidRPr="00A5676B">
        <w:rPr>
          <w:rFonts w:asciiTheme="minorBidi" w:hAnsiTheme="minorBidi"/>
          <w:i/>
          <w:iCs/>
          <w:sz w:val="20"/>
          <w:szCs w:val="20"/>
        </w:rPr>
        <w:t>lata</w:t>
      </w:r>
      <w:proofErr w:type="spellEnd"/>
      <w:r w:rsidRPr="00A5676B">
        <w:rPr>
          <w:rFonts w:asciiTheme="minorBidi" w:hAnsiTheme="minorBidi"/>
          <w:sz w:val="20"/>
          <w:szCs w:val="20"/>
        </w:rPr>
        <w:t xml:space="preserve">. </w:t>
      </w:r>
      <w:r w:rsidR="00A5676B">
        <w:rPr>
          <w:rFonts w:asciiTheme="minorBidi" w:hAnsiTheme="minorBidi"/>
          <w:i/>
          <w:iCs/>
          <w:sz w:val="20"/>
          <w:szCs w:val="20"/>
        </w:rPr>
        <w:t xml:space="preserve">Ecol. </w:t>
      </w:r>
      <w:proofErr w:type="spellStart"/>
      <w:r w:rsidR="00A5676B">
        <w:rPr>
          <w:rFonts w:asciiTheme="minorBidi" w:hAnsiTheme="minorBidi"/>
          <w:i/>
          <w:iCs/>
          <w:sz w:val="20"/>
          <w:szCs w:val="20"/>
        </w:rPr>
        <w:t>Evol</w:t>
      </w:r>
      <w:proofErr w:type="spellEnd"/>
      <w:r w:rsidR="00A5676B">
        <w:rPr>
          <w:rFonts w:asciiTheme="minorBidi" w:hAnsiTheme="minorBidi"/>
          <w:i/>
          <w:iCs/>
          <w:sz w:val="20"/>
          <w:szCs w:val="20"/>
        </w:rPr>
        <w:t xml:space="preserve">. </w:t>
      </w:r>
      <w:r w:rsidR="00A5676B" w:rsidRPr="00EB2086">
        <w:rPr>
          <w:rFonts w:asciiTheme="minorBidi" w:hAnsiTheme="minorBidi"/>
          <w:b/>
          <w:bCs/>
          <w:sz w:val="20"/>
          <w:szCs w:val="20"/>
        </w:rPr>
        <w:t>16</w:t>
      </w:r>
      <w:r w:rsidR="00A5676B">
        <w:rPr>
          <w:rFonts w:asciiTheme="minorBidi" w:hAnsiTheme="minorBidi"/>
          <w:sz w:val="20"/>
          <w:szCs w:val="20"/>
        </w:rPr>
        <w:t>, e72760</w:t>
      </w:r>
      <w:r w:rsidRPr="00A5676B">
        <w:rPr>
          <w:rFonts w:asciiTheme="minorBidi" w:hAnsiTheme="minorBidi"/>
          <w:sz w:val="20"/>
          <w:szCs w:val="20"/>
        </w:rPr>
        <w:t xml:space="preserve">. </w:t>
      </w:r>
    </w:p>
    <w:p w14:paraId="7533E124" w14:textId="52534264"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60535DF2"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p w14:paraId="46C20C69" w14:textId="77777777" w:rsidR="00177D0D" w:rsidRDefault="00177D0D" w:rsidP="00175FC4">
      <w:pPr>
        <w:rPr>
          <w:rFonts w:ascii="Arial" w:hAnsi="Arial" w:cs="Arial"/>
          <w:b/>
          <w:color w:val="000000"/>
          <w:sz w:val="20"/>
          <w:szCs w:val="20"/>
        </w:rPr>
      </w:pPr>
    </w:p>
    <w:p w14:paraId="2D15DD19" w14:textId="77777777" w:rsidR="00177D0D" w:rsidRDefault="00177D0D" w:rsidP="00175FC4">
      <w:pPr>
        <w:rPr>
          <w:rFonts w:ascii="Arial" w:hAnsi="Arial" w:cs="Arial"/>
          <w:b/>
          <w:color w:val="000000"/>
          <w:sz w:val="20"/>
          <w:szCs w:val="20"/>
        </w:rPr>
      </w:pPr>
    </w:p>
    <w:p w14:paraId="61500BE8" w14:textId="2811FEDE" w:rsidR="00177D0D" w:rsidRDefault="00177D0D" w:rsidP="00175FC4">
      <w:pPr>
        <w:rPr>
          <w:rFonts w:ascii="Arial" w:hAnsi="Arial" w:cs="Arial"/>
          <w:b/>
          <w:color w:val="000000"/>
          <w:sz w:val="20"/>
          <w:szCs w:val="20"/>
        </w:rPr>
      </w:pPr>
    </w:p>
    <w:sectPr w:rsidR="00177D0D" w:rsidSect="00E64629">
      <w:pgSz w:w="12240" w:h="15840"/>
      <w:pgMar w:top="1440" w:right="1800" w:bottom="1440" w:left="180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83706" w14:textId="77777777" w:rsidR="000C3B4B" w:rsidRDefault="000C3B4B">
      <w:pPr>
        <w:spacing w:after="0"/>
      </w:pPr>
      <w:r>
        <w:separator/>
      </w:r>
    </w:p>
  </w:endnote>
  <w:endnote w:type="continuationSeparator" w:id="0">
    <w:p w14:paraId="3CB59E8D" w14:textId="77777777" w:rsidR="000C3B4B" w:rsidRDefault="000C3B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3C4D5" w14:textId="77777777" w:rsidR="000C3B4B" w:rsidRDefault="000C3B4B">
      <w:pPr>
        <w:spacing w:after="0"/>
      </w:pPr>
      <w:r>
        <w:separator/>
      </w:r>
    </w:p>
  </w:footnote>
  <w:footnote w:type="continuationSeparator" w:id="0">
    <w:p w14:paraId="70DA829B" w14:textId="77777777" w:rsidR="000C3B4B" w:rsidRDefault="000C3B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222189">
    <w:abstractNumId w:val="2"/>
  </w:num>
  <w:num w:numId="2" w16cid:durableId="1931500966">
    <w:abstractNumId w:val="4"/>
  </w:num>
  <w:num w:numId="3" w16cid:durableId="1910261457">
    <w:abstractNumId w:val="0"/>
  </w:num>
  <w:num w:numId="4" w16cid:durableId="1476491216">
    <w:abstractNumId w:val="1"/>
  </w:num>
  <w:num w:numId="5" w16cid:durableId="856621505">
    <w:abstractNumId w:val="6"/>
  </w:num>
  <w:num w:numId="6" w16cid:durableId="719592343">
    <w:abstractNumId w:val="5"/>
  </w:num>
  <w:num w:numId="7" w16cid:durableId="18073107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C3B4B"/>
    <w:rsid w:val="000E4D49"/>
    <w:rsid w:val="00125E68"/>
    <w:rsid w:val="00155E10"/>
    <w:rsid w:val="00163C64"/>
    <w:rsid w:val="0016558B"/>
    <w:rsid w:val="0016771E"/>
    <w:rsid w:val="00174A68"/>
    <w:rsid w:val="00175FC4"/>
    <w:rsid w:val="00177D0D"/>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1D06"/>
    <w:rsid w:val="002F4853"/>
    <w:rsid w:val="00305A90"/>
    <w:rsid w:val="00316293"/>
    <w:rsid w:val="003258C5"/>
    <w:rsid w:val="00333F4D"/>
    <w:rsid w:val="00347713"/>
    <w:rsid w:val="00371567"/>
    <w:rsid w:val="00374241"/>
    <w:rsid w:val="00392B79"/>
    <w:rsid w:val="003B25FD"/>
    <w:rsid w:val="003C2A8A"/>
    <w:rsid w:val="003C5559"/>
    <w:rsid w:val="003C621D"/>
    <w:rsid w:val="003C7588"/>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3DB"/>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264AE"/>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0B50"/>
    <w:rsid w:val="0074134D"/>
    <w:rsid w:val="00763540"/>
    <w:rsid w:val="00765283"/>
    <w:rsid w:val="00771BAE"/>
    <w:rsid w:val="007740C8"/>
    <w:rsid w:val="00775862"/>
    <w:rsid w:val="00776E4F"/>
    <w:rsid w:val="00782BE9"/>
    <w:rsid w:val="007845DB"/>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1E91"/>
    <w:rsid w:val="00903BCD"/>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5676B"/>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439"/>
    <w:rsid w:val="00B97AB5"/>
    <w:rsid w:val="00BB6B27"/>
    <w:rsid w:val="00BC37F3"/>
    <w:rsid w:val="00BD3C83"/>
    <w:rsid w:val="00BD455B"/>
    <w:rsid w:val="00BE16A8"/>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066D"/>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97A6A"/>
    <w:rsid w:val="00DA70E8"/>
    <w:rsid w:val="00DA7A7B"/>
    <w:rsid w:val="00DC098E"/>
    <w:rsid w:val="00DD49BD"/>
    <w:rsid w:val="00DD556D"/>
    <w:rsid w:val="00DE4A89"/>
    <w:rsid w:val="00E112C3"/>
    <w:rsid w:val="00E12FEF"/>
    <w:rsid w:val="00E13C78"/>
    <w:rsid w:val="00E300A4"/>
    <w:rsid w:val="00E378A2"/>
    <w:rsid w:val="00E37FB0"/>
    <w:rsid w:val="00E50558"/>
    <w:rsid w:val="00E5440A"/>
    <w:rsid w:val="00E56B02"/>
    <w:rsid w:val="00E604B8"/>
    <w:rsid w:val="00E6133D"/>
    <w:rsid w:val="00E64629"/>
    <w:rsid w:val="00E65523"/>
    <w:rsid w:val="00E65BC9"/>
    <w:rsid w:val="00E755C2"/>
    <w:rsid w:val="00E876FA"/>
    <w:rsid w:val="00E90410"/>
    <w:rsid w:val="00EA3677"/>
    <w:rsid w:val="00EA7C28"/>
    <w:rsid w:val="00EB2086"/>
    <w:rsid w:val="00EC5DD3"/>
    <w:rsid w:val="00EE502C"/>
    <w:rsid w:val="00EE7379"/>
    <w:rsid w:val="00EE7FBE"/>
    <w:rsid w:val="00F067DB"/>
    <w:rsid w:val="00F12055"/>
    <w:rsid w:val="00F17DC0"/>
    <w:rsid w:val="00F17DFC"/>
    <w:rsid w:val="00F23FE4"/>
    <w:rsid w:val="00F245F7"/>
    <w:rsid w:val="00F26308"/>
    <w:rsid w:val="00F31341"/>
    <w:rsid w:val="00F34923"/>
    <w:rsid w:val="00F5460B"/>
    <w:rsid w:val="00F572E5"/>
    <w:rsid w:val="00F60550"/>
    <w:rsid w:val="00F649EE"/>
    <w:rsid w:val="00F710D0"/>
    <w:rsid w:val="00F870A7"/>
    <w:rsid w:val="00F931BE"/>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0FA4D-8927-4643-ABF1-B43769470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6</Pages>
  <Words>2440</Words>
  <Characters>13911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Nathan Lo</cp:lastModifiedBy>
  <cp:revision>22</cp:revision>
  <dcterms:created xsi:type="dcterms:W3CDTF">2026-04-07T23:22:00Z</dcterms:created>
  <dcterms:modified xsi:type="dcterms:W3CDTF">2026-05-06T23:13:00Z</dcterms:modified>
</cp:coreProperties>
</file>