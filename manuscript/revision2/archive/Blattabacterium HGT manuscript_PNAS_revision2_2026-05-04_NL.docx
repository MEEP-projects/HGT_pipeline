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0751D" w14:textId="5D5DA39B" w:rsidR="00E6133D" w:rsidRPr="003F7BF2" w:rsidRDefault="00AA1B2D" w:rsidP="00AF49C3">
      <w:pPr>
        <w:rPr>
          <w:sz w:val="36"/>
          <w:szCs w:val="36"/>
        </w:rPr>
      </w:pPr>
      <w:r w:rsidRPr="003F7BF2">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3F7BF2" w:rsidRDefault="00AA1B2D" w:rsidP="00BB6B27">
      <w:pPr>
        <w:jc w:val="center"/>
        <w:rPr>
          <w:sz w:val="36"/>
          <w:szCs w:val="36"/>
        </w:rPr>
      </w:pPr>
    </w:p>
    <w:p w14:paraId="1649890B" w14:textId="77777777" w:rsidR="00E6133D" w:rsidRPr="003F7BF2" w:rsidRDefault="00E6133D" w:rsidP="00A818F7">
      <w:pPr>
        <w:rPr>
          <w:rFonts w:ascii="Arial" w:hAnsi="Arial" w:cs="Arial"/>
          <w:b/>
          <w:sz w:val="28"/>
          <w:szCs w:val="28"/>
        </w:rPr>
      </w:pPr>
      <w:r w:rsidRPr="003F7BF2">
        <w:rPr>
          <w:rFonts w:ascii="Arial" w:hAnsi="Arial" w:cs="Arial"/>
          <w:b/>
          <w:sz w:val="28"/>
          <w:szCs w:val="28"/>
        </w:rPr>
        <w:t>Main Manuscript for</w:t>
      </w:r>
    </w:p>
    <w:p w14:paraId="12588F07" w14:textId="05958D6F" w:rsidR="00E6133D" w:rsidRPr="003F7BF2" w:rsidRDefault="006231F1" w:rsidP="006231F1">
      <w:pPr>
        <w:rPr>
          <w:rFonts w:ascii="Arial" w:hAnsi="Arial" w:cs="Arial"/>
          <w:sz w:val="24"/>
          <w:szCs w:val="24"/>
        </w:rPr>
      </w:pPr>
      <w:r w:rsidRPr="003F7BF2">
        <w:rPr>
          <w:rFonts w:ascii="Arial" w:hAnsi="Arial" w:cs="Arial"/>
          <w:sz w:val="28"/>
          <w:szCs w:val="28"/>
        </w:rPr>
        <w:t>Uncovering thousands of endosymbiont DNA transfer events within single cockroach genomes</w:t>
      </w:r>
    </w:p>
    <w:p w14:paraId="6A73B9E9" w14:textId="6AC2CB7D" w:rsidR="00E6133D" w:rsidRPr="003F7BF2" w:rsidRDefault="006231F1" w:rsidP="00A818F7">
      <w:pPr>
        <w:rPr>
          <w:rFonts w:ascii="Arial" w:hAnsi="Arial" w:cs="Arial"/>
          <w:sz w:val="20"/>
          <w:szCs w:val="20"/>
        </w:rPr>
      </w:pPr>
      <w:r w:rsidRPr="003F7BF2">
        <w:rPr>
          <w:rFonts w:asciiTheme="minorBidi" w:hAnsiTheme="minorBidi"/>
          <w:bCs/>
          <w:sz w:val="20"/>
          <w:szCs w:val="20"/>
        </w:rPr>
        <w:t>Kyle M. Ewart</w:t>
      </w:r>
      <w:r w:rsidRPr="003F7BF2">
        <w:rPr>
          <w:rFonts w:asciiTheme="minorBidi" w:hAnsiTheme="minorBidi"/>
          <w:bCs/>
          <w:sz w:val="20"/>
          <w:szCs w:val="20"/>
          <w:vertAlign w:val="superscript"/>
        </w:rPr>
        <w:t>1,2</w:t>
      </w:r>
      <w:r w:rsidRPr="003F7BF2">
        <w:rPr>
          <w:rFonts w:asciiTheme="minorBidi" w:hAnsiTheme="minorBidi"/>
          <w:bCs/>
          <w:sz w:val="20"/>
          <w:szCs w:val="20"/>
        </w:rPr>
        <w:t>*</w:t>
      </w:r>
      <w:r w:rsidR="00521C49" w:rsidRPr="003F7BF2">
        <w:rPr>
          <w:rFonts w:asciiTheme="minorBidi" w:hAnsiTheme="minorBidi"/>
          <w:bCs/>
          <w:sz w:val="20"/>
          <w:szCs w:val="20"/>
          <w:vertAlign w:val="superscript"/>
        </w:rPr>
        <w:t>†</w:t>
      </w:r>
      <w:r w:rsidRPr="003F7BF2">
        <w:rPr>
          <w:rFonts w:asciiTheme="minorBidi" w:hAnsiTheme="minorBidi"/>
          <w:bCs/>
          <w:sz w:val="20"/>
          <w:szCs w:val="20"/>
        </w:rPr>
        <w:t>, Maxim W. D. Adams</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xml:space="preserve">, </w:t>
      </w:r>
      <w:proofErr w:type="spellStart"/>
      <w:r w:rsidRPr="003F7BF2">
        <w:rPr>
          <w:rFonts w:asciiTheme="minorBidi" w:hAnsiTheme="minorBidi"/>
          <w:bCs/>
          <w:sz w:val="20"/>
          <w:szCs w:val="20"/>
        </w:rPr>
        <w:t>Zhuzhi</w:t>
      </w:r>
      <w:proofErr w:type="spellEnd"/>
      <w:r w:rsidRPr="003F7BF2">
        <w:rPr>
          <w:rFonts w:asciiTheme="minorBidi" w:hAnsiTheme="minorBidi"/>
          <w:bCs/>
          <w:sz w:val="20"/>
          <w:szCs w:val="20"/>
        </w:rPr>
        <w:t xml:space="preserve"> Zhang</w:t>
      </w:r>
      <w:r w:rsidRPr="003F7BF2">
        <w:rPr>
          <w:rFonts w:asciiTheme="minorBidi" w:hAnsiTheme="minorBidi"/>
          <w:bCs/>
          <w:sz w:val="20"/>
          <w:szCs w:val="20"/>
          <w:vertAlign w:val="superscript"/>
        </w:rPr>
        <w:t>1</w:t>
      </w:r>
      <w:r w:rsidR="00521C49" w:rsidRPr="003F7BF2">
        <w:rPr>
          <w:rFonts w:asciiTheme="minorBidi" w:hAnsiTheme="minorBidi"/>
          <w:bCs/>
          <w:sz w:val="20"/>
          <w:szCs w:val="20"/>
          <w:vertAlign w:val="superscript"/>
        </w:rPr>
        <w:t>†</w:t>
      </w:r>
      <w:r w:rsidRPr="003F7BF2">
        <w:rPr>
          <w:rFonts w:asciiTheme="minorBidi" w:hAnsiTheme="minorBidi"/>
          <w:bCs/>
          <w:sz w:val="20"/>
          <w:szCs w:val="20"/>
        </w:rPr>
        <w:t>, Louise Baker</w:t>
      </w:r>
      <w:r w:rsidRPr="003F7BF2">
        <w:rPr>
          <w:rFonts w:asciiTheme="minorBidi" w:hAnsiTheme="minorBidi"/>
          <w:bCs/>
          <w:sz w:val="20"/>
          <w:szCs w:val="20"/>
          <w:vertAlign w:val="superscript"/>
        </w:rPr>
        <w:t>3</w:t>
      </w:r>
      <w:r w:rsidRPr="003F7BF2">
        <w:rPr>
          <w:rFonts w:asciiTheme="minorBidi" w:hAnsiTheme="minorBidi"/>
          <w:bCs/>
          <w:sz w:val="20"/>
          <w:szCs w:val="20"/>
        </w:rPr>
        <w:t xml:space="preserve">, </w:t>
      </w:r>
      <w:proofErr w:type="spellStart"/>
      <w:r w:rsidRPr="003F7BF2">
        <w:rPr>
          <w:rFonts w:asciiTheme="minorBidi" w:hAnsiTheme="minorBidi"/>
          <w:bCs/>
          <w:sz w:val="20"/>
          <w:szCs w:val="20"/>
        </w:rPr>
        <w:t>Kokuto</w:t>
      </w:r>
      <w:proofErr w:type="spellEnd"/>
      <w:r w:rsidRPr="003F7BF2">
        <w:rPr>
          <w:rFonts w:asciiTheme="minorBidi" w:hAnsiTheme="minorBidi"/>
          <w:bCs/>
          <w:sz w:val="20"/>
          <w:szCs w:val="20"/>
        </w:rPr>
        <w:t xml:space="preserve"> Fujiwara</w:t>
      </w:r>
      <w:r w:rsidRPr="003F7BF2">
        <w:rPr>
          <w:rFonts w:asciiTheme="minorBidi" w:hAnsiTheme="minorBidi"/>
          <w:bCs/>
          <w:sz w:val="20"/>
          <w:szCs w:val="20"/>
          <w:vertAlign w:val="superscript"/>
        </w:rPr>
        <w:t>4</w:t>
      </w:r>
      <w:r w:rsidRPr="003F7BF2">
        <w:rPr>
          <w:rFonts w:asciiTheme="minorBidi" w:hAnsiTheme="minorBidi"/>
          <w:bCs/>
          <w:sz w:val="20"/>
          <w:szCs w:val="20"/>
        </w:rPr>
        <w:t>, Yoshinobu Hayashi</w:t>
      </w:r>
      <w:r w:rsidRPr="003F7BF2">
        <w:rPr>
          <w:rFonts w:asciiTheme="minorBidi" w:hAnsiTheme="minorBidi"/>
          <w:bCs/>
          <w:sz w:val="20"/>
          <w:szCs w:val="20"/>
          <w:vertAlign w:val="superscript"/>
        </w:rPr>
        <w:t>5</w:t>
      </w:r>
      <w:r w:rsidRPr="003F7BF2">
        <w:rPr>
          <w:rFonts w:asciiTheme="minorBidi" w:hAnsiTheme="minorBidi"/>
          <w:bCs/>
          <w:sz w:val="20"/>
          <w:szCs w:val="20"/>
        </w:rPr>
        <w:t>, Leo A. Featherstone</w:t>
      </w:r>
      <w:r w:rsidRPr="003F7BF2">
        <w:rPr>
          <w:rFonts w:asciiTheme="minorBidi" w:hAnsiTheme="minorBidi"/>
          <w:bCs/>
          <w:sz w:val="20"/>
          <w:szCs w:val="20"/>
          <w:vertAlign w:val="superscript"/>
        </w:rPr>
        <w:t>6</w:t>
      </w:r>
      <w:r w:rsidRPr="003F7BF2">
        <w:rPr>
          <w:rFonts w:asciiTheme="minorBidi" w:hAnsiTheme="minorBidi"/>
          <w:bCs/>
          <w:sz w:val="20"/>
          <w:szCs w:val="20"/>
        </w:rPr>
        <w:t>, Oscar Lo Lu</w:t>
      </w:r>
      <w:r w:rsidRPr="003F7BF2">
        <w:rPr>
          <w:rFonts w:asciiTheme="minorBidi" w:hAnsiTheme="minorBidi"/>
          <w:bCs/>
          <w:sz w:val="20"/>
          <w:szCs w:val="20"/>
          <w:vertAlign w:val="superscript"/>
        </w:rPr>
        <w:t>1</w:t>
      </w:r>
      <w:r w:rsidRPr="003F7BF2">
        <w:rPr>
          <w:rFonts w:asciiTheme="minorBidi" w:hAnsiTheme="minorBidi"/>
          <w:bCs/>
          <w:sz w:val="20"/>
          <w:szCs w:val="20"/>
        </w:rPr>
        <w:t>, Jil Helbling</w:t>
      </w:r>
      <w:r w:rsidRPr="003F7BF2">
        <w:rPr>
          <w:rFonts w:asciiTheme="minorBidi" w:hAnsiTheme="minorBidi"/>
          <w:bCs/>
          <w:sz w:val="20"/>
          <w:szCs w:val="20"/>
          <w:vertAlign w:val="superscript"/>
        </w:rPr>
        <w:t>1</w:t>
      </w:r>
      <w:r w:rsidRPr="003F7BF2">
        <w:rPr>
          <w:rFonts w:asciiTheme="minorBidi" w:hAnsiTheme="minorBidi"/>
          <w:bCs/>
          <w:sz w:val="20"/>
          <w:szCs w:val="20"/>
        </w:rPr>
        <w:t>, Maya Moral</w:t>
      </w:r>
      <w:r w:rsidRPr="003F7BF2">
        <w:rPr>
          <w:rFonts w:asciiTheme="minorBidi" w:hAnsiTheme="minorBidi"/>
          <w:bCs/>
          <w:sz w:val="20"/>
          <w:szCs w:val="20"/>
          <w:vertAlign w:val="superscript"/>
        </w:rPr>
        <w:t>1</w:t>
      </w:r>
      <w:r w:rsidRPr="003F7BF2">
        <w:rPr>
          <w:rFonts w:asciiTheme="minorBidi" w:hAnsiTheme="minorBidi"/>
          <w:bCs/>
          <w:sz w:val="20"/>
          <w:szCs w:val="20"/>
        </w:rPr>
        <w:t>, Kiyoto Maekawa</w:t>
      </w:r>
      <w:r w:rsidRPr="003F7BF2">
        <w:rPr>
          <w:rFonts w:asciiTheme="minorBidi" w:hAnsiTheme="minorBidi"/>
          <w:bCs/>
          <w:sz w:val="20"/>
          <w:szCs w:val="20"/>
          <w:vertAlign w:val="superscript"/>
        </w:rPr>
        <w:t>7</w:t>
      </w:r>
      <w:r w:rsidRPr="003F7BF2">
        <w:rPr>
          <w:rFonts w:asciiTheme="minorBidi" w:hAnsiTheme="minorBidi"/>
          <w:bCs/>
          <w:sz w:val="20"/>
          <w:szCs w:val="20"/>
        </w:rPr>
        <w:t>, Harley Rose</w:t>
      </w:r>
      <w:r w:rsidRPr="003F7BF2">
        <w:rPr>
          <w:rFonts w:asciiTheme="minorBidi" w:hAnsiTheme="minorBidi"/>
          <w:bCs/>
          <w:sz w:val="20"/>
          <w:szCs w:val="20"/>
          <w:vertAlign w:val="superscript"/>
        </w:rPr>
        <w:t>1</w:t>
      </w:r>
      <w:r w:rsidRPr="003F7BF2">
        <w:rPr>
          <w:rFonts w:asciiTheme="minorBidi" w:hAnsiTheme="minorBidi"/>
          <w:bCs/>
          <w:sz w:val="20"/>
          <w:szCs w:val="20"/>
        </w:rPr>
        <w:t>, Aaron Jex</w:t>
      </w:r>
      <w:r w:rsidRPr="003F7BF2">
        <w:rPr>
          <w:rFonts w:asciiTheme="minorBidi" w:hAnsiTheme="minorBidi"/>
          <w:bCs/>
          <w:sz w:val="20"/>
          <w:szCs w:val="20"/>
          <w:vertAlign w:val="superscript"/>
        </w:rPr>
        <w:t>3,8</w:t>
      </w:r>
      <w:r w:rsidRPr="003F7BF2">
        <w:rPr>
          <w:rFonts w:asciiTheme="minorBidi" w:hAnsiTheme="minorBidi"/>
          <w:bCs/>
          <w:sz w:val="20"/>
          <w:szCs w:val="20"/>
        </w:rPr>
        <w:t>, Simon Y. W. Ho</w:t>
      </w:r>
      <w:r w:rsidRPr="003F7BF2">
        <w:rPr>
          <w:rFonts w:asciiTheme="minorBidi" w:hAnsiTheme="minorBidi"/>
          <w:bCs/>
          <w:sz w:val="20"/>
          <w:szCs w:val="20"/>
          <w:vertAlign w:val="superscript"/>
        </w:rPr>
        <w:t>1</w:t>
      </w:r>
      <w:r w:rsidRPr="003F7BF2">
        <w:rPr>
          <w:rFonts w:asciiTheme="minorBidi" w:hAnsiTheme="minorBidi"/>
          <w:bCs/>
          <w:sz w:val="20"/>
          <w:szCs w:val="20"/>
        </w:rPr>
        <w:t>, Nathan Lo</w:t>
      </w:r>
      <w:r w:rsidRPr="003F7BF2">
        <w:rPr>
          <w:rFonts w:asciiTheme="minorBidi" w:hAnsiTheme="minorBidi"/>
          <w:bCs/>
          <w:sz w:val="20"/>
          <w:szCs w:val="20"/>
          <w:vertAlign w:val="superscript"/>
        </w:rPr>
        <w:t>1</w:t>
      </w:r>
    </w:p>
    <w:p w14:paraId="1ABCA195" w14:textId="5077E0B4"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1</w:t>
      </w:r>
      <w:r w:rsidRPr="003F7BF2">
        <w:rPr>
          <w:rFonts w:asciiTheme="minorBidi" w:hAnsiTheme="minorBidi"/>
          <w:bCs/>
          <w:sz w:val="20"/>
          <w:szCs w:val="20"/>
        </w:rPr>
        <w:t xml:space="preserve"> School of Life and Environmental Sciences, University of Sydney, Sydney, New South Wales, Australia</w:t>
      </w:r>
    </w:p>
    <w:p w14:paraId="518F8102"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2</w:t>
      </w:r>
      <w:r w:rsidRPr="003F7BF2">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3</w:t>
      </w:r>
      <w:r w:rsidRPr="003F7BF2">
        <w:rPr>
          <w:rFonts w:asciiTheme="minorBidi" w:hAnsiTheme="minorBidi"/>
          <w:bCs/>
          <w:sz w:val="20"/>
          <w:szCs w:val="20"/>
        </w:rPr>
        <w:t xml:space="preserve"> Infection and Global Health Division, WEHI, Parkville, Victoria, Australia</w:t>
      </w:r>
    </w:p>
    <w:p w14:paraId="1DDB3ED3"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4</w:t>
      </w:r>
      <w:r w:rsidRPr="003F7BF2">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5</w:t>
      </w:r>
      <w:r w:rsidRPr="003F7BF2">
        <w:rPr>
          <w:rFonts w:asciiTheme="minorBidi" w:hAnsiTheme="minorBidi"/>
          <w:bCs/>
          <w:sz w:val="20"/>
          <w:szCs w:val="20"/>
        </w:rPr>
        <w:t xml:space="preserve"> Department of Biology, Keio University, Yokohama, Japan</w:t>
      </w:r>
    </w:p>
    <w:p w14:paraId="1F918C88"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6</w:t>
      </w:r>
      <w:r w:rsidRPr="003F7BF2">
        <w:rPr>
          <w:rFonts w:asciiTheme="minorBidi" w:hAnsiTheme="minorBidi"/>
          <w:bCs/>
          <w:sz w:val="20"/>
          <w:szCs w:val="20"/>
        </w:rPr>
        <w:t xml:space="preserve"> The Kirby Institute, University of New South Wales, Sydney, New South Wales, Australia</w:t>
      </w:r>
    </w:p>
    <w:p w14:paraId="2DC90111" w14:textId="77777777" w:rsidR="006231F1"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7</w:t>
      </w:r>
      <w:r w:rsidRPr="003F7BF2">
        <w:rPr>
          <w:rFonts w:asciiTheme="minorBidi" w:hAnsiTheme="minorBidi"/>
          <w:bCs/>
          <w:sz w:val="20"/>
          <w:szCs w:val="20"/>
        </w:rPr>
        <w:t xml:space="preserve"> Faculty of Science, Academic Assembly, University of Toyama, Toyama, Japan</w:t>
      </w:r>
    </w:p>
    <w:p w14:paraId="74B00C96" w14:textId="4458975D" w:rsidR="00E6133D" w:rsidRPr="003F7BF2" w:rsidRDefault="006231F1" w:rsidP="006231F1">
      <w:pPr>
        <w:jc w:val="both"/>
        <w:rPr>
          <w:rFonts w:asciiTheme="minorBidi" w:hAnsiTheme="minorBidi"/>
          <w:bCs/>
          <w:sz w:val="20"/>
          <w:szCs w:val="20"/>
        </w:rPr>
      </w:pPr>
      <w:r w:rsidRPr="003F7BF2">
        <w:rPr>
          <w:rFonts w:asciiTheme="minorBidi" w:hAnsiTheme="minorBidi"/>
          <w:bCs/>
          <w:sz w:val="20"/>
          <w:szCs w:val="20"/>
          <w:vertAlign w:val="subscript"/>
        </w:rPr>
        <w:t>8</w:t>
      </w:r>
      <w:r w:rsidRPr="003F7BF2">
        <w:rPr>
          <w:rFonts w:asciiTheme="minorBidi" w:hAnsiTheme="minorBidi"/>
          <w:bCs/>
          <w:sz w:val="20"/>
          <w:szCs w:val="20"/>
        </w:rPr>
        <w:t xml:space="preserve"> Melbourne Veterinary School, University of Melbourne, Parkville, Victoria, Australia</w:t>
      </w:r>
    </w:p>
    <w:p w14:paraId="14D39589" w14:textId="11B61CD0" w:rsidR="00521C49" w:rsidRPr="003F7BF2" w:rsidRDefault="00521C49" w:rsidP="00A818F7">
      <w:pPr>
        <w:rPr>
          <w:rFonts w:ascii="Arial" w:hAnsi="Arial" w:cs="Arial"/>
          <w:sz w:val="20"/>
          <w:szCs w:val="20"/>
        </w:rPr>
      </w:pPr>
      <w:r w:rsidRPr="003F7BF2">
        <w:rPr>
          <w:rFonts w:asciiTheme="minorBidi" w:hAnsiTheme="minorBidi"/>
          <w:bCs/>
          <w:sz w:val="20"/>
          <w:szCs w:val="20"/>
          <w:vertAlign w:val="superscript"/>
        </w:rPr>
        <w:t xml:space="preserve">† </w:t>
      </w:r>
      <w:r w:rsidRPr="003F7BF2">
        <w:rPr>
          <w:rFonts w:asciiTheme="minorBidi" w:hAnsiTheme="minorBidi"/>
          <w:bCs/>
          <w:sz w:val="20"/>
          <w:szCs w:val="20"/>
        </w:rPr>
        <w:t>These authors contributed equally to this work.</w:t>
      </w:r>
    </w:p>
    <w:p w14:paraId="20DFDABE" w14:textId="029E7AA4" w:rsidR="00E6133D" w:rsidRPr="003F7BF2" w:rsidRDefault="00E6133D" w:rsidP="00A818F7">
      <w:pPr>
        <w:rPr>
          <w:rFonts w:ascii="Arial" w:hAnsi="Arial" w:cs="Arial"/>
          <w:sz w:val="20"/>
          <w:szCs w:val="20"/>
        </w:rPr>
      </w:pPr>
      <w:r w:rsidRPr="003F7BF2">
        <w:rPr>
          <w:rFonts w:ascii="Arial" w:hAnsi="Arial" w:cs="Arial"/>
          <w:sz w:val="20"/>
          <w:szCs w:val="20"/>
        </w:rPr>
        <w:t xml:space="preserve">* </w:t>
      </w:r>
      <w:r w:rsidR="006231F1" w:rsidRPr="003F7BF2">
        <w:rPr>
          <w:rFonts w:ascii="Arial" w:hAnsi="Arial" w:cs="Arial"/>
          <w:sz w:val="20"/>
          <w:szCs w:val="20"/>
        </w:rPr>
        <w:t>Corresponding author: Kyle M. Ewart</w:t>
      </w:r>
    </w:p>
    <w:p w14:paraId="52C0BE99" w14:textId="75AEC88E" w:rsidR="00E6133D" w:rsidRPr="003F7BF2" w:rsidRDefault="00E6133D" w:rsidP="00A818F7">
      <w:pPr>
        <w:rPr>
          <w:rFonts w:ascii="Arial" w:hAnsi="Arial" w:cs="Arial"/>
          <w:sz w:val="20"/>
          <w:szCs w:val="20"/>
          <w:lang w:val="en-AU"/>
        </w:rPr>
      </w:pPr>
      <w:r w:rsidRPr="003F7BF2">
        <w:rPr>
          <w:rFonts w:ascii="Arial" w:hAnsi="Arial" w:cs="Arial"/>
          <w:b/>
          <w:sz w:val="20"/>
          <w:szCs w:val="20"/>
          <w:lang w:val="en-AU"/>
        </w:rPr>
        <w:t xml:space="preserve">Email: </w:t>
      </w:r>
      <w:r w:rsidRPr="003F7BF2">
        <w:rPr>
          <w:rFonts w:ascii="Arial" w:hAnsi="Arial" w:cs="Arial"/>
          <w:sz w:val="20"/>
          <w:szCs w:val="20"/>
          <w:lang w:val="en-AU"/>
        </w:rPr>
        <w:t xml:space="preserve"> </w:t>
      </w:r>
      <w:r w:rsidR="006231F1" w:rsidRPr="003F7BF2">
        <w:rPr>
          <w:rFonts w:ascii="Arial" w:hAnsi="Arial" w:cs="Arial"/>
          <w:sz w:val="20"/>
          <w:szCs w:val="20"/>
          <w:lang w:val="en-AU"/>
        </w:rPr>
        <w:t>kyle.ewart@sydney.edu.au</w:t>
      </w:r>
    </w:p>
    <w:p w14:paraId="2058240E" w14:textId="61384887" w:rsidR="00BB6B27" w:rsidRPr="003F7BF2" w:rsidRDefault="00E6133D" w:rsidP="00A818F7">
      <w:pPr>
        <w:rPr>
          <w:rFonts w:ascii="Arial" w:hAnsi="Arial" w:cs="Arial"/>
          <w:sz w:val="20"/>
          <w:szCs w:val="20"/>
          <w:lang w:val="en-AU"/>
        </w:rPr>
      </w:pPr>
      <w:r w:rsidRPr="003F7BF2">
        <w:rPr>
          <w:rFonts w:ascii="Arial" w:hAnsi="Arial" w:cs="Arial"/>
          <w:b/>
          <w:sz w:val="20"/>
          <w:szCs w:val="20"/>
          <w:lang w:val="en-AU"/>
        </w:rPr>
        <w:t>Author Contributions</w:t>
      </w:r>
      <w:r w:rsidR="0005683B" w:rsidRPr="003F7BF2">
        <w:rPr>
          <w:rFonts w:ascii="Arial" w:hAnsi="Arial" w:cs="Arial"/>
          <w:b/>
          <w:sz w:val="20"/>
          <w:szCs w:val="20"/>
          <w:lang w:val="en-AU"/>
        </w:rPr>
        <w:t xml:space="preserve">: </w:t>
      </w:r>
      <w:r w:rsidR="006231F1" w:rsidRPr="003F7BF2">
        <w:rPr>
          <w:rFonts w:ascii="Arial" w:hAnsi="Arial" w:cs="Arial"/>
          <w:sz w:val="20"/>
          <w:szCs w:val="20"/>
          <w:lang w:val="en-AU"/>
        </w:rPr>
        <w:t xml:space="preserve">K.M.E., M.W.D.A., Z.Z. and N.L. designed research; K.M.E., M.W.D.A., Z.Z., L.A.F., O.L.L., J.H., M.M. and N.L. </w:t>
      </w:r>
      <w:proofErr w:type="spellStart"/>
      <w:r w:rsidR="006231F1" w:rsidRPr="003F7BF2">
        <w:rPr>
          <w:rFonts w:ascii="Arial" w:hAnsi="Arial" w:cs="Arial"/>
          <w:sz w:val="20"/>
          <w:szCs w:val="20"/>
          <w:lang w:val="en-AU"/>
        </w:rPr>
        <w:t>analyzed</w:t>
      </w:r>
      <w:proofErr w:type="spellEnd"/>
      <w:r w:rsidR="006231F1" w:rsidRPr="003F7BF2">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3F7BF2" w:rsidRDefault="00BB6B27" w:rsidP="00A818F7">
      <w:pPr>
        <w:rPr>
          <w:rFonts w:ascii="Arial" w:hAnsi="Arial" w:cs="Arial"/>
          <w:sz w:val="20"/>
          <w:szCs w:val="20"/>
        </w:rPr>
      </w:pPr>
      <w:r w:rsidRPr="003F7BF2">
        <w:rPr>
          <w:rFonts w:ascii="Arial" w:hAnsi="Arial" w:cs="Arial"/>
          <w:b/>
          <w:sz w:val="20"/>
          <w:szCs w:val="20"/>
        </w:rPr>
        <w:t xml:space="preserve">Competing Interest Statement: </w:t>
      </w:r>
      <w:r w:rsidR="006231F1" w:rsidRPr="003F7BF2">
        <w:rPr>
          <w:rFonts w:ascii="Arial" w:hAnsi="Arial" w:cs="Arial"/>
          <w:sz w:val="20"/>
          <w:szCs w:val="20"/>
        </w:rPr>
        <w:t>The authors declare no competing interest.</w:t>
      </w:r>
    </w:p>
    <w:p w14:paraId="17432F60" w14:textId="51851C7D" w:rsidR="0005683B" w:rsidRPr="003F7BF2" w:rsidRDefault="0005683B" w:rsidP="0005683B">
      <w:pPr>
        <w:rPr>
          <w:rFonts w:ascii="Arial" w:hAnsi="Arial" w:cs="Arial"/>
          <w:sz w:val="20"/>
          <w:szCs w:val="20"/>
        </w:rPr>
      </w:pPr>
      <w:r w:rsidRPr="003F7BF2">
        <w:rPr>
          <w:rFonts w:ascii="Arial" w:hAnsi="Arial" w:cs="Arial"/>
          <w:b/>
          <w:sz w:val="20"/>
          <w:szCs w:val="20"/>
        </w:rPr>
        <w:t xml:space="preserve">Keywords: </w:t>
      </w:r>
      <w:proofErr w:type="spellStart"/>
      <w:r w:rsidR="006231F1" w:rsidRPr="003F7BF2">
        <w:rPr>
          <w:rFonts w:ascii="Arial" w:hAnsi="Arial" w:cs="Arial"/>
          <w:bCs/>
          <w:i/>
          <w:iCs/>
          <w:sz w:val="20"/>
          <w:szCs w:val="20"/>
        </w:rPr>
        <w:t>Blattabacterium</w:t>
      </w:r>
      <w:proofErr w:type="spellEnd"/>
      <w:r w:rsidR="006231F1" w:rsidRPr="003F7BF2">
        <w:rPr>
          <w:rFonts w:ascii="Arial" w:hAnsi="Arial" w:cs="Arial"/>
          <w:bCs/>
          <w:i/>
          <w:iCs/>
          <w:sz w:val="20"/>
          <w:szCs w:val="20"/>
        </w:rPr>
        <w:t xml:space="preserve"> </w:t>
      </w:r>
      <w:proofErr w:type="spellStart"/>
      <w:r w:rsidR="006231F1" w:rsidRPr="003F7BF2">
        <w:rPr>
          <w:rFonts w:ascii="Arial" w:hAnsi="Arial" w:cs="Arial"/>
          <w:bCs/>
          <w:i/>
          <w:iCs/>
          <w:sz w:val="20"/>
          <w:szCs w:val="20"/>
        </w:rPr>
        <w:t>cuenoti</w:t>
      </w:r>
      <w:proofErr w:type="spellEnd"/>
      <w:r w:rsidR="006231F1" w:rsidRPr="003F7BF2">
        <w:rPr>
          <w:rFonts w:ascii="Arial" w:hAnsi="Arial" w:cs="Arial"/>
          <w:bCs/>
          <w:sz w:val="20"/>
          <w:szCs w:val="20"/>
        </w:rPr>
        <w:t xml:space="preserve">; </w:t>
      </w:r>
      <w:proofErr w:type="spellStart"/>
      <w:r w:rsidR="006231F1" w:rsidRPr="003F7BF2">
        <w:rPr>
          <w:rFonts w:ascii="Arial" w:hAnsi="Arial" w:cs="Arial"/>
          <w:bCs/>
          <w:sz w:val="20"/>
          <w:szCs w:val="20"/>
        </w:rPr>
        <w:t>Blattodea</w:t>
      </w:r>
      <w:proofErr w:type="spellEnd"/>
      <w:r w:rsidR="006231F1" w:rsidRPr="003F7BF2">
        <w:rPr>
          <w:rFonts w:ascii="Arial" w:hAnsi="Arial" w:cs="Arial"/>
          <w:bCs/>
          <w:sz w:val="20"/>
          <w:szCs w:val="20"/>
        </w:rPr>
        <w:t>; Endosymbiosis; Horizontal gene transfer; Insect genomics</w:t>
      </w:r>
    </w:p>
    <w:p w14:paraId="788EAF02" w14:textId="620F78E0" w:rsidR="00E6133D" w:rsidRPr="003F7BF2" w:rsidRDefault="00175FC4" w:rsidP="00A818F7">
      <w:pPr>
        <w:rPr>
          <w:rFonts w:ascii="Arial" w:hAnsi="Arial" w:cs="Arial"/>
          <w:b/>
          <w:sz w:val="20"/>
          <w:szCs w:val="20"/>
        </w:rPr>
      </w:pPr>
      <w:r w:rsidRPr="003F7BF2">
        <w:rPr>
          <w:rFonts w:ascii="Arial" w:hAnsi="Arial" w:cs="Arial"/>
          <w:b/>
          <w:sz w:val="20"/>
          <w:szCs w:val="20"/>
        </w:rPr>
        <w:t>This</w:t>
      </w:r>
      <w:r w:rsidR="00E6133D" w:rsidRPr="003F7BF2">
        <w:rPr>
          <w:rFonts w:ascii="Arial" w:hAnsi="Arial" w:cs="Arial"/>
          <w:b/>
          <w:sz w:val="20"/>
          <w:szCs w:val="20"/>
        </w:rPr>
        <w:t xml:space="preserve"> file includes:</w:t>
      </w:r>
    </w:p>
    <w:p w14:paraId="14DCCC60" w14:textId="77777777" w:rsidR="00E6133D" w:rsidRPr="003F7BF2" w:rsidRDefault="00E6133D" w:rsidP="00A818F7">
      <w:pPr>
        <w:ind w:left="720"/>
        <w:contextualSpacing/>
        <w:rPr>
          <w:rFonts w:ascii="Arial" w:hAnsi="Arial" w:cs="Arial"/>
          <w:sz w:val="20"/>
          <w:szCs w:val="20"/>
        </w:rPr>
      </w:pPr>
      <w:r w:rsidRPr="003F7BF2">
        <w:rPr>
          <w:rFonts w:ascii="Arial" w:hAnsi="Arial" w:cs="Arial"/>
          <w:sz w:val="20"/>
          <w:szCs w:val="20"/>
        </w:rPr>
        <w:t>Main Text</w:t>
      </w:r>
    </w:p>
    <w:p w14:paraId="4EEAF45F" w14:textId="5D626BA5" w:rsidR="00474D11" w:rsidRPr="003F7BF2" w:rsidRDefault="00E6133D" w:rsidP="00A818F7">
      <w:pPr>
        <w:ind w:left="720"/>
        <w:contextualSpacing/>
        <w:rPr>
          <w:rFonts w:ascii="Arial" w:hAnsi="Arial" w:cs="Arial"/>
          <w:sz w:val="20"/>
          <w:szCs w:val="20"/>
        </w:rPr>
      </w:pPr>
      <w:r w:rsidRPr="003F7BF2">
        <w:rPr>
          <w:rFonts w:ascii="Arial" w:hAnsi="Arial" w:cs="Arial"/>
          <w:sz w:val="20"/>
          <w:szCs w:val="20"/>
        </w:rPr>
        <w:t xml:space="preserve">Figures 1 to </w:t>
      </w:r>
      <w:r w:rsidR="006231F1" w:rsidRPr="003F7BF2">
        <w:rPr>
          <w:rFonts w:ascii="Arial" w:hAnsi="Arial" w:cs="Arial"/>
          <w:sz w:val="20"/>
          <w:szCs w:val="20"/>
        </w:rPr>
        <w:t>2</w:t>
      </w:r>
    </w:p>
    <w:p w14:paraId="3BBB04CE" w14:textId="7D40818E" w:rsidR="00175FC4" w:rsidRPr="003F7BF2" w:rsidRDefault="00175FC4" w:rsidP="00BB6B27">
      <w:pPr>
        <w:contextualSpacing/>
        <w:rPr>
          <w:rFonts w:ascii="Arial" w:hAnsi="Arial" w:cs="Arial"/>
          <w:sz w:val="20"/>
          <w:szCs w:val="20"/>
        </w:rPr>
      </w:pPr>
    </w:p>
    <w:p w14:paraId="51908B0B" w14:textId="77777777" w:rsidR="004E0FB2" w:rsidRPr="003F7BF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3F7BF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3F7BF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3F7BF2">
        <w:rPr>
          <w:rFonts w:ascii="Arial" w:hAnsi="Arial" w:cs="Arial"/>
          <w:b/>
          <w:color w:val="000000"/>
          <w:sz w:val="20"/>
          <w:szCs w:val="20"/>
        </w:rPr>
        <w:lastRenderedPageBreak/>
        <w:t>Abstract</w:t>
      </w:r>
    </w:p>
    <w:p w14:paraId="1D9A5848" w14:textId="25FAAB67" w:rsidR="00E6133D" w:rsidRPr="003F7BF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3F7BF2">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3F7BF2">
        <w:rPr>
          <w:rFonts w:ascii="Arial" w:hAnsi="Arial" w:cs="Arial"/>
          <w:color w:val="000000"/>
          <w:sz w:val="20"/>
          <w:szCs w:val="20"/>
        </w:rPr>
        <w:t>have</w:t>
      </w:r>
      <w:r w:rsidRPr="003F7BF2">
        <w:rPr>
          <w:rFonts w:ascii="Arial" w:hAnsi="Arial" w:cs="Arial"/>
          <w:color w:val="000000"/>
          <w:sz w:val="20"/>
          <w:szCs w:val="20"/>
        </w:rPr>
        <w:t xml:space="preserve"> a long-standing evolutionary relationship with the </w:t>
      </w:r>
      <w:proofErr w:type="spellStart"/>
      <w:r w:rsidR="0027521D" w:rsidRPr="0027521D">
        <w:rPr>
          <w:rFonts w:ascii="Arial" w:hAnsi="Arial" w:cs="Arial"/>
          <w:color w:val="000000"/>
          <w:sz w:val="20"/>
          <w:szCs w:val="20"/>
        </w:rPr>
        <w:t>transovarially</w:t>
      </w:r>
      <w:proofErr w:type="spellEnd"/>
      <w:r w:rsidRPr="003F7BF2">
        <w:rPr>
          <w:rFonts w:ascii="Arial" w:hAnsi="Arial" w:cs="Arial"/>
          <w:color w:val="000000"/>
          <w:sz w:val="20"/>
          <w:szCs w:val="20"/>
        </w:rPr>
        <w:t xml:space="preserve"> transmitted endosymbiont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commentRangeStart w:id="2"/>
      <w:proofErr w:type="spellEnd"/>
      <w:r w:rsidRPr="003F7BF2">
        <w:rPr>
          <w:rFonts w:ascii="Arial" w:hAnsi="Arial" w:cs="Arial"/>
          <w:color w:val="000000"/>
          <w:sz w:val="20"/>
          <w:szCs w:val="20"/>
        </w:rPr>
        <w:t>, making them a valuable system for assessing the potential scale of HGT</w:t>
      </w:r>
      <w:commentRangeEnd w:id="2"/>
      <w:r w:rsidR="00177D0D">
        <w:rPr>
          <w:rStyle w:val="CommentReference"/>
          <w:rFonts w:ascii="Times New Roman" w:eastAsia="Times New Roman" w:hAnsi="Times New Roman" w:cs="Times New Roman"/>
        </w:rPr>
        <w:commentReference w:id="2"/>
      </w:r>
      <w:r w:rsidRPr="003F7BF2">
        <w:rPr>
          <w:rFonts w:ascii="Arial" w:hAnsi="Arial" w:cs="Arial"/>
          <w:color w:val="000000"/>
          <w:sz w:val="20"/>
          <w:szCs w:val="20"/>
        </w:rPr>
        <w:t xml:space="preserve">. We aligned 150 bp </w:t>
      </w:r>
      <w:r w:rsidR="002832D5" w:rsidRPr="003F7BF2">
        <w:rPr>
          <w:rFonts w:ascii="Arial" w:hAnsi="Arial" w:cs="Arial"/>
          <w:color w:val="000000"/>
          <w:sz w:val="20"/>
          <w:szCs w:val="20"/>
        </w:rPr>
        <w:t xml:space="preserve">genomic </w:t>
      </w:r>
      <w:r w:rsidR="00271437" w:rsidRPr="003F7BF2">
        <w:rPr>
          <w:rFonts w:ascii="Arial" w:hAnsi="Arial" w:cs="Arial"/>
          <w:color w:val="000000"/>
          <w:sz w:val="20"/>
          <w:szCs w:val="20"/>
        </w:rPr>
        <w:t xml:space="preserve">fragments of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3F7BF2">
        <w:rPr>
          <w:rFonts w:ascii="Arial" w:hAnsi="Arial" w:cs="Arial"/>
          <w:color w:val="000000"/>
          <w:sz w:val="20"/>
          <w:szCs w:val="20"/>
        </w:rPr>
        <w:t>panesthiine</w:t>
      </w:r>
      <w:proofErr w:type="spellEnd"/>
      <w:r w:rsidR="001A3E93">
        <w:rPr>
          <w:rFonts w:ascii="Arial" w:hAnsi="Arial" w:cs="Arial"/>
          <w:color w:val="000000"/>
          <w:sz w:val="20"/>
          <w:szCs w:val="20"/>
        </w:rPr>
        <w:t xml:space="preserve"> and </w:t>
      </w:r>
      <w:proofErr w:type="spellStart"/>
      <w:r w:rsidR="00763540" w:rsidRPr="003F7BF2">
        <w:rPr>
          <w:rFonts w:ascii="Arial" w:hAnsi="Arial"/>
          <w:color w:val="000000"/>
          <w:sz w:val="20"/>
        </w:rPr>
        <w:t>geoscapheine</w:t>
      </w:r>
      <w:proofErr w:type="spellEnd"/>
      <w:r w:rsidR="00763540" w:rsidRPr="003F7BF2">
        <w:rPr>
          <w:rFonts w:ascii="Arial" w:hAnsi="Arial" w:cs="Arial"/>
          <w:color w:val="000000"/>
          <w:sz w:val="20"/>
          <w:szCs w:val="20"/>
        </w:rPr>
        <w:t xml:space="preserve"> </w:t>
      </w:r>
      <w:r w:rsidRPr="003F7BF2">
        <w:rPr>
          <w:rFonts w:ascii="Arial" w:hAnsi="Arial" w:cs="Arial"/>
          <w:color w:val="000000"/>
          <w:sz w:val="20"/>
          <w:szCs w:val="20"/>
        </w:rPr>
        <w:t xml:space="preserve">cockroaches were consistently found to harbor </w:t>
      </w:r>
      <w:r w:rsidR="0027521D">
        <w:rPr>
          <w:rFonts w:ascii="Arial" w:hAnsi="Arial" w:cs="Arial"/>
          <w:color w:val="000000"/>
          <w:sz w:val="20"/>
          <w:szCs w:val="20"/>
        </w:rPr>
        <w:t>&gt;</w:t>
      </w:r>
      <w:r w:rsidRPr="003F7BF2">
        <w:rPr>
          <w:rFonts w:ascii="Arial" w:hAnsi="Arial" w:cs="Arial"/>
          <w:color w:val="000000"/>
          <w:sz w:val="20"/>
          <w:szCs w:val="20"/>
        </w:rPr>
        <w:t xml:space="preserve">3000 HGT inserts, </w:t>
      </w:r>
      <w:r w:rsidR="00845A44" w:rsidRPr="003F7BF2">
        <w:rPr>
          <w:rFonts w:ascii="Arial" w:hAnsi="Arial" w:cs="Arial"/>
          <w:color w:val="000000"/>
          <w:sz w:val="20"/>
          <w:szCs w:val="20"/>
        </w:rPr>
        <w:t xml:space="preserve">more than an </w:t>
      </w:r>
      <w:r w:rsidRPr="003F7BF2">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3F7BF2">
        <w:rPr>
          <w:rFonts w:ascii="Arial" w:hAnsi="Arial" w:cs="Arial"/>
          <w:color w:val="000000"/>
          <w:sz w:val="20"/>
          <w:szCs w:val="20"/>
        </w:rPr>
        <w:t>this group</w:t>
      </w:r>
      <w:r w:rsidRPr="003F7BF2">
        <w:rPr>
          <w:rFonts w:ascii="Arial" w:hAnsi="Arial" w:cs="Arial"/>
          <w:color w:val="000000"/>
          <w:sz w:val="20"/>
          <w:szCs w:val="20"/>
        </w:rPr>
        <w:t>, which may reflect function</w:t>
      </w:r>
      <w:r w:rsidR="00FA2DD2" w:rsidRPr="003F7BF2">
        <w:rPr>
          <w:rFonts w:ascii="Arial" w:hAnsi="Arial" w:cs="Arial"/>
          <w:color w:val="000000"/>
          <w:sz w:val="20"/>
          <w:szCs w:val="20"/>
        </w:rPr>
        <w:t>al</w:t>
      </w:r>
      <w:r w:rsidRPr="003F7BF2">
        <w:rPr>
          <w:rFonts w:ascii="Arial" w:hAnsi="Arial" w:cs="Arial"/>
          <w:color w:val="000000"/>
          <w:sz w:val="20"/>
          <w:szCs w:val="20"/>
        </w:rPr>
        <w:t xml:space="preserve"> roles. We identified numerous chimeric inserts comprising up to </w:t>
      </w:r>
      <w:r w:rsidR="00E12FEF" w:rsidRPr="003F7BF2">
        <w:rPr>
          <w:rFonts w:ascii="Arial" w:hAnsi="Arial" w:cs="Arial"/>
          <w:color w:val="000000"/>
          <w:sz w:val="20"/>
          <w:szCs w:val="20"/>
        </w:rPr>
        <w:t>nine</w:t>
      </w:r>
      <w:r w:rsidRPr="003F7BF2">
        <w:rPr>
          <w:rFonts w:ascii="Arial" w:hAnsi="Arial" w:cs="Arial"/>
          <w:color w:val="000000"/>
          <w:sz w:val="20"/>
          <w:szCs w:val="20"/>
        </w:rPr>
        <w:t xml:space="preserve"> short segments from different locations in the </w:t>
      </w:r>
      <w:proofErr w:type="spellStart"/>
      <w:r w:rsidRPr="003F7BF2">
        <w:rPr>
          <w:rFonts w:ascii="Arial" w:hAnsi="Arial" w:cs="Arial"/>
          <w:i/>
          <w:iCs/>
          <w:color w:val="000000"/>
          <w:sz w:val="20"/>
          <w:szCs w:val="20"/>
        </w:rPr>
        <w:t>Blattabacterium</w:t>
      </w:r>
      <w:proofErr w:type="spellEnd"/>
      <w:r w:rsidRPr="003F7BF2">
        <w:rPr>
          <w:rFonts w:ascii="Arial" w:hAnsi="Arial" w:cs="Arial"/>
          <w:i/>
          <w:iCs/>
          <w:color w:val="000000"/>
          <w:sz w:val="20"/>
          <w:szCs w:val="20"/>
        </w:rPr>
        <w:t xml:space="preserve"> </w:t>
      </w:r>
      <w:proofErr w:type="spellStart"/>
      <w:r w:rsidRPr="003F7BF2">
        <w:rPr>
          <w:rFonts w:ascii="Arial" w:hAnsi="Arial" w:cs="Arial"/>
          <w:i/>
          <w:iCs/>
          <w:color w:val="000000"/>
          <w:sz w:val="20"/>
          <w:szCs w:val="20"/>
        </w:rPr>
        <w:t>cuenoti</w:t>
      </w:r>
      <w:proofErr w:type="spellEnd"/>
      <w:r w:rsidRPr="003F7BF2">
        <w:rPr>
          <w:rFonts w:ascii="Arial" w:hAnsi="Arial" w:cs="Arial"/>
          <w:color w:val="000000"/>
          <w:sz w:val="20"/>
          <w:szCs w:val="20"/>
        </w:rPr>
        <w:t xml:space="preserve"> genome. Our findings indicate </w:t>
      </w:r>
      <w:r w:rsidR="002347C9" w:rsidRPr="003F7BF2">
        <w:rPr>
          <w:rFonts w:ascii="Arial" w:hAnsi="Arial" w:cs="Arial"/>
          <w:color w:val="000000"/>
          <w:sz w:val="20"/>
          <w:szCs w:val="20"/>
        </w:rPr>
        <w:t xml:space="preserve">pervasive </w:t>
      </w:r>
      <w:r w:rsidRPr="003F7BF2">
        <w:rPr>
          <w:rFonts w:ascii="Arial" w:hAnsi="Arial" w:cs="Arial"/>
          <w:color w:val="000000"/>
          <w:sz w:val="20"/>
          <w:szCs w:val="20"/>
        </w:rPr>
        <w:t xml:space="preserve">HGT in eukaryote </w:t>
      </w:r>
      <w:r w:rsidR="002347C9" w:rsidRPr="003F7BF2">
        <w:rPr>
          <w:rFonts w:ascii="Arial" w:hAnsi="Arial" w:cs="Arial"/>
          <w:color w:val="000000"/>
          <w:sz w:val="20"/>
          <w:szCs w:val="20"/>
        </w:rPr>
        <w:t>genomes</w:t>
      </w:r>
      <w:r w:rsidRPr="003F7BF2">
        <w:rPr>
          <w:rFonts w:ascii="Arial" w:hAnsi="Arial" w:cs="Arial"/>
          <w:color w:val="000000"/>
          <w:sz w:val="20"/>
          <w:szCs w:val="20"/>
        </w:rPr>
        <w:t>, with potentially far-reaching implications for adaptation and speciation.</w:t>
      </w:r>
    </w:p>
    <w:p w14:paraId="65D7FF8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Main Text</w:t>
      </w:r>
    </w:p>
    <w:p w14:paraId="72BE508C"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Introduction</w:t>
      </w:r>
    </w:p>
    <w:p w14:paraId="4903E3B2"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52D6B4D0"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The number </w:t>
      </w:r>
      <w:r w:rsidR="00736E9A" w:rsidRPr="003F7BF2">
        <w:rPr>
          <w:rFonts w:asciiTheme="minorBidi" w:hAnsiTheme="minorBidi"/>
          <w:sz w:val="20"/>
        </w:rPr>
        <w:t>of</w:t>
      </w:r>
      <w:r w:rsidR="00736E9A" w:rsidRPr="003F7BF2">
        <w:rPr>
          <w:rFonts w:asciiTheme="minorBidi" w:hAnsiTheme="minorBidi"/>
          <w:sz w:val="20"/>
          <w:szCs w:val="20"/>
        </w:rPr>
        <w:t xml:space="preserve"> </w:t>
      </w:r>
      <w:r w:rsidR="000A2DB1" w:rsidRPr="003F7BF2">
        <w:rPr>
          <w:rFonts w:asciiTheme="minorBidi" w:hAnsiTheme="minorBidi"/>
          <w:sz w:val="20"/>
          <w:szCs w:val="20"/>
        </w:rPr>
        <w:t xml:space="preserve">DNA inserts </w:t>
      </w:r>
      <w:r w:rsidR="00736E9A" w:rsidRPr="003F7BF2">
        <w:rPr>
          <w:rFonts w:asciiTheme="minorBidi" w:hAnsiTheme="minorBidi"/>
          <w:sz w:val="20"/>
          <w:szCs w:val="20"/>
        </w:rPr>
        <w:t xml:space="preserve">acquired via horizontal gene transfer (HGT) </w:t>
      </w:r>
      <w:r w:rsidRPr="003F7BF2">
        <w:rPr>
          <w:rFonts w:asciiTheme="minorBidi" w:hAnsiTheme="minorBidi"/>
          <w:sz w:val="20"/>
          <w:szCs w:val="20"/>
        </w:rPr>
        <w:t xml:space="preserve">that become fixed in a species is expected to represent only a small fraction of the </w:t>
      </w:r>
      <w:r w:rsidR="00736E9A" w:rsidRPr="003F7BF2">
        <w:rPr>
          <w:rFonts w:asciiTheme="minorBidi" w:hAnsiTheme="minorBidi"/>
          <w:sz w:val="20"/>
          <w:szCs w:val="20"/>
        </w:rPr>
        <w:t xml:space="preserve">total </w:t>
      </w:r>
      <w:r w:rsidRPr="003F7BF2">
        <w:rPr>
          <w:rFonts w:asciiTheme="minorBidi" w:hAnsiTheme="minorBidi"/>
          <w:sz w:val="20"/>
          <w:szCs w:val="20"/>
        </w:rPr>
        <w:t xml:space="preserve">number of </w:t>
      </w:r>
      <w:r w:rsidR="00736E9A" w:rsidRPr="003F7BF2">
        <w:rPr>
          <w:rFonts w:asciiTheme="minorBidi" w:hAnsiTheme="minorBidi"/>
          <w:sz w:val="20"/>
          <w:szCs w:val="20"/>
        </w:rPr>
        <w:t xml:space="preserve">transfer </w:t>
      </w:r>
      <w:r w:rsidRPr="003F7BF2">
        <w:rPr>
          <w:rFonts w:asciiTheme="minorBidi" w:hAnsiTheme="minorBidi"/>
          <w:sz w:val="20"/>
          <w:szCs w:val="20"/>
        </w:rPr>
        <w:t xml:space="preserve">events that occur </w:t>
      </w:r>
      <w:r w:rsidR="00736E9A" w:rsidRPr="003F7BF2">
        <w:rPr>
          <w:rFonts w:asciiTheme="minorBidi" w:hAnsiTheme="minorBidi"/>
          <w:sz w:val="20"/>
          <w:szCs w:val="20"/>
        </w:rPr>
        <w:t xml:space="preserve">over </w:t>
      </w:r>
      <w:r w:rsidRPr="003F7BF2">
        <w:rPr>
          <w:rFonts w:asciiTheme="minorBidi" w:hAnsiTheme="minorBidi"/>
          <w:sz w:val="20"/>
          <w:szCs w:val="20"/>
        </w:rPr>
        <w:t>evolutionary time [1]. While there is an abundant body of research on insertions with homology to protein-coding sequence, transfers that do not encode proteins</w:t>
      </w:r>
      <w:ins w:id="3" w:author="Kyle Ewart" w:date="2026-05-04T09:37:00Z" w16du:dateUtc="2026-05-04T08:37:00Z">
        <w:r w:rsidR="00B97439">
          <w:rPr>
            <w:rFonts w:asciiTheme="minorBidi" w:hAnsiTheme="minorBidi"/>
            <w:sz w:val="20"/>
            <w:szCs w:val="20"/>
          </w:rPr>
          <w:t xml:space="preserve"> </w:t>
        </w:r>
      </w:ins>
      <w:del w:id="4" w:author="Kyle Ewart" w:date="2026-05-04T09:37:00Z" w16du:dateUtc="2026-05-04T08:37:00Z">
        <w:r w:rsidR="00FC3621" w:rsidDel="00B97439">
          <w:rPr>
            <w:rFonts w:asciiTheme="minorBidi" w:hAnsiTheme="minorBidi"/>
            <w:sz w:val="20"/>
            <w:szCs w:val="20"/>
          </w:rPr>
          <w:delText xml:space="preserve">, </w:delText>
        </w:r>
        <w:r w:rsidR="00FC3621" w:rsidRPr="00FC3621" w:rsidDel="00B97439">
          <w:rPr>
            <w:rFonts w:asciiTheme="minorBidi" w:hAnsiTheme="minorBidi"/>
            <w:sz w:val="20"/>
            <w:szCs w:val="20"/>
          </w:rPr>
          <w:delText>or with unknown function,</w:delText>
        </w:r>
        <w:r w:rsidRPr="003F7BF2" w:rsidDel="00B97439">
          <w:rPr>
            <w:rFonts w:asciiTheme="minorBidi" w:hAnsiTheme="minorBidi"/>
            <w:sz w:val="20"/>
            <w:szCs w:val="20"/>
          </w:rPr>
          <w:delText xml:space="preserve"> </w:delText>
        </w:r>
      </w:del>
      <w:r w:rsidRPr="003F7BF2">
        <w:rPr>
          <w:rFonts w:asciiTheme="minorBidi" w:hAnsiTheme="minorBidi"/>
          <w:sz w:val="20"/>
          <w:szCs w:val="20"/>
        </w:rPr>
        <w:t xml:space="preserve">have been largely ignored. </w:t>
      </w:r>
      <w:r w:rsidR="00805382" w:rsidRPr="003F7BF2">
        <w:rPr>
          <w:rFonts w:asciiTheme="minorBidi" w:hAnsiTheme="minorBidi"/>
          <w:sz w:val="20"/>
          <w:szCs w:val="20"/>
        </w:rPr>
        <w:t>Nevertheless, s</w:t>
      </w:r>
      <w:r w:rsidRPr="003F7BF2">
        <w:rPr>
          <w:rFonts w:asciiTheme="minorBidi" w:hAnsiTheme="minorBidi"/>
          <w:sz w:val="20"/>
          <w:szCs w:val="20"/>
        </w:rPr>
        <w:t xml:space="preserve">uch insertions </w:t>
      </w:r>
      <w:r w:rsidR="00805382" w:rsidRPr="003F7BF2">
        <w:rPr>
          <w:rFonts w:asciiTheme="minorBidi" w:hAnsiTheme="minorBidi"/>
          <w:sz w:val="20"/>
          <w:szCs w:val="20"/>
        </w:rPr>
        <w:t>abruptly</w:t>
      </w:r>
      <w:r w:rsidRPr="003F7BF2">
        <w:rPr>
          <w:rFonts w:asciiTheme="minorBidi" w:hAnsiTheme="minorBidi"/>
          <w:sz w:val="20"/>
          <w:szCs w:val="20"/>
        </w:rPr>
        <w:t xml:space="preserve"> introduce genetic variation</w:t>
      </w:r>
      <w:r w:rsidR="006C1280" w:rsidRPr="003F7BF2">
        <w:rPr>
          <w:rFonts w:asciiTheme="minorBidi" w:hAnsiTheme="minorBidi"/>
          <w:sz w:val="20"/>
          <w:szCs w:val="20"/>
        </w:rPr>
        <w:t xml:space="preserve"> that </w:t>
      </w:r>
      <w:r w:rsidRPr="003F7BF2">
        <w:rPr>
          <w:rFonts w:asciiTheme="minorBidi" w:hAnsiTheme="minorBidi"/>
          <w:sz w:val="20"/>
          <w:szCs w:val="20"/>
        </w:rPr>
        <w:t>can persist if fitness effects are minimal, if purifying selection is insufficient, or if the inserts acquire functional roles [2].</w:t>
      </w:r>
    </w:p>
    <w:p w14:paraId="672C2236" w14:textId="3E32E224" w:rsidR="00980C22"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We explored the prevalence and characteristics of DNA inserts originating from the endosymbiont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cuenoti</w:t>
      </w:r>
      <w:proofErr w:type="spellEnd"/>
      <w:r w:rsidRPr="003F7BF2">
        <w:rPr>
          <w:rFonts w:asciiTheme="minorBidi" w:hAnsiTheme="minorBidi"/>
          <w:i/>
          <w:iCs/>
          <w:sz w:val="20"/>
          <w:szCs w:val="20"/>
        </w:rPr>
        <w:t xml:space="preserve"> </w:t>
      </w:r>
      <w:r w:rsidRPr="003F7BF2">
        <w:rPr>
          <w:rFonts w:asciiTheme="minorBidi" w:hAnsiTheme="minorBidi"/>
          <w:color w:val="000000" w:themeColor="text1"/>
          <w:sz w:val="20"/>
          <w:szCs w:val="20"/>
        </w:rPr>
        <w:t xml:space="preserve">(hereafter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w:t>
      </w:r>
      <w:r w:rsidRPr="003F7BF2">
        <w:rPr>
          <w:rFonts w:asciiTheme="minorBidi" w:hAnsiTheme="minorBidi"/>
          <w:sz w:val="20"/>
          <w:szCs w:val="20"/>
        </w:rPr>
        <w:t xml:space="preserve">, in the genomes of 14 cockroaches and 4 termites, including 8 newly sequenced using long-read technology.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is </w:t>
      </w:r>
      <w:r w:rsidRPr="003F7BF2">
        <w:rPr>
          <w:rFonts w:asciiTheme="minorBidi" w:hAnsiTheme="minorBidi"/>
          <w:color w:val="000000" w:themeColor="text1"/>
          <w:sz w:val="20"/>
          <w:szCs w:val="20"/>
        </w:rPr>
        <w:t>found in specialized cells of cockroach fat bodies</w:t>
      </w:r>
      <w:r w:rsidRPr="003F7BF2">
        <w:rPr>
          <w:rFonts w:asciiTheme="minorBidi" w:hAnsiTheme="minorBidi"/>
          <w:sz w:val="20"/>
          <w:szCs w:val="20"/>
        </w:rPr>
        <w:t xml:space="preserve"> and is </w:t>
      </w:r>
      <w:r w:rsidR="00412482" w:rsidRPr="003F7BF2">
        <w:rPr>
          <w:rFonts w:asciiTheme="minorBidi" w:hAnsiTheme="minorBidi"/>
          <w:sz w:val="20"/>
        </w:rPr>
        <w:t xml:space="preserve">inherited </w:t>
      </w:r>
      <w:proofErr w:type="spellStart"/>
      <w:r w:rsidR="00412482" w:rsidRPr="003F7BF2">
        <w:rPr>
          <w:rFonts w:asciiTheme="minorBidi" w:hAnsiTheme="minorBidi"/>
          <w:sz w:val="20"/>
          <w:szCs w:val="20"/>
        </w:rPr>
        <w:t>t</w:t>
      </w:r>
      <w:r w:rsidR="00316293" w:rsidRPr="003F7BF2">
        <w:rPr>
          <w:rFonts w:asciiTheme="minorBidi" w:hAnsiTheme="minorBidi"/>
          <w:sz w:val="20"/>
          <w:szCs w:val="20"/>
        </w:rPr>
        <w:t>ransovarially</w:t>
      </w:r>
      <w:proofErr w:type="spellEnd"/>
      <w:r w:rsidRPr="003F7BF2">
        <w:rPr>
          <w:rFonts w:asciiTheme="minorBidi" w:hAnsiTheme="minorBidi"/>
          <w:sz w:val="20"/>
          <w:szCs w:val="20"/>
        </w:rPr>
        <w:t xml:space="preserve"> [3]. Infect</w:t>
      </w:r>
      <w:r w:rsidR="00603CFA" w:rsidRPr="003F7BF2">
        <w:rPr>
          <w:rFonts w:asciiTheme="minorBidi" w:hAnsiTheme="minorBidi"/>
          <w:sz w:val="20"/>
          <w:szCs w:val="20"/>
        </w:rPr>
        <w:t>ing</w:t>
      </w:r>
      <w:r w:rsidRPr="003F7BF2">
        <w:rPr>
          <w:rFonts w:asciiTheme="minorBidi" w:hAnsiTheme="minorBidi"/>
          <w:sz w:val="20"/>
          <w:szCs w:val="20"/>
        </w:rPr>
        <w:t xml:space="preserve"> the ancestors of cockroaches &gt;150–200 Mya [4], </w:t>
      </w:r>
      <w:proofErr w:type="spellStart"/>
      <w:r w:rsidR="00603CFA" w:rsidRPr="003F7BF2">
        <w:rPr>
          <w:rFonts w:asciiTheme="minorBidi" w:hAnsiTheme="minorBidi"/>
          <w:i/>
          <w:iCs/>
          <w:sz w:val="20"/>
          <w:szCs w:val="20"/>
        </w:rPr>
        <w:t>Blattabacterium</w:t>
      </w:r>
      <w:proofErr w:type="spellEnd"/>
      <w:r w:rsidR="00603CFA" w:rsidRPr="003F7BF2">
        <w:rPr>
          <w:rFonts w:asciiTheme="minorBidi" w:hAnsiTheme="minorBidi"/>
          <w:sz w:val="20"/>
          <w:szCs w:val="20"/>
        </w:rPr>
        <w:t xml:space="preserve"> </w:t>
      </w:r>
      <w:r w:rsidRPr="003F7BF2">
        <w:rPr>
          <w:rFonts w:asciiTheme="minorBidi" w:hAnsiTheme="minorBidi"/>
          <w:sz w:val="20"/>
          <w:szCs w:val="20"/>
        </w:rPr>
        <w:t>was lost early in termite evolution</w:t>
      </w:r>
      <w:r w:rsidRPr="003F7BF2">
        <w:rPr>
          <w:rFonts w:asciiTheme="minorBidi" w:hAnsiTheme="minorBidi"/>
          <w:i/>
          <w:iCs/>
          <w:sz w:val="20"/>
          <w:szCs w:val="20"/>
        </w:rPr>
        <w:t xml:space="preserve">. </w:t>
      </w:r>
      <w:r w:rsidRPr="003F7BF2">
        <w:rPr>
          <w:rFonts w:asciiTheme="minorBidi" w:hAnsiTheme="minorBidi"/>
          <w:iCs/>
          <w:sz w:val="20"/>
          <w:szCs w:val="20"/>
        </w:rPr>
        <w:t xml:space="preserve">Although long-term obligate endosymbionts </w:t>
      </w:r>
      <w:r w:rsidR="00736E9A" w:rsidRPr="003F7BF2">
        <w:rPr>
          <w:rFonts w:asciiTheme="minorBidi" w:hAnsiTheme="minorBidi"/>
          <w:iCs/>
          <w:sz w:val="20"/>
          <w:szCs w:val="20"/>
        </w:rPr>
        <w:t>have been reported</w:t>
      </w:r>
      <w:r w:rsidR="00736E9A" w:rsidRPr="003F7BF2">
        <w:rPr>
          <w:rFonts w:asciiTheme="minorBidi" w:hAnsiTheme="minorBidi"/>
          <w:sz w:val="20"/>
        </w:rPr>
        <w:t xml:space="preserve"> to</w:t>
      </w:r>
      <w:r w:rsidR="00736E9A" w:rsidRPr="003F7BF2">
        <w:rPr>
          <w:rFonts w:asciiTheme="minorBidi" w:hAnsiTheme="minorBidi"/>
          <w:iCs/>
          <w:sz w:val="20"/>
          <w:szCs w:val="20"/>
        </w:rPr>
        <w:t xml:space="preserve"> </w:t>
      </w:r>
      <w:r w:rsidRPr="003F7BF2">
        <w:rPr>
          <w:rFonts w:asciiTheme="minorBidi" w:hAnsiTheme="minorBidi"/>
          <w:iCs/>
          <w:sz w:val="20"/>
          <w:szCs w:val="20"/>
        </w:rPr>
        <w:t xml:space="preserve">contribute no or few DNA transfers to their host genomes, previous studies focused only on protein-coding sequences [5-8]. </w:t>
      </w:r>
    </w:p>
    <w:p w14:paraId="23296EE6"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3F7BF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t>Results</w:t>
      </w:r>
      <w:r w:rsidR="006231F1" w:rsidRPr="003F7BF2">
        <w:rPr>
          <w:rFonts w:ascii="Arial" w:hAnsi="Arial" w:cs="Arial"/>
          <w:b/>
          <w:color w:val="000000"/>
          <w:sz w:val="20"/>
          <w:szCs w:val="20"/>
        </w:rPr>
        <w:t xml:space="preserve"> and Discussion</w:t>
      </w:r>
    </w:p>
    <w:p w14:paraId="435AD305" w14:textId="77777777"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3F7BF2" w:rsidRDefault="006231F1" w:rsidP="006231F1">
      <w:pPr>
        <w:rPr>
          <w:rFonts w:asciiTheme="minorBidi" w:hAnsiTheme="minorBidi"/>
          <w:color w:val="000000" w:themeColor="text1"/>
          <w:sz w:val="20"/>
          <w:szCs w:val="20"/>
        </w:rPr>
      </w:pPr>
      <w:r w:rsidRPr="003F7BF2">
        <w:rPr>
          <w:rFonts w:asciiTheme="minorBidi" w:hAnsiTheme="minorBidi"/>
          <w:bCs/>
          <w:i/>
          <w:sz w:val="20"/>
          <w:szCs w:val="20"/>
        </w:rPr>
        <w:t xml:space="preserve">Cockroach genomes contain thousands of </w:t>
      </w:r>
      <w:proofErr w:type="spellStart"/>
      <w:r w:rsidRPr="003F7BF2">
        <w:rPr>
          <w:rFonts w:asciiTheme="minorBidi" w:hAnsiTheme="minorBidi"/>
          <w:bCs/>
          <w:iCs/>
          <w:sz w:val="20"/>
          <w:szCs w:val="20"/>
        </w:rPr>
        <w:t>Blattabacterium</w:t>
      </w:r>
      <w:proofErr w:type="spellEnd"/>
      <w:r w:rsidRPr="003F7BF2">
        <w:rPr>
          <w:rFonts w:asciiTheme="minorBidi" w:hAnsiTheme="minorBidi"/>
          <w:bCs/>
          <w:i/>
          <w:sz w:val="20"/>
          <w:szCs w:val="20"/>
        </w:rPr>
        <w:t>-derived inserts</w:t>
      </w:r>
    </w:p>
    <w:p w14:paraId="38E52819" w14:textId="453B3E53" w:rsidR="00740B50"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By focusing on transferred DNA inserts ≥50 bp and applying stringent filters to remove art</w:t>
      </w:r>
      <w:r w:rsidR="00BC37F3" w:rsidRPr="003F7BF2">
        <w:rPr>
          <w:rFonts w:asciiTheme="minorBidi" w:hAnsiTheme="minorBidi"/>
          <w:color w:val="000000" w:themeColor="text1"/>
          <w:sz w:val="20"/>
          <w:szCs w:val="20"/>
        </w:rPr>
        <w:t>i</w:t>
      </w:r>
      <w:r w:rsidRPr="003F7BF2">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i/>
          <w:iCs/>
          <w:color w:val="000000" w:themeColor="text1"/>
          <w:sz w:val="20"/>
          <w:szCs w:val="20"/>
        </w:rPr>
        <w:t>-</w:t>
      </w:r>
      <w:r w:rsidRPr="003F7BF2">
        <w:rPr>
          <w:rFonts w:asciiTheme="minorBidi" w:hAnsiTheme="minorBidi"/>
          <w:color w:val="000000" w:themeColor="text1"/>
          <w:sz w:val="20"/>
          <w:szCs w:val="20"/>
        </w:rPr>
        <w:t xml:space="preserve">derived inserts across </w:t>
      </w:r>
      <w:commentRangeStart w:id="5"/>
      <w:r w:rsidRPr="003F7BF2">
        <w:rPr>
          <w:rFonts w:asciiTheme="minorBidi" w:hAnsiTheme="minorBidi"/>
          <w:color w:val="000000" w:themeColor="text1"/>
          <w:sz w:val="20"/>
          <w:szCs w:val="20"/>
        </w:rPr>
        <w:t>23</w:t>
      </w:r>
      <w:commentRangeEnd w:id="5"/>
      <w:r w:rsidR="007845DB">
        <w:rPr>
          <w:rStyle w:val="CommentReference"/>
          <w:rFonts w:ascii="Times New Roman" w:eastAsia="Times New Roman" w:hAnsi="Times New Roman" w:cs="Times New Roman"/>
        </w:rPr>
        <w:commentReference w:id="5"/>
      </w:r>
      <w:r w:rsidRPr="003F7BF2">
        <w:rPr>
          <w:rFonts w:asciiTheme="minorBidi" w:hAnsiTheme="minorBidi"/>
          <w:color w:val="000000" w:themeColor="text1"/>
          <w:sz w:val="20"/>
          <w:szCs w:val="20"/>
        </w:rPr>
        <w:t xml:space="preserve">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3F7BF2">
        <w:rPr>
          <w:rFonts w:asciiTheme="minorBidi" w:hAnsiTheme="minorBidi"/>
          <w:color w:val="000000" w:themeColor="text1"/>
          <w:sz w:val="20"/>
          <w:szCs w:val="20"/>
        </w:rPr>
        <w:t>~282 [8]</w:t>
      </w:r>
      <w:r w:rsidRPr="003F7BF2">
        <w:rPr>
          <w:rFonts w:asciiTheme="minorBidi" w:hAnsiTheme="minorBidi"/>
          <w:color w:val="000000" w:themeColor="text1"/>
          <w:sz w:val="20"/>
          <w:szCs w:val="20"/>
        </w:rPr>
        <w:t>.</w:t>
      </w:r>
      <w:r w:rsidR="001D6359" w:rsidRPr="003F7BF2">
        <w:rPr>
          <w:rFonts w:asciiTheme="minorBidi" w:hAnsiTheme="minorBidi"/>
          <w:color w:val="000000" w:themeColor="text1"/>
          <w:sz w:val="20"/>
          <w:szCs w:val="20"/>
        </w:rPr>
        <w:t xml:space="preserve"> </w:t>
      </w:r>
      <w:r w:rsidR="00740B50" w:rsidRPr="00B97439">
        <w:rPr>
          <w:rFonts w:asciiTheme="minorBidi" w:hAnsiTheme="minorBidi"/>
          <w:color w:val="000000" w:themeColor="text1"/>
          <w:sz w:val="20"/>
          <w:szCs w:val="20"/>
        </w:rPr>
        <w:t>Inserts were clustered on some contigs, but generally were broadly distributed across host genomes</w:t>
      </w:r>
      <w:ins w:id="6" w:author="Kyle Ewart" w:date="2026-05-04T09:33:00Z" w16du:dateUtc="2026-05-04T08:33:00Z">
        <w:r w:rsidR="00B97439">
          <w:rPr>
            <w:rFonts w:asciiTheme="minorBidi" w:hAnsiTheme="minorBidi"/>
            <w:color w:val="000000" w:themeColor="text1"/>
            <w:sz w:val="20"/>
            <w:szCs w:val="20"/>
          </w:rPr>
          <w:t xml:space="preserve"> (Fig. 1C; Dataset S6)</w:t>
        </w:r>
      </w:ins>
      <w:r w:rsidR="00740B50" w:rsidRPr="00B97439">
        <w:rPr>
          <w:rFonts w:asciiTheme="minorBidi" w:hAnsiTheme="minorBidi"/>
          <w:color w:val="000000" w:themeColor="text1"/>
          <w:sz w:val="20"/>
          <w:szCs w:val="20"/>
        </w:rPr>
        <w:t xml:space="preserve">, </w:t>
      </w:r>
      <w:ins w:id="7" w:author="Kyle Ewart" w:date="2026-05-04T09:32:00Z" w16du:dateUtc="2026-05-04T08:32:00Z">
        <w:r w:rsidR="00B97439" w:rsidRPr="00B97439">
          <w:rPr>
            <w:rFonts w:asciiTheme="minorBidi" w:hAnsiTheme="minorBidi"/>
            <w:color w:val="000000" w:themeColor="text1"/>
            <w:sz w:val="20"/>
            <w:szCs w:val="20"/>
          </w:rPr>
          <w:t xml:space="preserve">and were inferred to have </w:t>
        </w:r>
        <w:r w:rsidR="00B97439">
          <w:rPr>
            <w:rFonts w:asciiTheme="minorBidi" w:hAnsiTheme="minorBidi"/>
            <w:color w:val="000000" w:themeColor="text1"/>
            <w:sz w:val="20"/>
            <w:szCs w:val="20"/>
          </w:rPr>
          <w:t xml:space="preserve">been transferred </w:t>
        </w:r>
      </w:ins>
      <w:ins w:id="8" w:author="Kyle Ewart" w:date="2026-05-04T09:33:00Z" w16du:dateUtc="2026-05-04T08:33:00Z">
        <w:r w:rsidR="00B97439">
          <w:rPr>
            <w:rFonts w:asciiTheme="minorBidi" w:hAnsiTheme="minorBidi"/>
            <w:color w:val="000000" w:themeColor="text1"/>
            <w:sz w:val="20"/>
            <w:szCs w:val="20"/>
          </w:rPr>
          <w:t>across</w:t>
        </w:r>
      </w:ins>
      <w:ins w:id="9" w:author="Kyle Ewart" w:date="2026-05-04T09:32:00Z" w16du:dateUtc="2026-05-04T08:32:00Z">
        <w:r w:rsidR="00B97439" w:rsidRPr="00B97439">
          <w:rPr>
            <w:rFonts w:asciiTheme="minorBidi" w:hAnsiTheme="minorBidi"/>
            <w:color w:val="000000" w:themeColor="text1"/>
            <w:sz w:val="20"/>
            <w:szCs w:val="20"/>
          </w:rPr>
          <w:t xml:space="preserve"> multiple time points</w:t>
        </w:r>
      </w:ins>
      <w:ins w:id="10" w:author="Kyle Ewart" w:date="2026-05-04T09:33:00Z" w16du:dateUtc="2026-05-04T08:33:00Z">
        <w:r w:rsidR="00B97439">
          <w:rPr>
            <w:rFonts w:asciiTheme="minorBidi" w:hAnsiTheme="minorBidi"/>
            <w:color w:val="000000" w:themeColor="text1"/>
            <w:sz w:val="20"/>
            <w:szCs w:val="20"/>
          </w:rPr>
          <w:t xml:space="preserve"> (Dataset S5),</w:t>
        </w:r>
      </w:ins>
      <w:ins w:id="11" w:author="Kyle Ewart" w:date="2026-05-04T09:32:00Z" w16du:dateUtc="2026-05-04T08:32:00Z">
        <w:r w:rsidR="00B97439" w:rsidRPr="00B97439">
          <w:rPr>
            <w:rFonts w:asciiTheme="minorBidi" w:hAnsiTheme="minorBidi"/>
            <w:color w:val="000000" w:themeColor="text1"/>
            <w:sz w:val="20"/>
            <w:szCs w:val="20"/>
          </w:rPr>
          <w:t xml:space="preserve"> </w:t>
        </w:r>
      </w:ins>
      <w:r w:rsidR="00740B50" w:rsidRPr="00B97439">
        <w:rPr>
          <w:rFonts w:asciiTheme="minorBidi" w:hAnsiTheme="minorBidi"/>
          <w:color w:val="000000" w:themeColor="text1"/>
          <w:sz w:val="20"/>
          <w:szCs w:val="20"/>
        </w:rPr>
        <w:t xml:space="preserve">consistent with many independent HGT events (see </w:t>
      </w:r>
      <w:del w:id="12" w:author="Kyle Ewart" w:date="2026-05-04T09:34:00Z" w16du:dateUtc="2026-05-04T08:34:00Z">
        <w:r w:rsidR="00740B50" w:rsidRPr="00B97439" w:rsidDel="00B97439">
          <w:rPr>
            <w:rFonts w:asciiTheme="minorBidi" w:hAnsiTheme="minorBidi"/>
            <w:color w:val="000000" w:themeColor="text1"/>
            <w:sz w:val="20"/>
            <w:szCs w:val="20"/>
          </w:rPr>
          <w:delText xml:space="preserve">Fig. 1C, Dataset S4 and </w:delText>
        </w:r>
      </w:del>
      <w:r w:rsidR="00740B50" w:rsidRPr="00B97439">
        <w:rPr>
          <w:rFonts w:asciiTheme="minorBidi" w:hAnsiTheme="minorBidi"/>
          <w:color w:val="000000" w:themeColor="text1"/>
          <w:sz w:val="20"/>
          <w:szCs w:val="20"/>
        </w:rPr>
        <w:t>SI Appendix).</w:t>
      </w:r>
    </w:p>
    <w:p w14:paraId="208D8D6E" w14:textId="77777777" w:rsidR="00740B50" w:rsidRDefault="00740B50" w:rsidP="006231F1">
      <w:pPr>
        <w:rPr>
          <w:rFonts w:asciiTheme="minorBidi" w:hAnsiTheme="minorBidi"/>
          <w:color w:val="000000" w:themeColor="text1"/>
          <w:sz w:val="20"/>
          <w:szCs w:val="20"/>
        </w:rPr>
      </w:pPr>
    </w:p>
    <w:p w14:paraId="227C033C" w14:textId="4C4EFDB0" w:rsidR="006231F1" w:rsidRPr="00740B50" w:rsidRDefault="00771BAE"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Explanations for the</w:t>
      </w:r>
      <w:r w:rsidR="006231F1" w:rsidRPr="003F7BF2">
        <w:rPr>
          <w:rFonts w:asciiTheme="minorBidi" w:hAnsiTheme="minorBidi"/>
          <w:color w:val="000000" w:themeColor="text1"/>
          <w:sz w:val="20"/>
          <w:szCs w:val="20"/>
        </w:rPr>
        <w:t xml:space="preserve"> </w:t>
      </w:r>
      <w:r w:rsidRPr="003F7BF2">
        <w:rPr>
          <w:rFonts w:asciiTheme="minorBidi" w:hAnsiTheme="minorBidi"/>
          <w:color w:val="000000" w:themeColor="text1"/>
          <w:sz w:val="20"/>
          <w:szCs w:val="20"/>
        </w:rPr>
        <w:t>high numbers of</w:t>
      </w:r>
      <w:r w:rsidR="006231F1" w:rsidRPr="003F7BF2">
        <w:rPr>
          <w:rFonts w:asciiTheme="minorBidi" w:hAnsiTheme="minorBidi"/>
          <w:color w:val="000000" w:themeColor="text1"/>
          <w:sz w:val="20"/>
          <w:szCs w:val="20"/>
        </w:rPr>
        <w:t xml:space="preserve"> inserts </w:t>
      </w:r>
      <w:r w:rsidRPr="003F7BF2">
        <w:rPr>
          <w:rFonts w:asciiTheme="minorBidi" w:hAnsiTheme="minorBidi"/>
          <w:color w:val="000000" w:themeColor="text1"/>
          <w:sz w:val="20"/>
        </w:rPr>
        <w:t>we identified in</w:t>
      </w:r>
      <w:r w:rsidR="006231F1" w:rsidRPr="003F7BF2">
        <w:rPr>
          <w:rFonts w:asciiTheme="minorBidi" w:hAnsiTheme="minorBidi"/>
          <w:color w:val="000000" w:themeColor="text1"/>
          <w:sz w:val="20"/>
          <w:szCs w:val="20"/>
        </w:rPr>
        <w:t xml:space="preserve"> cockroach</w:t>
      </w:r>
      <w:r w:rsidR="00D20C68" w:rsidRPr="003F7BF2">
        <w:rPr>
          <w:rFonts w:asciiTheme="minorBidi" w:hAnsiTheme="minorBidi"/>
          <w:color w:val="000000" w:themeColor="text1"/>
          <w:sz w:val="20"/>
          <w:szCs w:val="20"/>
        </w:rPr>
        <w:t>es</w:t>
      </w:r>
      <w:r w:rsidRPr="003F7BF2">
        <w:rPr>
          <w:rFonts w:asciiTheme="minorBidi" w:hAnsiTheme="minorBidi"/>
          <w:color w:val="000000" w:themeColor="text1"/>
          <w:sz w:val="20"/>
          <w:szCs w:val="20"/>
        </w:rPr>
        <w:t xml:space="preserve"> are as follows</w:t>
      </w:r>
      <w:r w:rsidR="006231F1" w:rsidRPr="003F7BF2">
        <w:rPr>
          <w:rFonts w:asciiTheme="minorBidi" w:hAnsiTheme="minorBidi"/>
          <w:color w:val="000000" w:themeColor="text1"/>
          <w:sz w:val="20"/>
          <w:szCs w:val="20"/>
        </w:rPr>
        <w:t>.</w:t>
      </w:r>
      <w:r w:rsidR="00702420" w:rsidRPr="003F7BF2">
        <w:rPr>
          <w:rFonts w:asciiTheme="minorBidi" w:hAnsiTheme="minorBidi"/>
          <w:color w:val="000000" w:themeColor="text1"/>
          <w:sz w:val="20"/>
          <w:szCs w:val="20"/>
        </w:rPr>
        <w:t xml:space="preserve"> First</w:t>
      </w:r>
      <w:r w:rsidR="00702420" w:rsidRPr="003F7BF2">
        <w:rPr>
          <w:rFonts w:asciiTheme="minorBidi" w:hAnsiTheme="minorBidi"/>
          <w:sz w:val="20"/>
          <w:szCs w:val="20"/>
        </w:rPr>
        <w:t xml:space="preserve">, we focused on </w:t>
      </w:r>
      <w:proofErr w:type="spellStart"/>
      <w:r w:rsidR="00702420" w:rsidRPr="003F7BF2">
        <w:rPr>
          <w:rFonts w:asciiTheme="minorBidi" w:hAnsiTheme="minorBidi"/>
          <w:i/>
          <w:sz w:val="20"/>
          <w:szCs w:val="20"/>
        </w:rPr>
        <w:t>Blattabacterium</w:t>
      </w:r>
      <w:proofErr w:type="spellEnd"/>
      <w:r w:rsidR="00702420" w:rsidRPr="003F7BF2">
        <w:rPr>
          <w:rFonts w:asciiTheme="minorBidi" w:hAnsiTheme="minorBidi"/>
          <w:sz w:val="20"/>
          <w:szCs w:val="20"/>
        </w:rPr>
        <w:t xml:space="preserve">, an obligate endosymbiont whose genome is likely to come in close contact with host nuclear DNA during </w:t>
      </w:r>
      <w:r w:rsidR="002634E9" w:rsidRPr="003F7BF2">
        <w:rPr>
          <w:rFonts w:asciiTheme="minorBidi" w:hAnsiTheme="minorBidi"/>
          <w:sz w:val="20"/>
          <w:szCs w:val="20"/>
        </w:rPr>
        <w:t>oogenesis</w:t>
      </w:r>
      <w:r w:rsidR="002634E9" w:rsidRPr="003F7BF2">
        <w:rPr>
          <w:rFonts w:asciiTheme="minorBidi" w:hAnsiTheme="minorBidi"/>
          <w:sz w:val="20"/>
        </w:rPr>
        <w:t xml:space="preserve"> and</w:t>
      </w:r>
      <w:r w:rsidRPr="003F7BF2">
        <w:rPr>
          <w:rFonts w:asciiTheme="minorBidi" w:hAnsiTheme="minorBidi"/>
          <w:sz w:val="20"/>
          <w:szCs w:val="20"/>
        </w:rPr>
        <w:t xml:space="preserve"> </w:t>
      </w:r>
      <w:r w:rsidR="00702420" w:rsidRPr="003F7BF2">
        <w:rPr>
          <w:rFonts w:asciiTheme="minorBidi" w:hAnsiTheme="minorBidi"/>
          <w:sz w:val="20"/>
          <w:szCs w:val="20"/>
        </w:rPr>
        <w:t>development. Second</w:t>
      </w:r>
      <w:r w:rsidR="006231F1" w:rsidRPr="003F7BF2">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3F7BF2">
        <w:rPr>
          <w:rFonts w:asciiTheme="minorBidi" w:hAnsiTheme="minorBidi"/>
          <w:i/>
          <w:sz w:val="20"/>
          <w:szCs w:val="20"/>
        </w:rPr>
        <w:t>Blattabacterium</w:t>
      </w:r>
      <w:proofErr w:type="spellEnd"/>
      <w:r w:rsidR="006231F1" w:rsidRPr="003F7BF2">
        <w:rPr>
          <w:rFonts w:asciiTheme="minorBidi" w:hAnsiTheme="minorBidi"/>
          <w:i/>
          <w:sz w:val="20"/>
          <w:szCs w:val="20"/>
        </w:rPr>
        <w:t xml:space="preserve"> </w:t>
      </w:r>
      <w:r w:rsidR="00782BE9">
        <w:rPr>
          <w:rFonts w:asciiTheme="minorBidi" w:hAnsiTheme="minorBidi"/>
          <w:sz w:val="20"/>
          <w:szCs w:val="20"/>
        </w:rPr>
        <w:t>to cockroaches</w:t>
      </w:r>
      <w:r w:rsidR="006231F1" w:rsidRPr="003F7BF2">
        <w:rPr>
          <w:rFonts w:asciiTheme="minorBidi" w:hAnsiTheme="minorBidi"/>
          <w:sz w:val="20"/>
          <w:szCs w:val="20"/>
        </w:rPr>
        <w:t xml:space="preserve"> [8]; however, this is likely due to a focus on </w:t>
      </w:r>
      <w:r w:rsidR="001A3E93">
        <w:rPr>
          <w:rFonts w:asciiTheme="minorBidi" w:hAnsiTheme="minorBidi"/>
          <w:sz w:val="20"/>
          <w:szCs w:val="20"/>
        </w:rPr>
        <w:t>gene regions</w:t>
      </w:r>
      <w:r w:rsidR="006231F1" w:rsidRPr="003F7BF2">
        <w:rPr>
          <w:rFonts w:asciiTheme="minorBidi" w:hAnsiTheme="minorBidi"/>
          <w:sz w:val="20"/>
          <w:szCs w:val="20"/>
        </w:rPr>
        <w:t xml:space="preserve">. </w:t>
      </w:r>
      <w:r w:rsidR="00702420" w:rsidRPr="003F7BF2">
        <w:rPr>
          <w:rFonts w:asciiTheme="minorBidi" w:hAnsiTheme="minorBidi"/>
          <w:sz w:val="20"/>
          <w:szCs w:val="20"/>
        </w:rPr>
        <w:t>Third</w:t>
      </w:r>
      <w:r w:rsidR="006231F1" w:rsidRPr="003F7BF2">
        <w:rPr>
          <w:rFonts w:asciiTheme="minorBidi" w:hAnsiTheme="minorBidi"/>
          <w:sz w:val="20"/>
          <w:szCs w:val="20"/>
        </w:rPr>
        <w:t xml:space="preserve">, while previous studies filtered for the completeness of inserted coding sequences, we identified inserts as short as 50 bp. </w:t>
      </w:r>
      <w:r w:rsidR="00703734" w:rsidRPr="003F7BF2">
        <w:rPr>
          <w:rFonts w:asciiTheme="minorBidi" w:hAnsiTheme="minorBidi"/>
          <w:sz w:val="20"/>
        </w:rPr>
        <w:t xml:space="preserve">Fourth, previous studies often relied on short-read sequencing, where inserts spanning </w:t>
      </w:r>
      <w:r w:rsidR="00703734" w:rsidRPr="003F7BF2">
        <w:rPr>
          <w:rFonts w:asciiTheme="minorBidi" w:hAnsiTheme="minorBidi"/>
          <w:sz w:val="20"/>
          <w:szCs w:val="20"/>
        </w:rPr>
        <w:t>most</w:t>
      </w:r>
      <w:r w:rsidR="00703734" w:rsidRPr="003F7BF2">
        <w:rPr>
          <w:rFonts w:asciiTheme="minorBidi" w:hAnsiTheme="minorBidi"/>
          <w:sz w:val="20"/>
        </w:rPr>
        <w:t xml:space="preserve"> of a sequence read may have been misidentified as bacterial contamination and discarded. In contrast, we </w:t>
      </w:r>
      <w:r w:rsidR="00703734" w:rsidRPr="003F7BF2">
        <w:rPr>
          <w:rFonts w:asciiTheme="minorBidi" w:hAnsiTheme="minorBidi"/>
          <w:sz w:val="20"/>
          <w:szCs w:val="20"/>
        </w:rPr>
        <w:t xml:space="preserve">did not actively exclude </w:t>
      </w:r>
      <w:proofErr w:type="spellStart"/>
      <w:r w:rsidR="00703734" w:rsidRPr="003F7BF2">
        <w:rPr>
          <w:rFonts w:asciiTheme="minorBidi" w:hAnsiTheme="minorBidi"/>
          <w:i/>
          <w:iCs/>
          <w:sz w:val="20"/>
          <w:szCs w:val="20"/>
        </w:rPr>
        <w:t>Blattabacterium</w:t>
      </w:r>
      <w:proofErr w:type="spellEnd"/>
      <w:r w:rsidR="00703734" w:rsidRPr="003F7BF2">
        <w:rPr>
          <w:rFonts w:asciiTheme="minorBidi" w:hAnsiTheme="minorBidi"/>
          <w:sz w:val="20"/>
          <w:szCs w:val="20"/>
        </w:rPr>
        <w:t xml:space="preserve">-like sequences </w:t>
      </w:r>
      <w:r w:rsidR="00291C86" w:rsidRPr="003F7BF2">
        <w:rPr>
          <w:rFonts w:asciiTheme="minorBidi" w:hAnsiTheme="minorBidi"/>
          <w:sz w:val="20"/>
          <w:szCs w:val="20"/>
        </w:rPr>
        <w:t xml:space="preserve">during assembly, </w:t>
      </w:r>
      <w:r w:rsidR="00703734" w:rsidRPr="003F7BF2">
        <w:rPr>
          <w:rFonts w:asciiTheme="minorBidi" w:hAnsiTheme="minorBidi"/>
          <w:sz w:val="20"/>
          <w:szCs w:val="20"/>
        </w:rPr>
        <w:t xml:space="preserve">and </w:t>
      </w:r>
      <w:proofErr w:type="spellStart"/>
      <w:r w:rsidR="00703734" w:rsidRPr="003F7BF2">
        <w:rPr>
          <w:rFonts w:asciiTheme="minorBidi" w:hAnsiTheme="minorBidi"/>
          <w:sz w:val="20"/>
          <w:szCs w:val="20"/>
        </w:rPr>
        <w:t>analysed</w:t>
      </w:r>
      <w:proofErr w:type="spellEnd"/>
      <w:r w:rsidR="00703734" w:rsidRPr="003F7BF2">
        <w:rPr>
          <w:rFonts w:asciiTheme="minorBidi" w:hAnsiTheme="minorBidi"/>
          <w:sz w:val="20"/>
          <w:szCs w:val="20"/>
        </w:rPr>
        <w:t xml:space="preserve"> genomes generated using both short- and long-read data (Dataset S2). Long-read data enables detection of inserts flanked by host sequence that may </w:t>
      </w:r>
      <w:r w:rsidR="004672D9">
        <w:rPr>
          <w:rFonts w:asciiTheme="minorBidi" w:hAnsiTheme="minorBidi"/>
          <w:sz w:val="20"/>
          <w:szCs w:val="20"/>
        </w:rPr>
        <w:t xml:space="preserve">have </w:t>
      </w:r>
      <w:r w:rsidR="00703734" w:rsidRPr="003F7BF2">
        <w:rPr>
          <w:rFonts w:asciiTheme="minorBidi" w:hAnsiTheme="minorBidi"/>
          <w:sz w:val="20"/>
          <w:szCs w:val="20"/>
        </w:rPr>
        <w:t>be</w:t>
      </w:r>
      <w:r w:rsidR="004672D9">
        <w:rPr>
          <w:rFonts w:asciiTheme="minorBidi" w:hAnsiTheme="minorBidi"/>
          <w:sz w:val="20"/>
          <w:szCs w:val="20"/>
        </w:rPr>
        <w:t>en</w:t>
      </w:r>
      <w:r w:rsidR="00703734" w:rsidRPr="003F7BF2">
        <w:rPr>
          <w:rFonts w:asciiTheme="minorBidi" w:hAnsiTheme="minorBidi"/>
          <w:sz w:val="20"/>
          <w:szCs w:val="20"/>
        </w:rPr>
        <w:t xml:space="preserve"> missed </w:t>
      </w:r>
      <w:r w:rsidR="00B136DF">
        <w:rPr>
          <w:rFonts w:asciiTheme="minorBidi" w:hAnsiTheme="minorBidi"/>
          <w:sz w:val="20"/>
          <w:szCs w:val="20"/>
        </w:rPr>
        <w:t>when</w:t>
      </w:r>
      <w:r w:rsidR="00E65BC9">
        <w:rPr>
          <w:rFonts w:asciiTheme="minorBidi" w:hAnsiTheme="minorBidi"/>
          <w:sz w:val="20"/>
          <w:szCs w:val="20"/>
        </w:rPr>
        <w:t xml:space="preserve"> using</w:t>
      </w:r>
      <w:r w:rsidR="00703734" w:rsidRPr="003F7BF2">
        <w:rPr>
          <w:rFonts w:asciiTheme="minorBidi" w:hAnsiTheme="minorBidi"/>
          <w:sz w:val="20"/>
          <w:szCs w:val="20"/>
        </w:rPr>
        <w:t xml:space="preserve"> short-read data.</w:t>
      </w:r>
      <w:r w:rsidR="004414DD" w:rsidRPr="003F7BF2">
        <w:rPr>
          <w:rFonts w:asciiTheme="minorBidi" w:hAnsiTheme="minorBidi"/>
          <w:sz w:val="20"/>
          <w:szCs w:val="20"/>
        </w:rPr>
        <w:t xml:space="preserve"> </w:t>
      </w:r>
      <w:r w:rsidR="00291C86" w:rsidRPr="003F7BF2">
        <w:rPr>
          <w:rFonts w:asciiTheme="minorBidi" w:hAnsiTheme="minorBidi"/>
          <w:sz w:val="20"/>
          <w:szCs w:val="20"/>
        </w:rPr>
        <w:t xml:space="preserve">Using the same pipeline, we identified comparatively low numbers of inserts from </w:t>
      </w:r>
      <w:r w:rsidR="00291C86" w:rsidRPr="003F7BF2">
        <w:rPr>
          <w:rFonts w:asciiTheme="minorBidi" w:hAnsiTheme="minorBidi"/>
          <w:i/>
          <w:iCs/>
          <w:sz w:val="20"/>
          <w:szCs w:val="20"/>
        </w:rPr>
        <w:t>Wolbachia</w:t>
      </w:r>
      <w:r w:rsidR="00291C86" w:rsidRPr="003F7BF2">
        <w:rPr>
          <w:rFonts w:asciiTheme="minorBidi" w:hAnsiTheme="minorBidi"/>
          <w:sz w:val="20"/>
          <w:szCs w:val="20"/>
        </w:rPr>
        <w:t xml:space="preserve">, and </w:t>
      </w:r>
      <w:r w:rsidR="00CD5EE5" w:rsidRPr="003F7BF2">
        <w:rPr>
          <w:rFonts w:asciiTheme="minorBidi" w:hAnsiTheme="minorBidi"/>
          <w:sz w:val="20"/>
          <w:szCs w:val="20"/>
        </w:rPr>
        <w:t>few</w:t>
      </w:r>
      <w:r w:rsidR="007C020E" w:rsidRPr="003F7BF2">
        <w:rPr>
          <w:rFonts w:asciiTheme="minorBidi" w:hAnsiTheme="minorBidi"/>
          <w:sz w:val="20"/>
          <w:szCs w:val="20"/>
        </w:rPr>
        <w:t xml:space="preserve"> to </w:t>
      </w:r>
      <w:r w:rsidR="008807D7" w:rsidRPr="003F7BF2">
        <w:rPr>
          <w:rFonts w:asciiTheme="minorBidi" w:hAnsiTheme="minorBidi"/>
          <w:sz w:val="20"/>
          <w:szCs w:val="20"/>
        </w:rPr>
        <w:t>no</w:t>
      </w:r>
      <w:ins w:id="13" w:author="Nathan Lo" w:date="2026-05-05T10:12:00Z" w16du:dateUtc="2026-05-05T00:12:00Z">
        <w:r w:rsidR="007845DB">
          <w:rPr>
            <w:rFonts w:asciiTheme="minorBidi" w:hAnsiTheme="minorBidi"/>
            <w:sz w:val="20"/>
            <w:szCs w:val="20"/>
          </w:rPr>
          <w:t xml:space="preserve"> </w:t>
        </w:r>
        <w:commentRangeStart w:id="14"/>
        <w:r w:rsidR="007845DB">
          <w:rPr>
            <w:rFonts w:asciiTheme="minorBidi" w:hAnsiTheme="minorBidi"/>
            <w:sz w:val="20"/>
            <w:szCs w:val="20"/>
          </w:rPr>
          <w:t>putative</w:t>
        </w:r>
      </w:ins>
      <w:r w:rsidR="008807D7" w:rsidRPr="003F7BF2">
        <w:rPr>
          <w:rFonts w:asciiTheme="minorBidi" w:hAnsiTheme="minorBidi"/>
          <w:sz w:val="20"/>
          <w:szCs w:val="20"/>
        </w:rPr>
        <w:t xml:space="preserve"> </w:t>
      </w:r>
      <w:commentRangeEnd w:id="14"/>
      <w:r w:rsidR="007845DB">
        <w:rPr>
          <w:rStyle w:val="CommentReference"/>
          <w:rFonts w:ascii="Times New Roman" w:eastAsia="Times New Roman" w:hAnsi="Times New Roman" w:cs="Times New Roman"/>
        </w:rPr>
        <w:commentReference w:id="14"/>
      </w:r>
      <w:r w:rsidR="00291C86" w:rsidRPr="003F7BF2">
        <w:rPr>
          <w:rFonts w:asciiTheme="minorBidi" w:hAnsiTheme="minorBidi"/>
          <w:sz w:val="20"/>
          <w:szCs w:val="20"/>
        </w:rPr>
        <w:t xml:space="preserve">inserts from </w:t>
      </w:r>
      <w:proofErr w:type="spellStart"/>
      <w:r w:rsidR="00291C86" w:rsidRPr="003F7BF2">
        <w:rPr>
          <w:rFonts w:asciiTheme="minorBidi" w:hAnsiTheme="minorBidi"/>
          <w:i/>
          <w:iCs/>
          <w:sz w:val="20"/>
          <w:szCs w:val="20"/>
        </w:rPr>
        <w:t>Buchnera</w:t>
      </w:r>
      <w:proofErr w:type="spellEnd"/>
      <w:r w:rsidR="00291C86" w:rsidRPr="003F7BF2">
        <w:rPr>
          <w:rFonts w:asciiTheme="minorBidi" w:hAnsiTheme="minorBidi"/>
          <w:sz w:val="20"/>
          <w:szCs w:val="20"/>
        </w:rPr>
        <w:t xml:space="preserve"> (</w:t>
      </w:r>
      <w:r w:rsidR="00E65BC9">
        <w:rPr>
          <w:rFonts w:asciiTheme="minorBidi" w:hAnsiTheme="minorBidi"/>
          <w:sz w:val="20"/>
          <w:szCs w:val="20"/>
        </w:rPr>
        <w:t>which</w:t>
      </w:r>
      <w:r w:rsidR="00673E36" w:rsidRPr="003F7BF2">
        <w:rPr>
          <w:rFonts w:asciiTheme="minorBidi" w:hAnsiTheme="minorBidi"/>
          <w:sz w:val="20"/>
          <w:szCs w:val="20"/>
        </w:rPr>
        <w:t xml:space="preserve"> </w:t>
      </w:r>
      <w:r w:rsidR="00291C86" w:rsidRPr="003F7BF2">
        <w:rPr>
          <w:rFonts w:asciiTheme="minorBidi" w:hAnsiTheme="minorBidi"/>
          <w:sz w:val="20"/>
          <w:szCs w:val="20"/>
        </w:rPr>
        <w:t>infect</w:t>
      </w:r>
      <w:r w:rsidR="00673E36" w:rsidRPr="003F7BF2">
        <w:rPr>
          <w:rFonts w:asciiTheme="minorBidi" w:hAnsiTheme="minorBidi"/>
          <w:sz w:val="20"/>
          <w:szCs w:val="20"/>
        </w:rPr>
        <w:t>s</w:t>
      </w:r>
      <w:r w:rsidR="00291C86" w:rsidRPr="003F7BF2">
        <w:rPr>
          <w:rFonts w:asciiTheme="minorBidi" w:hAnsiTheme="minorBidi"/>
          <w:sz w:val="20"/>
          <w:szCs w:val="20"/>
        </w:rPr>
        <w:t xml:space="preserve"> aphids</w:t>
      </w:r>
      <w:r w:rsidR="00E65BC9">
        <w:rPr>
          <w:rFonts w:asciiTheme="minorBidi" w:hAnsiTheme="minorBidi"/>
          <w:sz w:val="20"/>
          <w:szCs w:val="20"/>
        </w:rPr>
        <w:t>,</w:t>
      </w:r>
      <w:r w:rsidR="00291C86" w:rsidRPr="003F7BF2">
        <w:rPr>
          <w:rFonts w:asciiTheme="minorBidi" w:hAnsiTheme="minorBidi"/>
          <w:sz w:val="20"/>
          <w:szCs w:val="20"/>
        </w:rPr>
        <w:t xml:space="preserve"> and not cockroaches) (see </w:t>
      </w:r>
      <w:r w:rsidR="00E65BC9" w:rsidRPr="00E65BC9">
        <w:rPr>
          <w:rFonts w:asciiTheme="minorBidi" w:hAnsiTheme="minorBidi"/>
          <w:sz w:val="20"/>
          <w:szCs w:val="20"/>
        </w:rPr>
        <w:t>SI Appendix</w:t>
      </w:r>
      <w:r w:rsidR="00291C86" w:rsidRPr="003F7BF2">
        <w:rPr>
          <w:rFonts w:asciiTheme="minorBidi" w:hAnsiTheme="minorBidi"/>
          <w:sz w:val="20"/>
          <w:szCs w:val="20"/>
        </w:rPr>
        <w:t xml:space="preserve">). </w:t>
      </w:r>
    </w:p>
    <w:p w14:paraId="0BF03348" w14:textId="13A41274" w:rsidR="006231F1" w:rsidRPr="003F7BF2" w:rsidRDefault="006231F1" w:rsidP="006231F1">
      <w:pPr>
        <w:rPr>
          <w:rFonts w:asciiTheme="minorBidi" w:hAnsiTheme="minorBidi"/>
          <w:sz w:val="20"/>
          <w:szCs w:val="20"/>
        </w:rPr>
      </w:pPr>
      <w:bookmarkStart w:id="15" w:name="OLE_LINK3"/>
      <w:bookmarkStart w:id="16" w:name="OLE_LINK4"/>
      <w:proofErr w:type="spellStart"/>
      <w:r w:rsidRPr="003F7BF2">
        <w:rPr>
          <w:rFonts w:asciiTheme="minorBidi" w:hAnsiTheme="minorBidi"/>
          <w:sz w:val="20"/>
          <w:szCs w:val="20"/>
        </w:rPr>
        <w:t>Panesthiina</w:t>
      </w:r>
      <w:r w:rsidR="00C415B4" w:rsidRPr="003F7BF2">
        <w:rPr>
          <w:rFonts w:asciiTheme="minorBidi" w:hAnsiTheme="minorBidi"/>
          <w:sz w:val="20"/>
        </w:rPr>
        <w:t>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bookmarkEnd w:id="15"/>
      <w:bookmarkEnd w:id="16"/>
      <w:proofErr w:type="spellEnd"/>
      <w:r w:rsidRPr="003F7BF2">
        <w:rPr>
          <w:rFonts w:asciiTheme="minorBidi" w:hAnsiTheme="minorBidi"/>
          <w:sz w:val="20"/>
          <w:szCs w:val="20"/>
        </w:rPr>
        <w:t xml:space="preserve"> were found to possess particularly high numbers of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derived inserts (</w:t>
      </w:r>
      <w:r w:rsidRPr="003F7BF2">
        <w:rPr>
          <w:rFonts w:asciiTheme="minorBidi" w:hAnsiTheme="minorBidi"/>
          <w:color w:val="000000" w:themeColor="text1"/>
          <w:sz w:val="20"/>
          <w:szCs w:val="20"/>
        </w:rPr>
        <w:t xml:space="preserve">Fig. 1A). </w:t>
      </w:r>
      <w:r w:rsidR="00736E9A" w:rsidRPr="003F7BF2">
        <w:rPr>
          <w:rFonts w:asciiTheme="minorBidi" w:hAnsiTheme="minorBidi"/>
          <w:color w:val="000000" w:themeColor="text1"/>
          <w:sz w:val="20"/>
          <w:szCs w:val="20"/>
        </w:rPr>
        <w:t xml:space="preserve">Previous work found that </w:t>
      </w:r>
      <w:r w:rsidR="00736E9A" w:rsidRPr="003F7BF2">
        <w:rPr>
          <w:rFonts w:asciiTheme="minorBidi" w:hAnsiTheme="minorBidi"/>
          <w:sz w:val="20"/>
          <w:szCs w:val="20"/>
        </w:rPr>
        <w:t>t</w:t>
      </w:r>
      <w:r w:rsidRPr="003F7BF2">
        <w:rPr>
          <w:rFonts w:asciiTheme="minorBidi" w:hAnsiTheme="minorBidi"/>
          <w:sz w:val="20"/>
          <w:szCs w:val="20"/>
        </w:rPr>
        <w:t>his group has experienced considerabl</w:t>
      </w:r>
      <w:r w:rsidR="00405C25" w:rsidRPr="003F7BF2">
        <w:rPr>
          <w:rFonts w:asciiTheme="minorBidi" w:hAnsiTheme="minorBidi"/>
          <w:sz w:val="20"/>
          <w:szCs w:val="20"/>
        </w:rPr>
        <w:t>e</w:t>
      </w:r>
      <w:r w:rsidRPr="003F7BF2">
        <w:rPr>
          <w:rFonts w:asciiTheme="minorBidi" w:hAnsiTheme="minorBidi"/>
          <w:sz w:val="20"/>
          <w:szCs w:val="20"/>
        </w:rPr>
        <w:t xml:space="preserve"> genome-wide relaxed selection [1</w:t>
      </w:r>
      <w:r w:rsidR="00990DCA" w:rsidRPr="003F7BF2">
        <w:rPr>
          <w:rFonts w:asciiTheme="minorBidi" w:hAnsiTheme="minorBidi"/>
          <w:sz w:val="20"/>
          <w:szCs w:val="20"/>
        </w:rPr>
        <w:t>0</w:t>
      </w:r>
      <w:r w:rsidRPr="003F7BF2">
        <w:rPr>
          <w:rFonts w:asciiTheme="minorBidi" w:hAnsiTheme="minorBidi"/>
          <w:sz w:val="20"/>
          <w:szCs w:val="20"/>
        </w:rPr>
        <w:t xml:space="preserve">], </w:t>
      </w:r>
      <w:r w:rsidR="00CE6AC2" w:rsidRPr="003F7BF2">
        <w:rPr>
          <w:rFonts w:asciiTheme="minorBidi" w:hAnsiTheme="minorBidi"/>
          <w:sz w:val="20"/>
          <w:szCs w:val="20"/>
        </w:rPr>
        <w:t xml:space="preserve">possibly due to </w:t>
      </w:r>
      <w:r w:rsidR="00405C25" w:rsidRPr="003F7BF2">
        <w:rPr>
          <w:rFonts w:asciiTheme="minorBidi" w:hAnsiTheme="minorBidi"/>
          <w:sz w:val="20"/>
          <w:szCs w:val="20"/>
        </w:rPr>
        <w:t xml:space="preserve">reduced </w:t>
      </w:r>
      <w:r w:rsidR="00CE6AC2" w:rsidRPr="003F7BF2">
        <w:rPr>
          <w:rFonts w:asciiTheme="minorBidi" w:hAnsiTheme="minorBidi"/>
          <w:sz w:val="20"/>
          <w:szCs w:val="20"/>
        </w:rPr>
        <w:t xml:space="preserve">effective population sizes, </w:t>
      </w:r>
      <w:r w:rsidRPr="003F7BF2">
        <w:rPr>
          <w:rFonts w:asciiTheme="minorBidi" w:hAnsiTheme="minorBidi"/>
          <w:sz w:val="20"/>
          <w:szCs w:val="20"/>
        </w:rPr>
        <w:t xml:space="preserve">which </w:t>
      </w:r>
      <w:r w:rsidR="00CE6AC2" w:rsidRPr="003F7BF2">
        <w:rPr>
          <w:rFonts w:asciiTheme="minorBidi" w:hAnsiTheme="minorBidi"/>
          <w:sz w:val="20"/>
          <w:szCs w:val="20"/>
        </w:rPr>
        <w:t xml:space="preserve">may </w:t>
      </w:r>
      <w:r w:rsidRPr="003F7BF2">
        <w:rPr>
          <w:rFonts w:asciiTheme="minorBidi" w:hAnsiTheme="minorBidi"/>
          <w:sz w:val="20"/>
          <w:szCs w:val="20"/>
        </w:rPr>
        <w:t xml:space="preserve">allow larger numbers of inserts to persist. The </w:t>
      </w:r>
      <w:del w:id="17" w:author="Nathan Lo" w:date="2026-05-05T10:13:00Z" w16du:dateUtc="2026-05-05T00:13:00Z">
        <w:r w:rsidRPr="003F7BF2" w:rsidDel="007845DB">
          <w:rPr>
            <w:rFonts w:asciiTheme="minorBidi" w:hAnsiTheme="minorBidi"/>
            <w:sz w:val="20"/>
            <w:szCs w:val="20"/>
          </w:rPr>
          <w:delText>low number of inserts</w:delText>
        </w:r>
      </w:del>
      <w:ins w:id="18" w:author="Nathan Lo" w:date="2026-05-05T10:13:00Z" w16du:dateUtc="2026-05-05T00:13:00Z">
        <w:r w:rsidR="007845DB">
          <w:rPr>
            <w:rFonts w:asciiTheme="minorBidi" w:hAnsiTheme="minorBidi"/>
            <w:sz w:val="20"/>
            <w:szCs w:val="20"/>
          </w:rPr>
          <w:t>absence</w:t>
        </w:r>
      </w:ins>
      <w:ins w:id="19" w:author="Nathan Lo" w:date="2026-05-05T10:14:00Z" w16du:dateUtc="2026-05-05T00:14:00Z">
        <w:r w:rsidR="007845DB">
          <w:rPr>
            <w:rFonts w:asciiTheme="minorBidi" w:hAnsiTheme="minorBidi"/>
            <w:sz w:val="20"/>
            <w:szCs w:val="20"/>
          </w:rPr>
          <w:t xml:space="preserve"> of inserts</w:t>
        </w:r>
      </w:ins>
      <w:r w:rsidRPr="003F7BF2">
        <w:rPr>
          <w:rFonts w:asciiTheme="minorBidi" w:hAnsiTheme="minorBidi"/>
          <w:sz w:val="20"/>
          <w:szCs w:val="20"/>
        </w:rPr>
        <w:t xml:space="preserve"> </w:t>
      </w:r>
      <w:del w:id="20" w:author="Nathan Lo" w:date="2026-05-05T10:14:00Z" w16du:dateUtc="2026-05-05T00:14:00Z">
        <w:r w:rsidRPr="003F7BF2" w:rsidDel="007845DB">
          <w:rPr>
            <w:rFonts w:asciiTheme="minorBidi" w:hAnsiTheme="minorBidi"/>
            <w:sz w:val="20"/>
            <w:szCs w:val="20"/>
          </w:rPr>
          <w:delText xml:space="preserve">identified </w:delText>
        </w:r>
      </w:del>
      <w:r w:rsidRPr="003F7BF2">
        <w:rPr>
          <w:rFonts w:asciiTheme="minorBidi" w:hAnsiTheme="minorBidi"/>
          <w:sz w:val="20"/>
          <w:szCs w:val="20"/>
        </w:rPr>
        <w:t xml:space="preserve">in </w:t>
      </w:r>
      <w:ins w:id="21" w:author="Nathan Lo" w:date="2026-05-05T10:14:00Z" w16du:dateUtc="2026-05-05T00:14:00Z">
        <w:r w:rsidR="007845DB">
          <w:rPr>
            <w:rFonts w:asciiTheme="minorBidi" w:hAnsiTheme="minorBidi"/>
            <w:sz w:val="20"/>
            <w:szCs w:val="20"/>
          </w:rPr>
          <w:t xml:space="preserve">4 </w:t>
        </w:r>
      </w:ins>
      <w:r w:rsidRPr="003F7BF2">
        <w:rPr>
          <w:rFonts w:asciiTheme="minorBidi" w:hAnsiTheme="minorBidi"/>
          <w:sz w:val="20"/>
          <w:szCs w:val="20"/>
        </w:rPr>
        <w:t xml:space="preserve">termite genomes </w:t>
      </w:r>
      <w:del w:id="22" w:author="Nathan Lo" w:date="2026-05-05T10:14:00Z" w16du:dateUtc="2026-05-05T00:14:00Z">
        <w:r w:rsidRPr="003F7BF2" w:rsidDel="007845DB">
          <w:rPr>
            <w:rFonts w:asciiTheme="minorBidi" w:hAnsiTheme="minorBidi"/>
            <w:sz w:val="20"/>
            <w:szCs w:val="20"/>
          </w:rPr>
          <w:delText xml:space="preserve">may </w:delText>
        </w:r>
      </w:del>
      <w:ins w:id="23" w:author="Nathan Lo" w:date="2026-05-05T10:14:00Z" w16du:dateUtc="2026-05-05T00:14:00Z">
        <w:r w:rsidR="007845DB">
          <w:rPr>
            <w:rFonts w:asciiTheme="minorBidi" w:hAnsiTheme="minorBidi"/>
            <w:sz w:val="20"/>
            <w:szCs w:val="20"/>
          </w:rPr>
          <w:t>likely</w:t>
        </w:r>
        <w:r w:rsidR="007845DB" w:rsidRPr="003F7BF2">
          <w:rPr>
            <w:rFonts w:asciiTheme="minorBidi" w:hAnsiTheme="minorBidi"/>
            <w:sz w:val="20"/>
            <w:szCs w:val="20"/>
          </w:rPr>
          <w:t xml:space="preserve"> </w:t>
        </w:r>
      </w:ins>
      <w:r w:rsidRPr="003F7BF2">
        <w:rPr>
          <w:rFonts w:asciiTheme="minorBidi" w:hAnsiTheme="minorBidi"/>
          <w:sz w:val="20"/>
          <w:szCs w:val="20"/>
        </w:rPr>
        <w:t xml:space="preserve">reflect the long-term absence of </w:t>
      </w:r>
      <w:proofErr w:type="spellStart"/>
      <w:r w:rsidRPr="003F7BF2">
        <w:rPr>
          <w:rFonts w:asciiTheme="minorBidi" w:hAnsiTheme="minorBidi"/>
          <w:i/>
          <w:iCs/>
          <w:sz w:val="20"/>
          <w:szCs w:val="20"/>
        </w:rPr>
        <w:t>Blattabacterium</w:t>
      </w:r>
      <w:commentRangeStart w:id="24"/>
      <w:proofErr w:type="spellEnd"/>
      <w:r w:rsidRPr="003F7BF2">
        <w:rPr>
          <w:rFonts w:asciiTheme="minorBidi" w:hAnsiTheme="minorBidi"/>
          <w:sz w:val="20"/>
          <w:szCs w:val="20"/>
        </w:rPr>
        <w:t>, as well as a considerable reduction in genome size</w:t>
      </w:r>
      <w:r w:rsidR="00FC3621" w:rsidRPr="00FC3621">
        <w:t xml:space="preserve"> </w:t>
      </w:r>
      <w:r w:rsidR="00FC3621" w:rsidRPr="00FC3621">
        <w:rPr>
          <w:rFonts w:asciiTheme="minorBidi" w:hAnsiTheme="minorBidi"/>
          <w:sz w:val="20"/>
          <w:szCs w:val="20"/>
        </w:rPr>
        <w:t>compared with cockroaches</w:t>
      </w:r>
      <w:r w:rsidRPr="003F7BF2">
        <w:rPr>
          <w:rFonts w:asciiTheme="minorBidi" w:hAnsiTheme="minorBidi"/>
          <w:sz w:val="20"/>
          <w:szCs w:val="20"/>
        </w:rPr>
        <w:t>.</w:t>
      </w:r>
      <w:commentRangeEnd w:id="24"/>
      <w:r w:rsidR="006264AE">
        <w:rPr>
          <w:rStyle w:val="CommentReference"/>
          <w:rFonts w:ascii="Times New Roman" w:eastAsia="Times New Roman" w:hAnsi="Times New Roman" w:cs="Times New Roman"/>
        </w:rPr>
        <w:commentReference w:id="24"/>
      </w:r>
    </w:p>
    <w:p w14:paraId="18EC0D8D" w14:textId="77777777" w:rsidR="006231F1" w:rsidRPr="003F7BF2" w:rsidRDefault="006231F1" w:rsidP="006231F1">
      <w:pPr>
        <w:rPr>
          <w:rFonts w:asciiTheme="minorBidi" w:hAnsiTheme="minorBidi"/>
          <w:i/>
          <w:iCs/>
          <w:sz w:val="20"/>
          <w:szCs w:val="20"/>
        </w:rPr>
      </w:pPr>
      <w:r w:rsidRPr="003F7BF2">
        <w:rPr>
          <w:rFonts w:asciiTheme="minorBidi" w:hAnsiTheme="minorBidi"/>
          <w:i/>
          <w:iCs/>
          <w:sz w:val="20"/>
          <w:szCs w:val="20"/>
        </w:rPr>
        <w:t xml:space="preserve">Evolution of </w:t>
      </w:r>
      <w:proofErr w:type="spellStart"/>
      <w:r w:rsidRPr="003F7BF2">
        <w:rPr>
          <w:rFonts w:asciiTheme="minorBidi" w:hAnsiTheme="minorBidi"/>
          <w:sz w:val="20"/>
          <w:szCs w:val="20"/>
        </w:rPr>
        <w:t>Blattabacterium</w:t>
      </w:r>
      <w:proofErr w:type="spellEnd"/>
      <w:r w:rsidRPr="003F7BF2">
        <w:rPr>
          <w:rFonts w:asciiTheme="minorBidi" w:hAnsiTheme="minorBidi"/>
          <w:i/>
          <w:iCs/>
          <w:sz w:val="20"/>
          <w:szCs w:val="20"/>
        </w:rPr>
        <w:t>-derived inserts in cockroach genomes</w:t>
      </w:r>
    </w:p>
    <w:p w14:paraId="08290310" w14:textId="49E4AA96" w:rsidR="006231F1"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 xml:space="preserve">Examination of insert position across </w:t>
      </w:r>
      <w:r w:rsidR="00F5460B" w:rsidRPr="003F7BF2">
        <w:rPr>
          <w:rFonts w:asciiTheme="minorBidi" w:hAnsiTheme="minorBidi"/>
          <w:color w:val="000000" w:themeColor="text1"/>
          <w:sz w:val="20"/>
          <w:szCs w:val="20"/>
        </w:rPr>
        <w:t>the cockroach genomes</w:t>
      </w:r>
      <w:r w:rsidRPr="003F7BF2">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3F7BF2">
        <w:rPr>
          <w:rFonts w:asciiTheme="minorBidi" w:hAnsiTheme="minorBidi"/>
          <w:color w:val="000000" w:themeColor="text1"/>
          <w:sz w:val="20"/>
          <w:szCs w:val="20"/>
        </w:rPr>
        <w:t>the genomes</w:t>
      </w:r>
      <w:r w:rsidRPr="003F7BF2">
        <w:rPr>
          <w:rFonts w:asciiTheme="minorBidi" w:hAnsiTheme="minorBidi"/>
          <w:color w:val="000000" w:themeColor="text1"/>
          <w:sz w:val="20"/>
          <w:szCs w:val="20"/>
        </w:rPr>
        <w:t>, which was &gt;25% in all but four (range 13.79–33.71%). The average size of inserts (+/- standard deviation) in intra</w:t>
      </w:r>
      <w:r w:rsidR="00F31341" w:rsidRPr="003F7BF2">
        <w:rPr>
          <w:rFonts w:asciiTheme="minorBidi" w:hAnsiTheme="minorBidi"/>
          <w:color w:val="000000" w:themeColor="text1"/>
          <w:sz w:val="20"/>
          <w:szCs w:val="20"/>
        </w:rPr>
        <w:t>genic regions</w:t>
      </w:r>
      <w:r w:rsidRPr="003F7BF2">
        <w:rPr>
          <w:rFonts w:asciiTheme="minorBidi" w:hAnsiTheme="minorBidi"/>
          <w:color w:val="000000" w:themeColor="text1"/>
          <w:sz w:val="20"/>
          <w:szCs w:val="20"/>
        </w:rPr>
        <w:t xml:space="preserve"> (199.13 +/- 138.75 bp) </w:t>
      </w:r>
      <w:r w:rsidR="00F31341" w:rsidRPr="003F7BF2">
        <w:rPr>
          <w:rFonts w:asciiTheme="minorBidi" w:hAnsiTheme="minorBidi"/>
          <w:color w:val="000000" w:themeColor="text1"/>
          <w:sz w:val="20"/>
          <w:szCs w:val="20"/>
        </w:rPr>
        <w:t xml:space="preserve">was similar to that in </w:t>
      </w:r>
      <w:r w:rsidRPr="003F7BF2">
        <w:rPr>
          <w:rFonts w:asciiTheme="minorBidi" w:hAnsiTheme="minorBidi"/>
          <w:color w:val="000000" w:themeColor="text1"/>
          <w:sz w:val="20"/>
          <w:szCs w:val="20"/>
        </w:rPr>
        <w:t xml:space="preserve">intergenic </w:t>
      </w:r>
      <w:r w:rsidR="00F31341" w:rsidRPr="003F7BF2">
        <w:rPr>
          <w:rFonts w:asciiTheme="minorBidi" w:hAnsiTheme="minorBidi"/>
          <w:color w:val="000000" w:themeColor="text1"/>
          <w:sz w:val="20"/>
          <w:szCs w:val="20"/>
        </w:rPr>
        <w:t xml:space="preserve">regions </w:t>
      </w:r>
      <w:r w:rsidRPr="003F7BF2">
        <w:rPr>
          <w:rFonts w:asciiTheme="minorBidi" w:hAnsiTheme="minorBidi"/>
          <w:color w:val="000000" w:themeColor="text1"/>
          <w:sz w:val="20"/>
          <w:szCs w:val="20"/>
        </w:rPr>
        <w:t>(191.70 +/- 126.24 bp)</w:t>
      </w:r>
      <w:r w:rsidR="00F31341" w:rsidRPr="003F7BF2">
        <w:rPr>
          <w:rFonts w:asciiTheme="minorBidi" w:hAnsiTheme="minorBidi"/>
          <w:color w:val="000000" w:themeColor="text1"/>
          <w:sz w:val="20"/>
          <w:szCs w:val="20"/>
        </w:rPr>
        <w:t>,</w:t>
      </w:r>
      <w:r w:rsidRPr="003F7BF2">
        <w:rPr>
          <w:rFonts w:asciiTheme="minorBidi" w:hAnsiTheme="minorBidi"/>
          <w:color w:val="000000" w:themeColor="text1"/>
          <w:sz w:val="20"/>
          <w:szCs w:val="20"/>
        </w:rPr>
        <w:t xml:space="preserve"> although significantly higher in the former (one-way nested analysis of variance: </w:t>
      </w:r>
      <w:r w:rsidRPr="003F7BF2">
        <w:rPr>
          <w:rFonts w:asciiTheme="minorBidi" w:hAnsiTheme="minorBidi"/>
          <w:i/>
          <w:iCs/>
          <w:color w:val="000000" w:themeColor="text1"/>
          <w:sz w:val="20"/>
          <w:szCs w:val="20"/>
        </w:rPr>
        <w:t>F</w:t>
      </w:r>
      <w:r w:rsidRPr="003F7BF2">
        <w:rPr>
          <w:rFonts w:asciiTheme="minorBidi" w:hAnsiTheme="minorBidi"/>
          <w:color w:val="000000" w:themeColor="text1"/>
          <w:sz w:val="20"/>
          <w:szCs w:val="20"/>
          <w:vertAlign w:val="subscript"/>
        </w:rPr>
        <w:t>1,39424</w:t>
      </w:r>
      <w:r w:rsidRPr="003F7BF2">
        <w:rPr>
          <w:rFonts w:asciiTheme="minorBidi" w:hAnsiTheme="minorBidi"/>
          <w:color w:val="000000" w:themeColor="text1"/>
          <w:sz w:val="20"/>
          <w:szCs w:val="20"/>
        </w:rPr>
        <w:t xml:space="preserve"> = 17.96, </w:t>
      </w:r>
      <w:r w:rsidRPr="003F7BF2">
        <w:rPr>
          <w:rFonts w:asciiTheme="minorBidi" w:hAnsiTheme="minorBidi"/>
          <w:i/>
          <w:iCs/>
          <w:color w:val="000000" w:themeColor="text1"/>
          <w:sz w:val="20"/>
          <w:szCs w:val="20"/>
        </w:rPr>
        <w:t>p</w:t>
      </w:r>
      <w:r w:rsidRPr="003F7BF2">
        <w:rPr>
          <w:rFonts w:asciiTheme="minorBidi" w:hAnsiTheme="minorBidi"/>
          <w:color w:val="000000" w:themeColor="text1"/>
          <w:sz w:val="20"/>
          <w:szCs w:val="20"/>
        </w:rPr>
        <w:t xml:space="preserve"> &lt; 0.01; Fig. 1B). Insert sequences </w:t>
      </w:r>
      <w:r w:rsidR="00F31341" w:rsidRPr="003F7BF2">
        <w:rPr>
          <w:rFonts w:asciiTheme="minorBidi" w:hAnsiTheme="minorBidi"/>
          <w:color w:val="000000" w:themeColor="text1"/>
          <w:sz w:val="20"/>
          <w:szCs w:val="20"/>
        </w:rPr>
        <w:t>had</w:t>
      </w:r>
      <w:r w:rsidRPr="003F7BF2">
        <w:rPr>
          <w:rFonts w:asciiTheme="minorBidi" w:hAnsiTheme="minorBidi"/>
          <w:color w:val="000000" w:themeColor="text1"/>
          <w:sz w:val="20"/>
          <w:szCs w:val="20"/>
        </w:rPr>
        <w:t xml:space="preserve"> GC content (17.9–29.6%) similar to </w:t>
      </w:r>
      <w:r w:rsidR="00F31341" w:rsidRPr="003F7BF2">
        <w:rPr>
          <w:rFonts w:asciiTheme="minorBidi" w:hAnsiTheme="minorBidi"/>
          <w:color w:val="000000" w:themeColor="text1"/>
          <w:sz w:val="20"/>
          <w:szCs w:val="20"/>
        </w:rPr>
        <w:t xml:space="preserve">those of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(21.3–28.2%), but considerably lower than those of cockroach and termite genomes (34.5–41.1%).</w:t>
      </w:r>
      <w:r w:rsidRPr="003F7BF2">
        <w:rPr>
          <w:rFonts w:asciiTheme="minorBidi" w:hAnsiTheme="minorBidi"/>
          <w:sz w:val="20"/>
          <w:szCs w:val="20"/>
        </w:rPr>
        <w:t xml:space="preserve"> There was no apparent bias in the origin of inserts with respect to their position in the </w:t>
      </w:r>
      <w:proofErr w:type="spellStart"/>
      <w:r w:rsidRPr="003F7BF2">
        <w:rPr>
          <w:rFonts w:asciiTheme="minorBidi" w:hAnsiTheme="minorBidi"/>
          <w:i/>
          <w:iCs/>
          <w:sz w:val="20"/>
          <w:szCs w:val="20"/>
        </w:rPr>
        <w:t>Blattabacterium</w:t>
      </w:r>
      <w:proofErr w:type="spellEnd"/>
      <w:r w:rsidRPr="003F7BF2">
        <w:rPr>
          <w:rFonts w:asciiTheme="minorBidi" w:hAnsiTheme="minorBidi"/>
          <w:i/>
          <w:iCs/>
          <w:sz w:val="20"/>
          <w:szCs w:val="20"/>
        </w:rPr>
        <w:t xml:space="preserve"> </w:t>
      </w:r>
      <w:r w:rsidRPr="003F7BF2">
        <w:rPr>
          <w:rFonts w:asciiTheme="minorBidi" w:hAnsiTheme="minorBidi"/>
          <w:sz w:val="20"/>
          <w:szCs w:val="20"/>
        </w:rPr>
        <w:t>genome</w:t>
      </w:r>
      <w:r w:rsidR="00F5460B" w:rsidRPr="003F7BF2">
        <w:rPr>
          <w:rFonts w:asciiTheme="minorBidi" w:hAnsiTheme="minorBidi"/>
          <w:sz w:val="20"/>
          <w:szCs w:val="20"/>
        </w:rPr>
        <w:t xml:space="preserve">, which is highly conserved in size, gene content, and gene order across </w:t>
      </w:r>
      <w:r w:rsidR="00AC0849" w:rsidRPr="003F7BF2">
        <w:rPr>
          <w:rFonts w:asciiTheme="minorBidi" w:hAnsiTheme="minorBidi"/>
          <w:sz w:val="20"/>
          <w:szCs w:val="20"/>
        </w:rPr>
        <w:t>strains</w:t>
      </w:r>
      <w:r w:rsidRPr="003F7BF2">
        <w:rPr>
          <w:rFonts w:asciiTheme="minorBidi" w:hAnsiTheme="minorBidi"/>
          <w:sz w:val="20"/>
          <w:szCs w:val="20"/>
        </w:rPr>
        <w:t xml:space="preserve"> (Fig. 1</w:t>
      </w:r>
      <w:r w:rsidR="006A47F8" w:rsidRPr="003F7BF2">
        <w:rPr>
          <w:rFonts w:asciiTheme="minorBidi" w:hAnsiTheme="minorBidi"/>
          <w:sz w:val="20"/>
          <w:szCs w:val="20"/>
        </w:rPr>
        <w:t>D</w:t>
      </w:r>
      <w:r w:rsidRPr="003F7BF2">
        <w:rPr>
          <w:rFonts w:asciiTheme="minorBidi" w:hAnsiTheme="minorBidi"/>
          <w:sz w:val="20"/>
          <w:szCs w:val="20"/>
        </w:rPr>
        <w:t>).</w:t>
      </w:r>
    </w:p>
    <w:p w14:paraId="18E561DE" w14:textId="0EB05516" w:rsidR="006231F1" w:rsidRPr="003F7BF2" w:rsidRDefault="006231F1" w:rsidP="006231F1">
      <w:pPr>
        <w:rPr>
          <w:rFonts w:asciiTheme="minorBidi" w:hAnsiTheme="minorBidi"/>
          <w:color w:val="000000" w:themeColor="text1"/>
          <w:sz w:val="20"/>
          <w:szCs w:val="20"/>
        </w:rPr>
      </w:pPr>
      <w:r w:rsidRPr="003F7BF2">
        <w:rPr>
          <w:rFonts w:asciiTheme="minorBidi" w:hAnsiTheme="minorBidi"/>
          <w:sz w:val="20"/>
          <w:szCs w:val="20"/>
        </w:rPr>
        <w:t xml:space="preserve">Closely related taxa </w:t>
      </w:r>
      <w:r w:rsidR="00BE21A9" w:rsidRPr="003F7BF2">
        <w:rPr>
          <w:rFonts w:asciiTheme="minorBidi" w:hAnsiTheme="minorBidi"/>
          <w:sz w:val="20"/>
          <w:szCs w:val="20"/>
        </w:rPr>
        <w:t>carried</w:t>
      </w:r>
      <w:r w:rsidRPr="003F7BF2">
        <w:rPr>
          <w:rFonts w:asciiTheme="minorBidi" w:hAnsiTheme="minorBidi"/>
          <w:sz w:val="20"/>
          <w:szCs w:val="20"/>
        </w:rPr>
        <w:t xml:space="preserve"> similar numbers of inserts, suggesting that many had been inherited vertically (Fig</w:t>
      </w:r>
      <w:r w:rsidRPr="003F7BF2">
        <w:rPr>
          <w:rFonts w:asciiTheme="minorBidi" w:hAnsiTheme="minorBidi"/>
          <w:color w:val="000000" w:themeColor="text1"/>
          <w:sz w:val="20"/>
          <w:szCs w:val="20"/>
        </w:rPr>
        <w:t xml:space="preserve">. 1A). </w:t>
      </w:r>
      <w:r w:rsidRPr="003F7BF2">
        <w:rPr>
          <w:rFonts w:asciiTheme="minorBidi" w:hAnsiTheme="minorBidi"/>
          <w:sz w:val="20"/>
          <w:szCs w:val="20"/>
        </w:rPr>
        <w:t xml:space="preserve">We identified </w:t>
      </w:r>
      <w:r w:rsidR="00347713" w:rsidRPr="003F7BF2">
        <w:rPr>
          <w:rFonts w:asciiTheme="minorBidi" w:hAnsiTheme="minorBidi"/>
          <w:sz w:val="20"/>
          <w:szCs w:val="20"/>
        </w:rPr>
        <w:t xml:space="preserve">putatively </w:t>
      </w:r>
      <w:r w:rsidRPr="003F7BF2">
        <w:rPr>
          <w:rFonts w:asciiTheme="minorBidi" w:hAnsiTheme="minorBidi"/>
          <w:sz w:val="20"/>
          <w:szCs w:val="20"/>
        </w:rPr>
        <w:t xml:space="preserve">ancestral HGT inserts by calculating their similarity to inserts in other species and to the host’s specific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strain</w:t>
      </w:r>
      <w:r w:rsidR="00347713" w:rsidRPr="003F7BF2">
        <w:rPr>
          <w:rFonts w:asciiTheme="minorBidi" w:hAnsiTheme="minorBidi"/>
          <w:sz w:val="20"/>
          <w:szCs w:val="20"/>
        </w:rPr>
        <w:t>, and subsequently inspecting homology (and common origin)</w:t>
      </w:r>
      <w:r w:rsidRPr="003F7BF2">
        <w:rPr>
          <w:rFonts w:asciiTheme="minorBidi" w:hAnsiTheme="minorBidi"/>
          <w:sz w:val="20"/>
          <w:szCs w:val="20"/>
        </w:rPr>
        <w:t xml:space="preserve"> </w:t>
      </w:r>
      <w:r w:rsidR="00347713" w:rsidRPr="003F7BF2">
        <w:rPr>
          <w:rFonts w:asciiTheme="minorBidi" w:hAnsiTheme="minorBidi"/>
          <w:sz w:val="20"/>
          <w:szCs w:val="20"/>
        </w:rPr>
        <w:t>of cockroach genome sequence upstream and downstream from these candidate ancestral inserts (</w:t>
      </w:r>
      <w:r w:rsidR="00347713" w:rsidRPr="003F7BF2">
        <w:rPr>
          <w:rFonts w:asciiTheme="minorBidi" w:hAnsiTheme="minorBidi"/>
          <w:i/>
          <w:iCs/>
          <w:sz w:val="20"/>
          <w:szCs w:val="20"/>
        </w:rPr>
        <w:t>n</w:t>
      </w:r>
      <w:r w:rsidR="00347713" w:rsidRPr="003F7BF2">
        <w:rPr>
          <w:rFonts w:asciiTheme="minorBidi" w:hAnsiTheme="minorBidi"/>
          <w:sz w:val="20"/>
          <w:szCs w:val="20"/>
        </w:rPr>
        <w:t xml:space="preserve"> = 22) across multiple taxa </w:t>
      </w:r>
      <w:r w:rsidRPr="003F7BF2">
        <w:rPr>
          <w:rFonts w:asciiTheme="minorBidi" w:hAnsiTheme="minorBidi"/>
          <w:sz w:val="20"/>
          <w:szCs w:val="20"/>
        </w:rPr>
        <w:t>(</w:t>
      </w:r>
      <w:r w:rsidR="00347713" w:rsidRPr="003F7BF2">
        <w:rPr>
          <w:rFonts w:asciiTheme="minorBidi" w:hAnsiTheme="minorBidi"/>
          <w:color w:val="000000" w:themeColor="text1"/>
          <w:sz w:val="20"/>
          <w:szCs w:val="20"/>
        </w:rPr>
        <w:t>Fig. 2A</w:t>
      </w:r>
      <w:r w:rsidR="00347713" w:rsidRPr="003F7BF2">
        <w:rPr>
          <w:rFonts w:asciiTheme="minorBidi" w:hAnsiTheme="minorBidi"/>
          <w:sz w:val="20"/>
          <w:szCs w:val="20"/>
        </w:rPr>
        <w:t xml:space="preserve">; </w:t>
      </w:r>
      <w:r w:rsidRPr="003F7BF2">
        <w:rPr>
          <w:rFonts w:asciiTheme="minorBidi" w:hAnsiTheme="minorBidi"/>
          <w:sz w:val="20"/>
          <w:szCs w:val="20"/>
        </w:rPr>
        <w:t xml:space="preserve">see </w:t>
      </w:r>
      <w:r w:rsidRPr="003F7BF2">
        <w:rPr>
          <w:rFonts w:asciiTheme="minorBidi" w:hAnsiTheme="minorBidi"/>
          <w:color w:val="000000" w:themeColor="text1"/>
          <w:sz w:val="20"/>
          <w:szCs w:val="20"/>
        </w:rPr>
        <w:t>SI Appendix for details</w:t>
      </w:r>
      <w:r w:rsidRPr="003F7BF2">
        <w:rPr>
          <w:rFonts w:asciiTheme="minorBidi" w:hAnsiTheme="minorBidi"/>
          <w:sz w:val="20"/>
          <w:szCs w:val="20"/>
        </w:rPr>
        <w:t xml:space="preserve">). The oldest </w:t>
      </w:r>
      <w:r w:rsidR="00347713" w:rsidRPr="003F7BF2">
        <w:rPr>
          <w:rFonts w:asciiTheme="minorBidi" w:hAnsiTheme="minorBidi"/>
          <w:sz w:val="20"/>
          <w:szCs w:val="20"/>
        </w:rPr>
        <w:t xml:space="preserve">ancestral </w:t>
      </w:r>
      <w:r w:rsidRPr="003F7BF2">
        <w:rPr>
          <w:rFonts w:asciiTheme="minorBidi" w:hAnsiTheme="minorBidi"/>
          <w:sz w:val="20"/>
          <w:szCs w:val="20"/>
        </w:rPr>
        <w:t xml:space="preserve">inserts </w:t>
      </w:r>
      <w:r w:rsidR="00347713" w:rsidRPr="003F7BF2">
        <w:rPr>
          <w:rFonts w:asciiTheme="minorBidi" w:hAnsiTheme="minorBidi"/>
          <w:sz w:val="20"/>
          <w:szCs w:val="20"/>
        </w:rPr>
        <w:t xml:space="preserve">identified </w:t>
      </w:r>
      <w:r w:rsidRPr="003F7BF2">
        <w:rPr>
          <w:rFonts w:asciiTheme="minorBidi" w:hAnsiTheme="minorBidi"/>
          <w:sz w:val="20"/>
          <w:szCs w:val="20"/>
        </w:rPr>
        <w:t xml:space="preserve">were inferred to have been </w:t>
      </w:r>
      <w:r w:rsidR="006B42BD" w:rsidRPr="003F7BF2">
        <w:rPr>
          <w:rFonts w:asciiTheme="minorBidi" w:hAnsiTheme="minorBidi"/>
          <w:sz w:val="20"/>
          <w:szCs w:val="20"/>
        </w:rPr>
        <w:t>present</w:t>
      </w:r>
      <w:r w:rsidRPr="003F7BF2">
        <w:rPr>
          <w:rFonts w:asciiTheme="minorBidi" w:hAnsiTheme="minorBidi"/>
          <w:sz w:val="20"/>
          <w:szCs w:val="20"/>
        </w:rPr>
        <w:t xml:space="preserve"> </w:t>
      </w:r>
      <w:r w:rsidR="006B42BD" w:rsidRPr="003F7BF2">
        <w:rPr>
          <w:rFonts w:asciiTheme="minorBidi" w:hAnsiTheme="minorBidi"/>
          <w:sz w:val="20"/>
          <w:szCs w:val="20"/>
        </w:rPr>
        <w:t xml:space="preserve">in the most recent common </w:t>
      </w:r>
      <w:r w:rsidRPr="003F7BF2">
        <w:rPr>
          <w:rFonts w:asciiTheme="minorBidi" w:hAnsiTheme="minorBidi"/>
          <w:sz w:val="20"/>
          <w:szCs w:val="20"/>
        </w:rPr>
        <w:t xml:space="preserve">ancestor of all </w:t>
      </w:r>
      <w:proofErr w:type="spellStart"/>
      <w:r w:rsidRPr="003F7BF2">
        <w:rPr>
          <w:rFonts w:asciiTheme="minorBidi" w:hAnsiTheme="minorBidi"/>
          <w:sz w:val="20"/>
          <w:szCs w:val="20"/>
        </w:rPr>
        <w:t>Panesthiinae</w:t>
      </w:r>
      <w:proofErr w:type="spellEnd"/>
      <w:r w:rsidR="004672D9">
        <w:rPr>
          <w:rFonts w:asciiTheme="minorBidi" w:hAnsiTheme="minorBidi"/>
          <w:sz w:val="20"/>
          <w:szCs w:val="20"/>
        </w:rPr>
        <w:t xml:space="preserve"> and </w:t>
      </w:r>
      <w:proofErr w:type="spellStart"/>
      <w:r w:rsidR="00C415B4" w:rsidRPr="003F7BF2">
        <w:rPr>
          <w:rFonts w:asciiTheme="minorBidi" w:hAnsiTheme="minorBidi"/>
          <w:sz w:val="20"/>
          <w:szCs w:val="20"/>
        </w:rPr>
        <w:t>Geoscapheinae</w:t>
      </w:r>
      <w:proofErr w:type="spellEnd"/>
      <w:r w:rsidRPr="003F7BF2">
        <w:rPr>
          <w:rFonts w:asciiTheme="minorBidi" w:hAnsiTheme="minorBidi"/>
          <w:sz w:val="20"/>
          <w:szCs w:val="20"/>
        </w:rPr>
        <w:t xml:space="preserve">, at least </w:t>
      </w:r>
      <w:r w:rsidRPr="003F7BF2">
        <w:rPr>
          <w:rFonts w:asciiTheme="minorBidi" w:hAnsiTheme="minorBidi"/>
          <w:color w:val="000000" w:themeColor="text1"/>
          <w:sz w:val="20"/>
          <w:szCs w:val="20"/>
        </w:rPr>
        <w:t>~28.7 Mya [1</w:t>
      </w:r>
      <w:r w:rsidR="00990DCA" w:rsidRPr="003F7BF2">
        <w:rPr>
          <w:rFonts w:asciiTheme="minorBidi" w:hAnsiTheme="minorBidi"/>
          <w:color w:val="000000" w:themeColor="text1"/>
          <w:sz w:val="20"/>
          <w:szCs w:val="20"/>
        </w:rPr>
        <w:t>1</w:t>
      </w:r>
      <w:r w:rsidRPr="003F7BF2">
        <w:rPr>
          <w:rFonts w:asciiTheme="minorBidi" w:hAnsiTheme="minorBidi"/>
          <w:color w:val="000000" w:themeColor="text1"/>
          <w:sz w:val="20"/>
          <w:szCs w:val="20"/>
        </w:rPr>
        <w:t>].</w:t>
      </w:r>
    </w:p>
    <w:p w14:paraId="25BB564E" w14:textId="77777777" w:rsidR="00573700" w:rsidRPr="003F7BF2" w:rsidRDefault="00573700" w:rsidP="006231F1">
      <w:pPr>
        <w:rPr>
          <w:rFonts w:asciiTheme="minorBidi" w:hAnsiTheme="minorBidi"/>
          <w:sz w:val="20"/>
          <w:szCs w:val="20"/>
        </w:rPr>
      </w:pPr>
    </w:p>
    <w:p w14:paraId="32E850D9" w14:textId="77777777" w:rsidR="006231F1" w:rsidRPr="003F7BF2" w:rsidRDefault="006231F1" w:rsidP="006231F1">
      <w:pPr>
        <w:rPr>
          <w:rFonts w:asciiTheme="minorBidi" w:hAnsiTheme="minorBidi"/>
          <w:i/>
          <w:sz w:val="20"/>
          <w:szCs w:val="20"/>
        </w:rPr>
      </w:pPr>
      <w:r w:rsidRPr="003F7BF2">
        <w:rPr>
          <w:rFonts w:asciiTheme="minorBidi" w:hAnsiTheme="minorBidi"/>
          <w:i/>
          <w:sz w:val="20"/>
          <w:szCs w:val="20"/>
        </w:rPr>
        <w:t>Transcription and chimeric nature of inserts</w:t>
      </w:r>
    </w:p>
    <w:p w14:paraId="6203EE8B" w14:textId="510F201E" w:rsidR="006231F1" w:rsidRPr="003F7BF2" w:rsidRDefault="006231F1" w:rsidP="006231F1">
      <w:pPr>
        <w:rPr>
          <w:rFonts w:asciiTheme="minorBidi" w:hAnsiTheme="minorBidi"/>
          <w:sz w:val="20"/>
          <w:szCs w:val="20"/>
        </w:rPr>
      </w:pPr>
      <w:r w:rsidRPr="003F7BF2">
        <w:rPr>
          <w:rFonts w:asciiTheme="minorBidi" w:hAnsiTheme="minorBidi"/>
          <w:sz w:val="20"/>
          <w:szCs w:val="20"/>
        </w:rPr>
        <w:t xml:space="preserve">We used </w:t>
      </w:r>
      <w:proofErr w:type="spellStart"/>
      <w:r w:rsidRPr="003F7BF2">
        <w:rPr>
          <w:rFonts w:asciiTheme="minorBidi" w:hAnsiTheme="minorBidi"/>
          <w:sz w:val="20"/>
          <w:szCs w:val="20"/>
        </w:rPr>
        <w:t>RNAseq</w:t>
      </w:r>
      <w:proofErr w:type="spellEnd"/>
      <w:r w:rsidRPr="003F7BF2">
        <w:rPr>
          <w:rFonts w:asciiTheme="minorBidi" w:hAnsiTheme="minorBidi"/>
          <w:sz w:val="20"/>
          <w:szCs w:val="20"/>
        </w:rPr>
        <w:t xml:space="preserve"> data to investigate the transcription of inserts in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t. </w:t>
      </w:r>
      <w:proofErr w:type="spellStart"/>
      <w:r w:rsidRPr="003F7BF2">
        <w:rPr>
          <w:rFonts w:asciiTheme="minorBidi" w:hAnsiTheme="minorBidi"/>
          <w:i/>
          <w:iCs/>
          <w:sz w:val="20"/>
          <w:szCs w:val="20"/>
        </w:rPr>
        <w:t>tegminifera</w:t>
      </w:r>
      <w:proofErr w:type="spellEnd"/>
      <w:r w:rsidRPr="003F7BF2">
        <w:rPr>
          <w:rFonts w:asciiTheme="minorBidi" w:hAnsiTheme="minorBidi"/>
          <w:sz w:val="20"/>
          <w:szCs w:val="20"/>
        </w:rPr>
        <w:t xml:space="preserve">, </w:t>
      </w:r>
      <w:proofErr w:type="spellStart"/>
      <w:r w:rsidRPr="003F7BF2">
        <w:rPr>
          <w:rFonts w:asciiTheme="minorBidi" w:hAnsiTheme="minorBidi"/>
          <w:i/>
          <w:iCs/>
          <w:sz w:val="20"/>
          <w:szCs w:val="20"/>
        </w:rPr>
        <w:t>Macropanesthia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lithgowae</w:t>
      </w:r>
      <w:proofErr w:type="spellEnd"/>
      <w:r w:rsidRPr="003F7BF2">
        <w:rPr>
          <w:rFonts w:asciiTheme="minorBidi" w:hAnsiTheme="minorBidi"/>
          <w:sz w:val="20"/>
          <w:szCs w:val="20"/>
        </w:rPr>
        <w:t xml:space="preserve">, and </w:t>
      </w:r>
      <w:proofErr w:type="spellStart"/>
      <w:r w:rsidRPr="003F7BF2">
        <w:rPr>
          <w:rFonts w:asciiTheme="minorBidi" w:hAnsiTheme="minorBidi"/>
          <w:i/>
          <w:iCs/>
          <w:sz w:val="20"/>
          <w:szCs w:val="20"/>
        </w:rPr>
        <w:t>Panesthia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sloanei</w:t>
      </w:r>
      <w:proofErr w:type="spellEnd"/>
      <w:r w:rsidRPr="003F7BF2">
        <w:rPr>
          <w:rFonts w:asciiTheme="minorBidi" w:hAnsiTheme="minorBidi"/>
          <w:sz w:val="20"/>
          <w:szCs w:val="20"/>
        </w:rPr>
        <w:t xml:space="preserve">. By mapping insert sequences to RNA contigs using </w:t>
      </w:r>
      <w:proofErr w:type="spellStart"/>
      <w:r w:rsidRPr="003F7BF2">
        <w:rPr>
          <w:rFonts w:asciiTheme="minorBidi" w:hAnsiTheme="minorBidi"/>
          <w:sz w:val="20"/>
          <w:szCs w:val="20"/>
        </w:rPr>
        <w:t>BLASTn</w:t>
      </w:r>
      <w:proofErr w:type="spellEnd"/>
      <w:r w:rsidRPr="003F7BF2">
        <w:rPr>
          <w:rFonts w:asciiTheme="minorBidi" w:hAnsiTheme="minorBidi"/>
          <w:sz w:val="20"/>
          <w:szCs w:val="20"/>
        </w:rPr>
        <w:t>, we found that 91.42–94.96% of inserts showed no evidence of transcription</w:t>
      </w:r>
      <w:r w:rsidR="00AC0849" w:rsidRPr="003F7BF2">
        <w:rPr>
          <w:rFonts w:asciiTheme="minorBidi" w:hAnsiTheme="minorBidi"/>
          <w:sz w:val="20"/>
          <w:szCs w:val="20"/>
        </w:rPr>
        <w:t xml:space="preserve"> (although RNA from all life stages and tissues was not assessed)</w:t>
      </w:r>
      <w:r w:rsidRPr="003F7BF2">
        <w:rPr>
          <w:rFonts w:asciiTheme="minorBidi" w:hAnsiTheme="minorBidi"/>
          <w:sz w:val="20"/>
          <w:szCs w:val="20"/>
        </w:rPr>
        <w:t xml:space="preserve">. Of the remaining inserts, which </w:t>
      </w:r>
      <w:r w:rsidRPr="003F7BF2">
        <w:rPr>
          <w:rFonts w:asciiTheme="minorBidi" w:hAnsiTheme="minorBidi"/>
          <w:sz w:val="20"/>
          <w:szCs w:val="20"/>
        </w:rPr>
        <w:lastRenderedPageBreak/>
        <w:t>were observed in assembled RNA contigs, 26.59–32.97% overlapped with annotated genic regions of the cockroach genome</w:t>
      </w:r>
      <w:r w:rsidR="00347713" w:rsidRPr="003F7BF2">
        <w:rPr>
          <w:rFonts w:asciiTheme="minorBidi" w:hAnsiTheme="minorBidi"/>
          <w:sz w:val="20"/>
          <w:szCs w:val="20"/>
        </w:rPr>
        <w:t>s</w:t>
      </w:r>
      <w:r w:rsidRPr="003F7BF2">
        <w:rPr>
          <w:rFonts w:asciiTheme="minorBidi" w:hAnsiTheme="minorBidi"/>
          <w:sz w:val="20"/>
          <w:szCs w:val="20"/>
        </w:rPr>
        <w:t xml:space="preserve"> (1.66–2.28% of total inserts), while the remainder overlapped with intergenic regions (3.38–6.30% of total inserts). A small </w:t>
      </w:r>
      <w:r w:rsidRPr="003F7BF2">
        <w:rPr>
          <w:rFonts w:asciiTheme="minorBidi" w:hAnsiTheme="minorBidi"/>
          <w:color w:val="000000" w:themeColor="text1"/>
          <w:sz w:val="20"/>
          <w:szCs w:val="20"/>
        </w:rPr>
        <w:t xml:space="preserve">fraction (0.40–0.65%) of </w:t>
      </w:r>
      <w:r w:rsidRPr="003F7BF2">
        <w:rPr>
          <w:rFonts w:asciiTheme="minorBidi" w:hAnsiTheme="minorBidi"/>
          <w:sz w:val="20"/>
          <w:szCs w:val="20"/>
        </w:rPr>
        <w:t xml:space="preserve">inserts mapped to exon sequences within RNA </w:t>
      </w:r>
      <w:r w:rsidR="00DA70E8" w:rsidRPr="003F7BF2">
        <w:rPr>
          <w:rFonts w:asciiTheme="minorBidi" w:hAnsiTheme="minorBidi"/>
          <w:sz w:val="20"/>
          <w:szCs w:val="20"/>
        </w:rPr>
        <w:t>contigs</w:t>
      </w:r>
      <w:r w:rsidR="00703734" w:rsidRPr="003F7BF2">
        <w:rPr>
          <w:rFonts w:asciiTheme="minorBidi" w:hAnsiTheme="minorBidi"/>
          <w:sz w:val="20"/>
          <w:szCs w:val="20"/>
        </w:rPr>
        <w:t xml:space="preserve"> (see Dataset S</w:t>
      </w:r>
      <w:ins w:id="25" w:author="Kyle Ewart" w:date="2026-05-04T08:24:00Z" w16du:dateUtc="2026-05-04T07:24:00Z">
        <w:r w:rsidR="00E37FB0">
          <w:rPr>
            <w:rFonts w:asciiTheme="minorBidi" w:hAnsiTheme="minorBidi"/>
            <w:sz w:val="20"/>
            <w:szCs w:val="20"/>
          </w:rPr>
          <w:t>4</w:t>
        </w:r>
      </w:ins>
      <w:del w:id="26" w:author="Kyle Ewart" w:date="2026-05-04T08:24:00Z" w16du:dateUtc="2026-05-04T07:24:00Z">
        <w:r w:rsidR="00703734" w:rsidRPr="003F7BF2" w:rsidDel="00E37FB0">
          <w:rPr>
            <w:rFonts w:asciiTheme="minorBidi" w:hAnsiTheme="minorBidi"/>
            <w:sz w:val="20"/>
            <w:szCs w:val="20"/>
          </w:rPr>
          <w:delText>5</w:delText>
        </w:r>
      </w:del>
      <w:r w:rsidR="00703734" w:rsidRPr="003F7BF2">
        <w:rPr>
          <w:rFonts w:asciiTheme="minorBidi" w:hAnsiTheme="minorBidi"/>
          <w:sz w:val="20"/>
          <w:szCs w:val="20"/>
        </w:rPr>
        <w:t xml:space="preserve"> for </w:t>
      </w:r>
      <w:r w:rsidR="001B59FB" w:rsidRPr="003F7BF2">
        <w:rPr>
          <w:rFonts w:asciiTheme="minorBidi" w:hAnsiTheme="minorBidi"/>
          <w:sz w:val="20"/>
          <w:szCs w:val="20"/>
        </w:rPr>
        <w:t>gene details)</w:t>
      </w:r>
      <w:r w:rsidRPr="003F7BF2">
        <w:rPr>
          <w:rFonts w:asciiTheme="minorBidi" w:hAnsiTheme="minorBidi"/>
          <w:sz w:val="20"/>
          <w:szCs w:val="20"/>
        </w:rPr>
        <w:t xml:space="preserve">. </w:t>
      </w:r>
    </w:p>
    <w:p w14:paraId="65BED459" w14:textId="2ED2AFED" w:rsidR="006231F1" w:rsidRPr="003F7BF2" w:rsidRDefault="006231F1" w:rsidP="006231F1">
      <w:pPr>
        <w:rPr>
          <w:rFonts w:asciiTheme="minorBidi" w:hAnsiTheme="minorBidi"/>
          <w:sz w:val="20"/>
          <w:szCs w:val="20"/>
        </w:rPr>
      </w:pPr>
      <w:r w:rsidRPr="003F7BF2">
        <w:rPr>
          <w:rFonts w:asciiTheme="minorBidi" w:hAnsiTheme="minorBidi"/>
          <w:sz w:val="20"/>
          <w:szCs w:val="20"/>
        </w:rPr>
        <w:t>During BLAST inspections</w:t>
      </w:r>
      <w:r w:rsidR="00246A17" w:rsidRPr="003F7BF2">
        <w:rPr>
          <w:rFonts w:asciiTheme="minorBidi" w:hAnsiTheme="minorBidi"/>
          <w:sz w:val="20"/>
          <w:szCs w:val="20"/>
        </w:rPr>
        <w:t xml:space="preserve"> of the longest</w:t>
      </w:r>
      <w:r w:rsidR="00246A17" w:rsidRPr="003F7BF2">
        <w:rPr>
          <w:rFonts w:asciiTheme="minorBidi" w:hAnsiTheme="minorBidi"/>
          <w:sz w:val="20"/>
        </w:rPr>
        <w:t xml:space="preserve"> inserts</w:t>
      </w:r>
      <w:r w:rsidRPr="003F7BF2">
        <w:rPr>
          <w:rFonts w:asciiTheme="minorBidi" w:hAnsiTheme="minorBidi"/>
          <w:sz w:val="20"/>
          <w:szCs w:val="20"/>
        </w:rPr>
        <w:t xml:space="preserve">, </w:t>
      </w:r>
      <w:r w:rsidR="00246A17" w:rsidRPr="003F7BF2">
        <w:rPr>
          <w:rFonts w:asciiTheme="minorBidi" w:hAnsiTheme="minorBidi"/>
          <w:sz w:val="20"/>
          <w:szCs w:val="20"/>
        </w:rPr>
        <w:t xml:space="preserve">we identified </w:t>
      </w:r>
      <w:r w:rsidR="008E3C40" w:rsidRPr="003F7BF2">
        <w:rPr>
          <w:rFonts w:asciiTheme="minorBidi" w:hAnsiTheme="minorBidi"/>
          <w:sz w:val="20"/>
          <w:szCs w:val="20"/>
        </w:rPr>
        <w:t xml:space="preserve">32 </w:t>
      </w:r>
      <w:r w:rsidR="00246A17" w:rsidRPr="003F7BF2">
        <w:rPr>
          <w:rFonts w:asciiTheme="minorBidi" w:hAnsiTheme="minorBidi"/>
          <w:sz w:val="20"/>
          <w:szCs w:val="20"/>
        </w:rPr>
        <w:t>inserts displaying</w:t>
      </w:r>
      <w:r w:rsidR="00246A17" w:rsidRPr="003F7BF2">
        <w:rPr>
          <w:rFonts w:asciiTheme="minorBidi" w:hAnsiTheme="minorBidi"/>
          <w:sz w:val="20"/>
        </w:rPr>
        <w:t xml:space="preserve"> a chimeric nature</w:t>
      </w:r>
      <w:r w:rsidRPr="003F7BF2">
        <w:rPr>
          <w:rFonts w:asciiTheme="minorBidi" w:hAnsiTheme="minorBidi"/>
          <w:sz w:val="20"/>
          <w:szCs w:val="20"/>
        </w:rPr>
        <w:t xml:space="preserve">, comprising </w:t>
      </w:r>
      <w:proofErr w:type="spellStart"/>
      <w:r w:rsidRPr="003F7BF2">
        <w:rPr>
          <w:rFonts w:asciiTheme="minorBidi" w:hAnsiTheme="minorBidi"/>
          <w:i/>
          <w:sz w:val="20"/>
          <w:szCs w:val="20"/>
        </w:rPr>
        <w:t>Blattabacterium</w:t>
      </w:r>
      <w:proofErr w:type="spellEnd"/>
      <w:r w:rsidRPr="003F7BF2">
        <w:rPr>
          <w:rFonts w:asciiTheme="minorBidi" w:hAnsiTheme="minorBidi"/>
          <w:i/>
          <w:sz w:val="20"/>
          <w:szCs w:val="20"/>
        </w:rPr>
        <w:t>-</w:t>
      </w:r>
      <w:r w:rsidRPr="003F7BF2">
        <w:rPr>
          <w:rFonts w:asciiTheme="minorBidi" w:hAnsiTheme="minorBidi"/>
          <w:sz w:val="20"/>
          <w:szCs w:val="20"/>
        </w:rPr>
        <w:t xml:space="preserve">like sequences </w:t>
      </w:r>
      <w:r w:rsidRPr="003F7BF2">
        <w:rPr>
          <w:rFonts w:asciiTheme="minorBidi" w:hAnsiTheme="minorBidi"/>
          <w:color w:val="000000" w:themeColor="text1"/>
          <w:sz w:val="20"/>
          <w:szCs w:val="20"/>
        </w:rPr>
        <w:t xml:space="preserve">from distant areas within the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 xml:space="preserve">genome placed directly adjacent to each other </w:t>
      </w:r>
      <w:r w:rsidR="0084095B">
        <w:rPr>
          <w:rFonts w:asciiTheme="minorBidi" w:hAnsiTheme="minorBidi"/>
          <w:color w:val="000000" w:themeColor="text1"/>
          <w:sz w:val="20"/>
          <w:szCs w:val="20"/>
        </w:rPr>
        <w:t xml:space="preserve">within host genome contigs </w:t>
      </w:r>
      <w:r w:rsidRPr="003F7BF2">
        <w:rPr>
          <w:rFonts w:asciiTheme="minorBidi" w:hAnsiTheme="minorBidi"/>
          <w:color w:val="000000" w:themeColor="text1"/>
          <w:sz w:val="20"/>
          <w:szCs w:val="20"/>
        </w:rPr>
        <w:t xml:space="preserve">(Fig. 2B). </w:t>
      </w:r>
      <w:r w:rsidR="00F12055" w:rsidRPr="003F7BF2">
        <w:rPr>
          <w:rFonts w:asciiTheme="minorBidi" w:hAnsiTheme="minorBidi"/>
          <w:color w:val="000000" w:themeColor="text1"/>
          <w:sz w:val="20"/>
          <w:szCs w:val="20"/>
        </w:rPr>
        <w:t>These</w:t>
      </w:r>
      <w:r w:rsidR="0084095B">
        <w:rPr>
          <w:rFonts w:asciiTheme="minorBidi" w:hAnsiTheme="minorBidi"/>
          <w:color w:val="000000" w:themeColor="text1"/>
          <w:sz w:val="20"/>
          <w:szCs w:val="20"/>
        </w:rPr>
        <w:t xml:space="preserve"> chimeric</w:t>
      </w:r>
      <w:r w:rsidR="00F12055" w:rsidRPr="003F7BF2">
        <w:rPr>
          <w:rFonts w:asciiTheme="minorBidi" w:hAnsiTheme="minorBidi"/>
          <w:color w:val="000000" w:themeColor="text1"/>
          <w:sz w:val="20"/>
          <w:szCs w:val="20"/>
        </w:rPr>
        <w:t xml:space="preserve"> </w:t>
      </w:r>
      <w:r w:rsidR="0084095B">
        <w:rPr>
          <w:rFonts w:asciiTheme="minorBidi" w:hAnsiTheme="minorBidi"/>
          <w:color w:val="000000" w:themeColor="text1"/>
          <w:sz w:val="20"/>
          <w:szCs w:val="20"/>
        </w:rPr>
        <w:t xml:space="preserve">inserts </w:t>
      </w:r>
      <w:r w:rsidR="0084095B" w:rsidRPr="0084095B">
        <w:rPr>
          <w:rFonts w:asciiTheme="minorBidi" w:hAnsiTheme="minorBidi"/>
          <w:color w:val="000000" w:themeColor="text1"/>
          <w:sz w:val="20"/>
          <w:szCs w:val="20"/>
        </w:rPr>
        <w:t xml:space="preserve">were present in all cockroach genomes, comprising up to nine </w:t>
      </w:r>
      <w:proofErr w:type="spellStart"/>
      <w:r w:rsidR="0084095B" w:rsidRPr="00991245">
        <w:rPr>
          <w:rFonts w:asciiTheme="minorBidi" w:hAnsiTheme="minorBidi"/>
          <w:i/>
          <w:iCs/>
          <w:color w:val="000000" w:themeColor="text1"/>
          <w:sz w:val="20"/>
          <w:szCs w:val="20"/>
        </w:rPr>
        <w:t>Blattabacterium</w:t>
      </w:r>
      <w:proofErr w:type="spellEnd"/>
      <w:r w:rsidR="0084095B" w:rsidRPr="0084095B">
        <w:rPr>
          <w:rFonts w:asciiTheme="minorBidi" w:hAnsiTheme="minorBidi"/>
          <w:color w:val="000000" w:themeColor="text1"/>
          <w:sz w:val="20"/>
          <w:szCs w:val="20"/>
        </w:rPr>
        <w:t xml:space="preserve">-derived segments. Similar to </w:t>
      </w:r>
      <w:r w:rsidRPr="003F7BF2">
        <w:rPr>
          <w:rFonts w:asciiTheme="minorBidi" w:hAnsiTheme="minorBidi"/>
          <w:sz w:val="20"/>
          <w:szCs w:val="20"/>
        </w:rPr>
        <w:t xml:space="preserve">chimeric </w:t>
      </w:r>
      <w:proofErr w:type="spellStart"/>
      <w:r w:rsidRPr="003F7BF2">
        <w:rPr>
          <w:rFonts w:asciiTheme="minorBidi" w:hAnsiTheme="minorBidi"/>
          <w:sz w:val="20"/>
          <w:szCs w:val="20"/>
        </w:rPr>
        <w:t>numts</w:t>
      </w:r>
      <w:proofErr w:type="spellEnd"/>
      <w:r w:rsidRPr="003F7BF2">
        <w:rPr>
          <w:rFonts w:asciiTheme="minorBidi" w:hAnsiTheme="minorBidi"/>
          <w:sz w:val="20"/>
          <w:szCs w:val="20"/>
        </w:rPr>
        <w:t xml:space="preserve"> </w:t>
      </w:r>
      <w:r w:rsidR="0084095B">
        <w:rPr>
          <w:rFonts w:asciiTheme="minorBidi" w:hAnsiTheme="minorBidi"/>
          <w:sz w:val="20"/>
          <w:szCs w:val="20"/>
        </w:rPr>
        <w:t xml:space="preserve">previously identified </w:t>
      </w:r>
      <w:r w:rsidRPr="003F7BF2">
        <w:rPr>
          <w:rFonts w:asciiTheme="minorBidi" w:hAnsiTheme="minorBidi"/>
          <w:sz w:val="20"/>
          <w:szCs w:val="20"/>
        </w:rPr>
        <w:t xml:space="preserve">in </w:t>
      </w:r>
      <w:r w:rsidRPr="003F7BF2">
        <w:rPr>
          <w:rFonts w:asciiTheme="minorBidi" w:hAnsiTheme="minorBidi"/>
          <w:i/>
          <w:sz w:val="20"/>
          <w:szCs w:val="20"/>
        </w:rPr>
        <w:t>Arabidopsis thaliana</w:t>
      </w:r>
      <w:r w:rsidRPr="003F7BF2">
        <w:rPr>
          <w:rFonts w:asciiTheme="minorBidi" w:hAnsiTheme="minorBidi"/>
          <w:sz w:val="20"/>
          <w:szCs w:val="20"/>
        </w:rPr>
        <w:t xml:space="preserve"> [1</w:t>
      </w:r>
      <w:r w:rsidR="00990DCA" w:rsidRPr="003F7BF2">
        <w:rPr>
          <w:rFonts w:asciiTheme="minorBidi" w:hAnsiTheme="minorBidi"/>
          <w:sz w:val="20"/>
          <w:szCs w:val="20"/>
        </w:rPr>
        <w:t>2</w:t>
      </w:r>
      <w:r w:rsidRPr="003F7BF2">
        <w:rPr>
          <w:rFonts w:asciiTheme="minorBidi" w:hAnsiTheme="minorBidi"/>
          <w:sz w:val="20"/>
          <w:szCs w:val="20"/>
        </w:rPr>
        <w:t xml:space="preserve">], </w:t>
      </w:r>
      <w:r w:rsidR="0084095B">
        <w:rPr>
          <w:rFonts w:asciiTheme="minorBidi" w:hAnsiTheme="minorBidi"/>
          <w:sz w:val="20"/>
          <w:szCs w:val="20"/>
        </w:rPr>
        <w:t>they</w:t>
      </w:r>
      <w:r w:rsidRPr="003F7BF2">
        <w:rPr>
          <w:rFonts w:asciiTheme="minorBidi" w:hAnsiTheme="minorBidi"/>
          <w:sz w:val="20"/>
          <w:szCs w:val="20"/>
        </w:rPr>
        <w:t xml:space="preserve"> are likely </w:t>
      </w:r>
      <w:r w:rsidR="00F12055" w:rsidRPr="003F7BF2">
        <w:rPr>
          <w:rFonts w:asciiTheme="minorBidi" w:hAnsiTheme="minorBidi"/>
          <w:sz w:val="20"/>
          <w:szCs w:val="20"/>
        </w:rPr>
        <w:t xml:space="preserve">to have been </w:t>
      </w:r>
      <w:r w:rsidRPr="003F7BF2">
        <w:rPr>
          <w:rFonts w:asciiTheme="minorBidi" w:hAnsiTheme="minorBidi"/>
          <w:sz w:val="20"/>
          <w:szCs w:val="20"/>
        </w:rPr>
        <w:t>produced by non-homologous end-joining repair that incorporate</w:t>
      </w:r>
      <w:r w:rsidR="00F12055" w:rsidRPr="003F7BF2">
        <w:rPr>
          <w:rFonts w:asciiTheme="minorBidi" w:hAnsiTheme="minorBidi"/>
          <w:sz w:val="20"/>
          <w:szCs w:val="20"/>
        </w:rPr>
        <w:t>d</w:t>
      </w:r>
      <w:r w:rsidRPr="003F7BF2">
        <w:rPr>
          <w:rFonts w:asciiTheme="minorBidi" w:hAnsiTheme="minorBidi"/>
          <w:sz w:val="20"/>
          <w:szCs w:val="20"/>
        </w:rPr>
        <w:t xml:space="preserve"> segments of </w:t>
      </w:r>
      <w:proofErr w:type="spellStart"/>
      <w:r w:rsidRPr="003F7BF2">
        <w:rPr>
          <w:rFonts w:asciiTheme="minorBidi" w:hAnsiTheme="minorBidi"/>
          <w:i/>
          <w:sz w:val="20"/>
          <w:szCs w:val="20"/>
        </w:rPr>
        <w:t>Blattabacterium</w:t>
      </w:r>
      <w:proofErr w:type="spellEnd"/>
      <w:r w:rsidRPr="003F7BF2">
        <w:rPr>
          <w:rFonts w:asciiTheme="minorBidi" w:hAnsiTheme="minorBidi"/>
          <w:sz w:val="20"/>
          <w:szCs w:val="20"/>
        </w:rPr>
        <w:t xml:space="preserve"> DNA that possibly ar</w:t>
      </w:r>
      <w:r w:rsidR="00F12055" w:rsidRPr="003F7BF2">
        <w:rPr>
          <w:rFonts w:asciiTheme="minorBidi" w:hAnsiTheme="minorBidi"/>
          <w:sz w:val="20"/>
          <w:szCs w:val="20"/>
        </w:rPr>
        <w:t>o</w:t>
      </w:r>
      <w:r w:rsidRPr="003F7BF2">
        <w:rPr>
          <w:rFonts w:asciiTheme="minorBidi" w:hAnsiTheme="minorBidi"/>
          <w:sz w:val="20"/>
          <w:szCs w:val="20"/>
        </w:rPr>
        <w:t xml:space="preserve">se following symbiont cell replication or death. </w:t>
      </w:r>
    </w:p>
    <w:p w14:paraId="64E55703" w14:textId="77777777" w:rsidR="006231F1" w:rsidRPr="003F7BF2" w:rsidRDefault="006231F1" w:rsidP="006231F1">
      <w:pPr>
        <w:rPr>
          <w:rFonts w:asciiTheme="minorBidi" w:hAnsiTheme="minorBidi"/>
          <w:sz w:val="20"/>
          <w:szCs w:val="20"/>
        </w:rPr>
      </w:pPr>
      <w:r w:rsidRPr="003F7BF2">
        <w:rPr>
          <w:rFonts w:asciiTheme="minorBidi" w:hAnsiTheme="minorBidi"/>
          <w:i/>
          <w:sz w:val="20"/>
          <w:szCs w:val="20"/>
        </w:rPr>
        <w:t>Conclusion</w:t>
      </w:r>
    </w:p>
    <w:p w14:paraId="0E5E4CCC" w14:textId="305A11CF" w:rsidR="00E6133D" w:rsidRPr="003F7BF2" w:rsidRDefault="006231F1" w:rsidP="006231F1">
      <w:pPr>
        <w:rPr>
          <w:rFonts w:asciiTheme="minorBidi" w:hAnsiTheme="minorBidi"/>
          <w:sz w:val="20"/>
          <w:szCs w:val="20"/>
        </w:rPr>
      </w:pPr>
      <w:r w:rsidRPr="003F7BF2">
        <w:rPr>
          <w:rFonts w:asciiTheme="minorBidi" w:hAnsiTheme="minorBidi"/>
          <w:sz w:val="20"/>
          <w:szCs w:val="20"/>
        </w:rPr>
        <w:t xml:space="preserve">Our findings </w:t>
      </w:r>
      <w:r w:rsidR="00736E9A" w:rsidRPr="003F7BF2">
        <w:rPr>
          <w:rFonts w:asciiTheme="minorBidi" w:hAnsiTheme="minorBidi"/>
          <w:sz w:val="20"/>
          <w:szCs w:val="20"/>
        </w:rPr>
        <w:t>reveal extensive</w:t>
      </w:r>
      <w:r w:rsidRPr="003F7BF2">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3F7BF2">
        <w:rPr>
          <w:rFonts w:asciiTheme="minorBidi" w:hAnsiTheme="minorBidi"/>
          <w:sz w:val="20"/>
          <w:szCs w:val="20"/>
        </w:rPr>
        <w:t>help to</w:t>
      </w:r>
      <w:r w:rsidRPr="003F7BF2">
        <w:rPr>
          <w:rFonts w:asciiTheme="minorBidi" w:hAnsiTheme="minorBidi"/>
          <w:sz w:val="20"/>
          <w:szCs w:val="20"/>
        </w:rPr>
        <w:t xml:space="preserve"> uncover </w:t>
      </w:r>
      <w:r w:rsidR="008971F3" w:rsidRPr="003F7BF2">
        <w:rPr>
          <w:rFonts w:asciiTheme="minorBidi" w:hAnsiTheme="minorBidi"/>
          <w:sz w:val="20"/>
          <w:szCs w:val="20"/>
        </w:rPr>
        <w:t>any</w:t>
      </w:r>
      <w:r w:rsidRPr="003F7BF2">
        <w:rPr>
          <w:rFonts w:asciiTheme="minorBidi" w:hAnsiTheme="minorBidi"/>
          <w:sz w:val="20"/>
          <w:szCs w:val="20"/>
        </w:rPr>
        <w:t xml:space="preserve"> functional effects of inserts, providing a more comprehensive understanding of how </w:t>
      </w:r>
      <w:r w:rsidR="00595512" w:rsidRPr="003F7BF2">
        <w:rPr>
          <w:rFonts w:asciiTheme="minorBidi" w:hAnsiTheme="minorBidi"/>
          <w:sz w:val="20"/>
          <w:szCs w:val="20"/>
        </w:rPr>
        <w:t>HGT</w:t>
      </w:r>
      <w:r w:rsidRPr="003F7BF2">
        <w:rPr>
          <w:rFonts w:asciiTheme="minorBidi" w:hAnsiTheme="minorBidi"/>
          <w:sz w:val="20"/>
          <w:szCs w:val="20"/>
        </w:rPr>
        <w:t xml:space="preserve"> shapes genome evolution.</w:t>
      </w:r>
    </w:p>
    <w:p w14:paraId="01785B12" w14:textId="1122FBC3" w:rsidR="00980C22" w:rsidRPr="003F7BF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3F7BF2" w:rsidRDefault="006231F1" w:rsidP="006231F1">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Materials and Methods</w:t>
      </w:r>
    </w:p>
    <w:p w14:paraId="2212F9A2" w14:textId="77777777" w:rsidR="00980C22" w:rsidRPr="003F7BF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95D0D5C" w:rsidR="00980C22" w:rsidRPr="003F7BF2" w:rsidRDefault="006231F1" w:rsidP="006231F1">
      <w:pPr>
        <w:rPr>
          <w:rFonts w:asciiTheme="minorBidi" w:hAnsiTheme="minorBidi"/>
          <w:color w:val="000000" w:themeColor="text1"/>
          <w:sz w:val="20"/>
          <w:szCs w:val="20"/>
        </w:rPr>
      </w:pPr>
      <w:r w:rsidRPr="003F7BF2">
        <w:rPr>
          <w:rFonts w:asciiTheme="minorBidi" w:hAnsiTheme="minorBidi"/>
          <w:color w:val="000000" w:themeColor="text1"/>
          <w:sz w:val="20"/>
          <w:szCs w:val="20"/>
        </w:rPr>
        <w:t>Detailed methods are described in the SI Appendix and on GitHub (</w:t>
      </w:r>
      <w:hyperlink r:id="rId15" w:history="1">
        <w:r w:rsidRPr="003F7BF2">
          <w:rPr>
            <w:rStyle w:val="Hyperlink"/>
            <w:rFonts w:asciiTheme="minorBidi" w:hAnsiTheme="minorBidi"/>
            <w:sz w:val="20"/>
            <w:szCs w:val="20"/>
          </w:rPr>
          <w:t>https://github.com/MEEP-projects/HGT_pipeline</w:t>
        </w:r>
      </w:hyperlink>
      <w:r w:rsidRPr="003F7BF2">
        <w:rPr>
          <w:rFonts w:asciiTheme="minorBidi" w:hAnsiTheme="minorBidi"/>
          <w:color w:val="000000" w:themeColor="text1"/>
          <w:sz w:val="20"/>
          <w:szCs w:val="20"/>
        </w:rPr>
        <w:t xml:space="preserve">). Briefly, we generated 8 new genome assemblies from </w:t>
      </w:r>
      <w:r w:rsidR="00633855" w:rsidRPr="003F7BF2">
        <w:rPr>
          <w:rFonts w:asciiTheme="minorBidi" w:hAnsiTheme="minorBidi"/>
          <w:color w:val="000000" w:themeColor="text1"/>
          <w:sz w:val="20"/>
          <w:szCs w:val="20"/>
        </w:rPr>
        <w:t xml:space="preserve">species of </w:t>
      </w:r>
      <w:proofErr w:type="spellStart"/>
      <w:r w:rsidRPr="003F7BF2">
        <w:rPr>
          <w:rFonts w:asciiTheme="minorBidi" w:hAnsiTheme="minorBidi"/>
          <w:color w:val="000000" w:themeColor="text1"/>
          <w:sz w:val="20"/>
          <w:szCs w:val="20"/>
        </w:rPr>
        <w:t>Blaberidae</w:t>
      </w:r>
      <w:proofErr w:type="spellEnd"/>
      <w:r w:rsidRPr="003F7BF2">
        <w:rPr>
          <w:rFonts w:asciiTheme="minorBidi" w:hAnsiTheme="minorBidi"/>
          <w:color w:val="000000" w:themeColor="text1"/>
          <w:sz w:val="20"/>
          <w:szCs w:val="20"/>
        </w:rPr>
        <w:t xml:space="preserve"> (Dataset S1), and analy</w:t>
      </w:r>
      <w:r w:rsidR="001B7EE4" w:rsidRPr="003F7BF2">
        <w:rPr>
          <w:rFonts w:asciiTheme="minorBidi" w:hAnsiTheme="minorBidi"/>
          <w:color w:val="000000" w:themeColor="text1"/>
          <w:sz w:val="20"/>
          <w:szCs w:val="20"/>
        </w:rPr>
        <w:t>z</w:t>
      </w:r>
      <w:r w:rsidRPr="003F7BF2">
        <w:rPr>
          <w:rFonts w:asciiTheme="minorBidi" w:hAnsiTheme="minorBidi"/>
          <w:color w:val="000000" w:themeColor="text1"/>
          <w:sz w:val="20"/>
          <w:szCs w:val="20"/>
        </w:rPr>
        <w:t xml:space="preserve">ed these with 15 previously generated </w:t>
      </w:r>
      <w:r w:rsidR="001B7EE4" w:rsidRPr="003F7BF2">
        <w:rPr>
          <w:rFonts w:asciiTheme="minorBidi" w:hAnsiTheme="minorBidi"/>
          <w:color w:val="000000" w:themeColor="text1"/>
          <w:sz w:val="20"/>
          <w:szCs w:val="20"/>
        </w:rPr>
        <w:t xml:space="preserve">genomes from </w:t>
      </w:r>
      <w:proofErr w:type="spellStart"/>
      <w:r w:rsidRPr="003F7BF2">
        <w:rPr>
          <w:rFonts w:asciiTheme="minorBidi" w:hAnsiTheme="minorBidi"/>
          <w:color w:val="000000" w:themeColor="text1"/>
          <w:sz w:val="20"/>
          <w:szCs w:val="20"/>
        </w:rPr>
        <w:t>Blattodea</w:t>
      </w:r>
      <w:proofErr w:type="spellEnd"/>
      <w:r w:rsidRPr="003F7BF2">
        <w:rPr>
          <w:rFonts w:asciiTheme="minorBidi" w:hAnsiTheme="minorBidi"/>
          <w:color w:val="000000" w:themeColor="text1"/>
          <w:sz w:val="20"/>
          <w:szCs w:val="20"/>
        </w:rPr>
        <w:t xml:space="preserve"> and 77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(Dataset S2). To locate DNA transfers from </w:t>
      </w:r>
      <w:proofErr w:type="spellStart"/>
      <w:r w:rsidRPr="003F7BF2">
        <w:rPr>
          <w:rFonts w:asciiTheme="minorBidi" w:hAnsiTheme="minorBidi"/>
          <w:i/>
          <w:color w:val="000000" w:themeColor="text1"/>
          <w:sz w:val="20"/>
          <w:szCs w:val="20"/>
        </w:rPr>
        <w:t>Blattabacterium</w:t>
      </w:r>
      <w:proofErr w:type="spellEnd"/>
      <w:r w:rsidRPr="003F7BF2">
        <w:rPr>
          <w:rFonts w:asciiTheme="minorBidi" w:hAnsiTheme="minorBidi"/>
          <w:i/>
          <w:color w:val="000000" w:themeColor="text1"/>
          <w:sz w:val="20"/>
          <w:szCs w:val="20"/>
        </w:rPr>
        <w:t xml:space="preserve"> </w:t>
      </w:r>
      <w:r w:rsidRPr="003F7BF2">
        <w:rPr>
          <w:rFonts w:asciiTheme="minorBidi" w:hAnsiTheme="minorBidi"/>
          <w:color w:val="000000" w:themeColor="text1"/>
          <w:sz w:val="20"/>
          <w:szCs w:val="20"/>
        </w:rPr>
        <w:t>to host genomes, we aligned 150-bp frag</w:t>
      </w:r>
      <w:r w:rsidR="0016558B" w:rsidRPr="003F7BF2">
        <w:rPr>
          <w:rFonts w:asciiTheme="minorBidi" w:hAnsiTheme="minorBidi"/>
          <w:color w:val="000000" w:themeColor="text1"/>
          <w:sz w:val="20"/>
          <w:szCs w:val="20"/>
        </w:rPr>
        <w:t>ments</w:t>
      </w:r>
      <w:r w:rsidRPr="003F7BF2">
        <w:rPr>
          <w:rFonts w:asciiTheme="minorBidi" w:hAnsiTheme="minorBidi"/>
          <w:color w:val="000000" w:themeColor="text1"/>
          <w:sz w:val="20"/>
          <w:szCs w:val="20"/>
        </w:rPr>
        <w:t xml:space="preserve"> of the </w:t>
      </w:r>
      <w:proofErr w:type="spellStart"/>
      <w:r w:rsidRPr="003F7BF2">
        <w:rPr>
          <w:rFonts w:asciiTheme="minorBidi" w:hAnsiTheme="minorBidi"/>
          <w:i/>
          <w:iCs/>
          <w:color w:val="000000" w:themeColor="text1"/>
          <w:sz w:val="20"/>
          <w:szCs w:val="20"/>
        </w:rPr>
        <w:t>Blattabacterium</w:t>
      </w:r>
      <w:proofErr w:type="spellEnd"/>
      <w:r w:rsidRPr="003F7BF2">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3F7BF2">
        <w:rPr>
          <w:rFonts w:asciiTheme="minorBidi" w:hAnsiTheme="minorBidi"/>
          <w:color w:val="1F497D" w:themeColor="text2"/>
          <w:sz w:val="20"/>
          <w:szCs w:val="20"/>
        </w:rPr>
        <w:t>.</w:t>
      </w:r>
      <w:r w:rsidRPr="003F7BF2">
        <w:rPr>
          <w:rFonts w:asciiTheme="minorBidi" w:hAnsiTheme="minorBidi"/>
          <w:color w:val="FF0000"/>
          <w:sz w:val="20"/>
          <w:szCs w:val="20"/>
        </w:rPr>
        <w:t xml:space="preserve"> </w:t>
      </w:r>
      <w:r w:rsidRPr="003F7BF2">
        <w:rPr>
          <w:rFonts w:asciiTheme="minorBidi" w:hAnsiTheme="minorBidi"/>
          <w:color w:val="000000" w:themeColor="text1"/>
          <w:sz w:val="20"/>
          <w:szCs w:val="20"/>
        </w:rPr>
        <w:t xml:space="preserve">Several filtering steps and QC analyses were applied to </w:t>
      </w:r>
      <w:r w:rsidRPr="003F7BF2">
        <w:rPr>
          <w:rFonts w:asciiTheme="minorBidi" w:hAnsiTheme="minorBidi"/>
          <w:sz w:val="20"/>
          <w:szCs w:val="20"/>
        </w:rPr>
        <w:t xml:space="preserve">confirm that the identified inserts were ‘true’ </w:t>
      </w:r>
      <w:r w:rsidR="00864CC8" w:rsidRPr="003F7BF2">
        <w:rPr>
          <w:rFonts w:asciiTheme="minorBidi" w:hAnsiTheme="minorBidi"/>
          <w:sz w:val="20"/>
          <w:szCs w:val="20"/>
        </w:rPr>
        <w:t>HGT inserts</w:t>
      </w:r>
      <w:r w:rsidRPr="003F7BF2">
        <w:rPr>
          <w:rFonts w:asciiTheme="minorBidi" w:hAnsiTheme="minorBidi"/>
          <w:sz w:val="20"/>
          <w:szCs w:val="20"/>
        </w:rPr>
        <w:t>, rather than assembly art</w:t>
      </w:r>
      <w:r w:rsidR="0016558B" w:rsidRPr="003F7BF2">
        <w:rPr>
          <w:rFonts w:asciiTheme="minorBidi" w:hAnsiTheme="minorBidi"/>
          <w:sz w:val="20"/>
          <w:szCs w:val="20"/>
        </w:rPr>
        <w:t>i</w:t>
      </w:r>
      <w:r w:rsidRPr="003F7BF2">
        <w:rPr>
          <w:rFonts w:asciiTheme="minorBidi" w:hAnsiTheme="minorBidi"/>
          <w:sz w:val="20"/>
          <w:szCs w:val="20"/>
        </w:rPr>
        <w:t xml:space="preserve">facts or misidentified </w:t>
      </w:r>
      <w:proofErr w:type="spellStart"/>
      <w:r w:rsidRPr="003F7BF2">
        <w:rPr>
          <w:rFonts w:asciiTheme="minorBidi" w:hAnsiTheme="minorBidi"/>
          <w:i/>
          <w:iCs/>
          <w:sz w:val="20"/>
          <w:szCs w:val="20"/>
        </w:rPr>
        <w:t>Blattabacterium</w:t>
      </w:r>
      <w:proofErr w:type="spellEnd"/>
      <w:r w:rsidRPr="003F7BF2">
        <w:rPr>
          <w:rFonts w:asciiTheme="minorBidi" w:hAnsiTheme="minorBidi"/>
          <w:sz w:val="20"/>
          <w:szCs w:val="20"/>
        </w:rPr>
        <w:t xml:space="preserve"> DNA</w:t>
      </w:r>
      <w:r w:rsidRPr="003F7BF2">
        <w:rPr>
          <w:rFonts w:asciiTheme="minorBidi" w:hAnsiTheme="minorBidi"/>
          <w:color w:val="000000" w:themeColor="text1"/>
          <w:sz w:val="20"/>
          <w:szCs w:val="20"/>
        </w:rPr>
        <w:t xml:space="preserve">, and to identify </w:t>
      </w:r>
      <w:r w:rsidRPr="003F7BF2">
        <w:rPr>
          <w:rFonts w:asciiTheme="minorBidi" w:hAnsiTheme="minorBidi"/>
          <w:sz w:val="20"/>
          <w:szCs w:val="20"/>
        </w:rPr>
        <w:t>unique insert events within a genome (i.e.</w:t>
      </w:r>
      <w:r w:rsidR="0016558B" w:rsidRPr="003F7BF2">
        <w:rPr>
          <w:rFonts w:asciiTheme="minorBidi" w:hAnsiTheme="minorBidi"/>
          <w:sz w:val="20"/>
          <w:szCs w:val="20"/>
        </w:rPr>
        <w:t>,</w:t>
      </w:r>
      <w:r w:rsidRPr="003F7BF2">
        <w:rPr>
          <w:rFonts w:asciiTheme="minorBidi" w:hAnsiTheme="minorBidi"/>
          <w:sz w:val="20"/>
          <w:szCs w:val="20"/>
        </w:rPr>
        <w:t xml:space="preserve"> excluding inserts arising from duplication or transposition)</w:t>
      </w:r>
      <w:r w:rsidR="00F26308" w:rsidRPr="003F7BF2">
        <w:rPr>
          <w:rFonts w:asciiTheme="minorBidi" w:hAnsiTheme="minorBidi"/>
          <w:sz w:val="20"/>
          <w:szCs w:val="20"/>
        </w:rPr>
        <w:t xml:space="preserve">. We also ran control analyses using </w:t>
      </w:r>
      <w:proofErr w:type="spellStart"/>
      <w:r w:rsidR="00F26308" w:rsidRPr="003F7BF2">
        <w:rPr>
          <w:rFonts w:asciiTheme="minorBidi" w:hAnsiTheme="minorBidi"/>
          <w:i/>
          <w:iCs/>
          <w:sz w:val="20"/>
          <w:szCs w:val="20"/>
        </w:rPr>
        <w:t>Buchnera</w:t>
      </w:r>
      <w:proofErr w:type="spellEnd"/>
      <w:r w:rsidR="00F26308" w:rsidRPr="003F7BF2">
        <w:rPr>
          <w:rFonts w:asciiTheme="minorBidi" w:hAnsiTheme="minorBidi"/>
          <w:sz w:val="20"/>
          <w:szCs w:val="20"/>
        </w:rPr>
        <w:t xml:space="preserve"> (negative control) and </w:t>
      </w:r>
      <w:r w:rsidR="00F26308" w:rsidRPr="003F7BF2">
        <w:rPr>
          <w:rFonts w:asciiTheme="minorBidi" w:hAnsiTheme="minorBidi"/>
          <w:i/>
          <w:iCs/>
          <w:sz w:val="20"/>
          <w:szCs w:val="20"/>
        </w:rPr>
        <w:t>Wolbachia</w:t>
      </w:r>
      <w:r w:rsidR="00F26308" w:rsidRPr="003F7BF2">
        <w:rPr>
          <w:rFonts w:asciiTheme="minorBidi" w:hAnsiTheme="minorBidi"/>
          <w:sz w:val="20"/>
          <w:szCs w:val="20"/>
        </w:rPr>
        <w:t xml:space="preserve"> (</w:t>
      </w:r>
      <w:r w:rsidR="00EE7FBE" w:rsidRPr="003F7BF2">
        <w:rPr>
          <w:rFonts w:asciiTheme="minorBidi" w:hAnsiTheme="minorBidi"/>
          <w:sz w:val="20"/>
          <w:szCs w:val="20"/>
        </w:rPr>
        <w:t>known to infect hosts</w:t>
      </w:r>
      <w:r w:rsidR="00F26308" w:rsidRPr="003F7BF2">
        <w:rPr>
          <w:rFonts w:asciiTheme="minorBidi" w:hAnsiTheme="minorBidi"/>
          <w:sz w:val="20"/>
          <w:szCs w:val="20"/>
        </w:rPr>
        <w:t>) using the same pipeline.</w:t>
      </w:r>
      <w:r w:rsidRPr="003F7BF2">
        <w:rPr>
          <w:rFonts w:asciiTheme="minorBidi" w:hAnsiTheme="minorBidi"/>
          <w:sz w:val="20"/>
          <w:szCs w:val="20"/>
        </w:rPr>
        <w:t xml:space="preserve"> After characteri</w:t>
      </w:r>
      <w:r w:rsidR="0016558B" w:rsidRPr="003F7BF2">
        <w:rPr>
          <w:rFonts w:asciiTheme="minorBidi" w:hAnsiTheme="minorBidi"/>
          <w:sz w:val="20"/>
          <w:szCs w:val="20"/>
        </w:rPr>
        <w:t>z</w:t>
      </w:r>
      <w:r w:rsidRPr="003F7BF2">
        <w:rPr>
          <w:rFonts w:asciiTheme="minorBidi" w:hAnsiTheme="minorBidi"/>
          <w:sz w:val="20"/>
          <w:szCs w:val="20"/>
        </w:rPr>
        <w:t xml:space="preserve">ing inserts, we investigated their </w:t>
      </w:r>
      <w:del w:id="27" w:author="Kyle Ewart" w:date="2026-05-04T09:37:00Z" w16du:dateUtc="2026-05-04T08:37:00Z">
        <w:r w:rsidRPr="003F7BF2" w:rsidDel="00B97439">
          <w:rPr>
            <w:rFonts w:asciiTheme="minorBidi" w:hAnsiTheme="minorBidi"/>
            <w:sz w:val="20"/>
            <w:szCs w:val="20"/>
          </w:rPr>
          <w:delText xml:space="preserve">minimum </w:delText>
        </w:r>
      </w:del>
      <w:r w:rsidRPr="003F7BF2">
        <w:rPr>
          <w:rFonts w:asciiTheme="minorBidi" w:hAnsiTheme="minorBidi"/>
          <w:sz w:val="20"/>
          <w:szCs w:val="20"/>
        </w:rPr>
        <w:t xml:space="preserve">age, length, origin, </w:t>
      </w:r>
      <w:del w:id="28" w:author="Kyle Ewart" w:date="2026-05-04T09:37:00Z" w16du:dateUtc="2026-05-04T08:37:00Z">
        <w:r w:rsidRPr="003F7BF2" w:rsidDel="00B97439">
          <w:rPr>
            <w:rFonts w:asciiTheme="minorBidi" w:hAnsiTheme="minorBidi"/>
            <w:sz w:val="20"/>
            <w:szCs w:val="20"/>
          </w:rPr>
          <w:delText xml:space="preserve">insertion </w:delText>
        </w:r>
      </w:del>
      <w:r w:rsidRPr="003F7BF2">
        <w:rPr>
          <w:rFonts w:asciiTheme="minorBidi" w:hAnsiTheme="minorBidi"/>
          <w:sz w:val="20"/>
          <w:szCs w:val="20"/>
        </w:rPr>
        <w:t>locality</w:t>
      </w:r>
      <w:r w:rsidR="002D13B1" w:rsidRPr="003F7BF2">
        <w:rPr>
          <w:rFonts w:asciiTheme="minorBidi" w:hAnsiTheme="minorBidi"/>
          <w:sz w:val="20"/>
          <w:szCs w:val="20"/>
        </w:rPr>
        <w:t>,</w:t>
      </w:r>
      <w:r w:rsidRPr="003F7BF2">
        <w:rPr>
          <w:rFonts w:asciiTheme="minorBidi" w:hAnsiTheme="minorBidi"/>
          <w:sz w:val="20"/>
          <w:szCs w:val="20"/>
        </w:rPr>
        <w:t xml:space="preserve"> and GC content.</w:t>
      </w:r>
    </w:p>
    <w:p w14:paraId="34839112" w14:textId="77777777" w:rsidR="00D3701A" w:rsidRPr="003F7BF2"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r w:rsidRPr="003F7BF2">
        <w:rPr>
          <w:rFonts w:ascii="Arial" w:hAnsi="Arial" w:cs="Arial"/>
          <w:b/>
          <w:color w:val="000000"/>
          <w:sz w:val="20"/>
          <w:szCs w:val="20"/>
        </w:rPr>
        <w:t>Acknowledgments</w:t>
      </w:r>
    </w:p>
    <w:p w14:paraId="5657C956" w14:textId="77777777" w:rsidR="00E6133D" w:rsidRPr="003F7BF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3A3F161" w:rsidR="00E6133D" w:rsidRDefault="00D3701A" w:rsidP="00A818F7">
      <w:pPr>
        <w:pBdr>
          <w:top w:val="nil"/>
          <w:left w:val="nil"/>
          <w:bottom w:val="nil"/>
          <w:right w:val="nil"/>
          <w:between w:val="nil"/>
        </w:pBdr>
        <w:contextualSpacing/>
        <w:rPr>
          <w:rFonts w:asciiTheme="minorBidi" w:hAnsiTheme="minorBidi"/>
          <w:sz w:val="20"/>
          <w:szCs w:val="20"/>
        </w:rPr>
      </w:pPr>
      <w:r w:rsidRPr="003F7BF2">
        <w:rPr>
          <w:rFonts w:asciiTheme="minorBidi" w:hAnsiTheme="minorBidi"/>
          <w:sz w:val="20"/>
          <w:szCs w:val="20"/>
        </w:rPr>
        <w:t>We thank James Walker, Bruce Gray for assistance with sample provision</w:t>
      </w:r>
      <w:del w:id="29" w:author="Kyle Ewart" w:date="2026-05-04T09:38:00Z" w16du:dateUtc="2026-05-04T08:38:00Z">
        <w:r w:rsidRPr="003F7BF2" w:rsidDel="00B97439">
          <w:rPr>
            <w:rFonts w:asciiTheme="minorBidi" w:hAnsiTheme="minorBidi"/>
            <w:sz w:val="20"/>
            <w:szCs w:val="20"/>
          </w:rPr>
          <w:delText xml:space="preserve"> for genome sequencing</w:delText>
        </w:r>
      </w:del>
      <w:r w:rsidRPr="003F7BF2">
        <w:rPr>
          <w:rFonts w:asciiTheme="minorBidi" w:hAnsiTheme="minorBidi"/>
          <w:sz w:val="20"/>
          <w:szCs w:val="20"/>
        </w:rPr>
        <w:t xml:space="preserve">, Pawsey Supercomputing Research Centre, and Australian </w:t>
      </w:r>
      <w:proofErr w:type="spellStart"/>
      <w:r w:rsidRPr="003F7BF2">
        <w:rPr>
          <w:rFonts w:asciiTheme="minorBidi" w:hAnsiTheme="minorBidi"/>
          <w:sz w:val="20"/>
          <w:szCs w:val="20"/>
        </w:rPr>
        <w:t>BioCommons</w:t>
      </w:r>
      <w:proofErr w:type="spellEnd"/>
      <w:r w:rsidRPr="003F7BF2">
        <w:rPr>
          <w:rFonts w:asciiTheme="minorBidi" w:hAnsiTheme="minorBidi"/>
          <w:sz w:val="20"/>
          <w:szCs w:val="20"/>
        </w:rPr>
        <w:t xml:space="preserve"> Leadership Share (</w:t>
      </w:r>
      <w:proofErr w:type="spellStart"/>
      <w:r w:rsidRPr="003F7BF2">
        <w:rPr>
          <w:rFonts w:asciiTheme="minorBidi" w:hAnsiTheme="minorBidi"/>
          <w:sz w:val="20"/>
          <w:szCs w:val="20"/>
        </w:rPr>
        <w:t>ABLeS</w:t>
      </w:r>
      <w:proofErr w:type="spellEnd"/>
      <w:r w:rsidRPr="003F7BF2">
        <w:rPr>
          <w:rFonts w:asciiTheme="minorBidi" w:hAnsiTheme="minorBidi"/>
          <w:sz w:val="20"/>
          <w:szCs w:val="20"/>
        </w:rPr>
        <w:t>). This study was supported by grants from the Australian Research Council (FT160100463; DP220103265).</w:t>
      </w:r>
    </w:p>
    <w:p w14:paraId="266B449B" w14:textId="77777777" w:rsidR="007B093C" w:rsidRPr="003F7BF2" w:rsidRDefault="007B093C" w:rsidP="00A818F7">
      <w:pPr>
        <w:pBdr>
          <w:top w:val="nil"/>
          <w:left w:val="nil"/>
          <w:bottom w:val="nil"/>
          <w:right w:val="nil"/>
          <w:between w:val="nil"/>
        </w:pBdr>
        <w:contextualSpacing/>
        <w:rPr>
          <w:rFonts w:ascii="Arial" w:hAnsi="Arial" w:cs="Arial"/>
          <w:color w:val="000000"/>
          <w:sz w:val="20"/>
          <w:szCs w:val="20"/>
        </w:rPr>
      </w:pPr>
    </w:p>
    <w:p w14:paraId="1124750D" w14:textId="5234B542"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3F7BF2" w:rsidRDefault="00E6133D" w:rsidP="00A818F7">
      <w:pPr>
        <w:pBdr>
          <w:top w:val="nil"/>
          <w:left w:val="nil"/>
          <w:bottom w:val="nil"/>
          <w:right w:val="nil"/>
          <w:between w:val="nil"/>
        </w:pBdr>
        <w:contextualSpacing/>
        <w:rPr>
          <w:rFonts w:ascii="Arial" w:hAnsi="Arial" w:cs="Arial"/>
          <w:color w:val="000000"/>
          <w:sz w:val="20"/>
          <w:szCs w:val="20"/>
        </w:rPr>
      </w:pPr>
      <w:r w:rsidRPr="003F7BF2">
        <w:rPr>
          <w:rFonts w:ascii="Arial" w:hAnsi="Arial" w:cs="Arial"/>
          <w:b/>
          <w:color w:val="000000"/>
          <w:sz w:val="20"/>
          <w:szCs w:val="20"/>
        </w:rPr>
        <w:t>References</w:t>
      </w:r>
    </w:p>
    <w:p w14:paraId="306261D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J. Van Etten, D. Bhattacharya, Horizontal gene transfer in eukaryotes: not if, but how much? </w:t>
      </w:r>
      <w:r w:rsidRPr="003F7BF2">
        <w:rPr>
          <w:rFonts w:asciiTheme="minorBidi" w:hAnsiTheme="minorBidi"/>
          <w:i/>
          <w:iCs/>
          <w:sz w:val="20"/>
          <w:szCs w:val="20"/>
        </w:rPr>
        <w:t>Trends Genet.</w:t>
      </w:r>
      <w:r w:rsidRPr="003F7BF2">
        <w:rPr>
          <w:rFonts w:asciiTheme="minorBidi" w:hAnsiTheme="minorBidi"/>
          <w:sz w:val="20"/>
          <w:szCs w:val="20"/>
        </w:rPr>
        <w:t xml:space="preserve"> </w:t>
      </w:r>
      <w:r w:rsidRPr="003F7BF2">
        <w:rPr>
          <w:rFonts w:asciiTheme="minorBidi" w:hAnsiTheme="minorBidi"/>
          <w:b/>
          <w:bCs/>
          <w:sz w:val="20"/>
          <w:szCs w:val="20"/>
        </w:rPr>
        <w:t>36</w:t>
      </w:r>
      <w:r w:rsidRPr="003F7BF2">
        <w:rPr>
          <w:rFonts w:asciiTheme="minorBidi" w:hAnsiTheme="minorBidi"/>
          <w:sz w:val="20"/>
          <w:szCs w:val="20"/>
        </w:rPr>
        <w:t>, 915–925 (2020)</w:t>
      </w:r>
    </w:p>
    <w:p w14:paraId="49513C8B"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F. Husnik, J. P. McCutcheon, Functional horizontal gene transfer from bacteria to eukaryotes. </w:t>
      </w:r>
      <w:r w:rsidRPr="003F7BF2">
        <w:rPr>
          <w:rFonts w:asciiTheme="minorBidi" w:hAnsiTheme="minorBidi"/>
          <w:i/>
          <w:iCs/>
          <w:sz w:val="20"/>
          <w:szCs w:val="20"/>
        </w:rPr>
        <w:t xml:space="preserve">Nat. Rev. </w:t>
      </w:r>
      <w:proofErr w:type="spellStart"/>
      <w:r w:rsidRPr="003F7BF2">
        <w:rPr>
          <w:rFonts w:asciiTheme="minorBidi" w:hAnsiTheme="minorBidi"/>
          <w:i/>
          <w:iCs/>
          <w:sz w:val="20"/>
          <w:szCs w:val="20"/>
        </w:rPr>
        <w:t>Microbiol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16</w:t>
      </w:r>
      <w:r w:rsidRPr="003F7BF2">
        <w:rPr>
          <w:rFonts w:asciiTheme="minorBidi" w:hAnsiTheme="minorBidi"/>
          <w:sz w:val="20"/>
          <w:szCs w:val="20"/>
        </w:rPr>
        <w:t>, 67–79 (2018).</w:t>
      </w:r>
    </w:p>
    <w:p w14:paraId="4C8C717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L. Sacchi </w:t>
      </w:r>
      <w:r w:rsidRPr="003F7BF2">
        <w:rPr>
          <w:rFonts w:asciiTheme="minorBidi" w:hAnsiTheme="minorBidi"/>
          <w:i/>
          <w:iCs/>
          <w:sz w:val="20"/>
          <w:szCs w:val="20"/>
        </w:rPr>
        <w:t>et al</w:t>
      </w:r>
      <w:r w:rsidRPr="003F7BF2">
        <w:rPr>
          <w:rFonts w:asciiTheme="minorBidi" w:hAnsiTheme="minorBidi"/>
          <w:sz w:val="20"/>
          <w:szCs w:val="20"/>
        </w:rPr>
        <w:t xml:space="preserve">., Symbionts in the oocytes of </w:t>
      </w:r>
      <w:r w:rsidRPr="00A5676B">
        <w:rPr>
          <w:rFonts w:asciiTheme="minorBidi" w:hAnsiTheme="minorBidi"/>
          <w:i/>
          <w:iCs/>
          <w:sz w:val="20"/>
          <w:szCs w:val="20"/>
          <w:rPrChange w:id="30" w:author="Nathan Lo" w:date="2026-05-05T10:28:00Z" w16du:dateUtc="2026-05-05T00:28:00Z">
            <w:rPr>
              <w:rFonts w:asciiTheme="minorBidi" w:hAnsiTheme="minorBidi"/>
              <w:sz w:val="20"/>
              <w:szCs w:val="20"/>
            </w:rPr>
          </w:rPrChange>
        </w:rPr>
        <w:t>Blattella germanica</w:t>
      </w:r>
      <w:r w:rsidRPr="003F7BF2">
        <w:rPr>
          <w:rFonts w:asciiTheme="minorBidi" w:hAnsiTheme="minorBidi"/>
          <w:sz w:val="20"/>
          <w:szCs w:val="20"/>
        </w:rPr>
        <w:t xml:space="preserve"> (</w:t>
      </w:r>
      <w:proofErr w:type="spellStart"/>
      <w:del w:id="31" w:author="Nathan Lo" w:date="2026-05-05T10:27:00Z" w16du:dateUtc="2026-05-05T00:27:00Z">
        <w:r w:rsidRPr="003F7BF2" w:rsidDel="00A5676B">
          <w:rPr>
            <w:rFonts w:asciiTheme="minorBidi" w:hAnsiTheme="minorBidi"/>
            <w:sz w:val="20"/>
            <w:szCs w:val="20"/>
          </w:rPr>
          <w:delText>L.)(</w:delText>
        </w:r>
      </w:del>
      <w:r w:rsidRPr="003F7BF2">
        <w:rPr>
          <w:rFonts w:asciiTheme="minorBidi" w:hAnsiTheme="minorBidi"/>
          <w:sz w:val="20"/>
          <w:szCs w:val="20"/>
        </w:rPr>
        <w:t>Dictyoptera</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Blattellidae</w:t>
      </w:r>
      <w:proofErr w:type="spellEnd"/>
      <w:r w:rsidRPr="003F7BF2">
        <w:rPr>
          <w:rFonts w:asciiTheme="minorBidi" w:hAnsiTheme="minorBidi"/>
          <w:sz w:val="20"/>
          <w:szCs w:val="20"/>
        </w:rPr>
        <w:t xml:space="preserve">): Their mode of transmission. </w:t>
      </w:r>
      <w:r w:rsidRPr="003F7BF2">
        <w:rPr>
          <w:rFonts w:asciiTheme="minorBidi" w:hAnsiTheme="minorBidi"/>
          <w:i/>
          <w:iCs/>
          <w:sz w:val="20"/>
          <w:szCs w:val="20"/>
        </w:rPr>
        <w:t xml:space="preserve">Int. J. Insect Morph. </w:t>
      </w:r>
      <w:proofErr w:type="spellStart"/>
      <w:r w:rsidRPr="003F7BF2">
        <w:rPr>
          <w:rFonts w:asciiTheme="minorBidi" w:hAnsiTheme="minorBidi"/>
          <w:i/>
          <w:iCs/>
          <w:sz w:val="20"/>
          <w:szCs w:val="20"/>
        </w:rPr>
        <w:t>Embryol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17</w:t>
      </w:r>
      <w:r w:rsidRPr="003F7BF2">
        <w:rPr>
          <w:rFonts w:asciiTheme="minorBidi" w:hAnsiTheme="minorBidi"/>
          <w:sz w:val="20"/>
          <w:szCs w:val="20"/>
        </w:rPr>
        <w:t xml:space="preserve">, 437–446 </w:t>
      </w:r>
      <w:r w:rsidRPr="003F7BF2">
        <w:rPr>
          <w:rFonts w:asciiTheme="minorBidi" w:hAnsiTheme="minorBidi"/>
          <w:sz w:val="20"/>
          <w:szCs w:val="20"/>
          <w:lang w:val="it-IT"/>
        </w:rPr>
        <w:t>(1988).</w:t>
      </w:r>
    </w:p>
    <w:p w14:paraId="42EAD62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lastRenderedPageBreak/>
        <w:t xml:space="preserve">N. Lo, C. Bandi, H. Watanabe, C. Nalepa, T. Beninati, Evidence for </w:t>
      </w:r>
      <w:proofErr w:type="spellStart"/>
      <w:r w:rsidRPr="003F7BF2">
        <w:rPr>
          <w:rFonts w:asciiTheme="minorBidi" w:hAnsiTheme="minorBidi"/>
          <w:sz w:val="20"/>
          <w:szCs w:val="20"/>
        </w:rPr>
        <w:t>cocladogenesis</w:t>
      </w:r>
      <w:proofErr w:type="spellEnd"/>
      <w:r w:rsidRPr="003F7BF2">
        <w:rPr>
          <w:rFonts w:asciiTheme="minorBidi" w:hAnsiTheme="minorBidi"/>
          <w:sz w:val="20"/>
          <w:szCs w:val="20"/>
        </w:rPr>
        <w:t xml:space="preserve"> between diverse dictyopteran lineages and their intracellular endosymbionts.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sz w:val="20"/>
          <w:szCs w:val="20"/>
        </w:rPr>
        <w:t>20</w:t>
      </w:r>
      <w:r w:rsidRPr="003F7BF2">
        <w:rPr>
          <w:rFonts w:asciiTheme="minorBidi" w:hAnsiTheme="minorBidi"/>
          <w:sz w:val="20"/>
          <w:szCs w:val="20"/>
        </w:rPr>
        <w:t>, 907–913 (2003).</w:t>
      </w:r>
    </w:p>
    <w:p w14:paraId="4627494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N. </w:t>
      </w:r>
      <w:proofErr w:type="spellStart"/>
      <w:r w:rsidRPr="003F7BF2">
        <w:rPr>
          <w:rFonts w:asciiTheme="minorBidi" w:hAnsiTheme="minorBidi"/>
          <w:sz w:val="20"/>
          <w:szCs w:val="20"/>
        </w:rPr>
        <w:t>Nikoh</w:t>
      </w:r>
      <w:proofErr w:type="spellEnd"/>
      <w:r w:rsidRPr="003F7BF2">
        <w:rPr>
          <w:rFonts w:asciiTheme="minorBidi" w:hAnsiTheme="minorBidi"/>
          <w:sz w:val="20"/>
          <w:szCs w:val="20"/>
        </w:rPr>
        <w:t xml:space="preserve"> </w:t>
      </w:r>
      <w:r w:rsidRPr="003F7BF2">
        <w:rPr>
          <w:rFonts w:asciiTheme="minorBidi" w:hAnsiTheme="minorBidi"/>
          <w:i/>
          <w:iCs/>
          <w:sz w:val="20"/>
          <w:szCs w:val="20"/>
        </w:rPr>
        <w:t>et al</w:t>
      </w:r>
      <w:r w:rsidRPr="003F7BF2">
        <w:rPr>
          <w:rFonts w:asciiTheme="minorBidi" w:hAnsiTheme="minorBidi"/>
          <w:sz w:val="20"/>
          <w:szCs w:val="20"/>
        </w:rPr>
        <w:t xml:space="preserve">., Bacterial genes in the aphid genome: absence of functional gene transfer from </w:t>
      </w:r>
      <w:proofErr w:type="spellStart"/>
      <w:r w:rsidRPr="00A5676B">
        <w:rPr>
          <w:rFonts w:asciiTheme="minorBidi" w:hAnsiTheme="minorBidi"/>
          <w:i/>
          <w:iCs/>
          <w:sz w:val="20"/>
          <w:szCs w:val="20"/>
          <w:rPrChange w:id="32" w:author="Nathan Lo" w:date="2026-05-05T10:28:00Z" w16du:dateUtc="2026-05-05T00:28:00Z">
            <w:rPr>
              <w:rFonts w:asciiTheme="minorBidi" w:hAnsiTheme="minorBidi"/>
              <w:sz w:val="20"/>
              <w:szCs w:val="20"/>
            </w:rPr>
          </w:rPrChange>
        </w:rPr>
        <w:t>Buchnera</w:t>
      </w:r>
      <w:proofErr w:type="spellEnd"/>
      <w:r w:rsidRPr="003F7BF2">
        <w:rPr>
          <w:rFonts w:asciiTheme="minorBidi" w:hAnsiTheme="minorBidi"/>
          <w:sz w:val="20"/>
          <w:szCs w:val="20"/>
        </w:rPr>
        <w:t xml:space="preserve"> to its host. </w:t>
      </w:r>
      <w:proofErr w:type="spellStart"/>
      <w:r w:rsidRPr="003F7BF2">
        <w:rPr>
          <w:rFonts w:asciiTheme="minorBidi" w:hAnsiTheme="minorBidi"/>
          <w:i/>
          <w:iCs/>
          <w:sz w:val="20"/>
          <w:szCs w:val="20"/>
        </w:rPr>
        <w:t>PLoS</w:t>
      </w:r>
      <w:proofErr w:type="spellEnd"/>
      <w:r w:rsidRPr="003F7BF2">
        <w:rPr>
          <w:rFonts w:asciiTheme="minorBidi" w:hAnsiTheme="minorBidi"/>
          <w:i/>
          <w:iCs/>
          <w:sz w:val="20"/>
          <w:szCs w:val="20"/>
        </w:rPr>
        <w:t xml:space="preserve"> Genet</w:t>
      </w:r>
      <w:r w:rsidRPr="003F7BF2">
        <w:rPr>
          <w:rFonts w:asciiTheme="minorBidi" w:hAnsiTheme="minorBidi"/>
          <w:sz w:val="20"/>
          <w:szCs w:val="20"/>
        </w:rPr>
        <w:t xml:space="preserve">. </w:t>
      </w:r>
      <w:r w:rsidRPr="003F7BF2">
        <w:rPr>
          <w:rFonts w:asciiTheme="minorBidi" w:hAnsiTheme="minorBidi"/>
          <w:b/>
          <w:bCs/>
          <w:i/>
          <w:iCs/>
          <w:sz w:val="20"/>
          <w:szCs w:val="20"/>
        </w:rPr>
        <w:t>6</w:t>
      </w:r>
      <w:r w:rsidRPr="003F7BF2">
        <w:rPr>
          <w:rFonts w:asciiTheme="minorBidi" w:hAnsiTheme="minorBidi"/>
          <w:sz w:val="20"/>
          <w:szCs w:val="20"/>
        </w:rPr>
        <w:t xml:space="preserve">, e1000827 </w:t>
      </w:r>
      <w:r w:rsidRPr="003F7BF2">
        <w:rPr>
          <w:rFonts w:asciiTheme="minorBidi" w:hAnsiTheme="minorBidi"/>
          <w:sz w:val="20"/>
          <w:szCs w:val="20"/>
          <w:lang w:val="pl-PL"/>
        </w:rPr>
        <w:t>(2010).</w:t>
      </w:r>
    </w:p>
    <w:p w14:paraId="6C33D75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B. Sloan </w:t>
      </w:r>
      <w:r w:rsidRPr="003F7BF2">
        <w:rPr>
          <w:rFonts w:asciiTheme="minorBidi" w:hAnsiTheme="minorBidi"/>
          <w:i/>
          <w:iCs/>
          <w:sz w:val="20"/>
          <w:szCs w:val="20"/>
        </w:rPr>
        <w:t>et al</w:t>
      </w:r>
      <w:r w:rsidRPr="003F7BF2">
        <w:rPr>
          <w:rFonts w:asciiTheme="minorBidi" w:hAnsiTheme="minorBidi"/>
          <w:sz w:val="20"/>
          <w:szCs w:val="20"/>
        </w:rPr>
        <w:t xml:space="preserve">., Parallel histories of horizontal gene transfer facilitated extreme reduction of endosymbiont genomes in sap-feeding insects. </w:t>
      </w:r>
      <w:r w:rsidRPr="003F7BF2">
        <w:rPr>
          <w:rFonts w:asciiTheme="minorBidi" w:hAnsiTheme="minorBidi"/>
          <w:i/>
          <w:iCs/>
          <w:sz w:val="20"/>
          <w:szCs w:val="20"/>
        </w:rPr>
        <w:t>Mol. Biol. Evol.</w:t>
      </w:r>
      <w:r w:rsidRPr="003F7BF2">
        <w:rPr>
          <w:rFonts w:asciiTheme="minorBidi" w:hAnsiTheme="minorBidi"/>
          <w:sz w:val="20"/>
          <w:szCs w:val="20"/>
        </w:rPr>
        <w:t xml:space="preserve"> </w:t>
      </w:r>
      <w:r w:rsidRPr="003F7BF2">
        <w:rPr>
          <w:rFonts w:asciiTheme="minorBidi" w:hAnsiTheme="minorBidi"/>
          <w:b/>
          <w:bCs/>
          <w:i/>
          <w:iCs/>
          <w:sz w:val="20"/>
          <w:szCs w:val="20"/>
        </w:rPr>
        <w:t>31</w:t>
      </w:r>
      <w:r w:rsidRPr="003F7BF2">
        <w:rPr>
          <w:rFonts w:asciiTheme="minorBidi" w:hAnsiTheme="minorBidi"/>
          <w:sz w:val="20"/>
          <w:szCs w:val="20"/>
        </w:rPr>
        <w:t>, 857–871 (2014).</w:t>
      </w:r>
    </w:p>
    <w:p w14:paraId="702F0FA4" w14:textId="77777777" w:rsidR="00985BE3" w:rsidRPr="003F7BF2" w:rsidRDefault="00985BE3" w:rsidP="00985BE3">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Y. Li </w:t>
      </w:r>
      <w:r w:rsidRPr="003F7BF2">
        <w:rPr>
          <w:rFonts w:asciiTheme="minorBidi" w:hAnsiTheme="minorBidi"/>
          <w:i/>
          <w:iCs/>
          <w:sz w:val="20"/>
          <w:szCs w:val="20"/>
        </w:rPr>
        <w:t>et al</w:t>
      </w:r>
      <w:r w:rsidRPr="003F7BF2">
        <w:rPr>
          <w:rFonts w:asciiTheme="minorBidi" w:hAnsiTheme="minorBidi"/>
          <w:sz w:val="20"/>
          <w:szCs w:val="20"/>
        </w:rPr>
        <w:t>., HGT is widespread in insects and contributes to male courtship in lepidopterans</w:t>
      </w:r>
      <w:r w:rsidRPr="003F7BF2">
        <w:rPr>
          <w:rFonts w:asciiTheme="minorBidi" w:hAnsiTheme="minorBidi"/>
          <w:i/>
          <w:iCs/>
          <w:sz w:val="20"/>
          <w:szCs w:val="20"/>
        </w:rPr>
        <w:t>. Cell</w:t>
      </w:r>
      <w:r w:rsidRPr="003F7BF2">
        <w:rPr>
          <w:rFonts w:asciiTheme="minorBidi" w:hAnsiTheme="minorBidi"/>
          <w:sz w:val="20"/>
          <w:szCs w:val="20"/>
        </w:rPr>
        <w:t xml:space="preserve">, </w:t>
      </w:r>
      <w:r w:rsidRPr="003F7BF2">
        <w:rPr>
          <w:rFonts w:asciiTheme="minorBidi" w:hAnsiTheme="minorBidi"/>
          <w:i/>
          <w:iCs/>
          <w:sz w:val="20"/>
          <w:szCs w:val="20"/>
        </w:rPr>
        <w:t>185</w:t>
      </w:r>
      <w:r w:rsidRPr="003F7BF2">
        <w:rPr>
          <w:rFonts w:asciiTheme="minorBidi" w:hAnsiTheme="minorBidi"/>
          <w:sz w:val="20"/>
          <w:szCs w:val="20"/>
        </w:rPr>
        <w:t>, 2975–2987 (2022).</w:t>
      </w:r>
    </w:p>
    <w:p w14:paraId="029187BE"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C. Liu </w:t>
      </w:r>
      <w:r w:rsidRPr="003F7BF2">
        <w:rPr>
          <w:rFonts w:asciiTheme="minorBidi" w:hAnsiTheme="minorBidi"/>
          <w:i/>
          <w:iCs/>
          <w:sz w:val="20"/>
          <w:szCs w:val="20"/>
        </w:rPr>
        <w:t>et al</w:t>
      </w:r>
      <w:r w:rsidRPr="003F7BF2">
        <w:rPr>
          <w:rFonts w:asciiTheme="minorBidi" w:hAnsiTheme="minorBidi"/>
          <w:sz w:val="20"/>
          <w:szCs w:val="20"/>
        </w:rPr>
        <w:t xml:space="preserve">., Horizontal gene transfers are widespread across termite genomes but do not confer metabolic innovations. </w:t>
      </w:r>
      <w:r w:rsidRPr="003F7BF2">
        <w:rPr>
          <w:rFonts w:asciiTheme="minorBidi" w:hAnsiTheme="minorBidi"/>
          <w:i/>
          <w:iCs/>
          <w:sz w:val="20"/>
          <w:szCs w:val="20"/>
        </w:rPr>
        <w:t>bioRxiv</w:t>
      </w:r>
      <w:r w:rsidRPr="003F7BF2">
        <w:rPr>
          <w:rFonts w:asciiTheme="minorBidi" w:hAnsiTheme="minorBidi"/>
          <w:sz w:val="20"/>
          <w:szCs w:val="20"/>
        </w:rPr>
        <w:t xml:space="preserve"> [Preprint] (2025). https://doi.org/10.1101/2025.03.16.643567 (accessed 6 July 2025).</w:t>
      </w:r>
    </w:p>
    <w:p w14:paraId="2411284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Simion </w:t>
      </w:r>
      <w:r w:rsidRPr="003F7BF2">
        <w:rPr>
          <w:rFonts w:asciiTheme="minorBidi" w:hAnsiTheme="minorBidi"/>
          <w:i/>
          <w:iCs/>
          <w:sz w:val="20"/>
          <w:szCs w:val="20"/>
        </w:rPr>
        <w:t>et al</w:t>
      </w:r>
      <w:r w:rsidRPr="003F7BF2">
        <w:rPr>
          <w:rFonts w:asciiTheme="minorBidi" w:hAnsiTheme="minorBidi"/>
          <w:sz w:val="20"/>
          <w:szCs w:val="20"/>
        </w:rPr>
        <w:t xml:space="preserve">., Chromosome-level genome assembly reveals homologous chromosomes and recombination in asexual rotifer </w:t>
      </w:r>
      <w:proofErr w:type="spellStart"/>
      <w:r w:rsidRPr="003F7BF2">
        <w:rPr>
          <w:rFonts w:asciiTheme="minorBidi" w:hAnsiTheme="minorBidi"/>
          <w:i/>
          <w:iCs/>
          <w:sz w:val="20"/>
          <w:szCs w:val="20"/>
        </w:rPr>
        <w:t>Adineta</w:t>
      </w:r>
      <w:proofErr w:type="spellEnd"/>
      <w:r w:rsidRPr="003F7BF2">
        <w:rPr>
          <w:rFonts w:asciiTheme="minorBidi" w:hAnsiTheme="minorBidi"/>
          <w:i/>
          <w:iCs/>
          <w:sz w:val="20"/>
          <w:szCs w:val="20"/>
        </w:rPr>
        <w:t xml:space="preserve"> </w:t>
      </w:r>
      <w:proofErr w:type="spellStart"/>
      <w:r w:rsidRPr="003F7BF2">
        <w:rPr>
          <w:rFonts w:asciiTheme="minorBidi" w:hAnsiTheme="minorBidi"/>
          <w:i/>
          <w:iCs/>
          <w:sz w:val="20"/>
          <w:szCs w:val="20"/>
        </w:rPr>
        <w:t>vaga</w:t>
      </w:r>
      <w:proofErr w:type="spellEnd"/>
      <w:r w:rsidRPr="003F7BF2">
        <w:rPr>
          <w:rFonts w:asciiTheme="minorBidi" w:hAnsiTheme="minorBidi"/>
          <w:sz w:val="20"/>
          <w:szCs w:val="20"/>
        </w:rPr>
        <w:t xml:space="preserve">. </w:t>
      </w:r>
      <w:r w:rsidRPr="003F7BF2">
        <w:rPr>
          <w:rFonts w:asciiTheme="minorBidi" w:hAnsiTheme="minorBidi"/>
          <w:i/>
          <w:iCs/>
          <w:sz w:val="20"/>
          <w:szCs w:val="20"/>
        </w:rPr>
        <w:t>Sci. Adv.</w:t>
      </w:r>
      <w:r w:rsidRPr="003F7BF2">
        <w:rPr>
          <w:rFonts w:asciiTheme="minorBidi" w:hAnsiTheme="minorBidi"/>
          <w:sz w:val="20"/>
          <w:szCs w:val="20"/>
        </w:rPr>
        <w:t xml:space="preserve"> </w:t>
      </w:r>
      <w:r w:rsidRPr="003F7BF2">
        <w:rPr>
          <w:rFonts w:asciiTheme="minorBidi" w:hAnsiTheme="minorBidi"/>
          <w:b/>
          <w:bCs/>
          <w:sz w:val="20"/>
          <w:szCs w:val="20"/>
        </w:rPr>
        <w:t>7</w:t>
      </w:r>
      <w:r w:rsidRPr="003F7BF2">
        <w:rPr>
          <w:rFonts w:asciiTheme="minorBidi" w:hAnsiTheme="minorBidi"/>
          <w:sz w:val="20"/>
          <w:szCs w:val="20"/>
        </w:rPr>
        <w:t>, eabg4216 (2021).</w:t>
      </w:r>
    </w:p>
    <w:p w14:paraId="53FCBF92"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K. M. Ewart </w:t>
      </w:r>
      <w:r w:rsidRPr="003F7BF2">
        <w:rPr>
          <w:rFonts w:asciiTheme="minorBidi" w:hAnsiTheme="minorBidi"/>
          <w:i/>
          <w:iCs/>
          <w:sz w:val="20"/>
          <w:szCs w:val="20"/>
        </w:rPr>
        <w:t>et al</w:t>
      </w:r>
      <w:r w:rsidRPr="003F7BF2">
        <w:rPr>
          <w:rFonts w:asciiTheme="minorBidi" w:hAnsiTheme="minorBidi"/>
          <w:sz w:val="20"/>
          <w:szCs w:val="20"/>
        </w:rPr>
        <w:t xml:space="preserve">., Pervasive relaxed selection in termite genomes.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291</w:t>
      </w:r>
      <w:r w:rsidRPr="003F7BF2">
        <w:rPr>
          <w:rFonts w:asciiTheme="minorBidi" w:hAnsiTheme="minorBidi"/>
          <w:sz w:val="20"/>
          <w:szCs w:val="20"/>
        </w:rPr>
        <w:t>, 20232439 (2024).</w:t>
      </w:r>
    </w:p>
    <w:p w14:paraId="224E303D"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G. Beasley-Hall </w:t>
      </w:r>
      <w:r w:rsidRPr="003F7BF2">
        <w:rPr>
          <w:rFonts w:asciiTheme="minorBidi" w:hAnsiTheme="minorBidi"/>
          <w:i/>
          <w:iCs/>
          <w:sz w:val="20"/>
          <w:szCs w:val="20"/>
        </w:rPr>
        <w:t>et al</w:t>
      </w:r>
      <w:r w:rsidRPr="003F7BF2">
        <w:rPr>
          <w:rFonts w:asciiTheme="minorBidi" w:hAnsiTheme="minorBidi"/>
          <w:sz w:val="20"/>
          <w:szCs w:val="20"/>
        </w:rPr>
        <w:t>., Digging deep: a revised phylogeny of Australian burrowing cockroaches (</w:t>
      </w:r>
      <w:proofErr w:type="spellStart"/>
      <w:r w:rsidRPr="003F7BF2">
        <w:rPr>
          <w:rFonts w:asciiTheme="minorBidi" w:hAnsiTheme="minorBidi"/>
          <w:sz w:val="20"/>
          <w:szCs w:val="20"/>
        </w:rPr>
        <w:t>Blaberidae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Panesthiinae</w:t>
      </w:r>
      <w:proofErr w:type="spellEnd"/>
      <w:r w:rsidRPr="003F7BF2">
        <w:rPr>
          <w:rFonts w:asciiTheme="minorBidi" w:hAnsiTheme="minorBidi"/>
          <w:sz w:val="20"/>
          <w:szCs w:val="20"/>
        </w:rPr>
        <w:t xml:space="preserve">, </w:t>
      </w:r>
      <w:proofErr w:type="spellStart"/>
      <w:r w:rsidRPr="003F7BF2">
        <w:rPr>
          <w:rFonts w:asciiTheme="minorBidi" w:hAnsiTheme="minorBidi"/>
          <w:sz w:val="20"/>
          <w:szCs w:val="20"/>
        </w:rPr>
        <w:t>Geoscapheinae</w:t>
      </w:r>
      <w:proofErr w:type="spellEnd"/>
      <w:r w:rsidRPr="003F7BF2">
        <w:rPr>
          <w:rFonts w:asciiTheme="minorBidi" w:hAnsiTheme="minorBidi"/>
          <w:sz w:val="20"/>
          <w:szCs w:val="20"/>
        </w:rPr>
        <w:t xml:space="preserve">) confirms extensive </w:t>
      </w:r>
      <w:proofErr w:type="spellStart"/>
      <w:r w:rsidRPr="003F7BF2">
        <w:rPr>
          <w:rFonts w:asciiTheme="minorBidi" w:hAnsiTheme="minorBidi"/>
          <w:sz w:val="20"/>
          <w:szCs w:val="20"/>
        </w:rPr>
        <w:t>nonmonophyly</w:t>
      </w:r>
      <w:proofErr w:type="spellEnd"/>
      <w:r w:rsidRPr="003F7BF2">
        <w:rPr>
          <w:rFonts w:asciiTheme="minorBidi" w:hAnsiTheme="minorBidi"/>
          <w:sz w:val="20"/>
          <w:szCs w:val="20"/>
        </w:rPr>
        <w:t xml:space="preserve"> and provides insights into biogeography and evolution of burrowing. </w:t>
      </w:r>
      <w:r w:rsidRPr="003F7BF2">
        <w:rPr>
          <w:rFonts w:asciiTheme="minorBidi" w:hAnsiTheme="minorBidi"/>
          <w:i/>
          <w:iCs/>
          <w:sz w:val="20"/>
          <w:szCs w:val="20"/>
        </w:rPr>
        <w:t xml:space="preserve">Syst. </w:t>
      </w:r>
      <w:proofErr w:type="spellStart"/>
      <w:r w:rsidRPr="003F7BF2">
        <w:rPr>
          <w:rFonts w:asciiTheme="minorBidi" w:hAnsiTheme="minorBidi"/>
          <w:i/>
          <w:iCs/>
          <w:sz w:val="20"/>
          <w:szCs w:val="20"/>
        </w:rPr>
        <w:t>Entomol</w:t>
      </w:r>
      <w:proofErr w:type="spellEnd"/>
      <w:r w:rsidRPr="003F7BF2">
        <w:rPr>
          <w:rFonts w:asciiTheme="minorBidi" w:hAnsiTheme="minorBidi"/>
          <w:i/>
          <w:iCs/>
          <w:sz w:val="20"/>
          <w:szCs w:val="20"/>
        </w:rPr>
        <w:t>.</w:t>
      </w:r>
      <w:r w:rsidRPr="003F7BF2">
        <w:rPr>
          <w:rFonts w:asciiTheme="minorBidi" w:hAnsiTheme="minorBidi"/>
          <w:sz w:val="20"/>
          <w:szCs w:val="20"/>
        </w:rPr>
        <w:t xml:space="preserve"> </w:t>
      </w:r>
      <w:r w:rsidRPr="003F7BF2">
        <w:rPr>
          <w:rFonts w:asciiTheme="minorBidi" w:hAnsiTheme="minorBidi"/>
          <w:b/>
          <w:bCs/>
          <w:sz w:val="20"/>
          <w:szCs w:val="20"/>
        </w:rPr>
        <w:t>46</w:t>
      </w:r>
      <w:r w:rsidRPr="003F7BF2">
        <w:rPr>
          <w:rFonts w:asciiTheme="minorBidi" w:hAnsiTheme="minorBidi"/>
          <w:sz w:val="20"/>
          <w:szCs w:val="20"/>
        </w:rPr>
        <w:t>, 767–783 (2021).</w:t>
      </w:r>
    </w:p>
    <w:p w14:paraId="2C9D52BA"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P. D. Fields </w:t>
      </w:r>
      <w:r w:rsidRPr="003F7BF2">
        <w:rPr>
          <w:rFonts w:asciiTheme="minorBidi" w:hAnsiTheme="minorBidi"/>
          <w:i/>
          <w:iCs/>
          <w:sz w:val="20"/>
          <w:szCs w:val="20"/>
        </w:rPr>
        <w:t>et al</w:t>
      </w:r>
      <w:r w:rsidRPr="003F7BF2">
        <w:rPr>
          <w:rFonts w:asciiTheme="minorBidi" w:hAnsiTheme="minorBidi"/>
          <w:sz w:val="20"/>
          <w:szCs w:val="20"/>
        </w:rPr>
        <w:t xml:space="preserve">., Complete sequence of a 641-kb insertion of mitochondrial DNA in the </w:t>
      </w:r>
      <w:r w:rsidRPr="003F7BF2">
        <w:rPr>
          <w:rFonts w:asciiTheme="minorBidi" w:hAnsiTheme="minorBidi"/>
          <w:i/>
          <w:iCs/>
          <w:sz w:val="20"/>
          <w:szCs w:val="20"/>
        </w:rPr>
        <w:t>Arabidopsis thaliana</w:t>
      </w:r>
      <w:r w:rsidRPr="003F7BF2">
        <w:rPr>
          <w:rFonts w:asciiTheme="minorBidi" w:hAnsiTheme="minorBidi"/>
          <w:sz w:val="20"/>
          <w:szCs w:val="20"/>
        </w:rPr>
        <w:t xml:space="preserve"> nuclear genome. </w:t>
      </w:r>
      <w:r w:rsidRPr="003F7BF2">
        <w:rPr>
          <w:rFonts w:asciiTheme="minorBidi" w:hAnsiTheme="minorBidi"/>
          <w:i/>
          <w:iCs/>
          <w:sz w:val="20"/>
          <w:szCs w:val="20"/>
        </w:rPr>
        <w:t>Genome Biol. Evol</w:t>
      </w:r>
      <w:r w:rsidRPr="003F7BF2">
        <w:rPr>
          <w:rFonts w:asciiTheme="minorBidi" w:hAnsiTheme="minorBidi"/>
          <w:sz w:val="20"/>
          <w:szCs w:val="20"/>
        </w:rPr>
        <w:t xml:space="preserve">. </w:t>
      </w:r>
      <w:r w:rsidRPr="003F7BF2">
        <w:rPr>
          <w:rFonts w:asciiTheme="minorBidi" w:hAnsiTheme="minorBidi"/>
          <w:b/>
          <w:bCs/>
          <w:sz w:val="20"/>
          <w:szCs w:val="20"/>
        </w:rPr>
        <w:t>14,</w:t>
      </w:r>
      <w:r w:rsidRPr="003F7BF2">
        <w:rPr>
          <w:rFonts w:asciiTheme="minorBidi" w:hAnsiTheme="minorBidi"/>
          <w:sz w:val="20"/>
          <w:szCs w:val="20"/>
        </w:rPr>
        <w:t xml:space="preserve"> evac059 (2022).</w:t>
      </w:r>
    </w:p>
    <w:p w14:paraId="2A7B76C0" w14:textId="77777777" w:rsidR="00D3701A" w:rsidRPr="003F7BF2" w:rsidRDefault="00D3701A" w:rsidP="00D3701A">
      <w:pPr>
        <w:pStyle w:val="ListParagraph"/>
        <w:numPr>
          <w:ilvl w:val="0"/>
          <w:numId w:val="2"/>
        </w:numPr>
        <w:spacing w:after="0"/>
        <w:jc w:val="both"/>
        <w:rPr>
          <w:rFonts w:asciiTheme="minorBidi" w:hAnsiTheme="minorBidi"/>
          <w:sz w:val="20"/>
          <w:szCs w:val="20"/>
        </w:rPr>
      </w:pPr>
      <w:r w:rsidRPr="003F7BF2">
        <w:rPr>
          <w:rFonts w:asciiTheme="minorBidi" w:hAnsiTheme="minorBidi"/>
          <w:sz w:val="20"/>
          <w:szCs w:val="20"/>
        </w:rPr>
        <w:t xml:space="preserve">D. A. Evangelista </w:t>
      </w:r>
      <w:r w:rsidRPr="003F7BF2">
        <w:rPr>
          <w:rFonts w:asciiTheme="minorBidi" w:hAnsiTheme="minorBidi"/>
          <w:i/>
          <w:iCs/>
          <w:sz w:val="20"/>
          <w:szCs w:val="20"/>
        </w:rPr>
        <w:t>et al</w:t>
      </w:r>
      <w:r w:rsidRPr="003F7BF2">
        <w:rPr>
          <w:rFonts w:asciiTheme="minorBidi" w:hAnsiTheme="minorBidi"/>
          <w:sz w:val="20"/>
          <w:szCs w:val="20"/>
        </w:rPr>
        <w:t xml:space="preserve">., An integrative phylogenomic approach illuminates the evolutionary history of cockroaches and termites (Blattodea). </w:t>
      </w:r>
      <w:r w:rsidRPr="003F7BF2">
        <w:rPr>
          <w:rFonts w:asciiTheme="minorBidi" w:hAnsiTheme="minorBidi"/>
          <w:i/>
          <w:iCs/>
          <w:sz w:val="20"/>
          <w:szCs w:val="20"/>
        </w:rPr>
        <w:t>Proc. R. Soc. B.</w:t>
      </w:r>
      <w:r w:rsidRPr="003F7BF2">
        <w:rPr>
          <w:rFonts w:asciiTheme="minorBidi" w:hAnsiTheme="minorBidi"/>
          <w:sz w:val="20"/>
          <w:szCs w:val="20"/>
        </w:rPr>
        <w:t xml:space="preserve"> </w:t>
      </w:r>
      <w:r w:rsidRPr="003F7BF2">
        <w:rPr>
          <w:rFonts w:asciiTheme="minorBidi" w:hAnsiTheme="minorBidi"/>
          <w:b/>
          <w:bCs/>
          <w:sz w:val="20"/>
          <w:szCs w:val="20"/>
        </w:rPr>
        <w:t>286</w:t>
      </w:r>
      <w:r w:rsidRPr="003F7BF2">
        <w:rPr>
          <w:rFonts w:asciiTheme="minorBidi" w:hAnsiTheme="minorBidi"/>
          <w:sz w:val="20"/>
          <w:szCs w:val="20"/>
        </w:rPr>
        <w:t>, 20182076 (2019).</w:t>
      </w:r>
    </w:p>
    <w:p w14:paraId="0072F1CA" w14:textId="342C2EFA" w:rsidR="00E6133D" w:rsidRPr="003F7BF2" w:rsidDel="00A5676B" w:rsidRDefault="00D3701A" w:rsidP="00F077DE">
      <w:pPr>
        <w:pStyle w:val="ListParagraph"/>
        <w:numPr>
          <w:ilvl w:val="0"/>
          <w:numId w:val="2"/>
        </w:numPr>
        <w:spacing w:after="0"/>
        <w:jc w:val="both"/>
        <w:rPr>
          <w:del w:id="33" w:author="Nathan Lo" w:date="2026-05-05T10:29:00Z" w16du:dateUtc="2026-05-05T00:29:00Z"/>
          <w:rFonts w:asciiTheme="minorBidi" w:hAnsiTheme="minorBidi"/>
          <w:sz w:val="20"/>
          <w:szCs w:val="20"/>
        </w:rPr>
      </w:pPr>
      <w:r w:rsidRPr="00A5676B">
        <w:rPr>
          <w:rFonts w:asciiTheme="minorBidi" w:hAnsiTheme="minorBidi"/>
          <w:sz w:val="20"/>
          <w:szCs w:val="20"/>
        </w:rPr>
        <w:t xml:space="preserve">M. W. D. Adams </w:t>
      </w:r>
      <w:r w:rsidRPr="00A5676B">
        <w:rPr>
          <w:rFonts w:asciiTheme="minorBidi" w:hAnsiTheme="minorBidi"/>
          <w:i/>
          <w:iCs/>
          <w:sz w:val="20"/>
          <w:szCs w:val="20"/>
        </w:rPr>
        <w:t>et al</w:t>
      </w:r>
      <w:r w:rsidRPr="00A5676B">
        <w:rPr>
          <w:rFonts w:asciiTheme="minorBidi" w:hAnsiTheme="minorBidi"/>
          <w:sz w:val="20"/>
          <w:szCs w:val="20"/>
        </w:rPr>
        <w:t xml:space="preserve">., Pleistocene sea-level fluctuation shapes archipelago-wide population structure in the Endangered Lord Howe Island cockroach </w:t>
      </w:r>
      <w:proofErr w:type="spellStart"/>
      <w:r w:rsidRPr="00A5676B">
        <w:rPr>
          <w:rFonts w:asciiTheme="minorBidi" w:hAnsiTheme="minorBidi"/>
          <w:i/>
          <w:iCs/>
          <w:sz w:val="20"/>
          <w:szCs w:val="20"/>
        </w:rPr>
        <w:t>Panesthia</w:t>
      </w:r>
      <w:proofErr w:type="spellEnd"/>
      <w:r w:rsidRPr="00A5676B">
        <w:rPr>
          <w:rFonts w:asciiTheme="minorBidi" w:hAnsiTheme="minorBidi"/>
          <w:i/>
          <w:iCs/>
          <w:sz w:val="20"/>
          <w:szCs w:val="20"/>
        </w:rPr>
        <w:t xml:space="preserve"> </w:t>
      </w:r>
      <w:proofErr w:type="spellStart"/>
      <w:r w:rsidRPr="00A5676B">
        <w:rPr>
          <w:rFonts w:asciiTheme="minorBidi" w:hAnsiTheme="minorBidi"/>
          <w:i/>
          <w:iCs/>
          <w:sz w:val="20"/>
          <w:szCs w:val="20"/>
        </w:rPr>
        <w:t>lata</w:t>
      </w:r>
      <w:proofErr w:type="spellEnd"/>
      <w:r w:rsidRPr="00A5676B">
        <w:rPr>
          <w:rFonts w:asciiTheme="minorBidi" w:hAnsiTheme="minorBidi"/>
          <w:sz w:val="20"/>
          <w:szCs w:val="20"/>
        </w:rPr>
        <w:t xml:space="preserve">. </w:t>
      </w:r>
      <w:del w:id="34" w:author="Nathan Lo" w:date="2026-05-05T10:29:00Z" w16du:dateUtc="2026-05-05T00:29:00Z">
        <w:r w:rsidRPr="00A5676B" w:rsidDel="00A5676B">
          <w:rPr>
            <w:rFonts w:asciiTheme="minorBidi" w:hAnsiTheme="minorBidi"/>
            <w:i/>
            <w:iCs/>
            <w:sz w:val="20"/>
            <w:szCs w:val="20"/>
          </w:rPr>
          <w:delText>bioRxiv</w:delText>
        </w:r>
        <w:r w:rsidRPr="00A5676B" w:rsidDel="00A5676B">
          <w:rPr>
            <w:rFonts w:asciiTheme="minorBidi" w:hAnsiTheme="minorBidi"/>
            <w:sz w:val="20"/>
            <w:szCs w:val="20"/>
          </w:rPr>
          <w:delText xml:space="preserve"> [Preprint] (2024)</w:delText>
        </w:r>
      </w:del>
      <w:ins w:id="35" w:author="Nathan Lo" w:date="2026-05-05T10:29:00Z" w16du:dateUtc="2026-05-05T00:29:00Z">
        <w:r w:rsidR="00A5676B">
          <w:rPr>
            <w:rFonts w:asciiTheme="minorBidi" w:hAnsiTheme="minorBidi"/>
            <w:i/>
            <w:iCs/>
            <w:sz w:val="20"/>
            <w:szCs w:val="20"/>
          </w:rPr>
          <w:t>Eco</w:t>
        </w:r>
      </w:ins>
      <w:ins w:id="36" w:author="Nathan Lo" w:date="2026-05-05T10:30:00Z" w16du:dateUtc="2026-05-05T00:30:00Z">
        <w:r w:rsidR="00A5676B">
          <w:rPr>
            <w:rFonts w:asciiTheme="minorBidi" w:hAnsiTheme="minorBidi"/>
            <w:i/>
            <w:iCs/>
            <w:sz w:val="20"/>
            <w:szCs w:val="20"/>
          </w:rPr>
          <w:t xml:space="preserve">l. </w:t>
        </w:r>
        <w:proofErr w:type="spellStart"/>
        <w:r w:rsidR="00A5676B">
          <w:rPr>
            <w:rFonts w:asciiTheme="minorBidi" w:hAnsiTheme="minorBidi"/>
            <w:i/>
            <w:iCs/>
            <w:sz w:val="20"/>
            <w:szCs w:val="20"/>
          </w:rPr>
          <w:t>Evol</w:t>
        </w:r>
        <w:proofErr w:type="spellEnd"/>
        <w:r w:rsidR="00A5676B">
          <w:rPr>
            <w:rFonts w:asciiTheme="minorBidi" w:hAnsiTheme="minorBidi"/>
            <w:i/>
            <w:iCs/>
            <w:sz w:val="20"/>
            <w:szCs w:val="20"/>
          </w:rPr>
          <w:t xml:space="preserve">. </w:t>
        </w:r>
        <w:r w:rsidR="00A5676B" w:rsidRPr="00A5676B">
          <w:rPr>
            <w:rFonts w:asciiTheme="minorBidi" w:hAnsiTheme="minorBidi"/>
            <w:b/>
            <w:bCs/>
            <w:sz w:val="20"/>
            <w:szCs w:val="20"/>
            <w:rPrChange w:id="37" w:author="Nathan Lo" w:date="2026-05-05T10:30:00Z" w16du:dateUtc="2026-05-05T00:30:00Z">
              <w:rPr>
                <w:rFonts w:asciiTheme="minorBidi" w:hAnsiTheme="minorBidi"/>
                <w:sz w:val="20"/>
                <w:szCs w:val="20"/>
              </w:rPr>
            </w:rPrChange>
          </w:rPr>
          <w:t>16</w:t>
        </w:r>
        <w:r w:rsidR="00A5676B">
          <w:rPr>
            <w:rFonts w:asciiTheme="minorBidi" w:hAnsiTheme="minorBidi"/>
            <w:sz w:val="20"/>
            <w:szCs w:val="20"/>
          </w:rPr>
          <w:t>, e72760</w:t>
        </w:r>
      </w:ins>
      <w:r w:rsidRPr="00A5676B">
        <w:rPr>
          <w:rFonts w:asciiTheme="minorBidi" w:hAnsiTheme="minorBidi"/>
          <w:sz w:val="20"/>
          <w:szCs w:val="20"/>
        </w:rPr>
        <w:t xml:space="preserve">. </w:t>
      </w:r>
      <w:ins w:id="38" w:author="Nathan Lo" w:date="2026-05-05T10:29:00Z" w16du:dateUtc="2026-05-05T00:29:00Z">
        <w:r w:rsidR="00A5676B" w:rsidRPr="00A5676B">
          <w:rPr>
            <w:rFonts w:asciiTheme="minorBidi" w:hAnsiTheme="minorBidi"/>
            <w:sz w:val="20"/>
            <w:szCs w:val="20"/>
          </w:rPr>
          <w:t>https://onlinelibrary.wiley.com/doi/10.1002/ece3.72760</w:t>
        </w:r>
        <w:r w:rsidR="00A5676B" w:rsidRPr="00A5676B" w:rsidDel="00A5676B">
          <w:rPr>
            <w:rFonts w:asciiTheme="minorBidi" w:hAnsiTheme="minorBidi"/>
            <w:sz w:val="20"/>
            <w:szCs w:val="20"/>
          </w:rPr>
          <w:t xml:space="preserve"> </w:t>
        </w:r>
      </w:ins>
      <w:del w:id="39" w:author="Nathan Lo" w:date="2026-05-05T10:29:00Z" w16du:dateUtc="2026-05-05T00:29:00Z">
        <w:r w:rsidRPr="003F7BF2" w:rsidDel="00A5676B">
          <w:rPr>
            <w:rFonts w:asciiTheme="minorBidi" w:hAnsiTheme="minorBidi"/>
            <w:sz w:val="20"/>
            <w:szCs w:val="20"/>
          </w:rPr>
          <w:delText>https://doi.org/10.1101/2024.11.12.623290 (accessed 15 November 2024).</w:delText>
        </w:r>
      </w:del>
    </w:p>
    <w:p w14:paraId="567AFC2C" w14:textId="70F844A1" w:rsidR="00D3701A" w:rsidRPr="003F7BF2" w:rsidDel="00A5676B" w:rsidRDefault="00D3701A" w:rsidP="00F077DE">
      <w:pPr>
        <w:spacing w:after="0"/>
        <w:jc w:val="both"/>
        <w:rPr>
          <w:del w:id="40" w:author="Nathan Lo" w:date="2026-05-05T10:29:00Z" w16du:dateUtc="2026-05-05T00:29:00Z"/>
          <w:rFonts w:asciiTheme="minorBidi" w:hAnsiTheme="minorBidi"/>
          <w:sz w:val="20"/>
          <w:szCs w:val="20"/>
        </w:rPr>
      </w:pPr>
    </w:p>
    <w:p w14:paraId="2139FDBD" w14:textId="77777777" w:rsidR="00D3701A" w:rsidRPr="003F7BF2" w:rsidRDefault="00D3701A" w:rsidP="00F077DE">
      <w:pPr>
        <w:pStyle w:val="ListParagraph"/>
        <w:numPr>
          <w:ilvl w:val="0"/>
          <w:numId w:val="2"/>
        </w:numPr>
        <w:spacing w:after="0"/>
        <w:jc w:val="both"/>
        <w:rPr>
          <w:rFonts w:asciiTheme="minorBidi" w:hAnsiTheme="minorBidi"/>
          <w:sz w:val="20"/>
          <w:szCs w:val="20"/>
        </w:rPr>
        <w:sectPr w:rsidR="00D3701A" w:rsidRPr="003F7BF2" w:rsidSect="004E0FB2">
          <w:type w:val="continuous"/>
          <w:pgSz w:w="12240" w:h="15840"/>
          <w:pgMar w:top="1440" w:right="1800" w:bottom="1440" w:left="1800" w:header="720" w:footer="720" w:gutter="0"/>
          <w:lnNumType w:countBy="1" w:restart="continuous"/>
          <w:cols w:space="720"/>
        </w:sectPr>
      </w:pPr>
    </w:p>
    <w:p w14:paraId="7533E124" w14:textId="52534264" w:rsidR="00175FC4" w:rsidRPr="003F7BF2" w:rsidRDefault="00980C22" w:rsidP="00E64629">
      <w:pPr>
        <w:keepNext/>
        <w:pBdr>
          <w:top w:val="nil"/>
          <w:left w:val="nil"/>
          <w:bottom w:val="nil"/>
          <w:right w:val="nil"/>
          <w:between w:val="nil"/>
        </w:pBdr>
        <w:spacing w:before="240" w:after="60"/>
        <w:contextualSpacing/>
        <w:rPr>
          <w:rFonts w:ascii="Arial" w:hAnsi="Arial" w:cs="Arial"/>
          <w:b/>
          <w:color w:val="000000"/>
          <w:sz w:val="20"/>
          <w:szCs w:val="20"/>
        </w:rPr>
      </w:pPr>
      <w:r w:rsidRPr="003F7BF2">
        <w:rPr>
          <w:rFonts w:ascii="Arial" w:hAnsi="Arial" w:cs="Arial"/>
          <w:b/>
          <w:color w:val="000000"/>
          <w:sz w:val="20"/>
          <w:szCs w:val="20"/>
        </w:rPr>
        <w:lastRenderedPageBreak/>
        <w:t>Figure</w:t>
      </w:r>
      <w:r w:rsidR="00E64629">
        <w:rPr>
          <w:rFonts w:ascii="Arial" w:hAnsi="Arial" w:cs="Arial"/>
          <w:b/>
          <w:color w:val="000000"/>
          <w:sz w:val="20"/>
          <w:szCs w:val="20"/>
        </w:rPr>
        <w:t xml:space="preserve"> legends</w:t>
      </w:r>
    </w:p>
    <w:p w14:paraId="3BC816A0" w14:textId="6F66BCDB" w:rsidR="00E378A2" w:rsidRPr="003F7BF2" w:rsidRDefault="00E378A2" w:rsidP="007B093C">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60535DF2" w:rsidR="00E6133D" w:rsidRPr="007B093C" w:rsidRDefault="00E6133D" w:rsidP="00A818F7">
      <w:pPr>
        <w:keepNext/>
        <w:pBdr>
          <w:top w:val="nil"/>
          <w:left w:val="nil"/>
          <w:bottom w:val="nil"/>
          <w:right w:val="nil"/>
          <w:between w:val="nil"/>
        </w:pBdr>
        <w:spacing w:before="240" w:after="60"/>
        <w:contextualSpacing/>
        <w:rPr>
          <w:rFonts w:asciiTheme="minorBidi" w:hAnsiTheme="minorBidi"/>
          <w:color w:val="000000" w:themeColor="text1"/>
          <w:sz w:val="20"/>
          <w:szCs w:val="20"/>
        </w:rPr>
      </w:pPr>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1. </w:t>
      </w:r>
      <w:r w:rsidR="00EA7C28" w:rsidRPr="003F7BF2">
        <w:rPr>
          <w:rFonts w:asciiTheme="minorBidi" w:hAnsiTheme="minorBidi"/>
          <w:sz w:val="20"/>
          <w:szCs w:val="20"/>
        </w:rPr>
        <w:t xml:space="preserve">Dated evolutionary tree </w:t>
      </w:r>
      <w:r w:rsidR="00D3701A" w:rsidRPr="003F7BF2">
        <w:rPr>
          <w:rFonts w:asciiTheme="minorBidi" w:hAnsiTheme="minorBidi"/>
          <w:sz w:val="20"/>
          <w:szCs w:val="20"/>
        </w:rPr>
        <w:t>of analyzed taxa alongside total number of HGT inserts and number of unique inserts (excluding potential cases of duplication or transposition) (</w:t>
      </w:r>
      <w:r w:rsidR="00D3701A" w:rsidRPr="003F7BF2">
        <w:rPr>
          <w:rFonts w:asciiTheme="minorBidi" w:hAnsiTheme="minorBidi"/>
          <w:color w:val="000000" w:themeColor="text1"/>
          <w:sz w:val="20"/>
          <w:szCs w:val="20"/>
        </w:rPr>
        <w:t>A). Ranges are given for taxa with multiple analyzed genomes. Node ages (Mya) are based on previous studies [1</w:t>
      </w:r>
      <w:r w:rsidR="00990DCA" w:rsidRPr="003F7BF2">
        <w:rPr>
          <w:rFonts w:asciiTheme="minorBidi" w:hAnsiTheme="minorBidi"/>
          <w:color w:val="000000" w:themeColor="text1"/>
          <w:sz w:val="20"/>
          <w:szCs w:val="20"/>
        </w:rPr>
        <w:t>1</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szCs w:val="20"/>
        </w:rPr>
        <w:t>3</w:t>
      </w:r>
      <w:r w:rsidR="00D3701A" w:rsidRPr="003F7BF2">
        <w:rPr>
          <w:rFonts w:asciiTheme="minorBidi" w:hAnsiTheme="minorBidi"/>
          <w:color w:val="000000" w:themeColor="text1"/>
          <w:sz w:val="20"/>
          <w:szCs w:val="20"/>
        </w:rPr>
        <w:t>,1</w:t>
      </w:r>
      <w:r w:rsidR="00990DCA" w:rsidRPr="003F7BF2">
        <w:rPr>
          <w:rFonts w:asciiTheme="minorBidi" w:hAnsiTheme="minorBidi"/>
          <w:color w:val="000000" w:themeColor="text1"/>
          <w:sz w:val="20"/>
        </w:rPr>
        <w:t>4</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L</w:t>
      </w:r>
      <w:r w:rsidR="00D3701A" w:rsidRPr="003F7BF2">
        <w:rPr>
          <w:rFonts w:asciiTheme="minorBidi" w:hAnsiTheme="minorBidi"/>
          <w:color w:val="000000" w:themeColor="text1"/>
          <w:sz w:val="20"/>
          <w:szCs w:val="20"/>
        </w:rPr>
        <w:t xml:space="preserve">ength distribution of inserts (B). 50 bp represents our minimum length threshold, and inserts &gt;1000 bp </w:t>
      </w:r>
      <w:r w:rsidR="006329B2" w:rsidRPr="003F7BF2">
        <w:rPr>
          <w:rFonts w:asciiTheme="minorBidi" w:hAnsiTheme="minorBidi"/>
          <w:color w:val="000000" w:themeColor="text1"/>
          <w:sz w:val="20"/>
          <w:szCs w:val="20"/>
        </w:rPr>
        <w:t xml:space="preserve">are </w:t>
      </w:r>
      <w:r w:rsidR="00D3701A" w:rsidRPr="003F7BF2">
        <w:rPr>
          <w:rFonts w:asciiTheme="minorBidi" w:hAnsiTheme="minorBidi"/>
          <w:color w:val="000000" w:themeColor="text1"/>
          <w:sz w:val="20"/>
          <w:szCs w:val="20"/>
        </w:rPr>
        <w:t>omitted for clarity (51 inserts</w:t>
      </w:r>
      <w:r w:rsidR="00E65BC9">
        <w:rPr>
          <w:rFonts w:asciiTheme="minorBidi" w:hAnsiTheme="minorBidi"/>
          <w:color w:val="000000" w:themeColor="text1"/>
          <w:sz w:val="20"/>
          <w:szCs w:val="20"/>
        </w:rPr>
        <w:t xml:space="preserve"> omitted</w:t>
      </w:r>
      <w:r w:rsidR="00D3701A"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xml:space="preserve">umulative </w:t>
      </w:r>
      <w:r w:rsidR="00E65BC9">
        <w:rPr>
          <w:rFonts w:asciiTheme="minorBidi" w:hAnsiTheme="minorBidi"/>
          <w:color w:val="000000" w:themeColor="text1"/>
          <w:sz w:val="20"/>
          <w:szCs w:val="20"/>
        </w:rPr>
        <w:t xml:space="preserve">number of </w:t>
      </w:r>
      <w:r w:rsidR="0069039D" w:rsidRPr="003F7BF2">
        <w:rPr>
          <w:rFonts w:asciiTheme="minorBidi" w:hAnsiTheme="minorBidi"/>
          <w:color w:val="000000" w:themeColor="text1"/>
          <w:sz w:val="20"/>
          <w:szCs w:val="20"/>
        </w:rPr>
        <w:t>insert</w:t>
      </w:r>
      <w:r w:rsidR="00E65BC9">
        <w:rPr>
          <w:rFonts w:asciiTheme="minorBidi" w:hAnsiTheme="minorBidi"/>
          <w:color w:val="000000" w:themeColor="text1"/>
          <w:sz w:val="20"/>
          <w:szCs w:val="20"/>
        </w:rPr>
        <w:t>s</w:t>
      </w:r>
      <w:r w:rsidR="0069039D" w:rsidRPr="003F7BF2">
        <w:rPr>
          <w:rFonts w:asciiTheme="minorBidi" w:hAnsiTheme="minorBidi"/>
          <w:color w:val="000000" w:themeColor="text1"/>
          <w:sz w:val="20"/>
          <w:szCs w:val="20"/>
        </w:rPr>
        <w:t xml:space="preserve"> </w:t>
      </w:r>
      <w:r w:rsidR="00E378A2" w:rsidRPr="003F7BF2">
        <w:rPr>
          <w:rFonts w:asciiTheme="minorBidi" w:hAnsiTheme="minorBidi"/>
          <w:color w:val="000000" w:themeColor="text1"/>
          <w:sz w:val="20"/>
          <w:szCs w:val="20"/>
        </w:rPr>
        <w:t>plotted along host genomes (</w:t>
      </w:r>
      <w:r w:rsidR="00002384" w:rsidRPr="003F7BF2">
        <w:rPr>
          <w:rFonts w:asciiTheme="minorBidi" w:hAnsiTheme="minorBidi"/>
          <w:color w:val="000000" w:themeColor="text1"/>
          <w:sz w:val="20"/>
          <w:szCs w:val="20"/>
        </w:rPr>
        <w:t>C</w:t>
      </w:r>
      <w:r w:rsidR="00E378A2" w:rsidRPr="003F7BF2">
        <w:rPr>
          <w:rFonts w:asciiTheme="minorBidi" w:hAnsiTheme="minorBidi"/>
          <w:color w:val="000000" w:themeColor="text1"/>
          <w:sz w:val="20"/>
          <w:szCs w:val="20"/>
        </w:rPr>
        <w:t>). Individual lines correspond to individual contigs (</w:t>
      </w:r>
      <w:proofErr w:type="spellStart"/>
      <w:r w:rsidR="00E378A2" w:rsidRPr="003F7BF2">
        <w:rPr>
          <w:rFonts w:asciiTheme="minorBidi" w:hAnsiTheme="minorBidi"/>
          <w:color w:val="000000" w:themeColor="text1"/>
          <w:sz w:val="20"/>
          <w:szCs w:val="20"/>
        </w:rPr>
        <w:t>coloured</w:t>
      </w:r>
      <w:proofErr w:type="spellEnd"/>
      <w:r w:rsidR="00E378A2" w:rsidRPr="003F7BF2">
        <w:rPr>
          <w:rFonts w:asciiTheme="minorBidi" w:hAnsiTheme="minorBidi"/>
          <w:color w:val="000000" w:themeColor="text1"/>
          <w:sz w:val="20"/>
          <w:szCs w:val="20"/>
        </w:rPr>
        <w:t xml:space="preserve"> by genome), such that each line starts at position 0 and terminates at the length of the contig.</w:t>
      </w:r>
      <w:r w:rsidR="00002384" w:rsidRPr="003F7BF2">
        <w:rPr>
          <w:rFonts w:asciiTheme="minorBidi" w:hAnsiTheme="minorBidi"/>
          <w:color w:val="000000" w:themeColor="text1"/>
          <w:sz w:val="20"/>
          <w:szCs w:val="20"/>
        </w:rPr>
        <w:t xml:space="preserve"> </w:t>
      </w:r>
      <w:r w:rsidR="0069039D" w:rsidRPr="003F7BF2">
        <w:rPr>
          <w:rFonts w:asciiTheme="minorBidi" w:hAnsiTheme="minorBidi"/>
          <w:color w:val="000000" w:themeColor="text1"/>
          <w:sz w:val="20"/>
          <w:szCs w:val="20"/>
        </w:rPr>
        <w:t>C</w:t>
      </w:r>
      <w:r w:rsidR="00002384" w:rsidRPr="003F7BF2">
        <w:rPr>
          <w:rFonts w:asciiTheme="minorBidi" w:hAnsiTheme="minorBidi"/>
          <w:color w:val="000000" w:themeColor="text1"/>
          <w:sz w:val="20"/>
          <w:szCs w:val="20"/>
        </w:rPr>
        <w:t>umulative</w:t>
      </w:r>
      <w:r w:rsidR="00002384" w:rsidRPr="003F7BF2">
        <w:rPr>
          <w:rFonts w:asciiTheme="minorBidi" w:hAnsiTheme="minorBidi"/>
          <w:color w:val="000000" w:themeColor="text1"/>
          <w:sz w:val="20"/>
        </w:rPr>
        <w:t xml:space="preserve"> number of inserts plotted along the</w:t>
      </w:r>
      <w:r w:rsidR="00002384" w:rsidRPr="003F7BF2">
        <w:rPr>
          <w:rFonts w:asciiTheme="minorBidi" w:hAnsiTheme="minorBidi"/>
          <w:i/>
          <w:color w:val="000000" w:themeColor="text1"/>
          <w:sz w:val="20"/>
        </w:rPr>
        <w:t xml:space="preserv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w:t>
      </w:r>
      <w:r w:rsidR="00002384" w:rsidRPr="003F7BF2">
        <w:rPr>
          <w:rFonts w:asciiTheme="minorBidi" w:hAnsiTheme="minorBidi"/>
          <w:color w:val="000000" w:themeColor="text1"/>
          <w:sz w:val="20"/>
          <w:szCs w:val="20"/>
        </w:rPr>
        <w:t>D</w:t>
      </w:r>
      <w:r w:rsidR="00002384" w:rsidRPr="003F7BF2">
        <w:rPr>
          <w:rFonts w:asciiTheme="minorBidi" w:hAnsiTheme="minorBidi"/>
          <w:color w:val="000000" w:themeColor="text1"/>
          <w:sz w:val="20"/>
        </w:rPr>
        <w:t xml:space="preserve">), based on the start position of each insert. Linear trends indicating random origins from the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genome. Only species with a published, host-specific </w:t>
      </w:r>
      <w:proofErr w:type="spellStart"/>
      <w:r w:rsidR="00002384" w:rsidRPr="003F7BF2">
        <w:rPr>
          <w:rFonts w:asciiTheme="minorBidi" w:hAnsiTheme="minorBidi"/>
          <w:i/>
          <w:color w:val="000000" w:themeColor="text1"/>
          <w:sz w:val="20"/>
        </w:rPr>
        <w:t>Blattabacterium</w:t>
      </w:r>
      <w:proofErr w:type="spellEnd"/>
      <w:r w:rsidR="00002384" w:rsidRPr="003F7BF2">
        <w:rPr>
          <w:rFonts w:asciiTheme="minorBidi" w:hAnsiTheme="minorBidi"/>
          <w:color w:val="000000" w:themeColor="text1"/>
          <w:sz w:val="20"/>
        </w:rPr>
        <w:t xml:space="preserve"> strain are included (Dataset S2).</w:t>
      </w:r>
      <w:r w:rsidR="00002384" w:rsidRPr="003F7BF2">
        <w:rPr>
          <w:rFonts w:asciiTheme="minorBidi" w:hAnsiTheme="minorBidi"/>
          <w:color w:val="000000" w:themeColor="text1"/>
          <w:sz w:val="20"/>
          <w:szCs w:val="20"/>
        </w:rPr>
        <w:t xml:space="preserve"> </w:t>
      </w:r>
      <w:r w:rsidR="00D3701A" w:rsidRPr="003F7BF2">
        <w:rPr>
          <w:rFonts w:asciiTheme="minorBidi" w:hAnsiTheme="minorBidi"/>
          <w:color w:val="000000" w:themeColor="text1"/>
          <w:sz w:val="20"/>
          <w:szCs w:val="20"/>
        </w:rPr>
        <w:t>For species with multiple genomes, the version with the most inserts was analyzed (for B</w:t>
      </w:r>
      <w:r w:rsidR="00E378A2" w:rsidRPr="003F7BF2">
        <w:rPr>
          <w:rFonts w:asciiTheme="minorBidi" w:hAnsiTheme="minorBidi"/>
          <w:color w:val="000000" w:themeColor="text1"/>
          <w:sz w:val="20"/>
          <w:szCs w:val="20"/>
        </w:rPr>
        <w:t>-D</w:t>
      </w:r>
      <w:r w:rsidR="00D3701A" w:rsidRPr="003F7BF2">
        <w:rPr>
          <w:rFonts w:asciiTheme="minorBidi" w:hAnsiTheme="minorBidi"/>
          <w:color w:val="000000" w:themeColor="text1"/>
          <w:sz w:val="20"/>
          <w:szCs w:val="20"/>
        </w:rPr>
        <w:t>).</w:t>
      </w:r>
    </w:p>
    <w:p w14:paraId="541A5DA9" w14:textId="65645887" w:rsidR="00980C22" w:rsidRDefault="00980C22" w:rsidP="00D3701A">
      <w:pPr>
        <w:pBdr>
          <w:top w:val="nil"/>
          <w:left w:val="nil"/>
          <w:bottom w:val="nil"/>
          <w:right w:val="nil"/>
          <w:between w:val="nil"/>
        </w:pBdr>
        <w:contextualSpacing/>
        <w:rPr>
          <w:rFonts w:ascii="Arial" w:hAnsi="Arial" w:cs="Arial"/>
          <w:color w:val="000000"/>
          <w:sz w:val="20"/>
          <w:szCs w:val="20"/>
        </w:rPr>
      </w:pPr>
    </w:p>
    <w:p w14:paraId="4138D36E" w14:textId="77777777" w:rsidR="00E64629" w:rsidRPr="003F7BF2" w:rsidRDefault="00E64629" w:rsidP="00D3701A">
      <w:pPr>
        <w:pBdr>
          <w:top w:val="nil"/>
          <w:left w:val="nil"/>
          <w:bottom w:val="nil"/>
          <w:right w:val="nil"/>
          <w:between w:val="nil"/>
        </w:pBdr>
        <w:contextualSpacing/>
        <w:rPr>
          <w:rFonts w:ascii="Arial" w:hAnsi="Arial" w:cs="Arial"/>
          <w:color w:val="000000"/>
          <w:sz w:val="20"/>
          <w:szCs w:val="20"/>
        </w:rPr>
      </w:pPr>
    </w:p>
    <w:p w14:paraId="1287F6B0" w14:textId="3D74A28E"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commentRangeStart w:id="41"/>
      <w:r w:rsidRPr="003F7BF2">
        <w:rPr>
          <w:rFonts w:ascii="Arial" w:hAnsi="Arial" w:cs="Arial"/>
          <w:b/>
          <w:color w:val="000000"/>
          <w:sz w:val="20"/>
          <w:szCs w:val="20"/>
        </w:rPr>
        <w:t>Fig</w:t>
      </w:r>
      <w:r w:rsidR="00980C22" w:rsidRPr="003F7BF2">
        <w:rPr>
          <w:rFonts w:ascii="Arial" w:hAnsi="Arial" w:cs="Arial"/>
          <w:b/>
          <w:color w:val="000000"/>
          <w:sz w:val="20"/>
          <w:szCs w:val="20"/>
        </w:rPr>
        <w:t>ure</w:t>
      </w:r>
      <w:r w:rsidRPr="003F7BF2">
        <w:rPr>
          <w:rFonts w:ascii="Arial" w:hAnsi="Arial" w:cs="Arial"/>
          <w:b/>
          <w:color w:val="000000"/>
          <w:sz w:val="20"/>
          <w:szCs w:val="20"/>
        </w:rPr>
        <w:t xml:space="preserve"> 2</w:t>
      </w:r>
      <w:commentRangeEnd w:id="41"/>
      <w:r w:rsidR="00775862">
        <w:rPr>
          <w:rStyle w:val="CommentReference"/>
          <w:rFonts w:ascii="Times New Roman" w:eastAsia="Times New Roman" w:hAnsi="Times New Roman" w:cs="Times New Roman"/>
        </w:rPr>
        <w:commentReference w:id="41"/>
      </w:r>
      <w:r w:rsidRPr="003F7BF2">
        <w:rPr>
          <w:rFonts w:ascii="Arial" w:hAnsi="Arial" w:cs="Arial"/>
          <w:b/>
          <w:color w:val="000000"/>
          <w:sz w:val="20"/>
          <w:szCs w:val="20"/>
        </w:rPr>
        <w:t xml:space="preserve">. </w:t>
      </w:r>
      <w:r w:rsidR="0066737A" w:rsidRPr="003F7BF2">
        <w:rPr>
          <w:rFonts w:asciiTheme="minorBidi" w:hAnsiTheme="minorBidi"/>
          <w:sz w:val="20"/>
          <w:szCs w:val="20"/>
        </w:rPr>
        <w:t>P</w:t>
      </w:r>
      <w:r w:rsidR="00D3701A" w:rsidRPr="003F7BF2">
        <w:rPr>
          <w:rFonts w:asciiTheme="minorBidi" w:hAnsiTheme="minorBidi"/>
          <w:sz w:val="20"/>
          <w:szCs w:val="20"/>
        </w:rPr>
        <w:t>utative ancestral insert evaluated by examin</w:t>
      </w:r>
      <w:r w:rsidR="0066737A" w:rsidRPr="003F7BF2">
        <w:rPr>
          <w:rFonts w:asciiTheme="minorBidi" w:hAnsiTheme="minorBidi"/>
          <w:sz w:val="20"/>
          <w:szCs w:val="20"/>
        </w:rPr>
        <w:t>ation of flanking region</w:t>
      </w:r>
      <w:r w:rsidR="00D3701A" w:rsidRPr="003F7BF2">
        <w:rPr>
          <w:rFonts w:asciiTheme="minorBidi" w:hAnsiTheme="minorBidi"/>
          <w:sz w:val="20"/>
          <w:szCs w:val="20"/>
        </w:rPr>
        <w:t xml:space="preserve"> homology (A). </w:t>
      </w:r>
      <w:r w:rsidR="0066737A" w:rsidRPr="003F7BF2">
        <w:rPr>
          <w:rFonts w:asciiTheme="minorBidi" w:hAnsiTheme="minorBidi"/>
          <w:sz w:val="20"/>
          <w:szCs w:val="20"/>
        </w:rPr>
        <w:t>H</w:t>
      </w:r>
      <w:r w:rsidR="00D3701A" w:rsidRPr="003F7BF2">
        <w:rPr>
          <w:rFonts w:asciiTheme="minorBidi" w:hAnsiTheme="minorBidi"/>
          <w:sz w:val="20"/>
          <w:szCs w:val="20"/>
        </w:rPr>
        <w:t xml:space="preserve">omology of an insert (green bar) and its 5-kb flanking regions (blue bars) across species </w:t>
      </w:r>
      <w:r w:rsidR="0066737A" w:rsidRPr="003F7BF2">
        <w:rPr>
          <w:rFonts w:asciiTheme="minorBidi" w:hAnsiTheme="minorBidi"/>
          <w:sz w:val="20"/>
          <w:szCs w:val="20"/>
        </w:rPr>
        <w:t xml:space="preserve">is shown on right </w:t>
      </w:r>
      <w:r w:rsidR="00D3701A" w:rsidRPr="003F7BF2">
        <w:rPr>
          <w:rFonts w:asciiTheme="minorBidi" w:hAnsiTheme="minorBidi"/>
          <w:sz w:val="20"/>
          <w:szCs w:val="20"/>
        </w:rPr>
        <w:t>(species lacking the insertion are shown with dashed lines</w:t>
      </w:r>
      <w:r w:rsidR="00211A15" w:rsidRPr="003F7BF2">
        <w:rPr>
          <w:rFonts w:asciiTheme="minorBidi" w:hAnsiTheme="minorBidi"/>
          <w:sz w:val="20"/>
          <w:szCs w:val="20"/>
        </w:rPr>
        <w:t xml:space="preserve"> </w:t>
      </w:r>
      <w:r w:rsidR="0066737A" w:rsidRPr="003F7BF2">
        <w:rPr>
          <w:rFonts w:asciiTheme="minorBidi" w:hAnsiTheme="minorBidi"/>
          <w:sz w:val="20"/>
          <w:szCs w:val="20"/>
        </w:rPr>
        <w:t>on left</w:t>
      </w:r>
      <w:r w:rsidR="00D3701A" w:rsidRPr="003F7BF2">
        <w:rPr>
          <w:rFonts w:asciiTheme="minorBidi" w:hAnsiTheme="minorBidi"/>
          <w:sz w:val="20"/>
          <w:szCs w:val="20"/>
        </w:rPr>
        <w:t xml:space="preserve">). </w:t>
      </w:r>
      <w:r w:rsidR="0066737A" w:rsidRPr="003F7BF2">
        <w:rPr>
          <w:rFonts w:asciiTheme="minorBidi" w:hAnsiTheme="minorBidi"/>
          <w:sz w:val="20"/>
          <w:szCs w:val="20"/>
        </w:rPr>
        <w:t>A</w:t>
      </w:r>
      <w:r w:rsidR="00D3701A" w:rsidRPr="003F7BF2">
        <w:rPr>
          <w:rFonts w:asciiTheme="minorBidi" w:hAnsiTheme="minorBidi"/>
          <w:sz w:val="20"/>
          <w:szCs w:val="20"/>
        </w:rPr>
        <w:t>rrow</w:t>
      </w:r>
      <w:r w:rsidR="0066737A" w:rsidRPr="003F7BF2">
        <w:rPr>
          <w:rFonts w:asciiTheme="minorBidi" w:hAnsiTheme="minorBidi"/>
          <w:sz w:val="20"/>
          <w:szCs w:val="20"/>
        </w:rPr>
        <w:t>head</w:t>
      </w:r>
      <w:r w:rsidR="00D3701A" w:rsidRPr="003F7BF2">
        <w:rPr>
          <w:rFonts w:asciiTheme="minorBidi" w:hAnsiTheme="minorBidi"/>
          <w:sz w:val="20"/>
          <w:szCs w:val="20"/>
        </w:rPr>
        <w:t xml:space="preserve"> denotes inferred </w:t>
      </w:r>
      <w:r w:rsidR="0066737A" w:rsidRPr="003F7BF2">
        <w:rPr>
          <w:rFonts w:asciiTheme="minorBidi" w:hAnsiTheme="minorBidi"/>
          <w:sz w:val="20"/>
          <w:szCs w:val="20"/>
        </w:rPr>
        <w:t>ancestral</w:t>
      </w:r>
      <w:r w:rsidR="00D3701A" w:rsidRPr="003F7BF2">
        <w:rPr>
          <w:rFonts w:asciiTheme="minorBidi" w:hAnsiTheme="minorBidi"/>
          <w:sz w:val="20"/>
          <w:szCs w:val="20"/>
        </w:rPr>
        <w:t xml:space="preserve"> insertion</w:t>
      </w:r>
      <w:r w:rsidR="0066737A" w:rsidRPr="003F7BF2">
        <w:rPr>
          <w:rFonts w:asciiTheme="minorBidi" w:hAnsiTheme="minorBidi"/>
          <w:sz w:val="20"/>
          <w:szCs w:val="20"/>
        </w:rPr>
        <w:t xml:space="preserve"> event</w:t>
      </w:r>
      <w:r w:rsidR="00D3701A" w:rsidRPr="003F7BF2">
        <w:rPr>
          <w:rFonts w:asciiTheme="minorBidi" w:hAnsiTheme="minorBidi"/>
          <w:sz w:val="20"/>
          <w:szCs w:val="20"/>
        </w:rPr>
        <w:t xml:space="preserve">. Example of a chimeric HGT insertion in the </w:t>
      </w:r>
      <w:proofErr w:type="spellStart"/>
      <w:r w:rsidR="00D3701A" w:rsidRPr="003F7BF2">
        <w:rPr>
          <w:rFonts w:asciiTheme="minorBidi" w:hAnsiTheme="minorBidi"/>
          <w:i/>
          <w:iCs/>
          <w:sz w:val="20"/>
          <w:szCs w:val="20"/>
        </w:rPr>
        <w:t>Panesthia</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tryoni</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genome (B). The </w:t>
      </w:r>
      <w:r w:rsidR="00D3701A" w:rsidRPr="003F7BF2">
        <w:rPr>
          <w:rFonts w:asciiTheme="minorBidi" w:hAnsiTheme="minorBidi"/>
          <w:i/>
          <w:iCs/>
          <w:sz w:val="20"/>
          <w:szCs w:val="20"/>
        </w:rPr>
        <w:t xml:space="preserve">P. t. </w:t>
      </w:r>
      <w:proofErr w:type="spellStart"/>
      <w:r w:rsidR="00D3701A" w:rsidRPr="003F7BF2">
        <w:rPr>
          <w:rFonts w:asciiTheme="minorBidi" w:hAnsiTheme="minorBidi"/>
          <w:i/>
          <w:iCs/>
          <w:sz w:val="20"/>
          <w:szCs w:val="20"/>
        </w:rPr>
        <w:t>tegminifera</w:t>
      </w:r>
      <w:proofErr w:type="spellEnd"/>
      <w:r w:rsidR="00D3701A" w:rsidRPr="003F7BF2">
        <w:rPr>
          <w:rFonts w:asciiTheme="minorBidi" w:hAnsiTheme="minorBidi"/>
          <w:sz w:val="20"/>
          <w:szCs w:val="20"/>
        </w:rPr>
        <w:t xml:space="preserve"> contig (top) is divided into seven segments of different origin, and the circular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 (CP142624.1; bottom)</w:t>
      </w:r>
      <w:r w:rsidR="00D3701A" w:rsidRPr="003F7BF2" w:rsidDel="002227FE">
        <w:rPr>
          <w:rFonts w:asciiTheme="minorBidi" w:hAnsiTheme="minorBidi"/>
          <w:sz w:val="20"/>
          <w:szCs w:val="20"/>
        </w:rPr>
        <w:t xml:space="preserve"> </w:t>
      </w:r>
      <w:r w:rsidR="00D3701A" w:rsidRPr="003F7BF2">
        <w:rPr>
          <w:rFonts w:asciiTheme="minorBidi" w:hAnsiTheme="minorBidi"/>
          <w:sz w:val="20"/>
          <w:szCs w:val="20"/>
        </w:rPr>
        <w:t xml:space="preserve">indicates the source of these insertions. Numbers indicate corresponding segments in the cockroach and </w:t>
      </w:r>
      <w:proofErr w:type="spellStart"/>
      <w:r w:rsidR="00D3701A" w:rsidRPr="003F7BF2">
        <w:rPr>
          <w:rFonts w:asciiTheme="minorBidi" w:hAnsiTheme="minorBidi"/>
          <w:i/>
          <w:iCs/>
          <w:sz w:val="20"/>
          <w:szCs w:val="20"/>
        </w:rPr>
        <w:t>Blattabacterium</w:t>
      </w:r>
      <w:proofErr w:type="spellEnd"/>
      <w:r w:rsidR="00D3701A" w:rsidRPr="003F7BF2">
        <w:rPr>
          <w:rFonts w:asciiTheme="minorBidi" w:hAnsiTheme="minorBidi"/>
          <w:i/>
          <w:iCs/>
          <w:sz w:val="20"/>
          <w:szCs w:val="20"/>
        </w:rPr>
        <w:t xml:space="preserve"> </w:t>
      </w:r>
      <w:proofErr w:type="spellStart"/>
      <w:r w:rsidR="00D3701A" w:rsidRPr="003F7BF2">
        <w:rPr>
          <w:rFonts w:asciiTheme="minorBidi" w:hAnsiTheme="minorBidi"/>
          <w:i/>
          <w:iCs/>
          <w:sz w:val="20"/>
          <w:szCs w:val="20"/>
        </w:rPr>
        <w:t>cuenoti</w:t>
      </w:r>
      <w:proofErr w:type="spellEnd"/>
      <w:r w:rsidR="00D3701A" w:rsidRPr="003F7BF2">
        <w:rPr>
          <w:rFonts w:asciiTheme="minorBidi" w:hAnsiTheme="minorBidi"/>
          <w:sz w:val="20"/>
          <w:szCs w:val="20"/>
        </w:rPr>
        <w:t xml:space="preserve"> genomes (with yellow labels marking genomic coordinates).</w:t>
      </w:r>
    </w:p>
    <w:p w14:paraId="10F44E7C" w14:textId="13F87799" w:rsidR="00175FC4" w:rsidRDefault="00175FC4" w:rsidP="00175FC4">
      <w:pPr>
        <w:rPr>
          <w:ins w:id="42" w:author="Nathan Lo" w:date="2026-05-05T10:01:00Z" w16du:dateUtc="2026-05-05T00:01:00Z"/>
          <w:rFonts w:ascii="Arial" w:hAnsi="Arial" w:cs="Arial"/>
          <w:b/>
          <w:color w:val="000000"/>
          <w:sz w:val="20"/>
          <w:szCs w:val="20"/>
        </w:rPr>
      </w:pPr>
    </w:p>
    <w:p w14:paraId="46C20C69" w14:textId="77777777" w:rsidR="00177D0D" w:rsidRDefault="00177D0D" w:rsidP="00175FC4">
      <w:pPr>
        <w:rPr>
          <w:ins w:id="43" w:author="Nathan Lo" w:date="2026-05-05T10:01:00Z" w16du:dateUtc="2026-05-05T00:01:00Z"/>
          <w:rFonts w:ascii="Arial" w:hAnsi="Arial" w:cs="Arial"/>
          <w:b/>
          <w:color w:val="000000"/>
          <w:sz w:val="20"/>
          <w:szCs w:val="20"/>
        </w:rPr>
      </w:pPr>
    </w:p>
    <w:p w14:paraId="2D15DD19" w14:textId="77777777" w:rsidR="00177D0D" w:rsidRDefault="00177D0D" w:rsidP="00175FC4">
      <w:pPr>
        <w:rPr>
          <w:ins w:id="44" w:author="Nathan Lo" w:date="2026-05-05T10:01:00Z" w16du:dateUtc="2026-05-05T00:01:00Z"/>
          <w:rFonts w:ascii="Arial" w:hAnsi="Arial" w:cs="Arial"/>
          <w:b/>
          <w:color w:val="000000"/>
          <w:sz w:val="20"/>
          <w:szCs w:val="20"/>
        </w:rPr>
      </w:pPr>
    </w:p>
    <w:p w14:paraId="61500BE8" w14:textId="2811FEDE" w:rsidR="00177D0D" w:rsidRDefault="00177D0D" w:rsidP="00175FC4">
      <w:pPr>
        <w:rPr>
          <w:rFonts w:ascii="Arial" w:hAnsi="Arial" w:cs="Arial"/>
          <w:b/>
          <w:color w:val="000000"/>
          <w:sz w:val="20"/>
          <w:szCs w:val="20"/>
        </w:rPr>
      </w:pPr>
    </w:p>
    <w:sectPr w:rsidR="00177D0D" w:rsidSect="00E64629">
      <w:pgSz w:w="12240" w:h="15840"/>
      <w:pgMar w:top="1440" w:right="1800" w:bottom="1440" w:left="180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Nathan Lo" w:date="2026-05-05T09:55:00Z" w:initials="NL">
    <w:p w14:paraId="00E8FCDD" w14:textId="77777777" w:rsidR="00177D0D" w:rsidRDefault="00177D0D" w:rsidP="00177D0D">
      <w:r>
        <w:rPr>
          <w:rStyle w:val="CommentReference"/>
        </w:rPr>
        <w:annotationRef/>
      </w:r>
      <w:r>
        <w:rPr>
          <w:rFonts w:ascii="Times New Roman" w:eastAsia="Times New Roman" w:hAnsi="Times New Roman" w:cs="Times New Roman"/>
          <w:color w:val="000000"/>
          <w:sz w:val="20"/>
          <w:szCs w:val="20"/>
        </w:rPr>
        <w:t>These words could be removed if  we need a bit of space. They aren’t essential</w:t>
      </w:r>
    </w:p>
  </w:comment>
  <w:comment w:id="5" w:author="Nathan Lo" w:date="2026-05-05T10:09:00Z" w:initials="NL">
    <w:p w14:paraId="68090167" w14:textId="77777777" w:rsidR="007845DB" w:rsidRDefault="007845DB" w:rsidP="007845DB">
      <w:r>
        <w:rPr>
          <w:rStyle w:val="CommentReference"/>
        </w:rPr>
        <w:annotationRef/>
      </w:r>
      <w:r>
        <w:rPr>
          <w:rFonts w:ascii="Times New Roman" w:eastAsia="Times New Roman" w:hAnsi="Times New Roman" w:cs="Times New Roman"/>
          <w:color w:val="000000"/>
          <w:sz w:val="20"/>
          <w:szCs w:val="20"/>
        </w:rPr>
        <w:t>Technically we should only mention the cockroach genomes here, since there were 0 detected in our termites (we can ignore the ambiguous Zootermopsis nevadensis insert). So I think it should read “….inserts across 18 cockroach genomes (94-4900 per genome; Fig 1A)”</w:t>
      </w:r>
    </w:p>
    <w:p w14:paraId="3C87B372" w14:textId="77777777" w:rsidR="007845DB" w:rsidRDefault="007845DB" w:rsidP="007845DB"/>
    <w:p w14:paraId="1139FF13" w14:textId="77777777" w:rsidR="007845DB" w:rsidRDefault="007845DB" w:rsidP="007845DB">
      <w:r>
        <w:rPr>
          <w:rFonts w:ascii="Times New Roman" w:eastAsia="Times New Roman" w:hAnsi="Times New Roman" w:cs="Times New Roman"/>
          <w:color w:val="000000"/>
          <w:sz w:val="20"/>
          <w:szCs w:val="20"/>
        </w:rPr>
        <w:t xml:space="preserve">If we include the termite genomes, the range should be 0-4900 per genome. To avoid confusion, better not to mention them here since we talk about it later. </w:t>
      </w:r>
    </w:p>
  </w:comment>
  <w:comment w:id="14" w:author="Nathan Lo" w:date="2026-05-05T10:13:00Z" w:initials="NL">
    <w:p w14:paraId="1B543D7D" w14:textId="77777777" w:rsidR="007845DB" w:rsidRDefault="007845DB" w:rsidP="007845DB">
      <w:r>
        <w:rPr>
          <w:rStyle w:val="CommentReference"/>
        </w:rPr>
        <w:annotationRef/>
      </w:r>
      <w:r>
        <w:rPr>
          <w:rFonts w:ascii="Times New Roman" w:eastAsia="Times New Roman" w:hAnsi="Times New Roman" w:cs="Times New Roman"/>
          <w:color w:val="000000"/>
          <w:sz w:val="20"/>
          <w:szCs w:val="20"/>
        </w:rPr>
        <w:t>Need to add this because it is essentially impossible that Buchnera DNA could be transferred to cockroaches</w:t>
      </w:r>
    </w:p>
  </w:comment>
  <w:comment w:id="24" w:author="Nathan Lo" w:date="2026-05-05T10:17:00Z" w:initials="NL">
    <w:p w14:paraId="2AD01A44" w14:textId="77777777" w:rsidR="006264AE" w:rsidRDefault="006264AE" w:rsidP="006264AE">
      <w:r>
        <w:rPr>
          <w:rStyle w:val="CommentReference"/>
        </w:rPr>
        <w:annotationRef/>
      </w:r>
      <w:r>
        <w:rPr>
          <w:rFonts w:ascii="Times New Roman" w:eastAsia="Times New Roman" w:hAnsi="Times New Roman" w:cs="Times New Roman"/>
          <w:color w:val="000000"/>
          <w:sz w:val="20"/>
          <w:szCs w:val="20"/>
        </w:rPr>
        <w:t>It would probably be better to remove this text. It isn’t essential to the story. Plus, we now know that Cryptocercus also has a considerable reduction in genome size compared to most cockroaches, yet it has plenty of inserts based on Zhuzhi’s recent analysis.</w:t>
      </w:r>
    </w:p>
  </w:comment>
  <w:comment w:id="41" w:author="Nathan Lo" w:date="2026-05-05T15:19:00Z" w:initials="NL">
    <w:p w14:paraId="11663509" w14:textId="77777777" w:rsidR="00775862" w:rsidRDefault="00775862" w:rsidP="00775862">
      <w:r>
        <w:rPr>
          <w:rStyle w:val="CommentReference"/>
        </w:rPr>
        <w:annotationRef/>
      </w:r>
      <w:r>
        <w:rPr>
          <w:rFonts w:ascii="Times New Roman" w:eastAsia="Times New Roman" w:hAnsi="Times New Roman" w:cs="Times New Roman"/>
          <w:color w:val="000000"/>
          <w:sz w:val="20"/>
          <w:szCs w:val="20"/>
        </w:rPr>
        <w:t xml:space="preserve">Request for Zhuzhi or Maxim: please remove most of the small numbers around the genome. We only need them every 100,000, not 20,000. Otherwise the figure is a cluttered.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E8FCDD" w15:done="0"/>
  <w15:commentEx w15:paraId="1139FF13" w15:done="0"/>
  <w15:commentEx w15:paraId="1B543D7D" w15:done="0"/>
  <w15:commentEx w15:paraId="2AD01A44" w15:done="0"/>
  <w15:commentEx w15:paraId="11663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30172B" w16cex:dateUtc="2026-05-04T23:55:00Z"/>
  <w16cex:commentExtensible w16cex:durableId="1F414F19" w16cex:dateUtc="2026-05-05T00:09:00Z"/>
  <w16cex:commentExtensible w16cex:durableId="03AC5108" w16cex:dateUtc="2026-05-05T00:13:00Z"/>
  <w16cex:commentExtensible w16cex:durableId="7133CF76" w16cex:dateUtc="2026-05-05T00:17:00Z"/>
  <w16cex:commentExtensible w16cex:durableId="6CDA6D87" w16cex:dateUtc="2026-05-05T0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E8FCDD" w16cid:durableId="2630172B"/>
  <w16cid:commentId w16cid:paraId="1139FF13" w16cid:durableId="1F414F19"/>
  <w16cid:commentId w16cid:paraId="1B543D7D" w16cid:durableId="03AC5108"/>
  <w16cid:commentId w16cid:paraId="2AD01A44" w16cid:durableId="7133CF76"/>
  <w16cid:commentId w16cid:paraId="11663509" w16cid:durableId="6CDA6D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68CAB0" w14:textId="77777777" w:rsidR="00BD455B" w:rsidRDefault="00BD455B">
      <w:pPr>
        <w:spacing w:after="0"/>
      </w:pPr>
      <w:r>
        <w:separator/>
      </w:r>
    </w:p>
  </w:endnote>
  <w:endnote w:type="continuationSeparator" w:id="0">
    <w:p w14:paraId="3ADF45CA" w14:textId="77777777" w:rsidR="00BD455B" w:rsidRDefault="00BD45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8A7E81" w14:textId="77777777" w:rsidR="00BD455B" w:rsidRDefault="00BD455B">
      <w:pPr>
        <w:spacing w:after="0"/>
      </w:pPr>
      <w:r>
        <w:separator/>
      </w:r>
    </w:p>
  </w:footnote>
  <w:footnote w:type="continuationSeparator" w:id="0">
    <w:p w14:paraId="729F7363" w14:textId="77777777" w:rsidR="00BD455B" w:rsidRDefault="00BD45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1230616">
    <w:abstractNumId w:val="2"/>
  </w:num>
  <w:num w:numId="2" w16cid:durableId="271279956">
    <w:abstractNumId w:val="4"/>
  </w:num>
  <w:num w:numId="3" w16cid:durableId="1159883620">
    <w:abstractNumId w:val="0"/>
  </w:num>
  <w:num w:numId="4" w16cid:durableId="95712614">
    <w:abstractNumId w:val="1"/>
  </w:num>
  <w:num w:numId="5" w16cid:durableId="376005066">
    <w:abstractNumId w:val="6"/>
  </w:num>
  <w:num w:numId="6" w16cid:durableId="1914585940">
    <w:abstractNumId w:val="5"/>
  </w:num>
  <w:num w:numId="7" w16cid:durableId="10512729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than Lo">
    <w15:presenceInfo w15:providerId="AD" w15:userId="S::nathan.lo@sydney.edu.au::fa283856-3d32-4c02-b0bb-860e4dd4c232"/>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B0ACF"/>
    <w:rsid w:val="000B752B"/>
    <w:rsid w:val="000E4D49"/>
    <w:rsid w:val="00125E68"/>
    <w:rsid w:val="00155E10"/>
    <w:rsid w:val="00163C64"/>
    <w:rsid w:val="0016558B"/>
    <w:rsid w:val="0016771E"/>
    <w:rsid w:val="00174A68"/>
    <w:rsid w:val="00175FC4"/>
    <w:rsid w:val="00177D0D"/>
    <w:rsid w:val="001A3E93"/>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7521D"/>
    <w:rsid w:val="002832D5"/>
    <w:rsid w:val="002900D6"/>
    <w:rsid w:val="00291C86"/>
    <w:rsid w:val="00297648"/>
    <w:rsid w:val="002A16C9"/>
    <w:rsid w:val="002C68F6"/>
    <w:rsid w:val="002D13B1"/>
    <w:rsid w:val="002E3422"/>
    <w:rsid w:val="002F0033"/>
    <w:rsid w:val="002F4853"/>
    <w:rsid w:val="00305A90"/>
    <w:rsid w:val="00316293"/>
    <w:rsid w:val="00333F4D"/>
    <w:rsid w:val="00347713"/>
    <w:rsid w:val="00371567"/>
    <w:rsid w:val="00374241"/>
    <w:rsid w:val="00392B79"/>
    <w:rsid w:val="003B25FD"/>
    <w:rsid w:val="003C2A8A"/>
    <w:rsid w:val="003C5559"/>
    <w:rsid w:val="003C621D"/>
    <w:rsid w:val="003C7588"/>
    <w:rsid w:val="003E2D51"/>
    <w:rsid w:val="003F7BF2"/>
    <w:rsid w:val="00405C25"/>
    <w:rsid w:val="00412482"/>
    <w:rsid w:val="0043548B"/>
    <w:rsid w:val="004414DD"/>
    <w:rsid w:val="0045202F"/>
    <w:rsid w:val="00455119"/>
    <w:rsid w:val="00456B86"/>
    <w:rsid w:val="0046048C"/>
    <w:rsid w:val="00463CDA"/>
    <w:rsid w:val="004672D9"/>
    <w:rsid w:val="00474D11"/>
    <w:rsid w:val="004768C8"/>
    <w:rsid w:val="00483D1D"/>
    <w:rsid w:val="00485197"/>
    <w:rsid w:val="004A548F"/>
    <w:rsid w:val="004B1308"/>
    <w:rsid w:val="004B135C"/>
    <w:rsid w:val="004C03DB"/>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603CFA"/>
    <w:rsid w:val="006231F1"/>
    <w:rsid w:val="006264AE"/>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0B50"/>
    <w:rsid w:val="0074134D"/>
    <w:rsid w:val="00763540"/>
    <w:rsid w:val="00765283"/>
    <w:rsid w:val="00771BAE"/>
    <w:rsid w:val="007740C8"/>
    <w:rsid w:val="00775862"/>
    <w:rsid w:val="00776E4F"/>
    <w:rsid w:val="00782BE9"/>
    <w:rsid w:val="007845DB"/>
    <w:rsid w:val="00793BF1"/>
    <w:rsid w:val="00797279"/>
    <w:rsid w:val="007A073C"/>
    <w:rsid w:val="007A27C8"/>
    <w:rsid w:val="007B093C"/>
    <w:rsid w:val="007B0CD8"/>
    <w:rsid w:val="007C020E"/>
    <w:rsid w:val="007D0CF7"/>
    <w:rsid w:val="007E0547"/>
    <w:rsid w:val="007E36B5"/>
    <w:rsid w:val="00803641"/>
    <w:rsid w:val="00805382"/>
    <w:rsid w:val="00806640"/>
    <w:rsid w:val="008148ED"/>
    <w:rsid w:val="0084095B"/>
    <w:rsid w:val="00845A44"/>
    <w:rsid w:val="00854C5A"/>
    <w:rsid w:val="00864CC8"/>
    <w:rsid w:val="0086682E"/>
    <w:rsid w:val="00867806"/>
    <w:rsid w:val="00871CDB"/>
    <w:rsid w:val="008755AE"/>
    <w:rsid w:val="008807D7"/>
    <w:rsid w:val="0088504A"/>
    <w:rsid w:val="008971F3"/>
    <w:rsid w:val="008B661B"/>
    <w:rsid w:val="008C3656"/>
    <w:rsid w:val="008D057F"/>
    <w:rsid w:val="008E0C31"/>
    <w:rsid w:val="008E3C40"/>
    <w:rsid w:val="008E5AB7"/>
    <w:rsid w:val="008E6DB8"/>
    <w:rsid w:val="008F7B65"/>
    <w:rsid w:val="00901E91"/>
    <w:rsid w:val="00903BCD"/>
    <w:rsid w:val="00921127"/>
    <w:rsid w:val="009369F6"/>
    <w:rsid w:val="00980C22"/>
    <w:rsid w:val="00983E19"/>
    <w:rsid w:val="00985BE3"/>
    <w:rsid w:val="00990DCA"/>
    <w:rsid w:val="00991245"/>
    <w:rsid w:val="009A1085"/>
    <w:rsid w:val="009B0AF3"/>
    <w:rsid w:val="009D6544"/>
    <w:rsid w:val="009E7B34"/>
    <w:rsid w:val="009F5A78"/>
    <w:rsid w:val="00A0314C"/>
    <w:rsid w:val="00A036D3"/>
    <w:rsid w:val="00A1401C"/>
    <w:rsid w:val="00A5676B"/>
    <w:rsid w:val="00A635A9"/>
    <w:rsid w:val="00A80BB9"/>
    <w:rsid w:val="00A818F7"/>
    <w:rsid w:val="00A85CC3"/>
    <w:rsid w:val="00A9120F"/>
    <w:rsid w:val="00AA1B2D"/>
    <w:rsid w:val="00AB1B04"/>
    <w:rsid w:val="00AC0849"/>
    <w:rsid w:val="00AC6292"/>
    <w:rsid w:val="00AF1CC1"/>
    <w:rsid w:val="00AF49C3"/>
    <w:rsid w:val="00B136DF"/>
    <w:rsid w:val="00B26662"/>
    <w:rsid w:val="00B27FA9"/>
    <w:rsid w:val="00B33803"/>
    <w:rsid w:val="00B34C4F"/>
    <w:rsid w:val="00B51C6D"/>
    <w:rsid w:val="00B57D19"/>
    <w:rsid w:val="00B825AB"/>
    <w:rsid w:val="00B83092"/>
    <w:rsid w:val="00B9147E"/>
    <w:rsid w:val="00B97439"/>
    <w:rsid w:val="00B97AB5"/>
    <w:rsid w:val="00BB6B27"/>
    <w:rsid w:val="00BC37F3"/>
    <w:rsid w:val="00BD3C83"/>
    <w:rsid w:val="00BD455B"/>
    <w:rsid w:val="00BE16A8"/>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C066D"/>
    <w:rsid w:val="00CC6F19"/>
    <w:rsid w:val="00CD1C11"/>
    <w:rsid w:val="00CD5EE5"/>
    <w:rsid w:val="00CD7F71"/>
    <w:rsid w:val="00CE443F"/>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97A6A"/>
    <w:rsid w:val="00DA70E8"/>
    <w:rsid w:val="00DA7A7B"/>
    <w:rsid w:val="00DC098E"/>
    <w:rsid w:val="00DD49BD"/>
    <w:rsid w:val="00DD556D"/>
    <w:rsid w:val="00DE4A89"/>
    <w:rsid w:val="00E112C3"/>
    <w:rsid w:val="00E12FEF"/>
    <w:rsid w:val="00E13C78"/>
    <w:rsid w:val="00E300A4"/>
    <w:rsid w:val="00E378A2"/>
    <w:rsid w:val="00E37FB0"/>
    <w:rsid w:val="00E50558"/>
    <w:rsid w:val="00E5440A"/>
    <w:rsid w:val="00E56B02"/>
    <w:rsid w:val="00E604B8"/>
    <w:rsid w:val="00E6133D"/>
    <w:rsid w:val="00E64629"/>
    <w:rsid w:val="00E65523"/>
    <w:rsid w:val="00E65BC9"/>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45F7"/>
    <w:rsid w:val="00F26308"/>
    <w:rsid w:val="00F31341"/>
    <w:rsid w:val="00F34923"/>
    <w:rsid w:val="00F5460B"/>
    <w:rsid w:val="00F572E5"/>
    <w:rsid w:val="00F60550"/>
    <w:rsid w:val="00F649EE"/>
    <w:rsid w:val="00F710D0"/>
    <w:rsid w:val="00F931BE"/>
    <w:rsid w:val="00F97C53"/>
    <w:rsid w:val="00FA04B8"/>
    <w:rsid w:val="00FA2DD2"/>
    <w:rsid w:val="00FB2304"/>
    <w:rsid w:val="00FC22E2"/>
    <w:rsid w:val="00FC3621"/>
    <w:rsid w:val="00FC5645"/>
    <w:rsid w:val="00FD1066"/>
    <w:rsid w:val="00FE7F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yperlink" Target="https://github.com/MEEP-projects/HGT_pipeline"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8DC51-7096-F84B-A3F6-165F47AA7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6</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Nathan Lo</cp:lastModifiedBy>
  <cp:revision>20</cp:revision>
  <dcterms:created xsi:type="dcterms:W3CDTF">2026-04-07T23:22:00Z</dcterms:created>
  <dcterms:modified xsi:type="dcterms:W3CDTF">2026-05-05T05:19:00Z</dcterms:modified>
</cp:coreProperties>
</file>