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4E8220" w14:textId="094DF2AA" w:rsidR="007B5946" w:rsidRPr="00267224" w:rsidRDefault="005609E9" w:rsidP="00DB0B1D">
      <w:pPr>
        <w:rPr>
          <w:rFonts w:ascii="Arial" w:hAnsi="Arial" w:cs="Arial"/>
          <w:sz w:val="20"/>
        </w:rPr>
      </w:pPr>
      <w:r w:rsidRPr="00267224">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267224" w:rsidRDefault="009A670E" w:rsidP="007B5946">
      <w:pPr>
        <w:rPr>
          <w:rFonts w:ascii="Arial" w:hAnsi="Arial" w:cs="Arial"/>
          <w:sz w:val="20"/>
        </w:rPr>
      </w:pPr>
    </w:p>
    <w:p w14:paraId="162ED58C" w14:textId="77777777" w:rsidR="009A670E" w:rsidRPr="00267224" w:rsidRDefault="009A670E" w:rsidP="007B5946">
      <w:pPr>
        <w:rPr>
          <w:rFonts w:ascii="Arial" w:hAnsi="Arial" w:cs="Arial"/>
          <w:sz w:val="20"/>
        </w:rPr>
      </w:pPr>
    </w:p>
    <w:p w14:paraId="1DC30AB1" w14:textId="77777777" w:rsidR="009A670E" w:rsidRPr="00267224" w:rsidRDefault="009A670E" w:rsidP="007B5946">
      <w:pPr>
        <w:rPr>
          <w:rFonts w:ascii="Arial" w:hAnsi="Arial" w:cs="Arial"/>
          <w:sz w:val="20"/>
        </w:rPr>
      </w:pPr>
    </w:p>
    <w:p w14:paraId="5E7DEFEE" w14:textId="77777777" w:rsidR="009A670E" w:rsidRPr="00267224" w:rsidRDefault="009A670E" w:rsidP="007B5946">
      <w:pPr>
        <w:rPr>
          <w:rFonts w:ascii="Arial" w:hAnsi="Arial" w:cs="Arial"/>
          <w:sz w:val="20"/>
        </w:rPr>
      </w:pPr>
    </w:p>
    <w:p w14:paraId="46F72BDF" w14:textId="5BB644BA" w:rsidR="00B16F99" w:rsidRPr="00267224" w:rsidRDefault="00B16F99" w:rsidP="00B16F99">
      <w:pPr>
        <w:rPr>
          <w:rFonts w:ascii="Arial" w:hAnsi="Arial" w:cs="Arial"/>
          <w:b/>
          <w:sz w:val="28"/>
          <w:szCs w:val="28"/>
        </w:rPr>
      </w:pPr>
      <w:r w:rsidRPr="00267224">
        <w:rPr>
          <w:rFonts w:ascii="Arial" w:hAnsi="Arial" w:cs="Arial"/>
          <w:b/>
          <w:sz w:val="28"/>
          <w:szCs w:val="28"/>
        </w:rPr>
        <w:t>Supp</w:t>
      </w:r>
      <w:r w:rsidR="00B73A1C" w:rsidRPr="00267224">
        <w:rPr>
          <w:rFonts w:ascii="Arial" w:hAnsi="Arial" w:cs="Arial"/>
          <w:b/>
          <w:sz w:val="28"/>
          <w:szCs w:val="28"/>
        </w:rPr>
        <w:t>orting</w:t>
      </w:r>
      <w:r w:rsidRPr="00267224">
        <w:rPr>
          <w:rFonts w:ascii="Arial" w:hAnsi="Arial" w:cs="Arial"/>
          <w:b/>
          <w:sz w:val="28"/>
          <w:szCs w:val="28"/>
        </w:rPr>
        <w:t xml:space="preserve"> Information for</w:t>
      </w:r>
    </w:p>
    <w:p w14:paraId="135AEE58" w14:textId="4BB8534B" w:rsidR="00B16F99" w:rsidRPr="00267224" w:rsidRDefault="006B2DE1" w:rsidP="00B16F99">
      <w:pPr>
        <w:rPr>
          <w:rFonts w:ascii="Arial" w:hAnsi="Arial" w:cs="Arial"/>
          <w:szCs w:val="24"/>
        </w:rPr>
      </w:pPr>
      <w:r w:rsidRPr="00267224">
        <w:rPr>
          <w:rFonts w:ascii="Arial" w:hAnsi="Arial" w:cs="Arial"/>
          <w:sz w:val="28"/>
          <w:szCs w:val="28"/>
        </w:rPr>
        <w:t>Uncovering thousands of endosymbiont DNA transfer events within single cockroach genomes</w:t>
      </w:r>
    </w:p>
    <w:p w14:paraId="773A15B7" w14:textId="77777777" w:rsidR="00015F74" w:rsidRPr="00267224" w:rsidRDefault="00015F74" w:rsidP="007B5946">
      <w:pPr>
        <w:rPr>
          <w:rFonts w:ascii="Arial" w:hAnsi="Arial" w:cs="Arial"/>
          <w:sz w:val="20"/>
        </w:rPr>
      </w:pPr>
    </w:p>
    <w:p w14:paraId="6985025A" w14:textId="77777777" w:rsidR="00B16F99" w:rsidRPr="00267224" w:rsidRDefault="00B16F99" w:rsidP="007B5946">
      <w:pPr>
        <w:rPr>
          <w:rFonts w:ascii="Arial" w:hAnsi="Arial" w:cs="Arial"/>
          <w:sz w:val="20"/>
        </w:rPr>
      </w:pPr>
    </w:p>
    <w:p w14:paraId="0A5FF81B" w14:textId="0F9D1B05" w:rsidR="002C030F" w:rsidRPr="00267224" w:rsidRDefault="006B2DE1" w:rsidP="007B5946">
      <w:pPr>
        <w:rPr>
          <w:rFonts w:ascii="Arial" w:hAnsi="Arial" w:cs="Arial"/>
          <w:sz w:val="20"/>
        </w:rPr>
      </w:pPr>
      <w:r w:rsidRPr="00267224">
        <w:rPr>
          <w:rFonts w:asciiTheme="minorBidi" w:hAnsiTheme="minorBidi"/>
          <w:bCs/>
          <w:sz w:val="20"/>
        </w:rPr>
        <w:t>Kyle M. Ewart</w:t>
      </w:r>
      <w:r w:rsidRPr="00267224">
        <w:rPr>
          <w:rFonts w:asciiTheme="minorBidi" w:hAnsiTheme="minorBidi"/>
          <w:bCs/>
          <w:sz w:val="20"/>
          <w:vertAlign w:val="superscript"/>
        </w:rPr>
        <w:t>1,2</w:t>
      </w:r>
      <w:r w:rsidRPr="00267224">
        <w:rPr>
          <w:rFonts w:asciiTheme="minorBidi" w:hAnsiTheme="minorBidi"/>
          <w:bCs/>
          <w:sz w:val="20"/>
        </w:rPr>
        <w:t>*</w:t>
      </w:r>
      <w:r w:rsidR="002E2D1E" w:rsidRPr="00267224">
        <w:rPr>
          <w:rFonts w:asciiTheme="minorBidi" w:hAnsiTheme="minorBidi"/>
          <w:bCs/>
          <w:sz w:val="20"/>
          <w:vertAlign w:val="superscript"/>
        </w:rPr>
        <w:t>†</w:t>
      </w:r>
      <w:r w:rsidRPr="00267224">
        <w:rPr>
          <w:rFonts w:asciiTheme="minorBidi" w:hAnsiTheme="minorBidi"/>
          <w:bCs/>
          <w:sz w:val="20"/>
        </w:rPr>
        <w:t>, Maxim W. D. Adams</w:t>
      </w:r>
      <w:r w:rsidRPr="00267224">
        <w:rPr>
          <w:rFonts w:asciiTheme="minorBidi" w:hAnsiTheme="minorBidi"/>
          <w:bCs/>
          <w:sz w:val="20"/>
          <w:vertAlign w:val="superscript"/>
        </w:rPr>
        <w:t>1</w:t>
      </w:r>
      <w:r w:rsidR="002E2D1E" w:rsidRPr="00267224">
        <w:rPr>
          <w:rFonts w:asciiTheme="minorBidi" w:hAnsiTheme="minorBidi"/>
          <w:bCs/>
          <w:sz w:val="20"/>
          <w:vertAlign w:val="superscript"/>
        </w:rPr>
        <w:t>†</w:t>
      </w:r>
      <w:r w:rsidRPr="00267224">
        <w:rPr>
          <w:rFonts w:asciiTheme="minorBidi" w:hAnsiTheme="minorBidi"/>
          <w:bCs/>
          <w:sz w:val="20"/>
        </w:rPr>
        <w:t xml:space="preserve">, </w:t>
      </w:r>
      <w:proofErr w:type="spellStart"/>
      <w:r w:rsidRPr="00267224">
        <w:rPr>
          <w:rFonts w:asciiTheme="minorBidi" w:hAnsiTheme="minorBidi"/>
          <w:bCs/>
          <w:sz w:val="20"/>
        </w:rPr>
        <w:t>Zhuzhi</w:t>
      </w:r>
      <w:proofErr w:type="spellEnd"/>
      <w:r w:rsidRPr="00267224">
        <w:rPr>
          <w:rFonts w:asciiTheme="minorBidi" w:hAnsiTheme="minorBidi"/>
          <w:bCs/>
          <w:sz w:val="20"/>
        </w:rPr>
        <w:t xml:space="preserve"> Zhang</w:t>
      </w:r>
      <w:r w:rsidRPr="00267224">
        <w:rPr>
          <w:rFonts w:asciiTheme="minorBidi" w:hAnsiTheme="minorBidi"/>
          <w:bCs/>
          <w:sz w:val="20"/>
          <w:vertAlign w:val="superscript"/>
        </w:rPr>
        <w:t>1</w:t>
      </w:r>
      <w:r w:rsidR="002E2D1E" w:rsidRPr="00267224">
        <w:rPr>
          <w:rFonts w:asciiTheme="minorBidi" w:hAnsiTheme="minorBidi"/>
          <w:bCs/>
          <w:sz w:val="20"/>
          <w:vertAlign w:val="superscript"/>
        </w:rPr>
        <w:t>†</w:t>
      </w:r>
      <w:r w:rsidRPr="00267224">
        <w:rPr>
          <w:rFonts w:asciiTheme="minorBidi" w:hAnsiTheme="minorBidi"/>
          <w:bCs/>
          <w:sz w:val="20"/>
        </w:rPr>
        <w:t>, Louise Baker</w:t>
      </w:r>
      <w:r w:rsidRPr="00267224">
        <w:rPr>
          <w:rFonts w:asciiTheme="minorBidi" w:hAnsiTheme="minorBidi"/>
          <w:bCs/>
          <w:sz w:val="20"/>
          <w:vertAlign w:val="superscript"/>
        </w:rPr>
        <w:t>3</w:t>
      </w:r>
      <w:r w:rsidRPr="00267224">
        <w:rPr>
          <w:rFonts w:asciiTheme="minorBidi" w:hAnsiTheme="minorBidi"/>
          <w:bCs/>
          <w:sz w:val="20"/>
        </w:rPr>
        <w:t xml:space="preserve">, </w:t>
      </w:r>
      <w:proofErr w:type="spellStart"/>
      <w:r w:rsidRPr="00267224">
        <w:rPr>
          <w:rFonts w:asciiTheme="minorBidi" w:hAnsiTheme="minorBidi"/>
          <w:bCs/>
          <w:sz w:val="20"/>
        </w:rPr>
        <w:t>Kokuto</w:t>
      </w:r>
      <w:proofErr w:type="spellEnd"/>
      <w:r w:rsidRPr="00267224">
        <w:rPr>
          <w:rFonts w:asciiTheme="minorBidi" w:hAnsiTheme="minorBidi"/>
          <w:bCs/>
          <w:sz w:val="20"/>
        </w:rPr>
        <w:t xml:space="preserve"> Fujiwara</w:t>
      </w:r>
      <w:r w:rsidRPr="00267224">
        <w:rPr>
          <w:rFonts w:asciiTheme="minorBidi" w:hAnsiTheme="minorBidi"/>
          <w:bCs/>
          <w:sz w:val="20"/>
          <w:vertAlign w:val="superscript"/>
        </w:rPr>
        <w:t>4</w:t>
      </w:r>
      <w:r w:rsidRPr="00267224">
        <w:rPr>
          <w:rFonts w:asciiTheme="minorBidi" w:hAnsiTheme="minorBidi"/>
          <w:bCs/>
          <w:sz w:val="20"/>
        </w:rPr>
        <w:t>, Yoshinobu Hayashi</w:t>
      </w:r>
      <w:r w:rsidRPr="00267224">
        <w:rPr>
          <w:rFonts w:asciiTheme="minorBidi" w:hAnsiTheme="minorBidi"/>
          <w:bCs/>
          <w:sz w:val="20"/>
          <w:vertAlign w:val="superscript"/>
        </w:rPr>
        <w:t>5</w:t>
      </w:r>
      <w:r w:rsidRPr="00267224">
        <w:rPr>
          <w:rFonts w:asciiTheme="minorBidi" w:hAnsiTheme="minorBidi"/>
          <w:bCs/>
          <w:sz w:val="20"/>
        </w:rPr>
        <w:t>, Leo A. Featherstone</w:t>
      </w:r>
      <w:r w:rsidRPr="00267224">
        <w:rPr>
          <w:rFonts w:asciiTheme="minorBidi" w:hAnsiTheme="minorBidi"/>
          <w:bCs/>
          <w:sz w:val="20"/>
          <w:vertAlign w:val="superscript"/>
        </w:rPr>
        <w:t>6</w:t>
      </w:r>
      <w:r w:rsidRPr="00267224">
        <w:rPr>
          <w:rFonts w:asciiTheme="minorBidi" w:hAnsiTheme="minorBidi"/>
          <w:bCs/>
          <w:sz w:val="20"/>
        </w:rPr>
        <w:t>, Oscar Lo Lu</w:t>
      </w:r>
      <w:r w:rsidRPr="00267224">
        <w:rPr>
          <w:rFonts w:asciiTheme="minorBidi" w:hAnsiTheme="minorBidi"/>
          <w:bCs/>
          <w:sz w:val="20"/>
          <w:vertAlign w:val="superscript"/>
        </w:rPr>
        <w:t>1</w:t>
      </w:r>
      <w:r w:rsidRPr="00267224">
        <w:rPr>
          <w:rFonts w:asciiTheme="minorBidi" w:hAnsiTheme="minorBidi"/>
          <w:bCs/>
          <w:sz w:val="20"/>
        </w:rPr>
        <w:t xml:space="preserve">, </w:t>
      </w:r>
      <w:proofErr w:type="spellStart"/>
      <w:r w:rsidRPr="00267224">
        <w:rPr>
          <w:rFonts w:asciiTheme="minorBidi" w:hAnsiTheme="minorBidi"/>
          <w:bCs/>
          <w:sz w:val="20"/>
        </w:rPr>
        <w:t>Jil</w:t>
      </w:r>
      <w:proofErr w:type="spellEnd"/>
      <w:r w:rsidRPr="00267224">
        <w:rPr>
          <w:rFonts w:asciiTheme="minorBidi" w:hAnsiTheme="minorBidi"/>
          <w:bCs/>
          <w:sz w:val="20"/>
        </w:rPr>
        <w:t xml:space="preserve"> Helbling</w:t>
      </w:r>
      <w:r w:rsidRPr="00267224">
        <w:rPr>
          <w:rFonts w:asciiTheme="minorBidi" w:hAnsiTheme="minorBidi"/>
          <w:bCs/>
          <w:sz w:val="20"/>
          <w:vertAlign w:val="superscript"/>
        </w:rPr>
        <w:t>1</w:t>
      </w:r>
      <w:r w:rsidRPr="00267224">
        <w:rPr>
          <w:rFonts w:asciiTheme="minorBidi" w:hAnsiTheme="minorBidi"/>
          <w:bCs/>
          <w:sz w:val="20"/>
        </w:rPr>
        <w:t>, Maya Moral</w:t>
      </w:r>
      <w:r w:rsidRPr="00267224">
        <w:rPr>
          <w:rFonts w:asciiTheme="minorBidi" w:hAnsiTheme="minorBidi"/>
          <w:bCs/>
          <w:sz w:val="20"/>
          <w:vertAlign w:val="superscript"/>
        </w:rPr>
        <w:t>1</w:t>
      </w:r>
      <w:r w:rsidRPr="00267224">
        <w:rPr>
          <w:rFonts w:asciiTheme="minorBidi" w:hAnsiTheme="minorBidi"/>
          <w:bCs/>
          <w:sz w:val="20"/>
        </w:rPr>
        <w:t>, Kiyoto Maekawa</w:t>
      </w:r>
      <w:r w:rsidRPr="00267224">
        <w:rPr>
          <w:rFonts w:asciiTheme="minorBidi" w:hAnsiTheme="minorBidi"/>
          <w:bCs/>
          <w:sz w:val="20"/>
          <w:vertAlign w:val="superscript"/>
        </w:rPr>
        <w:t>7</w:t>
      </w:r>
      <w:r w:rsidRPr="00267224">
        <w:rPr>
          <w:rFonts w:asciiTheme="minorBidi" w:hAnsiTheme="minorBidi"/>
          <w:bCs/>
          <w:sz w:val="20"/>
        </w:rPr>
        <w:t>, Harley Rose</w:t>
      </w:r>
      <w:r w:rsidRPr="00267224">
        <w:rPr>
          <w:rFonts w:asciiTheme="minorBidi" w:hAnsiTheme="minorBidi"/>
          <w:bCs/>
          <w:sz w:val="20"/>
          <w:vertAlign w:val="superscript"/>
        </w:rPr>
        <w:t>1</w:t>
      </w:r>
      <w:r w:rsidRPr="00267224">
        <w:rPr>
          <w:rFonts w:asciiTheme="minorBidi" w:hAnsiTheme="minorBidi"/>
          <w:bCs/>
          <w:sz w:val="20"/>
        </w:rPr>
        <w:t>, Aaron Jex</w:t>
      </w:r>
      <w:r w:rsidRPr="00267224">
        <w:rPr>
          <w:rFonts w:asciiTheme="minorBidi" w:hAnsiTheme="minorBidi"/>
          <w:bCs/>
          <w:sz w:val="20"/>
          <w:vertAlign w:val="superscript"/>
        </w:rPr>
        <w:t>3,8</w:t>
      </w:r>
      <w:r w:rsidRPr="00267224">
        <w:rPr>
          <w:rFonts w:asciiTheme="minorBidi" w:hAnsiTheme="minorBidi"/>
          <w:bCs/>
          <w:sz w:val="20"/>
        </w:rPr>
        <w:t>, Simon Y. W. Ho</w:t>
      </w:r>
      <w:r w:rsidRPr="00267224">
        <w:rPr>
          <w:rFonts w:asciiTheme="minorBidi" w:hAnsiTheme="minorBidi"/>
          <w:bCs/>
          <w:sz w:val="20"/>
          <w:vertAlign w:val="superscript"/>
        </w:rPr>
        <w:t>1</w:t>
      </w:r>
      <w:r w:rsidRPr="00267224">
        <w:rPr>
          <w:rFonts w:asciiTheme="minorBidi" w:hAnsiTheme="minorBidi"/>
          <w:bCs/>
          <w:sz w:val="20"/>
        </w:rPr>
        <w:t>, Nathan Lo</w:t>
      </w:r>
      <w:r w:rsidRPr="00267224">
        <w:rPr>
          <w:rFonts w:asciiTheme="minorBidi" w:hAnsiTheme="minorBidi"/>
          <w:bCs/>
          <w:sz w:val="20"/>
          <w:vertAlign w:val="superscript"/>
        </w:rPr>
        <w:t>1</w:t>
      </w:r>
    </w:p>
    <w:p w14:paraId="1EBDE992" w14:textId="77777777" w:rsidR="000F0DCE" w:rsidRPr="00267224" w:rsidRDefault="000F0DCE" w:rsidP="007B5946">
      <w:pPr>
        <w:rPr>
          <w:rFonts w:ascii="Arial" w:hAnsi="Arial" w:cs="Arial"/>
          <w:sz w:val="20"/>
        </w:rPr>
      </w:pPr>
    </w:p>
    <w:p w14:paraId="76B63DA2" w14:textId="4B7A90FF" w:rsidR="00943C3C" w:rsidRPr="00267224" w:rsidRDefault="006B2DE1" w:rsidP="007B5946">
      <w:pPr>
        <w:rPr>
          <w:rFonts w:ascii="Arial" w:hAnsi="Arial" w:cs="Arial"/>
          <w:sz w:val="20"/>
        </w:rPr>
      </w:pPr>
      <w:r w:rsidRPr="00267224">
        <w:rPr>
          <w:rFonts w:ascii="Arial" w:hAnsi="Arial" w:cs="Arial"/>
          <w:sz w:val="20"/>
        </w:rPr>
        <w:t>* Corresponding author: Kyle M. Ewart</w:t>
      </w:r>
    </w:p>
    <w:p w14:paraId="48676783" w14:textId="4DF56F8F" w:rsidR="004779CB" w:rsidRPr="00267224" w:rsidRDefault="00943C3C" w:rsidP="007B5946">
      <w:pPr>
        <w:rPr>
          <w:rFonts w:ascii="Arial" w:hAnsi="Arial" w:cs="Arial"/>
          <w:sz w:val="20"/>
          <w:lang w:val="en-AU"/>
        </w:rPr>
      </w:pPr>
      <w:r w:rsidRPr="00267224">
        <w:rPr>
          <w:rFonts w:ascii="Arial" w:hAnsi="Arial" w:cs="Arial"/>
          <w:sz w:val="20"/>
          <w:lang w:val="en-AU"/>
        </w:rPr>
        <w:t>Email:</w:t>
      </w:r>
      <w:r w:rsidR="006B2DE1" w:rsidRPr="00267224">
        <w:rPr>
          <w:rFonts w:ascii="Arial" w:hAnsi="Arial" w:cs="Arial"/>
          <w:sz w:val="20"/>
          <w:lang w:val="en-AU"/>
        </w:rPr>
        <w:t xml:space="preserve"> kyle.ewart@sydney.edu.au</w:t>
      </w:r>
    </w:p>
    <w:p w14:paraId="41FAE993" w14:textId="430A2972" w:rsidR="002C030F" w:rsidRPr="00267224" w:rsidRDefault="002C030F">
      <w:pPr>
        <w:rPr>
          <w:rFonts w:ascii="Arial" w:hAnsi="Arial" w:cs="Arial"/>
          <w:sz w:val="20"/>
          <w:lang w:val="en-AU"/>
        </w:rPr>
      </w:pPr>
    </w:p>
    <w:p w14:paraId="1E84CC3F" w14:textId="77777777" w:rsidR="002E2D1E" w:rsidRPr="00267224" w:rsidRDefault="002E2D1E" w:rsidP="002E2D1E">
      <w:pPr>
        <w:rPr>
          <w:rFonts w:ascii="Arial" w:hAnsi="Arial" w:cs="Arial"/>
          <w:sz w:val="20"/>
        </w:rPr>
      </w:pPr>
      <w:r w:rsidRPr="00267224">
        <w:rPr>
          <w:rFonts w:asciiTheme="minorBidi" w:hAnsiTheme="minorBidi"/>
          <w:bCs/>
          <w:sz w:val="20"/>
          <w:vertAlign w:val="superscript"/>
        </w:rPr>
        <w:t xml:space="preserve">† </w:t>
      </w:r>
      <w:r w:rsidRPr="00267224">
        <w:rPr>
          <w:rFonts w:asciiTheme="minorBidi" w:hAnsiTheme="minorBidi"/>
          <w:bCs/>
          <w:sz w:val="20"/>
        </w:rPr>
        <w:t>These authors contributed equally to this work.</w:t>
      </w:r>
    </w:p>
    <w:p w14:paraId="77E4C5CA" w14:textId="77777777" w:rsidR="002E2D1E" w:rsidRPr="00267224" w:rsidRDefault="002E2D1E">
      <w:pPr>
        <w:rPr>
          <w:rFonts w:ascii="Arial" w:hAnsi="Arial" w:cs="Arial"/>
          <w:sz w:val="20"/>
        </w:rPr>
      </w:pPr>
    </w:p>
    <w:p w14:paraId="51DF9633" w14:textId="77777777" w:rsidR="00015F74" w:rsidRPr="00267224" w:rsidRDefault="00015F74">
      <w:pPr>
        <w:rPr>
          <w:rFonts w:ascii="Arial" w:hAnsi="Arial" w:cs="Arial"/>
          <w:b/>
          <w:sz w:val="20"/>
          <w:lang w:val="en-AU"/>
        </w:rPr>
      </w:pPr>
    </w:p>
    <w:p w14:paraId="09920EA7" w14:textId="77777777" w:rsidR="002C030F" w:rsidRPr="00267224" w:rsidRDefault="009743A9">
      <w:pPr>
        <w:rPr>
          <w:rFonts w:ascii="Arial" w:hAnsi="Arial" w:cs="Arial"/>
          <w:b/>
          <w:sz w:val="20"/>
        </w:rPr>
      </w:pPr>
      <w:r w:rsidRPr="00267224">
        <w:rPr>
          <w:rFonts w:ascii="Arial" w:hAnsi="Arial" w:cs="Arial"/>
          <w:b/>
          <w:sz w:val="20"/>
        </w:rPr>
        <w:t xml:space="preserve">This PDF file </w:t>
      </w:r>
      <w:r w:rsidR="002C030F" w:rsidRPr="00267224">
        <w:rPr>
          <w:rFonts w:ascii="Arial" w:hAnsi="Arial" w:cs="Arial"/>
          <w:b/>
          <w:sz w:val="20"/>
        </w:rPr>
        <w:t>includes:</w:t>
      </w:r>
    </w:p>
    <w:p w14:paraId="4348D444" w14:textId="77777777" w:rsidR="002C030F" w:rsidRPr="00267224" w:rsidRDefault="002C030F">
      <w:pPr>
        <w:rPr>
          <w:rFonts w:ascii="Arial" w:hAnsi="Arial" w:cs="Arial"/>
          <w:sz w:val="20"/>
        </w:rPr>
      </w:pPr>
    </w:p>
    <w:p w14:paraId="5C040600" w14:textId="424843AA" w:rsidR="002C030F" w:rsidRPr="00267224" w:rsidRDefault="00B73A1C" w:rsidP="00262D72">
      <w:pPr>
        <w:ind w:left="720"/>
        <w:rPr>
          <w:rFonts w:ascii="Arial" w:hAnsi="Arial" w:cs="Arial"/>
          <w:sz w:val="20"/>
        </w:rPr>
      </w:pPr>
      <w:r w:rsidRPr="00267224">
        <w:rPr>
          <w:rFonts w:ascii="Arial" w:hAnsi="Arial" w:cs="Arial"/>
          <w:sz w:val="20"/>
        </w:rPr>
        <w:t>Supporting</w:t>
      </w:r>
      <w:r w:rsidR="007B5946" w:rsidRPr="00267224">
        <w:rPr>
          <w:rFonts w:ascii="Arial" w:hAnsi="Arial" w:cs="Arial"/>
          <w:sz w:val="20"/>
        </w:rPr>
        <w:t xml:space="preserve"> </w:t>
      </w:r>
      <w:r w:rsidR="00D346C2" w:rsidRPr="00267224">
        <w:rPr>
          <w:rFonts w:ascii="Arial" w:hAnsi="Arial" w:cs="Arial"/>
          <w:sz w:val="20"/>
        </w:rPr>
        <w:t>t</w:t>
      </w:r>
      <w:r w:rsidR="002C030F" w:rsidRPr="00267224">
        <w:rPr>
          <w:rFonts w:ascii="Arial" w:hAnsi="Arial" w:cs="Arial"/>
          <w:sz w:val="20"/>
        </w:rPr>
        <w:t>ext</w:t>
      </w:r>
    </w:p>
    <w:p w14:paraId="0CBE331E" w14:textId="479C98AA" w:rsidR="00F74F95" w:rsidRPr="00267224" w:rsidRDefault="00CF16C9" w:rsidP="00262D72">
      <w:pPr>
        <w:ind w:left="720"/>
        <w:rPr>
          <w:rFonts w:ascii="Arial" w:hAnsi="Arial" w:cs="Arial"/>
          <w:sz w:val="20"/>
        </w:rPr>
      </w:pPr>
      <w:r w:rsidRPr="00267224">
        <w:rPr>
          <w:rFonts w:ascii="Arial" w:hAnsi="Arial" w:cs="Arial"/>
          <w:sz w:val="20"/>
        </w:rPr>
        <w:t xml:space="preserve">Legends </w:t>
      </w:r>
      <w:r w:rsidR="00F74F95" w:rsidRPr="00267224">
        <w:rPr>
          <w:rFonts w:ascii="Arial" w:hAnsi="Arial" w:cs="Arial"/>
          <w:sz w:val="20"/>
        </w:rPr>
        <w:t xml:space="preserve">for </w:t>
      </w:r>
      <w:r w:rsidRPr="00267224">
        <w:rPr>
          <w:rFonts w:ascii="Arial" w:hAnsi="Arial" w:cs="Arial"/>
          <w:sz w:val="20"/>
        </w:rPr>
        <w:t xml:space="preserve">Datasets </w:t>
      </w:r>
      <w:r w:rsidR="00F74F95" w:rsidRPr="00267224">
        <w:rPr>
          <w:rFonts w:ascii="Arial" w:hAnsi="Arial" w:cs="Arial"/>
          <w:sz w:val="20"/>
        </w:rPr>
        <w:t>S1 to S</w:t>
      </w:r>
      <w:r w:rsidR="003A2BB7">
        <w:rPr>
          <w:rFonts w:ascii="Arial" w:hAnsi="Arial" w:cs="Arial"/>
          <w:sz w:val="20"/>
        </w:rPr>
        <w:t>6</w:t>
      </w:r>
    </w:p>
    <w:p w14:paraId="77BBB45A" w14:textId="7B7DD38A" w:rsidR="001C0520" w:rsidRPr="00267224" w:rsidRDefault="00CF16C9" w:rsidP="00262D72">
      <w:pPr>
        <w:ind w:left="720"/>
        <w:rPr>
          <w:rFonts w:ascii="Arial" w:hAnsi="Arial" w:cs="Arial"/>
          <w:sz w:val="20"/>
        </w:rPr>
      </w:pPr>
      <w:r w:rsidRPr="00267224">
        <w:rPr>
          <w:rFonts w:ascii="Arial" w:hAnsi="Arial" w:cs="Arial"/>
          <w:sz w:val="20"/>
        </w:rPr>
        <w:t xml:space="preserve">SI </w:t>
      </w:r>
      <w:r w:rsidR="001C0520" w:rsidRPr="00267224">
        <w:rPr>
          <w:rFonts w:ascii="Arial" w:hAnsi="Arial" w:cs="Arial"/>
          <w:sz w:val="20"/>
        </w:rPr>
        <w:t xml:space="preserve">References </w:t>
      </w:r>
    </w:p>
    <w:p w14:paraId="7702D235" w14:textId="77777777" w:rsidR="002C030F" w:rsidRPr="00267224" w:rsidRDefault="002C030F">
      <w:pPr>
        <w:rPr>
          <w:rFonts w:ascii="Arial" w:hAnsi="Arial" w:cs="Arial"/>
          <w:sz w:val="20"/>
        </w:rPr>
      </w:pPr>
    </w:p>
    <w:p w14:paraId="424742A6" w14:textId="457AAB3B" w:rsidR="00065EBD" w:rsidRPr="00267224" w:rsidRDefault="002C030F" w:rsidP="00015F74">
      <w:pPr>
        <w:rPr>
          <w:rFonts w:ascii="Arial" w:hAnsi="Arial" w:cs="Arial"/>
          <w:sz w:val="20"/>
        </w:rPr>
      </w:pPr>
      <w:r w:rsidRPr="00267224">
        <w:rPr>
          <w:rFonts w:ascii="Arial" w:hAnsi="Arial" w:cs="Arial"/>
          <w:b/>
          <w:sz w:val="20"/>
        </w:rPr>
        <w:t xml:space="preserve">Other </w:t>
      </w:r>
      <w:r w:rsidR="004B2F21" w:rsidRPr="00267224">
        <w:rPr>
          <w:rFonts w:ascii="Arial" w:hAnsi="Arial" w:cs="Arial"/>
          <w:b/>
          <w:sz w:val="20"/>
        </w:rPr>
        <w:t>supp</w:t>
      </w:r>
      <w:r w:rsidR="00B73A1C" w:rsidRPr="00267224">
        <w:rPr>
          <w:rFonts w:ascii="Arial" w:hAnsi="Arial" w:cs="Arial"/>
          <w:b/>
          <w:sz w:val="20"/>
        </w:rPr>
        <w:t>orting</w:t>
      </w:r>
      <w:r w:rsidR="004B2F21" w:rsidRPr="00267224">
        <w:rPr>
          <w:rFonts w:ascii="Arial" w:hAnsi="Arial" w:cs="Arial"/>
          <w:b/>
          <w:sz w:val="20"/>
        </w:rPr>
        <w:t xml:space="preserve"> materials</w:t>
      </w:r>
      <w:r w:rsidRPr="00267224">
        <w:rPr>
          <w:rFonts w:ascii="Arial" w:hAnsi="Arial" w:cs="Arial"/>
          <w:b/>
          <w:sz w:val="20"/>
        </w:rPr>
        <w:t xml:space="preserve"> </w:t>
      </w:r>
      <w:r w:rsidR="009743A9" w:rsidRPr="00267224">
        <w:rPr>
          <w:rFonts w:ascii="Arial" w:hAnsi="Arial" w:cs="Arial"/>
          <w:b/>
          <w:sz w:val="20"/>
        </w:rPr>
        <w:t xml:space="preserve">for this manuscript </w:t>
      </w:r>
      <w:r w:rsidRPr="00267224">
        <w:rPr>
          <w:rFonts w:ascii="Arial" w:hAnsi="Arial" w:cs="Arial"/>
          <w:b/>
          <w:sz w:val="20"/>
        </w:rPr>
        <w:t>include</w:t>
      </w:r>
      <w:r w:rsidR="00D346C2" w:rsidRPr="00267224">
        <w:rPr>
          <w:rFonts w:ascii="Arial" w:hAnsi="Arial" w:cs="Arial"/>
          <w:b/>
          <w:sz w:val="20"/>
        </w:rPr>
        <w:t xml:space="preserve"> </w:t>
      </w:r>
      <w:r w:rsidRPr="00267224">
        <w:rPr>
          <w:rFonts w:ascii="Arial" w:hAnsi="Arial" w:cs="Arial"/>
          <w:b/>
          <w:sz w:val="20"/>
        </w:rPr>
        <w:t>the following</w:t>
      </w:r>
      <w:r w:rsidR="00B57F00" w:rsidRPr="00267224">
        <w:rPr>
          <w:rFonts w:ascii="Arial" w:hAnsi="Arial" w:cs="Arial"/>
          <w:b/>
          <w:sz w:val="20"/>
        </w:rPr>
        <w:t xml:space="preserve">: </w:t>
      </w:r>
    </w:p>
    <w:p w14:paraId="42D4BCD6" w14:textId="77777777" w:rsidR="002C030F" w:rsidRPr="00267224" w:rsidRDefault="002C030F">
      <w:pPr>
        <w:rPr>
          <w:rFonts w:ascii="Arial" w:hAnsi="Arial" w:cs="Arial"/>
          <w:sz w:val="20"/>
        </w:rPr>
      </w:pPr>
    </w:p>
    <w:p w14:paraId="70584A3D" w14:textId="64C09AFF" w:rsidR="002C030F" w:rsidRPr="00267224" w:rsidRDefault="007B5946" w:rsidP="00262D72">
      <w:pPr>
        <w:ind w:left="720"/>
        <w:rPr>
          <w:rFonts w:ascii="Arial" w:hAnsi="Arial" w:cs="Arial"/>
          <w:sz w:val="20"/>
        </w:rPr>
      </w:pPr>
      <w:r w:rsidRPr="00267224">
        <w:rPr>
          <w:rFonts w:ascii="Arial" w:hAnsi="Arial" w:cs="Arial"/>
          <w:sz w:val="20"/>
        </w:rPr>
        <w:t xml:space="preserve">Datasets S1 to </w:t>
      </w:r>
      <w:r w:rsidR="009F4E46" w:rsidRPr="00267224">
        <w:rPr>
          <w:rFonts w:ascii="Arial" w:hAnsi="Arial" w:cs="Arial"/>
          <w:sz w:val="20"/>
        </w:rPr>
        <w:t>S</w:t>
      </w:r>
      <w:r w:rsidR="003A2BB7">
        <w:rPr>
          <w:rFonts w:ascii="Arial" w:hAnsi="Arial" w:cs="Arial"/>
          <w:sz w:val="20"/>
        </w:rPr>
        <w:t>6</w:t>
      </w:r>
    </w:p>
    <w:p w14:paraId="547ABAA7" w14:textId="77777777" w:rsidR="00943C3C" w:rsidRPr="00267224" w:rsidRDefault="00015F74" w:rsidP="00017C53">
      <w:pPr>
        <w:ind w:left="720"/>
        <w:rPr>
          <w:rFonts w:ascii="Arial" w:hAnsi="Arial" w:cs="Arial"/>
          <w:sz w:val="20"/>
        </w:rPr>
      </w:pPr>
      <w:r w:rsidRPr="00267224">
        <w:rPr>
          <w:rFonts w:ascii="Arial" w:hAnsi="Arial" w:cs="Arial"/>
          <w:sz w:val="20"/>
        </w:rPr>
        <w:br/>
      </w:r>
    </w:p>
    <w:p w14:paraId="0357822C" w14:textId="77777777" w:rsidR="00943C3C" w:rsidRPr="00267224" w:rsidRDefault="00943C3C" w:rsidP="001C0975">
      <w:pPr>
        <w:pStyle w:val="SMHeading"/>
        <w:rPr>
          <w:rFonts w:ascii="Arial" w:hAnsi="Arial" w:cs="Arial"/>
          <w:sz w:val="20"/>
          <w:szCs w:val="20"/>
        </w:rPr>
      </w:pPr>
    </w:p>
    <w:p w14:paraId="4F297BDE" w14:textId="77777777" w:rsidR="00943C3C" w:rsidRPr="00267224" w:rsidRDefault="00943C3C" w:rsidP="001C0975">
      <w:pPr>
        <w:pStyle w:val="SMHeading"/>
        <w:rPr>
          <w:rFonts w:ascii="Arial" w:hAnsi="Arial" w:cs="Arial"/>
          <w:sz w:val="20"/>
          <w:szCs w:val="20"/>
        </w:rPr>
      </w:pPr>
    </w:p>
    <w:p w14:paraId="62CB8284" w14:textId="5534E68C" w:rsidR="00355362" w:rsidRPr="00267224" w:rsidRDefault="00355362" w:rsidP="00D269AB">
      <w:pPr>
        <w:pStyle w:val="SMHeading"/>
        <w:rPr>
          <w:rFonts w:ascii="Arial" w:hAnsi="Arial" w:cs="Arial"/>
          <w:sz w:val="20"/>
          <w:szCs w:val="20"/>
        </w:rPr>
      </w:pPr>
      <w:bookmarkStart w:id="0" w:name="Tables"/>
      <w:bookmarkStart w:id="1" w:name="MaterialsMethods"/>
      <w:bookmarkEnd w:id="0"/>
      <w:bookmarkEnd w:id="1"/>
    </w:p>
    <w:p w14:paraId="697D767A" w14:textId="77777777" w:rsidR="00CF16C9" w:rsidRPr="00267224" w:rsidRDefault="00CF16C9" w:rsidP="00D269AB">
      <w:pPr>
        <w:pStyle w:val="SMHeading"/>
        <w:rPr>
          <w:rFonts w:ascii="Arial" w:hAnsi="Arial" w:cs="Arial"/>
          <w:sz w:val="20"/>
          <w:szCs w:val="20"/>
        </w:rPr>
      </w:pPr>
    </w:p>
    <w:p w14:paraId="345AECF4" w14:textId="77777777" w:rsidR="009A5287" w:rsidRPr="00267224" w:rsidRDefault="009A5287" w:rsidP="009A5287">
      <w:pPr>
        <w:pStyle w:val="SMText"/>
        <w:ind w:firstLine="0"/>
        <w:rPr>
          <w:rFonts w:ascii="Arial" w:hAnsi="Arial" w:cs="Arial"/>
          <w:sz w:val="20"/>
        </w:rPr>
      </w:pPr>
    </w:p>
    <w:p w14:paraId="1A62E49D" w14:textId="77777777" w:rsidR="00B73A1C" w:rsidRPr="00267224" w:rsidRDefault="00B73A1C">
      <w:pPr>
        <w:rPr>
          <w:rFonts w:ascii="Arial" w:hAnsi="Arial" w:cs="Arial"/>
          <w:b/>
          <w:bCs/>
          <w:kern w:val="32"/>
          <w:sz w:val="20"/>
        </w:rPr>
      </w:pPr>
      <w:r w:rsidRPr="00267224">
        <w:rPr>
          <w:rFonts w:ascii="Arial" w:hAnsi="Arial" w:cs="Arial"/>
          <w:sz w:val="20"/>
        </w:rPr>
        <w:br w:type="page"/>
      </w:r>
    </w:p>
    <w:p w14:paraId="1F410ECE" w14:textId="0E20C644" w:rsidR="00015F74" w:rsidRPr="00267224" w:rsidRDefault="00B73A1C" w:rsidP="00B9440A">
      <w:pPr>
        <w:pStyle w:val="SMHeading"/>
        <w:rPr>
          <w:rFonts w:ascii="Arial" w:hAnsi="Arial" w:cs="Arial"/>
          <w:sz w:val="20"/>
          <w:szCs w:val="20"/>
        </w:rPr>
      </w:pPr>
      <w:r w:rsidRPr="00267224">
        <w:rPr>
          <w:rFonts w:ascii="Arial" w:hAnsi="Arial" w:cs="Arial"/>
          <w:sz w:val="20"/>
          <w:szCs w:val="20"/>
        </w:rPr>
        <w:lastRenderedPageBreak/>
        <w:t>Supporting</w:t>
      </w:r>
      <w:r w:rsidR="00015F74" w:rsidRPr="00267224">
        <w:rPr>
          <w:rFonts w:ascii="Arial" w:hAnsi="Arial" w:cs="Arial"/>
          <w:sz w:val="20"/>
          <w:szCs w:val="20"/>
        </w:rPr>
        <w:t xml:space="preserve"> </w:t>
      </w:r>
      <w:r w:rsidR="001C0975" w:rsidRPr="00267224">
        <w:rPr>
          <w:rFonts w:ascii="Arial" w:hAnsi="Arial" w:cs="Arial"/>
          <w:sz w:val="20"/>
          <w:szCs w:val="20"/>
        </w:rPr>
        <w:t>Information Text</w:t>
      </w:r>
    </w:p>
    <w:p w14:paraId="5EB922A6" w14:textId="77777777" w:rsidR="006B2DE1" w:rsidRPr="00267224" w:rsidRDefault="006B2DE1" w:rsidP="00820484">
      <w:pPr>
        <w:pStyle w:val="SMSubheading"/>
        <w:rPr>
          <w:rFonts w:ascii="Arial" w:hAnsi="Arial" w:cs="Arial"/>
          <w:b/>
          <w:sz w:val="20"/>
          <w:u w:val="none"/>
        </w:rPr>
      </w:pPr>
    </w:p>
    <w:p w14:paraId="3E029552" w14:textId="0A40ADBA" w:rsidR="00CD0E25" w:rsidRPr="00267224" w:rsidRDefault="006B2DE1" w:rsidP="006B2DE1">
      <w:pPr>
        <w:pStyle w:val="SMSubheading"/>
        <w:rPr>
          <w:rFonts w:ascii="Arial" w:hAnsi="Arial" w:cs="Arial"/>
          <w:b/>
          <w:sz w:val="20"/>
          <w:u w:val="none"/>
        </w:rPr>
      </w:pPr>
      <w:r w:rsidRPr="00267224">
        <w:rPr>
          <w:rFonts w:ascii="Arial" w:hAnsi="Arial" w:cs="Arial"/>
          <w:b/>
          <w:sz w:val="20"/>
          <w:u w:val="none"/>
        </w:rPr>
        <w:t xml:space="preserve">DNA </w:t>
      </w:r>
      <w:r w:rsidR="00600ACF" w:rsidRPr="00267224">
        <w:rPr>
          <w:rFonts w:ascii="Arial" w:hAnsi="Arial" w:cs="Arial"/>
          <w:b/>
          <w:sz w:val="20"/>
          <w:u w:val="none"/>
        </w:rPr>
        <w:t xml:space="preserve">and RNA </w:t>
      </w:r>
      <w:r w:rsidRPr="00267224">
        <w:rPr>
          <w:rFonts w:ascii="Arial" w:hAnsi="Arial" w:cs="Arial"/>
          <w:b/>
          <w:sz w:val="20"/>
          <w:u w:val="none"/>
        </w:rPr>
        <w:t xml:space="preserve">extraction, library </w:t>
      </w:r>
      <w:r w:rsidR="00706D5D" w:rsidRPr="00267224">
        <w:rPr>
          <w:rFonts w:ascii="Arial" w:hAnsi="Arial" w:cs="Arial"/>
          <w:b/>
          <w:sz w:val="20"/>
          <w:u w:val="none"/>
        </w:rPr>
        <w:t xml:space="preserve">preparation, </w:t>
      </w:r>
      <w:r w:rsidRPr="00267224">
        <w:rPr>
          <w:rFonts w:ascii="Arial" w:hAnsi="Arial" w:cs="Arial"/>
          <w:b/>
          <w:sz w:val="20"/>
          <w:u w:val="none"/>
        </w:rPr>
        <w:t>and sequencing</w:t>
      </w:r>
    </w:p>
    <w:p w14:paraId="35C7660C" w14:textId="066348A9" w:rsidR="006B2DE1" w:rsidRPr="00267224" w:rsidRDefault="006B2DE1" w:rsidP="006B2DE1">
      <w:pPr>
        <w:rPr>
          <w:rFonts w:asciiTheme="minorBidi" w:hAnsiTheme="minorBidi" w:cstheme="minorBidi"/>
          <w:sz w:val="20"/>
        </w:rPr>
      </w:pPr>
      <w:r w:rsidRPr="00267224">
        <w:rPr>
          <w:rFonts w:asciiTheme="minorBidi" w:hAnsiTheme="minorBidi" w:cstheme="minorBidi"/>
          <w:bCs/>
          <w:iCs/>
          <w:sz w:val="20"/>
        </w:rPr>
        <w:t>This study involve</w:t>
      </w:r>
      <w:r w:rsidR="00252FAA" w:rsidRPr="00267224">
        <w:rPr>
          <w:rFonts w:asciiTheme="minorBidi" w:hAnsiTheme="minorBidi" w:cstheme="minorBidi"/>
          <w:bCs/>
          <w:iCs/>
          <w:sz w:val="20"/>
        </w:rPr>
        <w:t>d</w:t>
      </w:r>
      <w:r w:rsidRPr="00267224">
        <w:rPr>
          <w:rFonts w:asciiTheme="minorBidi" w:hAnsiTheme="minorBidi" w:cstheme="minorBidi"/>
          <w:bCs/>
          <w:iCs/>
          <w:sz w:val="20"/>
        </w:rPr>
        <w:t xml:space="preserve"> sequencing and assembling genomes from 8 </w:t>
      </w:r>
      <w:proofErr w:type="spellStart"/>
      <w:r w:rsidRPr="00267224">
        <w:rPr>
          <w:rFonts w:asciiTheme="minorBidi" w:hAnsiTheme="minorBidi" w:cstheme="minorBidi"/>
          <w:bCs/>
          <w:iCs/>
          <w:sz w:val="20"/>
        </w:rPr>
        <w:t>Blaberidae</w:t>
      </w:r>
      <w:proofErr w:type="spellEnd"/>
      <w:r w:rsidRPr="00267224">
        <w:rPr>
          <w:rFonts w:asciiTheme="minorBidi" w:hAnsiTheme="minorBidi" w:cstheme="minorBidi"/>
          <w:bCs/>
          <w:iCs/>
          <w:sz w:val="20"/>
        </w:rPr>
        <w:t xml:space="preserve"> species (Dataset S1), </w:t>
      </w:r>
      <w:proofErr w:type="spellStart"/>
      <w:r w:rsidRPr="00267224">
        <w:rPr>
          <w:rFonts w:asciiTheme="minorBidi" w:hAnsiTheme="minorBidi" w:cstheme="minorBidi"/>
          <w:bCs/>
          <w:iCs/>
          <w:sz w:val="20"/>
        </w:rPr>
        <w:t>analysed</w:t>
      </w:r>
      <w:proofErr w:type="spellEnd"/>
      <w:r w:rsidRPr="00267224">
        <w:rPr>
          <w:rFonts w:asciiTheme="minorBidi" w:hAnsiTheme="minorBidi" w:cstheme="minorBidi"/>
          <w:bCs/>
          <w:iCs/>
          <w:sz w:val="20"/>
        </w:rPr>
        <w:t xml:space="preserve"> with previously generated </w:t>
      </w:r>
      <w:r w:rsidR="00EE1430" w:rsidRPr="00267224">
        <w:rPr>
          <w:rFonts w:asciiTheme="minorBidi" w:hAnsiTheme="minorBidi" w:cstheme="minorBidi"/>
          <w:bCs/>
          <w:iCs/>
          <w:sz w:val="20"/>
        </w:rPr>
        <w:t xml:space="preserve">genomes from 15 </w:t>
      </w:r>
      <w:proofErr w:type="spellStart"/>
      <w:r w:rsidRPr="00267224">
        <w:rPr>
          <w:rFonts w:asciiTheme="minorBidi" w:hAnsiTheme="minorBidi" w:cstheme="minorBidi"/>
          <w:bCs/>
          <w:iCs/>
          <w:sz w:val="20"/>
        </w:rPr>
        <w:t>Blattodea</w:t>
      </w:r>
      <w:proofErr w:type="spellEnd"/>
      <w:r w:rsidRPr="00267224">
        <w:rPr>
          <w:rFonts w:asciiTheme="minorBidi" w:hAnsiTheme="minorBidi" w:cstheme="minorBidi"/>
          <w:bCs/>
          <w:iCs/>
          <w:sz w:val="20"/>
        </w:rPr>
        <w:t xml:space="preserve"> and </w:t>
      </w:r>
      <w:r w:rsidRPr="00267224">
        <w:rPr>
          <w:rFonts w:asciiTheme="minorBidi" w:hAnsiTheme="minorBidi" w:cstheme="minorBidi"/>
          <w:color w:val="000000" w:themeColor="text1"/>
          <w:sz w:val="20"/>
        </w:rPr>
        <w:t xml:space="preserve">77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w:t>
      </w:r>
      <w:r w:rsidRPr="00267224">
        <w:rPr>
          <w:rFonts w:asciiTheme="minorBidi" w:hAnsiTheme="minorBidi" w:cstheme="minorBidi"/>
          <w:bCs/>
          <w:iCs/>
          <w:sz w:val="20"/>
        </w:rPr>
        <w:t xml:space="preserve">(Dataset S2). Specimens of </w:t>
      </w:r>
      <w:proofErr w:type="spellStart"/>
      <w:r w:rsidRPr="00267224">
        <w:rPr>
          <w:rFonts w:asciiTheme="minorBidi" w:hAnsiTheme="minorBidi" w:cstheme="minorBidi"/>
          <w:bCs/>
          <w:i/>
          <w:sz w:val="20"/>
        </w:rPr>
        <w:t>Macropanesthia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lithgowae</w:t>
      </w:r>
      <w:proofErr w:type="spellEnd"/>
      <w:r w:rsidRPr="00267224">
        <w:rPr>
          <w:rFonts w:asciiTheme="minorBidi" w:hAnsiTheme="minorBidi" w:cstheme="minorBidi"/>
          <w:bCs/>
          <w:iCs/>
          <w:sz w:val="20"/>
        </w:rPr>
        <w:t>,</w:t>
      </w:r>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Neogeoscapheus</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dahmsi</w:t>
      </w:r>
      <w:proofErr w:type="spellEnd"/>
      <w:r w:rsidRPr="00267224">
        <w:rPr>
          <w:rFonts w:asciiTheme="minorBidi" w:hAnsiTheme="minorBidi" w:cstheme="minorBidi"/>
          <w:bCs/>
          <w:iCs/>
          <w:sz w:val="20"/>
        </w:rPr>
        <w:t>,</w:t>
      </w:r>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lata</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
          <w:sz w:val="20"/>
        </w:rPr>
        <w:t>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sloanei</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
          <w:sz w:val="20"/>
        </w:rPr>
        <w:t>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tryoni</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tegminifera</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
          <w:sz w:val="20"/>
        </w:rPr>
        <w:t>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tryoni</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tryoni</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Cs/>
          <w:sz w:val="20"/>
        </w:rPr>
        <w:t>Eungella</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
          <w:sz w:val="20"/>
        </w:rPr>
        <w:t>Panesthia</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tryoni</w:t>
      </w:r>
      <w:proofErr w:type="spellEnd"/>
      <w:r w:rsidRPr="00267224">
        <w:rPr>
          <w:rFonts w:asciiTheme="minorBidi" w:hAnsiTheme="minorBidi" w:cstheme="minorBidi"/>
          <w:bCs/>
          <w:i/>
          <w:sz w:val="20"/>
        </w:rPr>
        <w:t xml:space="preserve"> </w:t>
      </w:r>
      <w:proofErr w:type="spellStart"/>
      <w:r w:rsidRPr="00267224">
        <w:rPr>
          <w:rFonts w:asciiTheme="minorBidi" w:hAnsiTheme="minorBidi" w:cstheme="minorBidi"/>
          <w:bCs/>
          <w:i/>
          <w:sz w:val="20"/>
        </w:rPr>
        <w:t>tryoni</w:t>
      </w:r>
      <w:proofErr w:type="spellEnd"/>
      <w:r w:rsidRPr="00267224">
        <w:rPr>
          <w:rFonts w:asciiTheme="minorBidi" w:hAnsiTheme="minorBidi" w:cstheme="minorBidi"/>
          <w:bCs/>
          <w:iCs/>
          <w:sz w:val="20"/>
        </w:rPr>
        <w:t xml:space="preserve"> (</w:t>
      </w:r>
      <w:proofErr w:type="spellStart"/>
      <w:r w:rsidRPr="00267224">
        <w:rPr>
          <w:rFonts w:asciiTheme="minorBidi" w:hAnsiTheme="minorBidi" w:cstheme="minorBidi"/>
          <w:bCs/>
          <w:iCs/>
          <w:sz w:val="20"/>
        </w:rPr>
        <w:t>Kroombit</w:t>
      </w:r>
      <w:proofErr w:type="spellEnd"/>
      <w:r w:rsidRPr="00267224">
        <w:rPr>
          <w:rFonts w:asciiTheme="minorBidi" w:hAnsiTheme="minorBidi" w:cstheme="minorBidi"/>
          <w:bCs/>
          <w:iCs/>
          <w:sz w:val="20"/>
        </w:rPr>
        <w:t xml:space="preserve"> Tops) and </w:t>
      </w:r>
      <w:proofErr w:type="spellStart"/>
      <w:r w:rsidRPr="00267224">
        <w:rPr>
          <w:rFonts w:asciiTheme="minorBidi" w:hAnsiTheme="minorBidi" w:cstheme="minorBidi"/>
          <w:bCs/>
          <w:i/>
          <w:sz w:val="20"/>
        </w:rPr>
        <w:t>Parapanesthia</w:t>
      </w:r>
      <w:proofErr w:type="spellEnd"/>
      <w:r w:rsidRPr="00267224">
        <w:rPr>
          <w:rFonts w:asciiTheme="minorBidi" w:hAnsiTheme="minorBidi" w:cstheme="minorBidi"/>
          <w:bCs/>
          <w:i/>
          <w:sz w:val="20"/>
        </w:rPr>
        <w:t xml:space="preserve"> gigantea</w:t>
      </w:r>
      <w:r w:rsidRPr="00267224">
        <w:rPr>
          <w:rFonts w:asciiTheme="minorBidi" w:hAnsiTheme="minorBidi" w:cstheme="minorBidi"/>
          <w:bCs/>
          <w:iCs/>
          <w:sz w:val="20"/>
        </w:rPr>
        <w:t xml:space="preserve"> were collected throughout Australia.</w:t>
      </w:r>
      <w:r w:rsidRPr="00267224">
        <w:rPr>
          <w:rFonts w:asciiTheme="minorBidi" w:hAnsiTheme="minorBidi" w:cstheme="minorBidi"/>
          <w:b/>
          <w:i/>
          <w:sz w:val="20"/>
        </w:rPr>
        <w:t xml:space="preserve"> </w:t>
      </w:r>
      <w:r w:rsidRPr="00267224">
        <w:rPr>
          <w:rFonts w:asciiTheme="minorBidi" w:hAnsiTheme="minorBidi" w:cstheme="minorBidi"/>
          <w:sz w:val="20"/>
        </w:rPr>
        <w:t>Genomic DNA was prepared from</w:t>
      </w:r>
      <w:r w:rsidRPr="00267224">
        <w:rPr>
          <w:rFonts w:asciiTheme="minorBidi" w:hAnsiTheme="minorBidi" w:cstheme="minorBidi"/>
          <w:color w:val="000000"/>
          <w:sz w:val="20"/>
        </w:rPr>
        <w:t xml:space="preserve"> the leg muscle tissue of </w:t>
      </w:r>
      <w:r w:rsidRPr="00267224">
        <w:rPr>
          <w:rFonts w:asciiTheme="minorBidi" w:hAnsiTheme="minorBidi" w:cstheme="minorBidi"/>
          <w:i/>
          <w:iCs/>
          <w:sz w:val="20"/>
        </w:rPr>
        <w:t xml:space="preserve">M. </w:t>
      </w:r>
      <w:proofErr w:type="spellStart"/>
      <w:r w:rsidRPr="00267224">
        <w:rPr>
          <w:rFonts w:asciiTheme="minorBidi" w:hAnsiTheme="minorBidi" w:cstheme="minorBidi"/>
          <w:i/>
          <w:iCs/>
          <w:sz w:val="20"/>
        </w:rPr>
        <w:t>lithgowae</w:t>
      </w:r>
      <w:proofErr w:type="spellEnd"/>
      <w:r w:rsidRPr="00267224">
        <w:rPr>
          <w:rFonts w:asciiTheme="minorBidi" w:hAnsiTheme="minorBidi" w:cstheme="minorBidi"/>
          <w:sz w:val="20"/>
        </w:rPr>
        <w:t>,</w:t>
      </w:r>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tryoni</w:t>
      </w:r>
      <w:proofErr w:type="spellEnd"/>
      <w:r w:rsidRPr="00267224">
        <w:rPr>
          <w:rFonts w:asciiTheme="minorBidi" w:hAnsiTheme="minorBidi" w:cstheme="minorBidi"/>
          <w:i/>
          <w:iCs/>
          <w:sz w:val="20"/>
        </w:rPr>
        <w:t xml:space="preserve"> </w:t>
      </w:r>
      <w:proofErr w:type="spellStart"/>
      <w:r w:rsidRPr="00267224">
        <w:rPr>
          <w:rFonts w:asciiTheme="minorBidi" w:hAnsiTheme="minorBidi" w:cstheme="minorBidi"/>
          <w:i/>
          <w:iCs/>
          <w:sz w:val="20"/>
        </w:rPr>
        <w:t>tryoni</w:t>
      </w:r>
      <w:proofErr w:type="spellEnd"/>
      <w:r w:rsidRPr="00267224">
        <w:rPr>
          <w:rFonts w:asciiTheme="minorBidi" w:hAnsiTheme="minorBidi" w:cstheme="minorBidi"/>
          <w:i/>
          <w:iCs/>
          <w:sz w:val="20"/>
        </w:rPr>
        <w:t xml:space="preserve"> </w:t>
      </w:r>
      <w:r w:rsidRPr="00267224">
        <w:rPr>
          <w:rFonts w:asciiTheme="minorBidi" w:hAnsiTheme="minorBidi" w:cstheme="minorBidi"/>
          <w:sz w:val="20"/>
        </w:rPr>
        <w:t>(</w:t>
      </w:r>
      <w:proofErr w:type="spellStart"/>
      <w:r w:rsidRPr="00267224">
        <w:rPr>
          <w:rFonts w:asciiTheme="minorBidi" w:hAnsiTheme="minorBidi" w:cstheme="minorBidi"/>
          <w:sz w:val="20"/>
        </w:rPr>
        <w:t>Kroombit</w:t>
      </w:r>
      <w:proofErr w:type="spellEnd"/>
      <w:r w:rsidRPr="00267224">
        <w:rPr>
          <w:rFonts w:asciiTheme="minorBidi" w:hAnsiTheme="minorBidi" w:cstheme="minorBidi"/>
          <w:sz w:val="20"/>
        </w:rPr>
        <w:t>),</w:t>
      </w:r>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sloanei</w:t>
      </w:r>
      <w:proofErr w:type="spellEnd"/>
      <w:r w:rsidRPr="00267224">
        <w:rPr>
          <w:rFonts w:asciiTheme="minorBidi" w:hAnsiTheme="minorBidi" w:cstheme="minorBidi"/>
          <w:sz w:val="20"/>
        </w:rPr>
        <w:t>, and</w:t>
      </w:r>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lata</w:t>
      </w:r>
      <w:proofErr w:type="spellEnd"/>
      <w:r w:rsidRPr="00267224">
        <w:rPr>
          <w:rFonts w:asciiTheme="minorBidi" w:hAnsiTheme="minorBidi" w:cstheme="minorBidi"/>
          <w:sz w:val="20"/>
        </w:rPr>
        <w:t xml:space="preserve">, while the DNA of </w:t>
      </w:r>
      <w:r w:rsidRPr="00267224">
        <w:rPr>
          <w:rFonts w:asciiTheme="minorBidi" w:hAnsiTheme="minorBidi" w:cstheme="minorBidi"/>
          <w:i/>
          <w:iCs/>
          <w:color w:val="000000"/>
          <w:sz w:val="20"/>
        </w:rPr>
        <w:t>Par. gigantea</w:t>
      </w:r>
      <w:r w:rsidRPr="00267224">
        <w:rPr>
          <w:rFonts w:asciiTheme="minorBidi" w:hAnsiTheme="minorBidi" w:cstheme="minorBidi"/>
          <w:color w:val="000000"/>
          <w:sz w:val="20"/>
        </w:rPr>
        <w:t xml:space="preserve">, </w:t>
      </w:r>
      <w:r w:rsidRPr="00267224">
        <w:rPr>
          <w:rFonts w:asciiTheme="minorBidi" w:hAnsiTheme="minorBidi" w:cstheme="minorBidi"/>
          <w:i/>
          <w:iCs/>
          <w:color w:val="000000"/>
          <w:sz w:val="20"/>
        </w:rPr>
        <w:t xml:space="preserve">P. </w:t>
      </w:r>
      <w:proofErr w:type="spellStart"/>
      <w:r w:rsidRPr="00267224">
        <w:rPr>
          <w:rFonts w:asciiTheme="minorBidi" w:hAnsiTheme="minorBidi" w:cstheme="minorBidi"/>
          <w:i/>
          <w:iCs/>
          <w:color w:val="000000"/>
          <w:sz w:val="20"/>
        </w:rPr>
        <w:t>tryoni</w:t>
      </w:r>
      <w:proofErr w:type="spellEnd"/>
      <w:r w:rsidRPr="00267224">
        <w:rPr>
          <w:rFonts w:asciiTheme="minorBidi" w:hAnsiTheme="minorBidi" w:cstheme="minorBidi"/>
          <w:i/>
          <w:iCs/>
          <w:color w:val="000000"/>
          <w:sz w:val="20"/>
        </w:rPr>
        <w:t xml:space="preserve"> </w:t>
      </w:r>
      <w:proofErr w:type="spellStart"/>
      <w:r w:rsidRPr="00267224">
        <w:rPr>
          <w:rFonts w:asciiTheme="minorBidi" w:hAnsiTheme="minorBidi" w:cstheme="minorBidi"/>
          <w:i/>
          <w:iCs/>
          <w:color w:val="000000"/>
          <w:sz w:val="20"/>
        </w:rPr>
        <w:t>tegminifera</w:t>
      </w:r>
      <w:proofErr w:type="spellEnd"/>
      <w:r w:rsidRPr="00267224">
        <w:rPr>
          <w:rFonts w:asciiTheme="minorBidi" w:hAnsiTheme="minorBidi" w:cstheme="minorBidi"/>
          <w:color w:val="000000"/>
          <w:sz w:val="20"/>
        </w:rPr>
        <w:t xml:space="preserve">, </w:t>
      </w:r>
      <w:r w:rsidRPr="00267224">
        <w:rPr>
          <w:rFonts w:asciiTheme="minorBidi" w:hAnsiTheme="minorBidi" w:cstheme="minorBidi"/>
          <w:i/>
          <w:iCs/>
          <w:color w:val="000000"/>
          <w:sz w:val="20"/>
        </w:rPr>
        <w:t xml:space="preserve">P. </w:t>
      </w:r>
      <w:proofErr w:type="spellStart"/>
      <w:r w:rsidRPr="00267224">
        <w:rPr>
          <w:rFonts w:asciiTheme="minorBidi" w:hAnsiTheme="minorBidi" w:cstheme="minorBidi"/>
          <w:i/>
          <w:iCs/>
          <w:color w:val="000000"/>
          <w:sz w:val="20"/>
        </w:rPr>
        <w:t>tryoni</w:t>
      </w:r>
      <w:proofErr w:type="spellEnd"/>
      <w:r w:rsidRPr="00267224">
        <w:rPr>
          <w:rFonts w:asciiTheme="minorBidi" w:hAnsiTheme="minorBidi" w:cstheme="minorBidi"/>
          <w:i/>
          <w:iCs/>
          <w:color w:val="000000"/>
          <w:sz w:val="20"/>
        </w:rPr>
        <w:t xml:space="preserve"> </w:t>
      </w:r>
      <w:proofErr w:type="spellStart"/>
      <w:r w:rsidRPr="00267224">
        <w:rPr>
          <w:rFonts w:asciiTheme="minorBidi" w:hAnsiTheme="minorBidi" w:cstheme="minorBidi"/>
          <w:i/>
          <w:iCs/>
          <w:color w:val="000000"/>
          <w:sz w:val="20"/>
        </w:rPr>
        <w:t>tryoni</w:t>
      </w:r>
      <w:proofErr w:type="spellEnd"/>
      <w:r w:rsidRPr="00267224">
        <w:rPr>
          <w:rFonts w:asciiTheme="minorBidi" w:hAnsiTheme="minorBidi" w:cstheme="minorBidi"/>
          <w:color w:val="000000"/>
          <w:sz w:val="20"/>
        </w:rPr>
        <w:t> (</w:t>
      </w:r>
      <w:proofErr w:type="spellStart"/>
      <w:r w:rsidRPr="00267224">
        <w:rPr>
          <w:rFonts w:asciiTheme="minorBidi" w:hAnsiTheme="minorBidi" w:cstheme="minorBidi"/>
          <w:color w:val="000000"/>
          <w:sz w:val="20"/>
        </w:rPr>
        <w:t>Eungella</w:t>
      </w:r>
      <w:proofErr w:type="spellEnd"/>
      <w:r w:rsidRPr="00267224">
        <w:rPr>
          <w:rFonts w:asciiTheme="minorBidi" w:hAnsiTheme="minorBidi" w:cstheme="minorBidi"/>
          <w:color w:val="000000"/>
          <w:sz w:val="20"/>
        </w:rPr>
        <w:t xml:space="preserve">) and </w:t>
      </w:r>
      <w:r w:rsidRPr="00267224">
        <w:rPr>
          <w:rFonts w:asciiTheme="minorBidi" w:hAnsiTheme="minorBidi" w:cstheme="minorBidi"/>
          <w:i/>
          <w:iCs/>
          <w:color w:val="000000"/>
          <w:sz w:val="20"/>
        </w:rPr>
        <w:t xml:space="preserve">N. </w:t>
      </w:r>
      <w:proofErr w:type="spellStart"/>
      <w:r w:rsidRPr="00267224">
        <w:rPr>
          <w:rFonts w:asciiTheme="minorBidi" w:hAnsiTheme="minorBidi" w:cstheme="minorBidi"/>
          <w:i/>
          <w:iCs/>
          <w:color w:val="000000"/>
          <w:sz w:val="20"/>
        </w:rPr>
        <w:t>dahmsi</w:t>
      </w:r>
      <w:proofErr w:type="spellEnd"/>
      <w:r w:rsidRPr="00267224">
        <w:rPr>
          <w:rFonts w:asciiTheme="minorBidi" w:hAnsiTheme="minorBidi" w:cstheme="minorBidi"/>
          <w:color w:val="000000"/>
          <w:sz w:val="20"/>
        </w:rPr>
        <w:t xml:space="preserve"> </w:t>
      </w:r>
      <w:r w:rsidRPr="00267224">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sidRPr="00267224">
        <w:rPr>
          <w:rFonts w:asciiTheme="minorBidi" w:hAnsiTheme="minorBidi" w:cstheme="minorBidi"/>
          <w:sz w:val="20"/>
        </w:rPr>
        <w:t>L</w:t>
      </w:r>
      <w:r w:rsidRPr="00267224">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267224" w:rsidRDefault="006B2DE1" w:rsidP="006B2DE1">
      <w:pPr>
        <w:rPr>
          <w:rFonts w:asciiTheme="minorBidi" w:hAnsiTheme="minorBidi" w:cstheme="minorBidi"/>
          <w:sz w:val="20"/>
        </w:rPr>
      </w:pPr>
    </w:p>
    <w:p w14:paraId="23B7536B" w14:textId="74524160" w:rsidR="006B2DE1" w:rsidRPr="00267224" w:rsidRDefault="006B2DE1" w:rsidP="006B2DE1">
      <w:pPr>
        <w:rPr>
          <w:rFonts w:asciiTheme="minorBidi" w:hAnsiTheme="minorBidi" w:cstheme="minorBidi"/>
          <w:b/>
          <w:i/>
          <w:sz w:val="20"/>
        </w:rPr>
      </w:pPr>
      <w:r w:rsidRPr="00267224">
        <w:rPr>
          <w:rFonts w:asciiTheme="minorBidi" w:hAnsiTheme="minorBidi" w:cstheme="minorBidi"/>
          <w:sz w:val="20"/>
        </w:rPr>
        <w:t>DNA extractions were performed using the phenol</w:t>
      </w:r>
      <w:r w:rsidR="00436210" w:rsidRPr="00267224">
        <w:rPr>
          <w:rFonts w:asciiTheme="minorBidi" w:hAnsiTheme="minorBidi" w:cstheme="minorBidi"/>
          <w:sz w:val="20"/>
        </w:rPr>
        <w:t>-</w:t>
      </w:r>
      <w:r w:rsidRPr="00267224">
        <w:rPr>
          <w:rFonts w:asciiTheme="minorBidi" w:hAnsiTheme="minorBidi" w:cstheme="minorBidi"/>
          <w:sz w:val="20"/>
        </w:rPr>
        <w:t>chloroform method or using the NEB Monarch HMW DNA Extraction Kit (NEB #T3060). The phenol</w:t>
      </w:r>
      <w:r w:rsidR="00436210" w:rsidRPr="00267224">
        <w:rPr>
          <w:rFonts w:asciiTheme="minorBidi" w:hAnsiTheme="minorBidi" w:cstheme="minorBidi"/>
          <w:sz w:val="20"/>
        </w:rPr>
        <w:t>-</w:t>
      </w:r>
      <w:r w:rsidRPr="00267224">
        <w:rPr>
          <w:rFonts w:asciiTheme="minorBidi" w:hAnsiTheme="minorBidi" w:cstheme="minorBidi"/>
          <w:sz w:val="20"/>
        </w:rPr>
        <w:t xml:space="preserve">chloroform method involved two extractions with an equal volume of </w:t>
      </w:r>
      <w:proofErr w:type="spellStart"/>
      <w:proofErr w:type="gramStart"/>
      <w:r w:rsidRPr="00267224">
        <w:rPr>
          <w:rFonts w:asciiTheme="minorBidi" w:hAnsiTheme="minorBidi" w:cstheme="minorBidi"/>
          <w:sz w:val="20"/>
        </w:rPr>
        <w:t>phenol:chloroform</w:t>
      </w:r>
      <w:proofErr w:type="gramEnd"/>
      <w:r w:rsidRPr="00267224">
        <w:rPr>
          <w:rFonts w:asciiTheme="minorBidi" w:hAnsiTheme="minorBidi" w:cstheme="minorBidi"/>
          <w:sz w:val="20"/>
        </w:rPr>
        <w:t>:isoamyl</w:t>
      </w:r>
      <w:proofErr w:type="spellEnd"/>
      <w:r w:rsidRPr="00267224">
        <w:rPr>
          <w:rFonts w:asciiTheme="minorBidi" w:hAnsiTheme="minorBidi" w:cstheme="minorBidi"/>
          <w:sz w:val="20"/>
        </w:rPr>
        <w:t xml:space="preserve"> alcohol </w:t>
      </w:r>
      <w:r w:rsidR="00436210" w:rsidRPr="00267224">
        <w:rPr>
          <w:rFonts w:asciiTheme="minorBidi" w:hAnsiTheme="minorBidi" w:cstheme="minorBidi"/>
          <w:sz w:val="20"/>
        </w:rPr>
        <w:t>(</w:t>
      </w:r>
      <w:r w:rsidRPr="00267224">
        <w:rPr>
          <w:rFonts w:asciiTheme="minorBidi" w:hAnsiTheme="minorBidi" w:cstheme="minorBidi"/>
          <w:sz w:val="20"/>
        </w:rPr>
        <w:t>25:24:1), isopropanol precipitation with sodium acetate (3 M, pH 5.5). The pellet was washed twice with 70% ethanol</w:t>
      </w:r>
      <w:r w:rsidR="00EB7BBB" w:rsidRPr="00267224">
        <w:rPr>
          <w:rFonts w:asciiTheme="minorBidi" w:hAnsiTheme="minorBidi" w:cstheme="minorBidi"/>
          <w:sz w:val="20"/>
        </w:rPr>
        <w:t>,</w:t>
      </w:r>
      <w:r w:rsidRPr="00267224">
        <w:rPr>
          <w:rFonts w:asciiTheme="minorBidi" w:hAnsiTheme="minorBidi" w:cstheme="minorBidi"/>
          <w:sz w:val="20"/>
        </w:rPr>
        <w:t xml:space="preserve"> air-dried, and the DNA pellet resuspended in 40 µ</w:t>
      </w:r>
      <w:r w:rsidR="00574AE7" w:rsidRPr="00267224">
        <w:rPr>
          <w:rFonts w:asciiTheme="minorBidi" w:hAnsiTheme="minorBidi" w:cstheme="minorBidi"/>
          <w:sz w:val="20"/>
        </w:rPr>
        <w:t>L</w:t>
      </w:r>
      <w:r w:rsidRPr="00267224">
        <w:rPr>
          <w:rFonts w:asciiTheme="minorBidi" w:hAnsiTheme="minorBidi" w:cstheme="minorBidi"/>
          <w:sz w:val="20"/>
        </w:rPr>
        <w:t xml:space="preserve"> of 10 mM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w:t>
      </w:r>
      <w:proofErr w:type="spellStart"/>
      <w:r w:rsidRPr="00267224">
        <w:rPr>
          <w:rFonts w:asciiTheme="minorBidi" w:hAnsiTheme="minorBidi" w:cstheme="minorBidi"/>
          <w:sz w:val="20"/>
        </w:rPr>
        <w:t>uL</w:t>
      </w:r>
      <w:proofErr w:type="spellEnd"/>
      <w:r w:rsidRPr="00267224">
        <w:rPr>
          <w:rFonts w:asciiTheme="minorBidi" w:hAnsiTheme="minorBidi" w:cstheme="minorBidi"/>
          <w:sz w:val="20"/>
        </w:rPr>
        <w:t xml:space="preserve"> kit Wash Buffer, dried briefly</w:t>
      </w:r>
      <w:r w:rsidR="00CC0422" w:rsidRPr="00267224">
        <w:rPr>
          <w:rFonts w:asciiTheme="minorBidi" w:hAnsiTheme="minorBidi" w:cstheme="minorBidi"/>
          <w:sz w:val="20"/>
        </w:rPr>
        <w:t>,</w:t>
      </w:r>
      <w:r w:rsidRPr="00267224">
        <w:rPr>
          <w:rFonts w:asciiTheme="minorBidi" w:hAnsiTheme="minorBidi" w:cstheme="minorBidi"/>
          <w:sz w:val="20"/>
        </w:rPr>
        <w:t xml:space="preserve"> then resuspended in 20 </w:t>
      </w:r>
      <w:proofErr w:type="spellStart"/>
      <w:r w:rsidRPr="00267224">
        <w:rPr>
          <w:rFonts w:asciiTheme="minorBidi" w:hAnsiTheme="minorBidi" w:cstheme="minorBidi"/>
          <w:sz w:val="20"/>
        </w:rPr>
        <w:t>uL</w:t>
      </w:r>
      <w:proofErr w:type="spellEnd"/>
      <w:r w:rsidRPr="00267224">
        <w:rPr>
          <w:rFonts w:asciiTheme="minorBidi" w:hAnsiTheme="minorBidi" w:cstheme="minorBidi"/>
          <w:sz w:val="20"/>
        </w:rPr>
        <w:t xml:space="preserve"> Elution Buffer II. The quality and integrity of the gDNA was assessed by a 4200 </w:t>
      </w:r>
      <w:proofErr w:type="spellStart"/>
      <w:r w:rsidRPr="00267224">
        <w:rPr>
          <w:rFonts w:asciiTheme="minorBidi" w:hAnsiTheme="minorBidi" w:cstheme="minorBidi"/>
          <w:sz w:val="20"/>
        </w:rPr>
        <w:t>TapeStation</w:t>
      </w:r>
      <w:proofErr w:type="spellEnd"/>
      <w:r w:rsidRPr="00267224">
        <w:rPr>
          <w:rFonts w:asciiTheme="minorBidi" w:hAnsiTheme="minorBidi" w:cstheme="minorBidi"/>
          <w:sz w:val="20"/>
        </w:rPr>
        <w:t xml:space="preserve"> System (Agilent Technologies) using Genomic DNA </w:t>
      </w:r>
      <w:proofErr w:type="spellStart"/>
      <w:r w:rsidRPr="00267224">
        <w:rPr>
          <w:rFonts w:asciiTheme="minorBidi" w:hAnsiTheme="minorBidi" w:cstheme="minorBidi"/>
          <w:sz w:val="20"/>
        </w:rPr>
        <w:t>ScreenTape</w:t>
      </w:r>
      <w:proofErr w:type="spellEnd"/>
      <w:r w:rsidRPr="00267224">
        <w:rPr>
          <w:rFonts w:asciiTheme="minorBidi" w:hAnsiTheme="minorBidi" w:cstheme="minorBidi"/>
          <w:sz w:val="20"/>
        </w:rPr>
        <w:t xml:space="preserve"> (Cat No. 5067-5365) and reagents (Cat No. 5067-5366). The absorbance ratios were assessed by Nanodrop Spectrophotometer (</w:t>
      </w:r>
      <w:proofErr w:type="spellStart"/>
      <w:r w:rsidRPr="00267224">
        <w:rPr>
          <w:rFonts w:asciiTheme="minorBidi" w:hAnsiTheme="minorBidi" w:cstheme="minorBidi"/>
          <w:sz w:val="20"/>
        </w:rPr>
        <w:t>DeNovix</w:t>
      </w:r>
      <w:proofErr w:type="spellEnd"/>
      <w:r w:rsidRPr="00267224">
        <w:rPr>
          <w:rFonts w:asciiTheme="minorBidi" w:hAnsiTheme="minorBidi" w:cstheme="minorBidi"/>
          <w:sz w:val="20"/>
        </w:rPr>
        <w:t xml:space="preserve"> DS-11). Concentration was determined using a Qubit 2.0 Fluorometer (Invitrogen by Life Technologies) using a dsDNA BR assay kit (Cat No. Q32850).</w:t>
      </w:r>
    </w:p>
    <w:p w14:paraId="4B08073D" w14:textId="77777777" w:rsidR="006B2DE1" w:rsidRPr="00267224" w:rsidRDefault="006B2DE1" w:rsidP="006B2DE1">
      <w:pPr>
        <w:rPr>
          <w:rFonts w:asciiTheme="minorBidi" w:hAnsiTheme="minorBidi" w:cstheme="minorBidi"/>
          <w:sz w:val="20"/>
        </w:rPr>
      </w:pPr>
    </w:p>
    <w:p w14:paraId="0E0A810F" w14:textId="4563E391" w:rsidR="006B2DE1" w:rsidRPr="00267224" w:rsidRDefault="006B2DE1" w:rsidP="006B2DE1">
      <w:pPr>
        <w:rPr>
          <w:rFonts w:asciiTheme="minorBidi" w:hAnsiTheme="minorBidi" w:cstheme="minorBidi"/>
          <w:sz w:val="20"/>
        </w:rPr>
      </w:pPr>
      <w:r w:rsidRPr="00267224">
        <w:rPr>
          <w:rFonts w:asciiTheme="minorBidi" w:hAnsiTheme="minorBidi" w:cstheme="minorBidi"/>
          <w:sz w:val="20"/>
        </w:rPr>
        <w:t>Long-read sequencing was performed using gDNA from</w:t>
      </w:r>
      <w:r w:rsidRPr="00267224">
        <w:rPr>
          <w:rFonts w:asciiTheme="minorBidi" w:hAnsiTheme="minorBidi" w:cstheme="minorBidi"/>
          <w:i/>
          <w:iCs/>
          <w:sz w:val="20"/>
        </w:rPr>
        <w:t xml:space="preserve"> M. </w:t>
      </w:r>
      <w:proofErr w:type="spellStart"/>
      <w:r w:rsidRPr="00267224">
        <w:rPr>
          <w:rFonts w:asciiTheme="minorBidi" w:hAnsiTheme="minorBidi" w:cstheme="minorBidi"/>
          <w:i/>
          <w:iCs/>
          <w:sz w:val="20"/>
        </w:rPr>
        <w:t>lithgowae</w:t>
      </w:r>
      <w:proofErr w:type="spellEnd"/>
      <w:r w:rsidRPr="00267224">
        <w:rPr>
          <w:rFonts w:asciiTheme="minorBidi" w:hAnsiTheme="minorBidi" w:cstheme="minorBidi"/>
          <w:i/>
          <w:iCs/>
          <w:sz w:val="20"/>
        </w:rPr>
        <w:t xml:space="preserve">, N. </w:t>
      </w:r>
      <w:proofErr w:type="spellStart"/>
      <w:r w:rsidRPr="00267224">
        <w:rPr>
          <w:rFonts w:asciiTheme="minorBidi" w:hAnsiTheme="minorBidi" w:cstheme="minorBidi"/>
          <w:i/>
          <w:iCs/>
          <w:sz w:val="20"/>
        </w:rPr>
        <w:t>dahmsi</w:t>
      </w:r>
      <w:proofErr w:type="spellEnd"/>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lata</w:t>
      </w:r>
      <w:proofErr w:type="spellEnd"/>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sloanei</w:t>
      </w:r>
      <w:proofErr w:type="spellEnd"/>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tryoni</w:t>
      </w:r>
      <w:proofErr w:type="spellEnd"/>
      <w:r w:rsidRPr="00267224">
        <w:rPr>
          <w:rFonts w:asciiTheme="minorBidi" w:hAnsiTheme="minorBidi" w:cstheme="minorBidi"/>
          <w:i/>
          <w:iCs/>
          <w:sz w:val="20"/>
        </w:rPr>
        <w:t xml:space="preserve"> </w:t>
      </w:r>
      <w:proofErr w:type="spellStart"/>
      <w:r w:rsidRPr="00267224">
        <w:rPr>
          <w:rFonts w:asciiTheme="minorBidi" w:hAnsiTheme="minorBidi" w:cstheme="minorBidi"/>
          <w:i/>
          <w:iCs/>
          <w:sz w:val="20"/>
        </w:rPr>
        <w:t>tryoni</w:t>
      </w:r>
      <w:proofErr w:type="spellEnd"/>
      <w:r w:rsidRPr="00267224">
        <w:rPr>
          <w:rFonts w:asciiTheme="minorBidi" w:hAnsiTheme="minorBidi" w:cstheme="minorBidi"/>
          <w:i/>
          <w:iCs/>
          <w:sz w:val="20"/>
        </w:rPr>
        <w:t xml:space="preserve"> </w:t>
      </w:r>
      <w:r w:rsidRPr="00267224">
        <w:rPr>
          <w:rFonts w:asciiTheme="minorBidi" w:hAnsiTheme="minorBidi" w:cstheme="minorBidi"/>
          <w:sz w:val="20"/>
        </w:rPr>
        <w:t>(two localities, from different clades)</w:t>
      </w:r>
      <w:r w:rsidRPr="00267224">
        <w:rPr>
          <w:rFonts w:asciiTheme="minorBidi" w:hAnsiTheme="minorBidi" w:cstheme="minorBidi"/>
          <w:i/>
          <w:iCs/>
          <w:sz w:val="20"/>
        </w:rPr>
        <w:t xml:space="preserve">, P. </w:t>
      </w:r>
      <w:proofErr w:type="spellStart"/>
      <w:r w:rsidRPr="00267224">
        <w:rPr>
          <w:rFonts w:asciiTheme="minorBidi" w:hAnsiTheme="minorBidi" w:cstheme="minorBidi"/>
          <w:i/>
          <w:iCs/>
          <w:sz w:val="20"/>
        </w:rPr>
        <w:t>tryoni</w:t>
      </w:r>
      <w:proofErr w:type="spellEnd"/>
      <w:r w:rsidRPr="00267224">
        <w:rPr>
          <w:rFonts w:asciiTheme="minorBidi" w:hAnsiTheme="minorBidi" w:cstheme="minorBidi"/>
          <w:i/>
          <w:iCs/>
          <w:sz w:val="20"/>
        </w:rPr>
        <w:t xml:space="preserve"> </w:t>
      </w:r>
      <w:proofErr w:type="spellStart"/>
      <w:r w:rsidRPr="00267224">
        <w:rPr>
          <w:rFonts w:asciiTheme="minorBidi" w:hAnsiTheme="minorBidi" w:cstheme="minorBidi"/>
          <w:i/>
          <w:iCs/>
          <w:sz w:val="20"/>
        </w:rPr>
        <w:t>tegminifera</w:t>
      </w:r>
      <w:proofErr w:type="spellEnd"/>
      <w:r w:rsidRPr="00267224">
        <w:rPr>
          <w:rFonts w:asciiTheme="minorBidi" w:hAnsiTheme="minorBidi" w:cstheme="minorBidi"/>
          <w:i/>
          <w:iCs/>
          <w:sz w:val="20"/>
        </w:rPr>
        <w:t xml:space="preserve"> and Par. </w:t>
      </w:r>
      <w:r w:rsidR="007D12FD">
        <w:rPr>
          <w:rFonts w:asciiTheme="minorBidi" w:hAnsiTheme="minorBidi" w:cstheme="minorBidi"/>
          <w:i/>
          <w:iCs/>
          <w:sz w:val="20"/>
        </w:rPr>
        <w:t>g</w:t>
      </w:r>
      <w:r w:rsidRPr="00267224">
        <w:rPr>
          <w:rFonts w:asciiTheme="minorBidi" w:hAnsiTheme="minorBidi" w:cstheme="minorBidi"/>
          <w:i/>
          <w:iCs/>
          <w:sz w:val="20"/>
        </w:rPr>
        <w:t xml:space="preserve">igantea </w:t>
      </w:r>
      <w:r w:rsidRPr="00267224">
        <w:rPr>
          <w:rFonts w:asciiTheme="minorBidi" w:hAnsiTheme="minorBidi" w:cstheme="minorBidi"/>
          <w:sz w:val="20"/>
        </w:rPr>
        <w:t>(Dataset S1)</w:t>
      </w:r>
      <w:r w:rsidRPr="00267224">
        <w:rPr>
          <w:rFonts w:asciiTheme="minorBidi" w:hAnsiTheme="minorBidi" w:cstheme="minorBidi"/>
          <w:i/>
          <w:iCs/>
          <w:sz w:val="20"/>
        </w:rPr>
        <w:t>.</w:t>
      </w:r>
      <w:r w:rsidRPr="00267224">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sidRPr="00267224">
        <w:rPr>
          <w:rFonts w:asciiTheme="minorBidi" w:hAnsiTheme="minorBidi" w:cstheme="minorBidi"/>
          <w:sz w:val="20"/>
        </w:rPr>
        <w:t>–</w:t>
      </w:r>
      <w:r w:rsidRPr="00267224">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267224">
        <w:rPr>
          <w:rFonts w:ascii="Arial" w:hAnsi="Arial" w:cs="Arial"/>
          <w:sz w:val="20"/>
        </w:rPr>
        <w:t>º</w:t>
      </w:r>
      <w:r w:rsidRPr="00267224">
        <w:rPr>
          <w:rFonts w:asciiTheme="minorBidi" w:hAnsiTheme="minorBidi" w:cstheme="minorBidi"/>
          <w:sz w:val="20"/>
        </w:rPr>
        <w:t xml:space="preserve">C to improve the recovery of long fragments. The integrity and concentration of final libraries were assessed using a 4200 </w:t>
      </w:r>
      <w:proofErr w:type="spellStart"/>
      <w:r w:rsidRPr="00267224">
        <w:rPr>
          <w:rFonts w:asciiTheme="minorBidi" w:hAnsiTheme="minorBidi" w:cstheme="minorBidi"/>
          <w:sz w:val="20"/>
        </w:rPr>
        <w:t>TapeStation</w:t>
      </w:r>
      <w:proofErr w:type="spellEnd"/>
      <w:r w:rsidRPr="00267224">
        <w:rPr>
          <w:rFonts w:asciiTheme="minorBidi" w:hAnsiTheme="minorBidi" w:cstheme="minorBidi"/>
          <w:sz w:val="20"/>
        </w:rPr>
        <w:t xml:space="preserve"> System (Agilent Technologies) and Qubit 2.0 Fluorometer (Invitrogen by Life Technologies) as previously described.</w:t>
      </w:r>
    </w:p>
    <w:p w14:paraId="4405E461" w14:textId="77777777" w:rsidR="006B2DE1" w:rsidRPr="00267224" w:rsidRDefault="006B2DE1" w:rsidP="006B2DE1">
      <w:pPr>
        <w:rPr>
          <w:rFonts w:asciiTheme="minorBidi" w:hAnsiTheme="minorBidi" w:cstheme="minorBidi"/>
          <w:sz w:val="20"/>
        </w:rPr>
      </w:pPr>
    </w:p>
    <w:p w14:paraId="31174577" w14:textId="77485B40" w:rsidR="006B2DE1" w:rsidRPr="00267224" w:rsidRDefault="006B2DE1" w:rsidP="006B2DE1">
      <w:pPr>
        <w:rPr>
          <w:rFonts w:asciiTheme="minorBidi" w:hAnsiTheme="minorBidi" w:cstheme="minorBidi"/>
          <w:sz w:val="20"/>
        </w:rPr>
      </w:pPr>
      <w:r w:rsidRPr="00267224">
        <w:rPr>
          <w:rFonts w:asciiTheme="minorBidi" w:hAnsiTheme="minorBidi" w:cstheme="minorBidi"/>
          <w:sz w:val="20"/>
        </w:rPr>
        <w:t xml:space="preserve">Libraries were sequenced on a </w:t>
      </w:r>
      <w:proofErr w:type="spellStart"/>
      <w:r w:rsidRPr="00267224">
        <w:rPr>
          <w:rFonts w:asciiTheme="minorBidi" w:hAnsiTheme="minorBidi" w:cstheme="minorBidi"/>
          <w:sz w:val="20"/>
        </w:rPr>
        <w:t>PromethION</w:t>
      </w:r>
      <w:proofErr w:type="spellEnd"/>
      <w:r w:rsidRPr="00267224">
        <w:rPr>
          <w:rFonts w:asciiTheme="minorBidi" w:hAnsiTheme="minorBidi" w:cstheme="minorBidi"/>
          <w:sz w:val="20"/>
        </w:rPr>
        <w:t xml:space="preserve"> 24 sequencer (Oxford Nanopore Technologies) using R10.4.1 flow cells (FLO-PRO114M), following the manufacturer’s instructions. Libraries were stored at 4</w:t>
      </w:r>
      <w:r w:rsidR="007355B5" w:rsidRPr="00267224">
        <w:rPr>
          <w:rFonts w:ascii="Arial" w:hAnsi="Arial" w:cs="Arial"/>
          <w:sz w:val="20"/>
        </w:rPr>
        <w:t>º</w:t>
      </w:r>
      <w:r w:rsidRPr="00267224">
        <w:rPr>
          <w:rFonts w:asciiTheme="minorBidi" w:hAnsiTheme="minorBidi" w:cstheme="minorBidi"/>
          <w:sz w:val="20"/>
        </w:rPr>
        <w:t xml:space="preserve">C for less than a week if not sequenced immediately. The sequencing output was additionally increased by washing the flow cells (EXP-WSH004) after approximately 24 and 48 </w:t>
      </w:r>
      <w:proofErr w:type="gramStart"/>
      <w:r w:rsidRPr="00267224">
        <w:rPr>
          <w:rFonts w:asciiTheme="minorBidi" w:hAnsiTheme="minorBidi" w:cstheme="minorBidi"/>
          <w:sz w:val="20"/>
        </w:rPr>
        <w:t>h, and</w:t>
      </w:r>
      <w:proofErr w:type="gramEnd"/>
      <w:r w:rsidRPr="00267224">
        <w:rPr>
          <w:rFonts w:asciiTheme="minorBidi" w:hAnsiTheme="minorBidi" w:cstheme="minorBidi"/>
          <w:sz w:val="20"/>
        </w:rPr>
        <w:t xml:space="preserve"> reloading the libraries for sequencing for a total of 72 h. Sequencing was performed in super-accurate base-calling v4.3.0 mode (400 bps).</w:t>
      </w:r>
    </w:p>
    <w:p w14:paraId="2B212A0E" w14:textId="32571B73" w:rsidR="00600ACF" w:rsidRPr="00267224" w:rsidRDefault="00600ACF" w:rsidP="006B2DE1">
      <w:pPr>
        <w:rPr>
          <w:rFonts w:asciiTheme="minorBidi" w:hAnsiTheme="minorBidi" w:cstheme="minorBidi"/>
          <w:sz w:val="20"/>
        </w:rPr>
      </w:pPr>
    </w:p>
    <w:p w14:paraId="52860392" w14:textId="3EA1203F" w:rsidR="001E5D60" w:rsidRPr="00267224" w:rsidRDefault="00600ACF" w:rsidP="001E5D60">
      <w:pPr>
        <w:rPr>
          <w:rFonts w:ascii="Arial" w:hAnsi="Arial" w:cs="Arial"/>
          <w:sz w:val="20"/>
          <w:lang w:val="en-AU" w:eastAsia="en-GB"/>
        </w:rPr>
      </w:pPr>
      <w:r w:rsidRPr="00267224">
        <w:rPr>
          <w:rFonts w:asciiTheme="minorBidi" w:hAnsiTheme="minorBidi" w:cstheme="minorBidi"/>
          <w:sz w:val="20"/>
        </w:rPr>
        <w:t xml:space="preserve">RNA was extracted from </w:t>
      </w:r>
      <w:r w:rsidR="001E5D60" w:rsidRPr="00267224">
        <w:rPr>
          <w:rFonts w:asciiTheme="minorBidi" w:hAnsiTheme="minorBidi" w:cstheme="minorBidi"/>
          <w:sz w:val="20"/>
        </w:rPr>
        <w:t xml:space="preserve">leg and fat body tissue samples </w:t>
      </w:r>
      <w:r w:rsidR="009A1543" w:rsidRPr="00267224">
        <w:rPr>
          <w:rFonts w:asciiTheme="minorBidi" w:hAnsiTheme="minorBidi" w:cstheme="minorBidi"/>
          <w:sz w:val="20"/>
        </w:rPr>
        <w:t xml:space="preserve">from </w:t>
      </w:r>
      <w:proofErr w:type="spellStart"/>
      <w:r w:rsidR="009A1543" w:rsidRPr="00267224">
        <w:rPr>
          <w:rFonts w:asciiTheme="minorBidi" w:hAnsiTheme="minorBidi" w:cstheme="minorBidi"/>
          <w:i/>
          <w:iCs/>
          <w:sz w:val="20"/>
        </w:rPr>
        <w:t>Panesthia</w:t>
      </w:r>
      <w:proofErr w:type="spellEnd"/>
      <w:r w:rsidR="009A1543" w:rsidRPr="00267224">
        <w:rPr>
          <w:rFonts w:asciiTheme="minorBidi" w:hAnsiTheme="minorBidi" w:cstheme="minorBidi"/>
          <w:i/>
          <w:iCs/>
          <w:sz w:val="20"/>
        </w:rPr>
        <w:t xml:space="preserve"> </w:t>
      </w:r>
      <w:proofErr w:type="spellStart"/>
      <w:r w:rsidR="009A1543" w:rsidRPr="00267224">
        <w:rPr>
          <w:rFonts w:asciiTheme="minorBidi" w:hAnsiTheme="minorBidi" w:cstheme="minorBidi"/>
          <w:i/>
          <w:iCs/>
          <w:sz w:val="20"/>
        </w:rPr>
        <w:t>tryoni</w:t>
      </w:r>
      <w:proofErr w:type="spellEnd"/>
      <w:r w:rsidR="009A1543" w:rsidRPr="00267224">
        <w:rPr>
          <w:rFonts w:asciiTheme="minorBidi" w:hAnsiTheme="minorBidi" w:cstheme="minorBidi"/>
          <w:i/>
          <w:iCs/>
          <w:sz w:val="20"/>
        </w:rPr>
        <w:t xml:space="preserve"> </w:t>
      </w:r>
      <w:proofErr w:type="spellStart"/>
      <w:r w:rsidR="009A1543" w:rsidRPr="00267224">
        <w:rPr>
          <w:rFonts w:asciiTheme="minorBidi" w:hAnsiTheme="minorBidi" w:cstheme="minorBidi"/>
          <w:i/>
          <w:iCs/>
          <w:sz w:val="20"/>
        </w:rPr>
        <w:t>tegminifera</w:t>
      </w:r>
      <w:proofErr w:type="spellEnd"/>
      <w:r w:rsidR="009A1543" w:rsidRPr="00267224">
        <w:rPr>
          <w:rFonts w:asciiTheme="minorBidi" w:hAnsiTheme="minorBidi" w:cstheme="minorBidi"/>
          <w:sz w:val="20"/>
        </w:rPr>
        <w:t xml:space="preserve"> (Z011), </w:t>
      </w:r>
      <w:proofErr w:type="spellStart"/>
      <w:r w:rsidR="009A1543" w:rsidRPr="00267224">
        <w:rPr>
          <w:rFonts w:asciiTheme="minorBidi" w:hAnsiTheme="minorBidi" w:cstheme="minorBidi"/>
          <w:i/>
          <w:iCs/>
          <w:sz w:val="20"/>
        </w:rPr>
        <w:t>Macropanesthia</w:t>
      </w:r>
      <w:proofErr w:type="spellEnd"/>
      <w:r w:rsidR="009A1543" w:rsidRPr="00267224">
        <w:rPr>
          <w:rFonts w:asciiTheme="minorBidi" w:hAnsiTheme="minorBidi" w:cstheme="minorBidi"/>
          <w:i/>
          <w:iCs/>
          <w:sz w:val="20"/>
        </w:rPr>
        <w:t xml:space="preserve"> </w:t>
      </w:r>
      <w:proofErr w:type="spellStart"/>
      <w:r w:rsidR="009A1543" w:rsidRPr="00267224">
        <w:rPr>
          <w:rFonts w:asciiTheme="minorBidi" w:hAnsiTheme="minorBidi" w:cstheme="minorBidi"/>
          <w:i/>
          <w:iCs/>
          <w:sz w:val="20"/>
        </w:rPr>
        <w:t>lithgowae</w:t>
      </w:r>
      <w:proofErr w:type="spellEnd"/>
      <w:r w:rsidR="009A1543" w:rsidRPr="00267224">
        <w:rPr>
          <w:rFonts w:asciiTheme="minorBidi" w:hAnsiTheme="minorBidi" w:cstheme="minorBidi"/>
          <w:sz w:val="20"/>
        </w:rPr>
        <w:t xml:space="preserve"> (Z009) and </w:t>
      </w:r>
      <w:proofErr w:type="spellStart"/>
      <w:r w:rsidR="009A1543" w:rsidRPr="00267224">
        <w:rPr>
          <w:rFonts w:asciiTheme="minorBidi" w:hAnsiTheme="minorBidi" w:cstheme="minorBidi"/>
          <w:i/>
          <w:iCs/>
          <w:sz w:val="20"/>
        </w:rPr>
        <w:t>Panesthia</w:t>
      </w:r>
      <w:proofErr w:type="spellEnd"/>
      <w:r w:rsidR="009A1543" w:rsidRPr="00267224">
        <w:rPr>
          <w:rFonts w:asciiTheme="minorBidi" w:hAnsiTheme="minorBidi" w:cstheme="minorBidi"/>
          <w:i/>
          <w:iCs/>
          <w:sz w:val="20"/>
        </w:rPr>
        <w:t xml:space="preserve"> </w:t>
      </w:r>
      <w:proofErr w:type="spellStart"/>
      <w:r w:rsidR="009A1543" w:rsidRPr="00267224">
        <w:rPr>
          <w:rFonts w:asciiTheme="minorBidi" w:hAnsiTheme="minorBidi" w:cstheme="minorBidi"/>
          <w:i/>
          <w:iCs/>
          <w:sz w:val="20"/>
        </w:rPr>
        <w:t>sloanei</w:t>
      </w:r>
      <w:proofErr w:type="spellEnd"/>
      <w:r w:rsidR="009A1543" w:rsidRPr="00267224">
        <w:rPr>
          <w:rFonts w:asciiTheme="minorBidi" w:hAnsiTheme="minorBidi" w:cstheme="minorBidi"/>
          <w:sz w:val="20"/>
        </w:rPr>
        <w:t xml:space="preserve"> (Z001) </w:t>
      </w:r>
      <w:r w:rsidR="001E5D60" w:rsidRPr="00267224">
        <w:rPr>
          <w:rFonts w:asciiTheme="minorBidi" w:hAnsiTheme="minorBidi" w:cstheme="minorBidi"/>
          <w:sz w:val="20"/>
        </w:rPr>
        <w:t xml:space="preserve">using </w:t>
      </w:r>
      <w:proofErr w:type="spellStart"/>
      <w:r w:rsidR="001E5D60" w:rsidRPr="00267224">
        <w:rPr>
          <w:rFonts w:asciiTheme="minorBidi" w:hAnsiTheme="minorBidi" w:cstheme="minorBidi"/>
          <w:sz w:val="20"/>
        </w:rPr>
        <w:t>Trizol</w:t>
      </w:r>
      <w:proofErr w:type="spellEnd"/>
      <w:r w:rsidR="001E5D60" w:rsidRPr="00267224">
        <w:rPr>
          <w:rFonts w:asciiTheme="minorBidi" w:hAnsiTheme="minorBidi" w:cstheme="minorBidi"/>
          <w:sz w:val="20"/>
        </w:rPr>
        <w:t>, following the manufacturer’s recommendations.</w:t>
      </w:r>
      <w:r w:rsidR="001E5D60" w:rsidRPr="00267224">
        <w:rPr>
          <w:rFonts w:ascii="Arial" w:hAnsi="Arial" w:cs="Arial"/>
          <w:sz w:val="20"/>
          <w:lang w:val="en-AU" w:eastAsia="en-GB"/>
        </w:rPr>
        <w:t xml:space="preserve"> RNA samples were submitted to the Australian Genome Research Facility (AGRF) for library preparation and sequencing. RNA quantity and integrity were assessed by AGRF prior to library construction. Sequencing libraries were prepared using an </w:t>
      </w:r>
      <w:r w:rsidR="001E5D60" w:rsidRPr="00267224">
        <w:rPr>
          <w:rFonts w:ascii="Arial" w:hAnsi="Arial" w:cs="Arial"/>
          <w:sz w:val="20"/>
          <w:lang w:val="en-AU" w:eastAsia="en-GB"/>
        </w:rPr>
        <w:lastRenderedPageBreak/>
        <w:t>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paired-end reads. Base calling, demultiplexing, and primary quality control were performed by AGRF prior to delivery of FASTQ files.</w:t>
      </w:r>
    </w:p>
    <w:p w14:paraId="19084F59" w14:textId="6ED8CD97" w:rsidR="001E5D60" w:rsidRPr="00267224" w:rsidRDefault="001E5D60" w:rsidP="001E5D60">
      <w:pPr>
        <w:rPr>
          <w:rFonts w:ascii="Arial" w:hAnsi="Arial" w:cs="Arial"/>
          <w:sz w:val="20"/>
          <w:lang w:val="en-AU" w:eastAsia="en-GB"/>
        </w:rPr>
      </w:pPr>
    </w:p>
    <w:p w14:paraId="6ED39F37" w14:textId="71EA3CEC" w:rsidR="006B2DE1" w:rsidRPr="00267224" w:rsidRDefault="006B2DE1" w:rsidP="006B2DE1">
      <w:pPr>
        <w:pStyle w:val="SMSubheading"/>
        <w:rPr>
          <w:rFonts w:ascii="Arial" w:hAnsi="Arial" w:cs="Arial"/>
          <w:b/>
          <w:sz w:val="20"/>
          <w:u w:val="none"/>
        </w:rPr>
      </w:pPr>
      <w:r w:rsidRPr="00267224">
        <w:rPr>
          <w:rFonts w:ascii="Arial" w:hAnsi="Arial" w:cs="Arial"/>
          <w:b/>
          <w:sz w:val="20"/>
          <w:u w:val="none"/>
        </w:rPr>
        <w:t>Genome assembly and annotation</w:t>
      </w:r>
    </w:p>
    <w:p w14:paraId="24042EB8" w14:textId="471C7D39"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For the ONT sequencing that incorporated duplex base calling (Dataset S1), redundant simplex reads (i.e.</w:t>
      </w:r>
      <w:r w:rsidR="00DB586A"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simplex reads which have duplex offsprings) were removed using </w:t>
      </w:r>
      <w:proofErr w:type="spellStart"/>
      <w:r w:rsidRPr="00267224">
        <w:rPr>
          <w:rFonts w:asciiTheme="minorBidi" w:hAnsiTheme="minorBidi" w:cstheme="minorBidi"/>
          <w:color w:val="000000" w:themeColor="text1"/>
          <w:sz w:val="20"/>
        </w:rPr>
        <w:t>samtools</w:t>
      </w:r>
      <w:proofErr w:type="spellEnd"/>
      <w:r w:rsidRPr="00267224">
        <w:rPr>
          <w:rFonts w:asciiTheme="minorBidi" w:hAnsiTheme="minorBidi" w:cstheme="minorBidi"/>
          <w:color w:val="000000" w:themeColor="text1"/>
          <w:sz w:val="20"/>
        </w:rPr>
        <w:t xml:space="preserve"> v1.2 </w:t>
      </w:r>
      <w:r w:rsidR="00A524E5" w:rsidRPr="00267224">
        <w:rPr>
          <w:rFonts w:asciiTheme="minorBidi" w:hAnsiTheme="minorBidi" w:cstheme="minorBidi"/>
          <w:color w:val="000000" w:themeColor="text1"/>
          <w:sz w:val="20"/>
        </w:rPr>
        <w:t>[1]</w:t>
      </w:r>
      <w:r w:rsidRPr="00267224">
        <w:rPr>
          <w:rFonts w:asciiTheme="minorBidi" w:hAnsiTheme="minorBidi" w:cstheme="minorBidi"/>
          <w:color w:val="000000" w:themeColor="text1"/>
          <w:sz w:val="20"/>
        </w:rPr>
        <w:t>.</w:t>
      </w:r>
      <w:r w:rsidR="00D84554"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 xml:space="preserve">Adapters were trimmed for all ONT sequence data (with and without duplex calling) and converted into </w:t>
      </w:r>
      <w:proofErr w:type="spellStart"/>
      <w:r w:rsidRPr="00267224">
        <w:rPr>
          <w:rFonts w:asciiTheme="minorBidi" w:hAnsiTheme="minorBidi" w:cstheme="minorBidi"/>
          <w:color w:val="000000" w:themeColor="text1"/>
          <w:sz w:val="20"/>
        </w:rPr>
        <w:t>fastq</w:t>
      </w:r>
      <w:proofErr w:type="spellEnd"/>
      <w:r w:rsidRPr="00267224">
        <w:rPr>
          <w:rFonts w:asciiTheme="minorBidi" w:hAnsiTheme="minorBidi" w:cstheme="minorBidi"/>
          <w:color w:val="000000" w:themeColor="text1"/>
          <w:sz w:val="20"/>
        </w:rPr>
        <w:t xml:space="preserve"> files using dorado v0.6 (</w:t>
      </w:r>
      <w:hyperlink r:id="rId9" w:history="1">
        <w:r w:rsidRPr="00267224">
          <w:rPr>
            <w:rStyle w:val="Hyperlink"/>
            <w:rFonts w:asciiTheme="minorBidi" w:hAnsiTheme="minorBidi" w:cstheme="minorBidi"/>
            <w:sz w:val="20"/>
          </w:rPr>
          <w:t>https://github.com/nanoporetech/dorado</w:t>
        </w:r>
      </w:hyperlink>
      <w:r w:rsidRPr="00267224">
        <w:rPr>
          <w:rFonts w:asciiTheme="minorBidi" w:hAnsiTheme="minorBidi" w:cstheme="minorBidi"/>
          <w:color w:val="000000" w:themeColor="text1"/>
          <w:sz w:val="20"/>
        </w:rPr>
        <w:t>).</w:t>
      </w:r>
    </w:p>
    <w:p w14:paraId="4F80FD98" w14:textId="77777777" w:rsidR="006B2DE1" w:rsidRPr="00267224" w:rsidRDefault="006B2DE1" w:rsidP="006B2DE1">
      <w:pPr>
        <w:rPr>
          <w:rFonts w:asciiTheme="minorBidi" w:hAnsiTheme="minorBidi" w:cstheme="minorBidi"/>
          <w:color w:val="000000" w:themeColor="text1"/>
          <w:sz w:val="20"/>
        </w:rPr>
      </w:pPr>
    </w:p>
    <w:p w14:paraId="228D8544" w14:textId="47E0D535"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i/>
          <w:color w:val="000000" w:themeColor="text1"/>
          <w:sz w:val="20"/>
        </w:rPr>
        <w:t>De novo</w:t>
      </w:r>
      <w:r w:rsidRPr="00267224">
        <w:rPr>
          <w:rFonts w:asciiTheme="minorBidi" w:hAnsiTheme="minorBidi" w:cstheme="minorBidi"/>
          <w:color w:val="000000" w:themeColor="text1"/>
          <w:sz w:val="20"/>
        </w:rPr>
        <w:t xml:space="preserve"> assembly was carried out using the trimmed ONT data using </w:t>
      </w:r>
      <w:proofErr w:type="spellStart"/>
      <w:r w:rsidRPr="00267224">
        <w:rPr>
          <w:rFonts w:asciiTheme="minorBidi" w:hAnsiTheme="minorBidi" w:cstheme="minorBidi"/>
          <w:color w:val="000000" w:themeColor="text1"/>
          <w:sz w:val="20"/>
        </w:rPr>
        <w:t>Flye</w:t>
      </w:r>
      <w:proofErr w:type="spellEnd"/>
      <w:r w:rsidRPr="00267224">
        <w:rPr>
          <w:rFonts w:asciiTheme="minorBidi" w:hAnsiTheme="minorBidi" w:cstheme="minorBidi"/>
          <w:color w:val="000000" w:themeColor="text1"/>
          <w:sz w:val="20"/>
        </w:rPr>
        <w:t xml:space="preserve"> v</w:t>
      </w:r>
      <w:r w:rsidRPr="00267224">
        <w:rPr>
          <w:rFonts w:asciiTheme="minorBidi" w:hAnsiTheme="minorBidi" w:cstheme="minorBidi"/>
          <w:sz w:val="20"/>
        </w:rPr>
        <w:t xml:space="preserve"> </w:t>
      </w:r>
      <w:r w:rsidRPr="00267224">
        <w:rPr>
          <w:rFonts w:asciiTheme="minorBidi" w:hAnsiTheme="minorBidi" w:cstheme="minorBidi"/>
          <w:color w:val="000000" w:themeColor="text1"/>
          <w:sz w:val="20"/>
        </w:rPr>
        <w:t xml:space="preserve">2.9.3 </w:t>
      </w:r>
      <w:r w:rsidR="00C05AD4" w:rsidRPr="00267224">
        <w:rPr>
          <w:rFonts w:asciiTheme="minorBidi" w:hAnsiTheme="minorBidi" w:cstheme="minorBidi"/>
          <w:color w:val="000000" w:themeColor="text1"/>
          <w:sz w:val="20"/>
        </w:rPr>
        <w:t>[2]</w:t>
      </w:r>
      <w:r w:rsidRPr="00267224">
        <w:rPr>
          <w:rFonts w:asciiTheme="minorBidi" w:hAnsiTheme="minorBidi" w:cstheme="minorBidi"/>
          <w:color w:val="000000" w:themeColor="text1"/>
          <w:sz w:val="20"/>
        </w:rPr>
        <w:t>. After some initial optimi</w:t>
      </w:r>
      <w:r w:rsidR="00CE368B"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ation experiments, the ONT sequencing data with duplex calling was assembled using the ‘ONT corrected’ mode (--nano-</w:t>
      </w:r>
      <w:proofErr w:type="spellStart"/>
      <w:r w:rsidRPr="00267224">
        <w:rPr>
          <w:rFonts w:asciiTheme="minorBidi" w:hAnsiTheme="minorBidi" w:cstheme="minorBidi"/>
          <w:color w:val="000000" w:themeColor="text1"/>
          <w:sz w:val="20"/>
        </w:rPr>
        <w:t>corr</w:t>
      </w:r>
      <w:proofErr w:type="spellEnd"/>
      <w:r w:rsidRPr="00267224">
        <w:rPr>
          <w:rFonts w:asciiTheme="minorBidi" w:hAnsiTheme="minorBidi" w:cstheme="minorBidi"/>
          <w:color w:val="000000" w:themeColor="text1"/>
          <w:sz w:val="20"/>
        </w:rPr>
        <w:t xml:space="preserve">) and a minimum overlap of 10,000 (--min-overlap 10000), while the other ONT sequencing data was assembled using the ‘ONT raw’ mode (--nano-raw) and default settings. An additional two iterations of polishing were carried out after the assemblies. The </w:t>
      </w:r>
      <w:proofErr w:type="spellStart"/>
      <w:r w:rsidRPr="00267224">
        <w:rPr>
          <w:rFonts w:asciiTheme="minorBidi" w:hAnsiTheme="minorBidi" w:cstheme="minorBidi"/>
          <w:color w:val="000000" w:themeColor="text1"/>
          <w:sz w:val="20"/>
        </w:rPr>
        <w:t>purge_dups</w:t>
      </w:r>
      <w:proofErr w:type="spellEnd"/>
      <w:r w:rsidRPr="00267224">
        <w:rPr>
          <w:rFonts w:asciiTheme="minorBidi" w:hAnsiTheme="minorBidi" w:cstheme="minorBidi"/>
          <w:color w:val="000000" w:themeColor="text1"/>
          <w:sz w:val="20"/>
        </w:rPr>
        <w:t xml:space="preserve"> v1.2.5 </w:t>
      </w:r>
      <w:r w:rsidR="008F5282" w:rsidRPr="00267224">
        <w:rPr>
          <w:rFonts w:asciiTheme="minorBidi" w:hAnsiTheme="minorBidi" w:cstheme="minorBidi"/>
          <w:color w:val="000000" w:themeColor="text1"/>
          <w:sz w:val="20"/>
        </w:rPr>
        <w:t>[3]</w:t>
      </w:r>
      <w:r w:rsidRPr="00267224">
        <w:rPr>
          <w:rFonts w:asciiTheme="minorBidi" w:hAnsiTheme="minorBidi" w:cstheme="minorBidi"/>
          <w:color w:val="000000" w:themeColor="text1"/>
          <w:sz w:val="20"/>
        </w:rPr>
        <w:t xml:space="preserve"> pipeline was used to remove putative haplotypic duplications and heterozygous overlaps from the genomes. Raw ONT reads were mapped to the draft assembly using minimap2 v2.18 </w:t>
      </w:r>
      <w:r w:rsidR="008F5282" w:rsidRPr="00267224">
        <w:rPr>
          <w:rFonts w:asciiTheme="minorBidi" w:hAnsiTheme="minorBidi" w:cstheme="minorBidi"/>
          <w:color w:val="000000" w:themeColor="text1"/>
          <w:sz w:val="20"/>
        </w:rPr>
        <w:t>[4,5]</w:t>
      </w:r>
      <w:r w:rsidRPr="00267224">
        <w:rPr>
          <w:rFonts w:asciiTheme="minorBidi" w:hAnsiTheme="minorBidi" w:cstheme="minorBidi"/>
          <w:color w:val="000000" w:themeColor="text1"/>
          <w:sz w:val="20"/>
        </w:rPr>
        <w:t xml:space="preserve"> for this purging step. QUAST v5.3.0 </w:t>
      </w:r>
      <w:r w:rsidR="008F5282" w:rsidRPr="00267224">
        <w:rPr>
          <w:rFonts w:asciiTheme="minorBidi" w:hAnsiTheme="minorBidi" w:cstheme="minorBidi"/>
          <w:color w:val="000000" w:themeColor="text1"/>
          <w:sz w:val="20"/>
        </w:rPr>
        <w:t>[6]</w:t>
      </w:r>
      <w:r w:rsidRPr="00267224">
        <w:rPr>
          <w:rFonts w:asciiTheme="minorBidi" w:hAnsiTheme="minorBidi" w:cstheme="minorBidi"/>
          <w:color w:val="000000" w:themeColor="text1"/>
          <w:sz w:val="20"/>
        </w:rPr>
        <w:t xml:space="preserve"> was used to assess the assembly continuity, and BUSCO v5.8.1 was used to assess assembly completeness (utilizing the </w:t>
      </w:r>
      <w:proofErr w:type="spellStart"/>
      <w:r w:rsidRPr="00267224">
        <w:rPr>
          <w:rFonts w:asciiTheme="minorBidi" w:hAnsiTheme="minorBidi" w:cstheme="minorBidi"/>
          <w:color w:val="000000" w:themeColor="text1"/>
          <w:sz w:val="20"/>
        </w:rPr>
        <w:t>Insecta</w:t>
      </w:r>
      <w:proofErr w:type="spellEnd"/>
      <w:r w:rsidRPr="00267224">
        <w:rPr>
          <w:rFonts w:asciiTheme="minorBidi" w:hAnsiTheme="minorBidi" w:cstheme="minorBidi"/>
          <w:color w:val="000000" w:themeColor="text1"/>
          <w:sz w:val="20"/>
        </w:rPr>
        <w:t xml:space="preserve"> lineage data set;</w:t>
      </w:r>
      <w:r w:rsidR="008F5282" w:rsidRPr="00267224">
        <w:rPr>
          <w:rFonts w:asciiTheme="minorBidi" w:hAnsiTheme="minorBidi" w:cstheme="minorBidi"/>
          <w:color w:val="000000" w:themeColor="text1"/>
          <w:sz w:val="20"/>
        </w:rPr>
        <w:t xml:space="preserve"> [7,8]</w:t>
      </w:r>
      <w:r w:rsidRPr="00267224">
        <w:rPr>
          <w:rFonts w:asciiTheme="minorBidi" w:hAnsiTheme="minorBidi" w:cstheme="minorBidi"/>
          <w:color w:val="000000" w:themeColor="text1"/>
          <w:sz w:val="20"/>
        </w:rPr>
        <w:t>).</w:t>
      </w:r>
    </w:p>
    <w:p w14:paraId="2A3E3B66" w14:textId="77777777" w:rsidR="006B2DE1" w:rsidRPr="00267224" w:rsidRDefault="006B2DE1" w:rsidP="006B2DE1">
      <w:pPr>
        <w:rPr>
          <w:rFonts w:asciiTheme="minorBidi" w:hAnsiTheme="minorBidi" w:cstheme="minorBidi"/>
          <w:color w:val="000000" w:themeColor="text1"/>
          <w:sz w:val="20"/>
        </w:rPr>
      </w:pPr>
    </w:p>
    <w:p w14:paraId="30798CA6" w14:textId="6593C6D4"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 genome assemblies were annotated using FGENESH++ v7.2.2 </w:t>
      </w:r>
      <w:r w:rsidR="008F5282" w:rsidRPr="00267224">
        <w:rPr>
          <w:rFonts w:asciiTheme="minorBidi" w:hAnsiTheme="minorBidi" w:cstheme="minorBidi"/>
          <w:color w:val="000000" w:themeColor="text1"/>
          <w:sz w:val="20"/>
        </w:rPr>
        <w:t>[9,10]</w:t>
      </w:r>
      <w:r w:rsidRPr="00267224">
        <w:rPr>
          <w:rFonts w:asciiTheme="minorBidi" w:hAnsiTheme="minorBidi" w:cstheme="minorBidi"/>
          <w:color w:val="000000" w:themeColor="text1"/>
          <w:sz w:val="20"/>
        </w:rPr>
        <w:t xml:space="preserve">, performed on the Nimbus cloud service provided by the Pawsey Supercomputing Centre. Prior to annotation, we generated a repeat library with </w:t>
      </w:r>
      <w:proofErr w:type="spellStart"/>
      <w:r w:rsidRPr="00267224">
        <w:rPr>
          <w:rFonts w:asciiTheme="minorBidi" w:hAnsiTheme="minorBidi" w:cstheme="minorBidi"/>
          <w:color w:val="000000" w:themeColor="text1"/>
          <w:sz w:val="20"/>
        </w:rPr>
        <w:t>RepeatModeler</w:t>
      </w:r>
      <w:proofErr w:type="spellEnd"/>
      <w:r w:rsidRPr="00267224">
        <w:rPr>
          <w:rFonts w:asciiTheme="minorBidi" w:hAnsiTheme="minorBidi" w:cstheme="minorBidi"/>
          <w:color w:val="000000" w:themeColor="text1"/>
          <w:sz w:val="20"/>
        </w:rPr>
        <w:t xml:space="preserve"> v2.0.1 </w:t>
      </w:r>
      <w:r w:rsidR="008F5282" w:rsidRPr="00267224">
        <w:rPr>
          <w:rFonts w:asciiTheme="minorBidi" w:hAnsiTheme="minorBidi" w:cstheme="minorBidi"/>
          <w:color w:val="000000" w:themeColor="text1"/>
          <w:sz w:val="20"/>
        </w:rPr>
        <w:t>[11]</w:t>
      </w:r>
      <w:r w:rsidRPr="00267224">
        <w:rPr>
          <w:rFonts w:asciiTheme="minorBidi" w:hAnsiTheme="minorBidi" w:cstheme="minorBidi"/>
          <w:color w:val="000000" w:themeColor="text1"/>
          <w:sz w:val="20"/>
        </w:rPr>
        <w:t xml:space="preserve"> and masked repetitive elements in the assemblies using </w:t>
      </w:r>
      <w:proofErr w:type="spellStart"/>
      <w:r w:rsidRPr="00267224">
        <w:rPr>
          <w:rFonts w:asciiTheme="minorBidi" w:hAnsiTheme="minorBidi" w:cstheme="minorBidi"/>
          <w:color w:val="000000" w:themeColor="text1"/>
          <w:sz w:val="20"/>
        </w:rPr>
        <w:t>RepeatMasker</w:t>
      </w:r>
      <w:proofErr w:type="spellEnd"/>
      <w:r w:rsidRPr="00267224">
        <w:rPr>
          <w:rFonts w:asciiTheme="minorBidi" w:hAnsiTheme="minorBidi" w:cstheme="minorBidi"/>
          <w:color w:val="000000" w:themeColor="text1"/>
          <w:sz w:val="20"/>
        </w:rPr>
        <w:t xml:space="preserve"> v4.0.6 </w:t>
      </w:r>
      <w:r w:rsidR="008F5282" w:rsidRPr="00267224">
        <w:rPr>
          <w:rFonts w:asciiTheme="minorBidi" w:hAnsiTheme="minorBidi" w:cstheme="minorBidi"/>
          <w:color w:val="000000" w:themeColor="text1"/>
          <w:sz w:val="20"/>
        </w:rPr>
        <w:t>[12]</w:t>
      </w:r>
      <w:r w:rsidRPr="00267224">
        <w:rPr>
          <w:rFonts w:asciiTheme="minorBidi" w:hAnsiTheme="minorBidi" w:cstheme="minorBidi"/>
          <w:color w:val="000000" w:themeColor="text1"/>
          <w:sz w:val="20"/>
        </w:rPr>
        <w:t>, applying the ‘-</w:t>
      </w:r>
      <w:proofErr w:type="spellStart"/>
      <w:r w:rsidRPr="00267224">
        <w:rPr>
          <w:rFonts w:asciiTheme="minorBidi" w:hAnsiTheme="minorBidi" w:cstheme="minorBidi"/>
          <w:color w:val="000000" w:themeColor="text1"/>
          <w:sz w:val="20"/>
        </w:rPr>
        <w:t>nolow</w:t>
      </w:r>
      <w:proofErr w:type="spellEnd"/>
      <w:r w:rsidRPr="00267224">
        <w:rPr>
          <w:rFonts w:asciiTheme="minorBidi" w:hAnsiTheme="minorBidi" w:cstheme="minorBidi"/>
          <w:color w:val="000000" w:themeColor="text1"/>
          <w:sz w:val="20"/>
        </w:rPr>
        <w:t xml:space="preserve">’ option to exclude low-complexity or simple repeats from masking. The masked and unmasked assemblies were used as input for FGENESH++. Following Ewart et al. </w:t>
      </w:r>
      <w:r w:rsidR="008F5282" w:rsidRPr="00267224">
        <w:rPr>
          <w:rFonts w:asciiTheme="minorBidi" w:hAnsiTheme="minorBidi" w:cstheme="minorBidi"/>
          <w:color w:val="000000" w:themeColor="text1"/>
          <w:sz w:val="20"/>
        </w:rPr>
        <w:t>[13]</w:t>
      </w:r>
      <w:r w:rsidRPr="00267224">
        <w:rPr>
          <w:rFonts w:asciiTheme="minorBidi" w:hAnsiTheme="minorBidi" w:cstheme="minorBidi"/>
          <w:color w:val="000000" w:themeColor="text1"/>
          <w:sz w:val="20"/>
        </w:rPr>
        <w:t>, FGENESH++ was run with the non-mammalian general pipeline settings, employing optimized gene-finding parameters trained on the pea aphid (</w:t>
      </w:r>
      <w:proofErr w:type="spellStart"/>
      <w:r w:rsidRPr="00267224">
        <w:rPr>
          <w:rFonts w:asciiTheme="minorBidi" w:hAnsiTheme="minorBidi" w:cstheme="minorBidi"/>
          <w:i/>
          <w:iCs/>
          <w:color w:val="000000" w:themeColor="text1"/>
          <w:sz w:val="20"/>
        </w:rPr>
        <w:t>Acyrthosiphon</w:t>
      </w:r>
      <w:proofErr w:type="spellEnd"/>
      <w:r w:rsidRPr="00267224">
        <w:rPr>
          <w:rFonts w:asciiTheme="minorBidi" w:hAnsiTheme="minorBidi" w:cstheme="minorBidi"/>
          <w:i/>
          <w:iCs/>
          <w:color w:val="000000" w:themeColor="text1"/>
          <w:sz w:val="20"/>
        </w:rPr>
        <w:t xml:space="preserve"> </w:t>
      </w:r>
      <w:proofErr w:type="spellStart"/>
      <w:r w:rsidRPr="00267224">
        <w:rPr>
          <w:rFonts w:asciiTheme="minorBidi" w:hAnsiTheme="minorBidi" w:cstheme="minorBidi"/>
          <w:i/>
          <w:iCs/>
          <w:color w:val="000000" w:themeColor="text1"/>
          <w:sz w:val="20"/>
        </w:rPr>
        <w:t>pisum</w:t>
      </w:r>
      <w:proofErr w:type="spellEnd"/>
      <w:r w:rsidRPr="00267224">
        <w:rPr>
          <w:rFonts w:asciiTheme="minorBidi" w:hAnsiTheme="minorBidi" w:cstheme="minorBidi"/>
          <w:color w:val="000000" w:themeColor="text1"/>
          <w:sz w:val="20"/>
        </w:rPr>
        <w:t xml:space="preserve">) genome, and a curated insect protein database (provided by </w:t>
      </w:r>
      <w:proofErr w:type="spellStart"/>
      <w:r w:rsidRPr="00267224">
        <w:rPr>
          <w:rFonts w:asciiTheme="minorBidi" w:hAnsiTheme="minorBidi" w:cstheme="minorBidi"/>
          <w:color w:val="000000" w:themeColor="text1"/>
          <w:sz w:val="20"/>
        </w:rPr>
        <w:t>Softberry</w:t>
      </w:r>
      <w:proofErr w:type="spellEnd"/>
      <w:r w:rsidRPr="00267224">
        <w:rPr>
          <w:rFonts w:asciiTheme="minorBidi" w:hAnsiTheme="minorBidi" w:cstheme="minorBidi"/>
          <w:color w:val="000000" w:themeColor="text1"/>
          <w:sz w:val="20"/>
        </w:rPr>
        <w:t>; 2020 release) for “</w:t>
      </w:r>
      <w:proofErr w:type="spellStart"/>
      <w:r w:rsidRPr="00267224">
        <w:rPr>
          <w:rFonts w:asciiTheme="minorBidi" w:hAnsiTheme="minorBidi" w:cstheme="minorBidi"/>
          <w:color w:val="000000" w:themeColor="text1"/>
          <w:sz w:val="20"/>
        </w:rPr>
        <w:t>prot_map</w:t>
      </w:r>
      <w:proofErr w:type="spellEnd"/>
      <w:r w:rsidRPr="00267224">
        <w:rPr>
          <w:rFonts w:asciiTheme="minorBidi" w:hAnsiTheme="minorBidi" w:cstheme="minorBidi"/>
          <w:color w:val="000000" w:themeColor="text1"/>
          <w:sz w:val="20"/>
        </w:rPr>
        <w:t xml:space="preserve">” homology-based predictions. </w:t>
      </w:r>
      <w:r w:rsidRPr="00267224">
        <w:rPr>
          <w:rFonts w:asciiTheme="minorBidi" w:hAnsiTheme="minorBidi" w:cstheme="minorBidi"/>
          <w:i/>
          <w:iCs/>
          <w:color w:val="000000" w:themeColor="text1"/>
          <w:sz w:val="20"/>
        </w:rPr>
        <w:t xml:space="preserve">Ab initio </w:t>
      </w:r>
      <w:r w:rsidRPr="00267224">
        <w:rPr>
          <w:rFonts w:asciiTheme="minorBidi" w:hAnsiTheme="minorBidi" w:cstheme="minorBidi"/>
          <w:color w:val="000000" w:themeColor="text1"/>
          <w:sz w:val="20"/>
        </w:rPr>
        <w:t>predictions lacking BLAST support were excluded.</w:t>
      </w:r>
    </w:p>
    <w:p w14:paraId="421598EB" w14:textId="77777777" w:rsidR="006B2DE1" w:rsidRPr="00267224" w:rsidRDefault="006B2DE1" w:rsidP="006B2DE1">
      <w:pPr>
        <w:rPr>
          <w:rFonts w:asciiTheme="minorBidi" w:hAnsiTheme="minorBidi" w:cstheme="minorBidi"/>
          <w:color w:val="000000" w:themeColor="text1"/>
          <w:sz w:val="20"/>
        </w:rPr>
      </w:pPr>
    </w:p>
    <w:p w14:paraId="51983654" w14:textId="09916FFF"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These newly assembled genomes were combined with other cockroach and termite genomes from </w:t>
      </w:r>
      <w:proofErr w:type="spellStart"/>
      <w:r w:rsidRPr="00267224">
        <w:rPr>
          <w:rFonts w:asciiTheme="minorBidi" w:hAnsiTheme="minorBidi" w:cstheme="minorBidi"/>
          <w:color w:val="000000" w:themeColor="text1"/>
          <w:sz w:val="20"/>
        </w:rPr>
        <w:t>InsectBase</w:t>
      </w:r>
      <w:proofErr w:type="spellEnd"/>
      <w:r w:rsidRPr="00267224">
        <w:rPr>
          <w:rFonts w:asciiTheme="minorBidi" w:hAnsiTheme="minorBidi" w:cstheme="minorBidi"/>
          <w:color w:val="000000" w:themeColor="text1"/>
          <w:sz w:val="20"/>
        </w:rPr>
        <w:t xml:space="preserve"> 2.0 </w:t>
      </w:r>
      <w:r w:rsidR="008F5282" w:rsidRPr="00267224">
        <w:rPr>
          <w:rFonts w:asciiTheme="minorBidi" w:hAnsiTheme="minorBidi" w:cstheme="minorBidi"/>
          <w:color w:val="000000" w:themeColor="text1"/>
          <w:sz w:val="20"/>
        </w:rPr>
        <w:t>[14]</w:t>
      </w:r>
      <w:r w:rsidRPr="00267224">
        <w:rPr>
          <w:rFonts w:asciiTheme="minorBidi" w:hAnsiTheme="minorBidi" w:cstheme="minorBidi"/>
          <w:color w:val="000000" w:themeColor="text1"/>
          <w:sz w:val="20"/>
        </w:rPr>
        <w:t xml:space="preserve">, NCBI and </w:t>
      </w:r>
      <w:r w:rsidR="008F5282" w:rsidRPr="00267224">
        <w:rPr>
          <w:rFonts w:asciiTheme="minorBidi" w:hAnsiTheme="minorBidi" w:cstheme="minorBidi"/>
          <w:color w:val="000000" w:themeColor="text1"/>
          <w:sz w:val="20"/>
        </w:rPr>
        <w:t>Ewart et al. [13]</w:t>
      </w:r>
      <w:r w:rsidRPr="00267224">
        <w:rPr>
          <w:rFonts w:asciiTheme="minorBidi" w:hAnsiTheme="minorBidi" w:cstheme="minorBidi"/>
          <w:color w:val="000000" w:themeColor="text1"/>
          <w:sz w:val="20"/>
        </w:rPr>
        <w:t xml:space="preserve"> for subsequent analyses (see Dataset S2 for species/genome details). </w:t>
      </w:r>
      <w:proofErr w:type="spellStart"/>
      <w:r w:rsidRPr="00267224">
        <w:rPr>
          <w:rFonts w:asciiTheme="minorBidi" w:hAnsiTheme="minorBidi" w:cstheme="minorBidi"/>
          <w:i/>
          <w:color w:val="000000" w:themeColor="text1"/>
          <w:sz w:val="20"/>
        </w:rPr>
        <w:t>Periplaneta</w:t>
      </w:r>
      <w:proofErr w:type="spellEnd"/>
      <w:r w:rsidRPr="00267224">
        <w:rPr>
          <w:rFonts w:asciiTheme="minorBidi" w:hAnsiTheme="minorBidi" w:cstheme="minorBidi"/>
          <w:i/>
          <w:color w:val="000000" w:themeColor="text1"/>
          <w:sz w:val="20"/>
        </w:rPr>
        <w:t xml:space="preserve"> americana</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Blattella germanica</w:t>
      </w:r>
      <w:r w:rsidRPr="00267224">
        <w:rPr>
          <w:rFonts w:asciiTheme="minorBidi" w:hAnsiTheme="minorBidi" w:cstheme="minorBidi"/>
          <w:color w:val="000000" w:themeColor="text1"/>
          <w:sz w:val="20"/>
        </w:rPr>
        <w:t xml:space="preserve">, and </w:t>
      </w:r>
      <w:proofErr w:type="spellStart"/>
      <w:r w:rsidRPr="00267224">
        <w:rPr>
          <w:rFonts w:asciiTheme="minorBidi" w:hAnsiTheme="minorBidi" w:cstheme="minorBidi"/>
          <w:i/>
          <w:color w:val="000000" w:themeColor="text1"/>
          <w:sz w:val="20"/>
        </w:rPr>
        <w:t>Zootermopsis</w:t>
      </w:r>
      <w:proofErr w:type="spellEnd"/>
      <w:r w:rsidRPr="00267224">
        <w:rPr>
          <w:rFonts w:asciiTheme="minorBidi" w:hAnsiTheme="minorBidi" w:cstheme="minorBidi"/>
          <w:i/>
          <w:color w:val="000000" w:themeColor="text1"/>
          <w:sz w:val="20"/>
        </w:rPr>
        <w:t xml:space="preserve"> </w:t>
      </w:r>
      <w:proofErr w:type="spellStart"/>
      <w:r w:rsidRPr="00267224">
        <w:rPr>
          <w:rFonts w:asciiTheme="minorBidi" w:hAnsiTheme="minorBidi" w:cstheme="minorBidi"/>
          <w:i/>
          <w:color w:val="000000" w:themeColor="text1"/>
          <w:sz w:val="20"/>
        </w:rPr>
        <w:t>nevadensis</w:t>
      </w:r>
      <w:proofErr w:type="spellEnd"/>
      <w:r w:rsidRPr="00267224">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sidRPr="00267224">
        <w:rPr>
          <w:rFonts w:asciiTheme="minorBidi" w:hAnsiTheme="minorBidi" w:cstheme="minorBidi"/>
          <w:color w:val="000000" w:themeColor="text1"/>
          <w:sz w:val="20"/>
        </w:rPr>
        <w:t xml:space="preserve">of </w:t>
      </w:r>
      <w:r w:rsidRPr="00267224">
        <w:rPr>
          <w:rFonts w:asciiTheme="minorBidi" w:hAnsiTheme="minorBidi" w:cstheme="minorBidi"/>
          <w:color w:val="000000" w:themeColor="text1"/>
          <w:sz w:val="20"/>
        </w:rPr>
        <w:t>subsequent analyses.</w:t>
      </w:r>
    </w:p>
    <w:p w14:paraId="1F3117F0" w14:textId="397027D5" w:rsidR="00D800A8" w:rsidRPr="00267224" w:rsidRDefault="00D800A8" w:rsidP="006B2DE1">
      <w:pPr>
        <w:rPr>
          <w:rFonts w:asciiTheme="minorBidi" w:hAnsiTheme="minorBidi" w:cstheme="minorBidi"/>
          <w:color w:val="000000" w:themeColor="text1"/>
          <w:sz w:val="20"/>
        </w:rPr>
      </w:pPr>
    </w:p>
    <w:p w14:paraId="1C3A1F7F" w14:textId="77777777" w:rsidR="00D800A8" w:rsidRPr="00267224" w:rsidRDefault="00D800A8" w:rsidP="00D800A8">
      <w:pPr>
        <w:pStyle w:val="SMSubheading"/>
        <w:rPr>
          <w:rFonts w:ascii="Arial" w:hAnsi="Arial" w:cs="Arial"/>
          <w:b/>
          <w:bCs/>
          <w:sz w:val="20"/>
          <w:u w:val="none"/>
        </w:rPr>
      </w:pPr>
      <w:r w:rsidRPr="00267224">
        <w:rPr>
          <w:rFonts w:ascii="Arial" w:hAnsi="Arial" w:cs="Arial"/>
          <w:b/>
          <w:bCs/>
          <w:sz w:val="20"/>
          <w:u w:val="none"/>
        </w:rPr>
        <w:t>RNA assembly and mapping</w:t>
      </w:r>
    </w:p>
    <w:p w14:paraId="5FCFF4BF" w14:textId="0183AAB4" w:rsidR="00D800A8" w:rsidRPr="00267224" w:rsidRDefault="00D800A8" w:rsidP="00D800A8">
      <w:pPr>
        <w:pStyle w:val="SMSubheading"/>
        <w:rPr>
          <w:rFonts w:ascii="Arial" w:hAnsi="Arial" w:cs="Arial"/>
          <w:sz w:val="20"/>
          <w:u w:val="none"/>
        </w:rPr>
      </w:pPr>
      <w:r w:rsidRPr="00267224">
        <w:rPr>
          <w:rFonts w:ascii="Arial" w:hAnsi="Arial" w:cs="Arial"/>
          <w:sz w:val="20"/>
          <w:u w:val="none"/>
        </w:rPr>
        <w:t xml:space="preserve">Raw RNA reads underwent secondary quality assessment using </w:t>
      </w:r>
      <w:proofErr w:type="spellStart"/>
      <w:r w:rsidRPr="00267224">
        <w:rPr>
          <w:rFonts w:ascii="Arial" w:hAnsi="Arial" w:cs="Arial"/>
          <w:sz w:val="20"/>
          <w:u w:val="none"/>
        </w:rPr>
        <w:t>FastQC</w:t>
      </w:r>
      <w:proofErr w:type="spellEnd"/>
      <w:r w:rsidRPr="00267224">
        <w:rPr>
          <w:rFonts w:ascii="Arial" w:hAnsi="Arial" w:cs="Arial"/>
          <w:sz w:val="20"/>
          <w:u w:val="none"/>
        </w:rPr>
        <w:t xml:space="preserve"> v.0.12.0 </w:t>
      </w:r>
      <w:r w:rsidR="008F5282" w:rsidRPr="00267224">
        <w:rPr>
          <w:rFonts w:ascii="Arial" w:hAnsi="Arial" w:cs="Arial"/>
          <w:sz w:val="20"/>
          <w:u w:val="none"/>
        </w:rPr>
        <w:t>[15]</w:t>
      </w:r>
      <w:r w:rsidRPr="00267224">
        <w:rPr>
          <w:rFonts w:ascii="Arial" w:hAnsi="Arial" w:cs="Arial"/>
          <w:sz w:val="20"/>
          <w:u w:val="none"/>
        </w:rPr>
        <w:t>, followed by adaptor trimming and removal of reads with length &lt;20 bp and Q</w:t>
      </w:r>
      <w:r w:rsidR="009A1543" w:rsidRPr="00267224">
        <w:rPr>
          <w:rFonts w:ascii="Arial" w:hAnsi="Arial" w:cs="Arial"/>
          <w:sz w:val="20"/>
          <w:u w:val="none"/>
        </w:rPr>
        <w:t>-</w:t>
      </w:r>
      <w:r w:rsidRPr="00267224">
        <w:rPr>
          <w:rFonts w:ascii="Arial" w:hAnsi="Arial" w:cs="Arial"/>
          <w:sz w:val="20"/>
          <w:u w:val="none"/>
        </w:rPr>
        <w:t xml:space="preserve">scores &lt;20 using the </w:t>
      </w:r>
      <w:proofErr w:type="spellStart"/>
      <w:r w:rsidRPr="00267224">
        <w:rPr>
          <w:rFonts w:ascii="Arial" w:hAnsi="Arial" w:cs="Arial"/>
          <w:sz w:val="20"/>
          <w:u w:val="none"/>
        </w:rPr>
        <w:t>BBDuk</w:t>
      </w:r>
      <w:proofErr w:type="spellEnd"/>
      <w:r w:rsidRPr="00267224">
        <w:rPr>
          <w:rFonts w:ascii="Arial" w:hAnsi="Arial" w:cs="Arial"/>
          <w:sz w:val="20"/>
          <w:u w:val="none"/>
        </w:rPr>
        <w:t xml:space="preserve"> function in </w:t>
      </w:r>
      <w:proofErr w:type="spellStart"/>
      <w:r w:rsidRPr="00267224">
        <w:rPr>
          <w:rFonts w:ascii="Arial" w:hAnsi="Arial" w:cs="Arial"/>
          <w:i/>
          <w:iCs/>
          <w:sz w:val="20"/>
          <w:u w:val="none"/>
        </w:rPr>
        <w:t>BBTools</w:t>
      </w:r>
      <w:proofErr w:type="spellEnd"/>
      <w:r w:rsidRPr="00267224">
        <w:rPr>
          <w:rFonts w:ascii="Arial" w:hAnsi="Arial" w:cs="Arial"/>
          <w:sz w:val="20"/>
          <w:u w:val="none"/>
        </w:rPr>
        <w:t xml:space="preserve"> v.39.62 </w:t>
      </w:r>
      <w:r w:rsidR="008F5282" w:rsidRPr="00267224">
        <w:rPr>
          <w:rFonts w:ascii="Arial" w:hAnsi="Arial" w:cs="Arial"/>
          <w:sz w:val="20"/>
          <w:u w:val="none"/>
        </w:rPr>
        <w:t>[16]</w:t>
      </w:r>
      <w:r w:rsidRPr="00267224">
        <w:rPr>
          <w:rFonts w:ascii="Arial" w:hAnsi="Arial" w:cs="Arial"/>
          <w:sz w:val="20"/>
          <w:u w:val="none"/>
        </w:rPr>
        <w:t xml:space="preserve">. We then mapped the RNA to their corresponding genomes using </w:t>
      </w:r>
      <w:r w:rsidRPr="00267224">
        <w:rPr>
          <w:rFonts w:ascii="Arial" w:hAnsi="Arial" w:cs="Arial"/>
          <w:i/>
          <w:iCs/>
          <w:sz w:val="20"/>
          <w:u w:val="none"/>
        </w:rPr>
        <w:t>HISAT</w:t>
      </w:r>
      <w:r w:rsidRPr="00267224">
        <w:rPr>
          <w:rFonts w:ascii="Arial" w:hAnsi="Arial" w:cs="Arial"/>
          <w:sz w:val="20"/>
          <w:u w:val="none"/>
        </w:rPr>
        <w:t xml:space="preserve"> v.2.2.1 </w:t>
      </w:r>
      <w:r w:rsidR="008F5282" w:rsidRPr="00267224">
        <w:rPr>
          <w:rFonts w:ascii="Arial" w:hAnsi="Arial" w:cs="Arial"/>
          <w:sz w:val="20"/>
          <w:u w:val="none"/>
        </w:rPr>
        <w:t>[17]</w:t>
      </w:r>
      <w:r w:rsidRPr="00267224">
        <w:rPr>
          <w:rFonts w:ascii="Arial" w:hAnsi="Arial" w:cs="Arial"/>
          <w:sz w:val="20"/>
          <w:u w:val="none"/>
        </w:rPr>
        <w:t xml:space="preserve"> with default alignment scores and mapping stringency, before assembling the mapped reads into contigs using </w:t>
      </w:r>
      <w:proofErr w:type="spellStart"/>
      <w:r w:rsidRPr="00267224">
        <w:rPr>
          <w:rFonts w:ascii="Arial" w:hAnsi="Arial" w:cs="Arial"/>
          <w:i/>
          <w:iCs/>
          <w:sz w:val="20"/>
          <w:u w:val="none"/>
        </w:rPr>
        <w:t>StringTie</w:t>
      </w:r>
      <w:proofErr w:type="spellEnd"/>
      <w:r w:rsidRPr="00267224">
        <w:rPr>
          <w:rFonts w:ascii="Arial" w:hAnsi="Arial" w:cs="Arial"/>
          <w:sz w:val="20"/>
          <w:u w:val="none"/>
        </w:rPr>
        <w:t xml:space="preserve"> v.3.0.2 </w:t>
      </w:r>
      <w:r w:rsidR="008F5282" w:rsidRPr="00267224">
        <w:rPr>
          <w:rFonts w:ascii="Arial" w:hAnsi="Arial" w:cs="Arial"/>
          <w:sz w:val="20"/>
          <w:u w:val="none"/>
        </w:rPr>
        <w:t>[18]</w:t>
      </w:r>
      <w:r w:rsidRPr="00267224">
        <w:rPr>
          <w:rFonts w:ascii="Arial" w:hAnsi="Arial" w:cs="Arial"/>
          <w:sz w:val="20"/>
          <w:u w:val="none"/>
        </w:rPr>
        <w:t xml:space="preserve">. Candidate coding regions were identified with </w:t>
      </w:r>
      <w:proofErr w:type="spellStart"/>
      <w:r w:rsidRPr="00267224">
        <w:rPr>
          <w:rFonts w:ascii="Arial" w:hAnsi="Arial" w:cs="Arial"/>
          <w:i/>
          <w:iCs/>
          <w:sz w:val="20"/>
          <w:u w:val="none"/>
        </w:rPr>
        <w:t>TransDecoder</w:t>
      </w:r>
      <w:proofErr w:type="spellEnd"/>
      <w:r w:rsidRPr="00267224">
        <w:rPr>
          <w:rFonts w:ascii="Arial" w:hAnsi="Arial" w:cs="Arial"/>
          <w:sz w:val="20"/>
          <w:u w:val="none"/>
        </w:rPr>
        <w:t xml:space="preserve"> v.5.7.1 </w:t>
      </w:r>
      <w:r w:rsidR="008F5282" w:rsidRPr="00267224">
        <w:rPr>
          <w:rFonts w:ascii="Arial" w:hAnsi="Arial" w:cs="Arial"/>
          <w:sz w:val="20"/>
          <w:u w:val="none"/>
        </w:rPr>
        <w:t>[19]</w:t>
      </w:r>
      <w:r w:rsidRPr="00267224">
        <w:rPr>
          <w:rFonts w:ascii="Arial" w:hAnsi="Arial" w:cs="Arial"/>
          <w:sz w:val="20"/>
          <w:u w:val="none"/>
        </w:rPr>
        <w:t>. We used a custom awk script to remove duplicated and incomplete transcripts, retaining only the longest, complete transcript per gene</w:t>
      </w:r>
      <w:r w:rsidR="008C7162" w:rsidRPr="00267224">
        <w:rPr>
          <w:rFonts w:ascii="Arial" w:hAnsi="Arial" w:cs="Arial"/>
          <w:sz w:val="20"/>
          <w:u w:val="none"/>
        </w:rPr>
        <w:t xml:space="preserve"> (see relevant scripts on GitHub: </w:t>
      </w:r>
      <w:r w:rsidR="008C7162" w:rsidRPr="00267224">
        <w:rPr>
          <w:rFonts w:asciiTheme="minorBidi" w:hAnsiTheme="minorBidi" w:cstheme="minorBidi"/>
          <w:color w:val="000000" w:themeColor="text1"/>
          <w:sz w:val="20"/>
          <w:u w:val="none"/>
        </w:rPr>
        <w:t>https://github.com/MEEP-projects/HGT_pipeline).</w:t>
      </w:r>
      <w:r w:rsidR="00E70052" w:rsidRPr="00267224">
        <w:rPr>
          <w:rFonts w:asciiTheme="minorBidi" w:hAnsiTheme="minorBidi" w:cstheme="minorBidi"/>
          <w:color w:val="000000" w:themeColor="text1"/>
          <w:sz w:val="20"/>
          <w:u w:val="none"/>
        </w:rPr>
        <w:br/>
      </w:r>
    </w:p>
    <w:p w14:paraId="74DD74B8" w14:textId="31A961BC" w:rsidR="006B2DE1" w:rsidRPr="00267224" w:rsidRDefault="00E70052" w:rsidP="00E70052">
      <w:pPr>
        <w:pStyle w:val="SMSubheading"/>
        <w:rPr>
          <w:rFonts w:ascii="Arial" w:hAnsi="Arial" w:cs="Arial"/>
          <w:sz w:val="20"/>
          <w:u w:val="none"/>
        </w:rPr>
      </w:pPr>
      <w:r w:rsidRPr="00267224">
        <w:rPr>
          <w:rFonts w:ascii="Arial" w:hAnsi="Arial" w:cs="Arial"/>
          <w:sz w:val="20"/>
          <w:u w:val="none"/>
        </w:rPr>
        <w:t xml:space="preserve">To determine whether HGT sequences were transcribed, we used </w:t>
      </w:r>
      <w:proofErr w:type="spellStart"/>
      <w:r w:rsidRPr="00267224">
        <w:rPr>
          <w:rFonts w:ascii="Arial" w:hAnsi="Arial" w:cs="Arial"/>
          <w:sz w:val="20"/>
          <w:u w:val="none"/>
        </w:rPr>
        <w:t>blastn</w:t>
      </w:r>
      <w:proofErr w:type="spellEnd"/>
      <w:r w:rsidRPr="00267224">
        <w:rPr>
          <w:rFonts w:ascii="Arial" w:hAnsi="Arial" w:cs="Arial"/>
          <w:sz w:val="20"/>
          <w:u w:val="none"/>
        </w:rPr>
        <w:t xml:space="preserve"> v2.2.3 to align the </w:t>
      </w:r>
      <w:proofErr w:type="spellStart"/>
      <w:r w:rsidRPr="00267224">
        <w:rPr>
          <w:rFonts w:ascii="Arial" w:hAnsi="Arial" w:cs="Arial"/>
          <w:sz w:val="20"/>
          <w:u w:val="none"/>
        </w:rPr>
        <w:t>fasta</w:t>
      </w:r>
      <w:proofErr w:type="spellEnd"/>
      <w:r w:rsidRPr="00267224">
        <w:rPr>
          <w:rFonts w:ascii="Arial" w:hAnsi="Arial" w:cs="Arial"/>
          <w:sz w:val="20"/>
          <w:u w:val="none"/>
        </w:rPr>
        <w:t xml:space="preserve"> files containing unique inserts (i.e.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w:t>
      </w:r>
      <w:proofErr w:type="spellStart"/>
      <w:r w:rsidRPr="00267224">
        <w:rPr>
          <w:rFonts w:ascii="Arial" w:hAnsi="Arial" w:cs="Arial"/>
          <w:sz w:val="20"/>
          <w:u w:val="none"/>
        </w:rPr>
        <w:t>exonic</w:t>
      </w:r>
      <w:proofErr w:type="spellEnd"/>
      <w:r w:rsidRPr="00267224">
        <w:rPr>
          <w:rFonts w:ascii="Arial" w:hAnsi="Arial" w:cs="Arial"/>
          <w:sz w:val="20"/>
          <w:u w:val="none"/>
        </w:rPr>
        <w:t xml:space="preserve"> or intronic </w:t>
      </w:r>
      <w:r w:rsidRPr="00267224">
        <w:rPr>
          <w:rFonts w:ascii="Arial" w:hAnsi="Arial" w:cs="Arial"/>
          <w:sz w:val="20"/>
          <w:u w:val="none"/>
        </w:rPr>
        <w:lastRenderedPageBreak/>
        <w:t>regions.</w:t>
      </w:r>
      <w:r w:rsidR="00991A8E" w:rsidRPr="00267224">
        <w:rPr>
          <w:rFonts w:ascii="Arial" w:hAnsi="Arial" w:cs="Arial"/>
          <w:sz w:val="20"/>
          <w:u w:val="none"/>
        </w:rPr>
        <w:t xml:space="preserve"> For inserts inferred to coincide with </w:t>
      </w:r>
      <w:proofErr w:type="spellStart"/>
      <w:r w:rsidR="00991A8E" w:rsidRPr="00267224">
        <w:rPr>
          <w:rFonts w:ascii="Arial" w:hAnsi="Arial" w:cs="Arial"/>
          <w:sz w:val="20"/>
          <w:u w:val="none"/>
        </w:rPr>
        <w:t>exonic</w:t>
      </w:r>
      <w:proofErr w:type="spellEnd"/>
      <w:r w:rsidR="00991A8E" w:rsidRPr="00267224">
        <w:rPr>
          <w:rFonts w:ascii="Arial" w:hAnsi="Arial" w:cs="Arial"/>
          <w:sz w:val="20"/>
          <w:u w:val="none"/>
        </w:rPr>
        <w:t xml:space="preserve"> regions, we investigated the potential functions of the associated genes by examining their homology with previously annotated genes in FGENESH++ (Dataset S</w:t>
      </w:r>
      <w:r w:rsidR="003A2BB7">
        <w:rPr>
          <w:rFonts w:ascii="Arial" w:hAnsi="Arial" w:cs="Arial"/>
          <w:sz w:val="20"/>
          <w:u w:val="none"/>
        </w:rPr>
        <w:t>4</w:t>
      </w:r>
      <w:r w:rsidR="00991A8E" w:rsidRPr="00267224">
        <w:rPr>
          <w:rFonts w:ascii="Arial" w:hAnsi="Arial" w:cs="Arial"/>
          <w:sz w:val="20"/>
          <w:u w:val="none"/>
        </w:rPr>
        <w:t>).</w:t>
      </w:r>
    </w:p>
    <w:p w14:paraId="4D6E0631" w14:textId="77777777" w:rsidR="00991A8E" w:rsidRPr="00267224" w:rsidRDefault="00991A8E" w:rsidP="00E70052">
      <w:pPr>
        <w:pStyle w:val="SMSubheading"/>
        <w:rPr>
          <w:rFonts w:ascii="Arial" w:hAnsi="Arial" w:cs="Arial"/>
          <w:sz w:val="20"/>
          <w:u w:val="none"/>
        </w:rPr>
      </w:pPr>
    </w:p>
    <w:p w14:paraId="47CEE798" w14:textId="24AF7C9F" w:rsidR="006B2DE1" w:rsidRPr="00267224" w:rsidRDefault="006B2DE1" w:rsidP="006B2DE1">
      <w:pPr>
        <w:rPr>
          <w:rFonts w:asciiTheme="minorBidi" w:hAnsiTheme="minorBidi" w:cstheme="minorBidi"/>
          <w:color w:val="FF0000"/>
          <w:sz w:val="20"/>
        </w:rPr>
      </w:pPr>
      <w:r w:rsidRPr="00267224">
        <w:rPr>
          <w:rFonts w:ascii="Arial" w:hAnsi="Arial" w:cs="Arial"/>
          <w:b/>
          <w:sz w:val="20"/>
        </w:rPr>
        <w:t>Characteri</w:t>
      </w:r>
      <w:r w:rsidR="001C3F56" w:rsidRPr="00267224">
        <w:rPr>
          <w:rFonts w:ascii="Arial" w:hAnsi="Arial" w:cs="Arial"/>
          <w:b/>
          <w:sz w:val="20"/>
        </w:rPr>
        <w:t>z</w:t>
      </w:r>
      <w:r w:rsidRPr="00267224">
        <w:rPr>
          <w:rFonts w:ascii="Arial" w:hAnsi="Arial" w:cs="Arial"/>
          <w:b/>
          <w:sz w:val="20"/>
        </w:rPr>
        <w:t>ing HGT inserts</w:t>
      </w:r>
    </w:p>
    <w:p w14:paraId="31002AB0" w14:textId="2A493740" w:rsidR="006B2DE1" w:rsidRPr="00267224" w:rsidRDefault="006B2DE1" w:rsidP="00FF1B5C">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 following steps were carried out to identify, filter, and </w:t>
      </w:r>
      <w:r w:rsidR="001C3F56" w:rsidRPr="00267224">
        <w:rPr>
          <w:rFonts w:asciiTheme="minorBidi" w:hAnsiTheme="minorBidi" w:cstheme="minorBidi"/>
          <w:color w:val="000000" w:themeColor="text1"/>
          <w:sz w:val="20"/>
        </w:rPr>
        <w:t xml:space="preserve">date the inserts from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i/>
          <w:color w:val="000000" w:themeColor="text1"/>
          <w:sz w:val="20"/>
        </w:rPr>
        <w:t xml:space="preserve"> </w:t>
      </w:r>
      <w:r w:rsidRPr="00267224">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267224">
          <w:rPr>
            <w:rStyle w:val="Hyperlink"/>
            <w:rFonts w:asciiTheme="minorBidi" w:hAnsiTheme="minorBidi" w:cstheme="minorBidi"/>
            <w:sz w:val="20"/>
          </w:rPr>
          <w:t>https://github.com/MEEP-projects/HGT_pipeline</w:t>
        </w:r>
      </w:hyperlink>
      <w:r w:rsidRPr="00267224">
        <w:rPr>
          <w:rFonts w:asciiTheme="minorBidi" w:hAnsiTheme="minorBidi" w:cstheme="minorBidi"/>
          <w:color w:val="000000" w:themeColor="text1"/>
          <w:sz w:val="20"/>
        </w:rPr>
        <w:t>)</w:t>
      </w:r>
      <w:r w:rsidR="00FF1B5C" w:rsidRPr="00267224">
        <w:rPr>
          <w:rFonts w:asciiTheme="minorBidi" w:hAnsiTheme="minorBidi" w:cstheme="minorBidi"/>
          <w:color w:val="000000" w:themeColor="text1"/>
          <w:sz w:val="20"/>
        </w:rPr>
        <w:t>. A</w:t>
      </w:r>
      <w:r w:rsidRPr="00267224">
        <w:rPr>
          <w:rFonts w:asciiTheme="minorBidi" w:hAnsiTheme="minorBidi" w:cstheme="minorBidi"/>
          <w:color w:val="000000" w:themeColor="text1"/>
          <w:sz w:val="20"/>
        </w:rPr>
        <w:t xml:space="preserve">lternative thresholds were applied for the </w:t>
      </w:r>
      <w:r w:rsidR="00FF1B5C" w:rsidRPr="00267224">
        <w:rPr>
          <w:rFonts w:asciiTheme="minorBidi" w:hAnsiTheme="minorBidi" w:cstheme="minorBidi"/>
          <w:color w:val="000000" w:themeColor="text1"/>
          <w:sz w:val="20"/>
        </w:rPr>
        <w:t>several filtering steps</w:t>
      </w:r>
      <w:r w:rsidRPr="00267224">
        <w:rPr>
          <w:rFonts w:asciiTheme="minorBidi" w:hAnsiTheme="minorBidi" w:cstheme="minorBidi"/>
          <w:color w:val="000000" w:themeColor="text1"/>
          <w:sz w:val="20"/>
        </w:rPr>
        <w:t xml:space="preserve">, </w:t>
      </w:r>
      <w:r w:rsidR="00FF1B5C" w:rsidRPr="00267224">
        <w:rPr>
          <w:rFonts w:asciiTheme="minorBidi" w:hAnsiTheme="minorBidi" w:cstheme="minorBidi"/>
          <w:color w:val="000000" w:themeColor="text1"/>
          <w:sz w:val="20"/>
        </w:rPr>
        <w:t xml:space="preserve">specified in </w:t>
      </w:r>
      <w:r w:rsidRPr="00267224">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sidRPr="00267224">
        <w:rPr>
          <w:rFonts w:asciiTheme="minorBidi" w:hAnsiTheme="minorBidi" w:cstheme="minorBidi"/>
          <w:color w:val="000000" w:themeColor="text1"/>
          <w:sz w:val="20"/>
        </w:rPr>
        <w:t xml:space="preserve"> (also see the ‘HGT insert QC’ section)</w:t>
      </w:r>
      <w:r w:rsidRPr="00267224">
        <w:rPr>
          <w:rFonts w:asciiTheme="minorBidi" w:hAnsiTheme="minorBidi" w:cstheme="minorBidi"/>
          <w:color w:val="000000" w:themeColor="text1"/>
          <w:sz w:val="20"/>
        </w:rPr>
        <w:t>.</w:t>
      </w:r>
    </w:p>
    <w:p w14:paraId="6E726A64" w14:textId="77777777" w:rsidR="006B2DE1" w:rsidRPr="00267224" w:rsidRDefault="006B2DE1" w:rsidP="00FF1B5C">
      <w:pPr>
        <w:rPr>
          <w:rFonts w:asciiTheme="minorBidi" w:hAnsiTheme="minorBidi" w:cstheme="minorBidi"/>
          <w:color w:val="000000" w:themeColor="text1"/>
          <w:sz w:val="20"/>
        </w:rPr>
      </w:pPr>
    </w:p>
    <w:p w14:paraId="366870F8" w14:textId="1B2E969E" w:rsidR="006B2DE1" w:rsidRPr="00267224" w:rsidRDefault="006B2DE1" w:rsidP="00FF1B5C">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first created a library comprising 77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genomes (see Dataset S2 for genome details), each of which </w:t>
      </w:r>
      <w:r w:rsidR="005D154B" w:rsidRPr="00267224">
        <w:rPr>
          <w:rFonts w:asciiTheme="minorBidi" w:hAnsiTheme="minorBidi" w:cstheme="minorBidi"/>
          <w:color w:val="000000" w:themeColor="text1"/>
          <w:sz w:val="20"/>
        </w:rPr>
        <w:t>was</w:t>
      </w:r>
      <w:r w:rsidRPr="00267224">
        <w:rPr>
          <w:rFonts w:asciiTheme="minorBidi" w:hAnsiTheme="minorBidi" w:cstheme="minorBidi"/>
          <w:color w:val="000000" w:themeColor="text1"/>
          <w:sz w:val="20"/>
        </w:rPr>
        <w:t xml:space="preserve"> broken into 150 bp fragments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 xml:space="preserve">e threshold = 100 bp) using a custom AWK script. These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‘fragments’ were aligned to the reference host genome using bwa mem v0.7.17 </w:t>
      </w:r>
      <w:r w:rsidR="008F5282" w:rsidRPr="00267224">
        <w:rPr>
          <w:rFonts w:asciiTheme="minorBidi" w:hAnsiTheme="minorBidi" w:cstheme="minorBidi"/>
          <w:color w:val="000000" w:themeColor="text1"/>
          <w:sz w:val="20"/>
        </w:rPr>
        <w:t>[20]</w:t>
      </w:r>
      <w:r w:rsidRPr="00267224">
        <w:rPr>
          <w:rFonts w:asciiTheme="minorBidi" w:hAnsiTheme="minorBidi" w:cstheme="minorBidi"/>
          <w:color w:val="000000" w:themeColor="text1"/>
          <w:sz w:val="20"/>
        </w:rPr>
        <w:t xml:space="preserve">, implementing default parameters. The resultant alignment was converted into a bam file with </w:t>
      </w:r>
      <w:proofErr w:type="spellStart"/>
      <w:r w:rsidRPr="00267224">
        <w:rPr>
          <w:rFonts w:asciiTheme="minorBidi" w:hAnsiTheme="minorBidi" w:cstheme="minorBidi"/>
          <w:color w:val="000000" w:themeColor="text1"/>
          <w:sz w:val="20"/>
        </w:rPr>
        <w:t>samtools</w:t>
      </w:r>
      <w:proofErr w:type="spellEnd"/>
      <w:r w:rsidRPr="00267224">
        <w:rPr>
          <w:rFonts w:asciiTheme="minorBidi" w:hAnsiTheme="minorBidi" w:cstheme="minorBidi"/>
          <w:color w:val="000000" w:themeColor="text1"/>
          <w:sz w:val="20"/>
        </w:rPr>
        <w:t xml:space="preserve">, then into a bed file using </w:t>
      </w:r>
      <w:proofErr w:type="spellStart"/>
      <w:r w:rsidRPr="00267224">
        <w:rPr>
          <w:rFonts w:asciiTheme="minorBidi" w:hAnsiTheme="minorBidi" w:cstheme="minorBidi"/>
          <w:color w:val="000000" w:themeColor="text1"/>
          <w:sz w:val="20"/>
        </w:rPr>
        <w:t>bedtools</w:t>
      </w:r>
      <w:proofErr w:type="spellEnd"/>
      <w:r w:rsidRPr="00267224">
        <w:rPr>
          <w:rFonts w:asciiTheme="minorBidi" w:hAnsiTheme="minorBidi" w:cstheme="minorBidi"/>
          <w:color w:val="000000" w:themeColor="text1"/>
          <w:sz w:val="20"/>
        </w:rPr>
        <w:t xml:space="preserve"> v2.3 </w:t>
      </w:r>
      <w:r w:rsidR="008F5282" w:rsidRPr="00267224">
        <w:rPr>
          <w:rFonts w:asciiTheme="minorBidi" w:hAnsiTheme="minorBidi" w:cstheme="minorBidi"/>
          <w:color w:val="000000" w:themeColor="text1"/>
          <w:sz w:val="20"/>
        </w:rPr>
        <w:t>[21]</w:t>
      </w:r>
      <w:r w:rsidRPr="00267224">
        <w:rPr>
          <w:rFonts w:asciiTheme="minorBidi" w:hAnsiTheme="minorBidi" w:cstheme="minorBidi"/>
          <w:color w:val="000000" w:themeColor="text1"/>
          <w:sz w:val="20"/>
        </w:rPr>
        <w:t xml:space="preserve">. Regions of the cockroach genome against which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fragments aligned were identified as potential horizontal inserts. In the case that aligned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fragments overlapped on a host contig, or aligned fragments were found within 150 bp of each other on a host contig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e threshold = 50 bp), we merged the host region aligning to these sequences as a single putative HGT insert. Putative inserts shorter than 50 bp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 xml:space="preserve">e threshold = 30 bp) were removed using AWK. Note that inserts were detected in genomes of species for which only leg muscle tissue was included during DNA extraction (thus excluding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w:t>
      </w:r>
      <w:proofErr w:type="gramStart"/>
      <w:r w:rsidRPr="00267224">
        <w:rPr>
          <w:rFonts w:asciiTheme="minorBidi" w:hAnsiTheme="minorBidi" w:cstheme="minorBidi"/>
          <w:color w:val="000000" w:themeColor="text1"/>
          <w:sz w:val="20"/>
        </w:rPr>
        <w:t>and also</w:t>
      </w:r>
      <w:proofErr w:type="gramEnd"/>
      <w:r w:rsidRPr="00267224">
        <w:rPr>
          <w:rFonts w:asciiTheme="minorBidi" w:hAnsiTheme="minorBidi" w:cstheme="minorBidi"/>
          <w:color w:val="000000" w:themeColor="text1"/>
          <w:sz w:val="20"/>
        </w:rPr>
        <w:t xml:space="preserve"> species for which fat body was included (thus including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cells and potentially genomic contigs).</w:t>
      </w:r>
    </w:p>
    <w:p w14:paraId="5FC2B0A2" w14:textId="77777777" w:rsidR="006B2DE1" w:rsidRPr="00267224" w:rsidRDefault="006B2DE1" w:rsidP="006B2DE1">
      <w:pPr>
        <w:rPr>
          <w:rFonts w:asciiTheme="minorBidi" w:hAnsiTheme="minorBidi" w:cstheme="minorBidi"/>
          <w:color w:val="000000" w:themeColor="text1"/>
          <w:sz w:val="20"/>
        </w:rPr>
      </w:pPr>
    </w:p>
    <w:p w14:paraId="4AFF2F30" w14:textId="129C4157"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Several filtering steps were carried out to remove potential art</w:t>
      </w:r>
      <w:r w:rsidR="002E2E1B" w:rsidRPr="00267224">
        <w:rPr>
          <w:rFonts w:asciiTheme="minorBidi" w:hAnsiTheme="minorBidi" w:cstheme="minorBidi"/>
          <w:color w:val="000000" w:themeColor="text1"/>
          <w:sz w:val="20"/>
        </w:rPr>
        <w:t>i</w:t>
      </w:r>
      <w:r w:rsidRPr="00267224">
        <w:rPr>
          <w:rFonts w:asciiTheme="minorBidi" w:hAnsiTheme="minorBidi" w:cstheme="minorBidi"/>
          <w:color w:val="000000" w:themeColor="text1"/>
          <w:sz w:val="20"/>
        </w:rPr>
        <w:t xml:space="preserve">factual HGT inserts. First, we conservatively removed any contigs in which genuine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 </w:t>
      </w:r>
      <w:r w:rsidR="00721404" w:rsidRPr="00267224">
        <w:rPr>
          <w:rFonts w:asciiTheme="minorBidi" w:hAnsiTheme="minorBidi" w:cstheme="minorBidi"/>
          <w:color w:val="000000" w:themeColor="text1"/>
          <w:sz w:val="20"/>
        </w:rPr>
        <w:t>We removed a</w:t>
      </w:r>
      <w:r w:rsidRPr="00267224">
        <w:rPr>
          <w:rFonts w:asciiTheme="minorBidi" w:hAnsiTheme="minorBidi" w:cstheme="minorBidi"/>
          <w:color w:val="000000" w:themeColor="text1"/>
          <w:sz w:val="20"/>
        </w:rPr>
        <w:t xml:space="preserve">ny contigs for which the total length of putative bacterial sequences (identified using the method above) was ≥20% of the total contig length. In addition, we conservatively removed any contigs with one or more contiguous putative HGT inserts above 10,000 bp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bp of flanking sequence (to either side) using </w:t>
      </w:r>
      <w:proofErr w:type="spellStart"/>
      <w:r w:rsidRPr="00267224">
        <w:rPr>
          <w:rFonts w:asciiTheme="minorBidi" w:hAnsiTheme="minorBidi" w:cstheme="minorBidi"/>
          <w:color w:val="000000" w:themeColor="text1"/>
          <w:sz w:val="20"/>
        </w:rPr>
        <w:t>bedtools</w:t>
      </w:r>
      <w:proofErr w:type="spellEnd"/>
      <w:r w:rsidRPr="00267224">
        <w:rPr>
          <w:rFonts w:asciiTheme="minorBidi" w:hAnsiTheme="minorBidi" w:cstheme="minorBidi"/>
          <w:color w:val="000000" w:themeColor="text1"/>
          <w:sz w:val="20"/>
        </w:rPr>
        <w:t xml:space="preserve">, then </w:t>
      </w:r>
      <w:proofErr w:type="spellStart"/>
      <w:proofErr w:type="gramStart"/>
      <w:r w:rsidRPr="00267224">
        <w:rPr>
          <w:rFonts w:asciiTheme="minorBidi" w:hAnsiTheme="minorBidi" w:cstheme="minorBidi"/>
          <w:color w:val="000000" w:themeColor="text1"/>
          <w:sz w:val="20"/>
        </w:rPr>
        <w:t>BLASTed</w:t>
      </w:r>
      <w:proofErr w:type="spellEnd"/>
      <w:proofErr w:type="gramEnd"/>
      <w:r w:rsidRPr="00267224">
        <w:rPr>
          <w:rFonts w:asciiTheme="minorBidi" w:hAnsiTheme="minorBidi" w:cstheme="minorBidi"/>
          <w:color w:val="000000" w:themeColor="text1"/>
          <w:sz w:val="20"/>
        </w:rPr>
        <w:t xml:space="preserve"> against all of the other inserts (with flanks) within the same genome using </w:t>
      </w:r>
      <w:proofErr w:type="spellStart"/>
      <w:r w:rsidRPr="00267224">
        <w:rPr>
          <w:rFonts w:asciiTheme="minorBidi" w:hAnsiTheme="minorBidi" w:cstheme="minorBidi"/>
          <w:color w:val="000000" w:themeColor="text1"/>
          <w:sz w:val="20"/>
        </w:rPr>
        <w:t>blastn</w:t>
      </w:r>
      <w:proofErr w:type="spellEnd"/>
      <w:r w:rsidRPr="00267224">
        <w:rPr>
          <w:rFonts w:asciiTheme="minorBidi" w:hAnsiTheme="minorBidi" w:cstheme="minorBidi"/>
          <w:color w:val="000000" w:themeColor="text1"/>
          <w:sz w:val="20"/>
        </w:rPr>
        <w:t xml:space="preserve">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sidRPr="00267224">
        <w:rPr>
          <w:rFonts w:asciiTheme="minorBidi" w:hAnsiTheme="minorBidi" w:cstheme="minorBidi"/>
          <w:color w:val="000000" w:themeColor="text1"/>
          <w:sz w:val="20"/>
        </w:rPr>
        <w:t>[22]</w:t>
      </w:r>
      <w:r w:rsidRPr="00267224">
        <w:rPr>
          <w:rFonts w:asciiTheme="minorBidi" w:hAnsiTheme="minorBidi" w:cstheme="minorBidi"/>
          <w:color w:val="000000" w:themeColor="text1"/>
          <w:sz w:val="20"/>
        </w:rPr>
        <w:t xml:space="preserve"> implemented in minimap2, and any inserts with contiguous, low-entropy regions representing ≥50% of the total insert length were removed. Fourth, to ensure that we could characteri</w:t>
      </w:r>
      <w:r w:rsidR="00043731"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 the cockroach genomic sequence surrounding each insert, we excluded inserts where either of the 300 bp flanks consisted of ≥50% ambiguous (N) nucleotides. Lastly, </w:t>
      </w:r>
      <w:r w:rsidR="002B5902" w:rsidRPr="00267224">
        <w:rPr>
          <w:rFonts w:asciiTheme="minorBidi" w:hAnsiTheme="minorBidi" w:cstheme="minorBidi"/>
          <w:color w:val="000000" w:themeColor="text1"/>
          <w:sz w:val="20"/>
        </w:rPr>
        <w:t xml:space="preserve">we removed </w:t>
      </w:r>
      <w:r w:rsidRPr="00267224">
        <w:rPr>
          <w:rFonts w:asciiTheme="minorBidi" w:hAnsiTheme="minorBidi" w:cstheme="minorBidi"/>
          <w:color w:val="000000" w:themeColor="text1"/>
          <w:sz w:val="20"/>
        </w:rPr>
        <w:t xml:space="preserve">inserts that were more </w:t>
      </w:r>
      <w:proofErr w:type="gramStart"/>
      <w:r w:rsidRPr="00267224">
        <w:rPr>
          <w:rFonts w:asciiTheme="minorBidi" w:hAnsiTheme="minorBidi" w:cstheme="minorBidi"/>
          <w:color w:val="000000" w:themeColor="text1"/>
          <w:sz w:val="20"/>
        </w:rPr>
        <w:t>similar to</w:t>
      </w:r>
      <w:proofErr w:type="gramEnd"/>
      <w:r w:rsidRPr="00267224">
        <w:rPr>
          <w:rFonts w:asciiTheme="minorBidi" w:hAnsiTheme="minorBidi" w:cstheme="minorBidi"/>
          <w:color w:val="000000" w:themeColor="text1"/>
          <w:sz w:val="20"/>
        </w:rPr>
        <w:t xml:space="preserve"> other bacteria</w:t>
      </w:r>
      <w:r w:rsidR="00736E22" w:rsidRPr="00267224">
        <w:rPr>
          <w:rFonts w:asciiTheme="minorBidi" w:hAnsiTheme="minorBidi" w:cstheme="minorBidi"/>
          <w:color w:val="000000" w:themeColor="text1"/>
          <w:sz w:val="20"/>
        </w:rPr>
        <w:t>l</w:t>
      </w:r>
      <w:r w:rsidRPr="00267224">
        <w:rPr>
          <w:rFonts w:asciiTheme="minorBidi" w:hAnsiTheme="minorBidi" w:cstheme="minorBidi"/>
          <w:color w:val="000000" w:themeColor="text1"/>
          <w:sz w:val="20"/>
        </w:rPr>
        <w:t xml:space="preserve"> species (i.e.</w:t>
      </w:r>
      <w:r w:rsidR="00736E2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not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as they could be potential art</w:t>
      </w:r>
      <w:r w:rsidR="002B5902" w:rsidRPr="00267224">
        <w:rPr>
          <w:rFonts w:asciiTheme="minorBidi" w:hAnsiTheme="minorBidi" w:cstheme="minorBidi"/>
          <w:color w:val="000000" w:themeColor="text1"/>
          <w:sz w:val="20"/>
        </w:rPr>
        <w:t>i</w:t>
      </w:r>
      <w:r w:rsidRPr="00267224">
        <w:rPr>
          <w:rFonts w:asciiTheme="minorBidi" w:hAnsiTheme="minorBidi" w:cstheme="minorBidi"/>
          <w:color w:val="000000" w:themeColor="text1"/>
          <w:sz w:val="20"/>
        </w:rPr>
        <w:t xml:space="preserve">facts or genuine inserts of other related </w:t>
      </w:r>
      <w:proofErr w:type="spellStart"/>
      <w:r w:rsidRPr="00267224">
        <w:rPr>
          <w:rFonts w:asciiTheme="minorBidi" w:hAnsiTheme="minorBidi" w:cstheme="minorBidi"/>
          <w:color w:val="000000" w:themeColor="text1"/>
          <w:sz w:val="20"/>
        </w:rPr>
        <w:t>Bacteriodales</w:t>
      </w:r>
      <w:proofErr w:type="spellEnd"/>
      <w:r w:rsidRPr="00267224">
        <w:rPr>
          <w:rFonts w:asciiTheme="minorBidi" w:hAnsiTheme="minorBidi" w:cstheme="minorBidi"/>
          <w:color w:val="000000" w:themeColor="text1"/>
          <w:sz w:val="20"/>
        </w:rPr>
        <w:t xml:space="preserve">. Each insert was </w:t>
      </w:r>
      <w:proofErr w:type="spellStart"/>
      <w:r w:rsidRPr="00267224">
        <w:rPr>
          <w:rFonts w:asciiTheme="minorBidi" w:hAnsiTheme="minorBidi" w:cstheme="minorBidi"/>
          <w:color w:val="000000" w:themeColor="text1"/>
          <w:sz w:val="20"/>
        </w:rPr>
        <w:t>BLASTed</w:t>
      </w:r>
      <w:proofErr w:type="spellEnd"/>
      <w:r w:rsidRPr="00267224">
        <w:rPr>
          <w:rFonts w:asciiTheme="minorBidi" w:hAnsiTheme="minorBidi" w:cstheme="minorBidi"/>
          <w:color w:val="000000" w:themeColor="text1"/>
          <w:sz w:val="20"/>
        </w:rPr>
        <w:t xml:space="preserve"> against two custom databases: one comprising only </w:t>
      </w:r>
      <w:proofErr w:type="spellStart"/>
      <w:r w:rsidRPr="00267224">
        <w:rPr>
          <w:rFonts w:asciiTheme="minorBidi" w:hAnsiTheme="minorBidi" w:cstheme="minorBidi"/>
          <w:i/>
          <w:iCs/>
          <w:color w:val="000000" w:themeColor="text1"/>
          <w:sz w:val="20"/>
        </w:rPr>
        <w:t>Blattabacterum</w:t>
      </w:r>
      <w:proofErr w:type="spellEnd"/>
      <w:r w:rsidRPr="00267224">
        <w:rPr>
          <w:rFonts w:asciiTheme="minorBidi" w:hAnsiTheme="minorBidi" w:cstheme="minorBidi"/>
          <w:color w:val="000000" w:themeColor="text1"/>
          <w:sz w:val="20"/>
        </w:rPr>
        <w:t xml:space="preserve"> sequences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77; </w:t>
      </w:r>
      <w:r w:rsidR="00A524E5" w:rsidRPr="00267224">
        <w:rPr>
          <w:rFonts w:asciiTheme="minorBidi" w:hAnsiTheme="minorBidi" w:cstheme="minorBidi"/>
          <w:color w:val="000000" w:themeColor="text1"/>
          <w:sz w:val="20"/>
        </w:rPr>
        <w:t>Dataset</w:t>
      </w:r>
      <w:r w:rsidRPr="00267224">
        <w:rPr>
          <w:rFonts w:asciiTheme="minorBidi" w:hAnsiTheme="minorBidi" w:cstheme="minorBidi"/>
          <w:color w:val="000000" w:themeColor="text1"/>
          <w:sz w:val="20"/>
        </w:rPr>
        <w:t xml:space="preserve"> S</w:t>
      </w:r>
      <w:r w:rsidR="00A524E5" w:rsidRPr="00267224">
        <w:rPr>
          <w:rFonts w:asciiTheme="minorBidi" w:hAnsiTheme="minorBidi" w:cstheme="minorBidi"/>
          <w:color w:val="000000" w:themeColor="text1"/>
          <w:sz w:val="20"/>
        </w:rPr>
        <w:t>2</w:t>
      </w:r>
      <w:r w:rsidRPr="00267224">
        <w:rPr>
          <w:rFonts w:asciiTheme="minorBidi" w:hAnsiTheme="minorBidi" w:cstheme="minorBidi"/>
          <w:color w:val="000000" w:themeColor="text1"/>
          <w:sz w:val="20"/>
        </w:rPr>
        <w:t>), and one with other bacteria</w:t>
      </w:r>
      <w:r w:rsidR="00100AD7" w:rsidRPr="00267224">
        <w:rPr>
          <w:rFonts w:asciiTheme="minorBidi" w:hAnsiTheme="minorBidi" w:cstheme="minorBidi"/>
          <w:color w:val="000000" w:themeColor="text1"/>
          <w:sz w:val="20"/>
        </w:rPr>
        <w:t xml:space="preserve"> but without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sequences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2,009,606). If the sequence similarity of the bacteria</w:t>
      </w:r>
      <w:r w:rsidR="00261F5C" w:rsidRPr="00267224">
        <w:rPr>
          <w:rFonts w:asciiTheme="minorBidi" w:hAnsiTheme="minorBidi" w:cstheme="minorBidi"/>
          <w:color w:val="000000" w:themeColor="text1"/>
          <w:sz w:val="20"/>
        </w:rPr>
        <w:t>l</w:t>
      </w:r>
      <w:r w:rsidRPr="00267224">
        <w:rPr>
          <w:rFonts w:asciiTheme="minorBidi" w:hAnsiTheme="minorBidi" w:cstheme="minorBidi"/>
          <w:color w:val="000000" w:themeColor="text1"/>
          <w:sz w:val="20"/>
        </w:rPr>
        <w:t xml:space="preserve"> database BLAST was &gt;2% higher than the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and close relative </w:t>
      </w:r>
      <w:proofErr w:type="spellStart"/>
      <w:r w:rsidRPr="00267224">
        <w:rPr>
          <w:rFonts w:asciiTheme="minorBidi" w:hAnsiTheme="minorBidi" w:cstheme="minorBidi"/>
          <w:color w:val="000000" w:themeColor="text1"/>
          <w:sz w:val="20"/>
        </w:rPr>
        <w:t>Bacteriodales</w:t>
      </w:r>
      <w:proofErr w:type="spellEnd"/>
      <w:r w:rsidRPr="00267224">
        <w:rPr>
          <w:rFonts w:asciiTheme="minorBidi" w:hAnsiTheme="minorBidi" w:cstheme="minorBidi"/>
          <w:color w:val="000000" w:themeColor="text1"/>
          <w:sz w:val="20"/>
        </w:rPr>
        <w:t>.</w:t>
      </w:r>
    </w:p>
    <w:p w14:paraId="3AC21356" w14:textId="77777777" w:rsidR="006B2DE1" w:rsidRPr="00267224" w:rsidRDefault="006B2DE1" w:rsidP="006B2DE1">
      <w:pPr>
        <w:rPr>
          <w:rFonts w:asciiTheme="minorBidi" w:hAnsiTheme="minorBidi" w:cstheme="minorBidi"/>
          <w:color w:val="000000" w:themeColor="text1"/>
          <w:sz w:val="20"/>
        </w:rPr>
      </w:pPr>
    </w:p>
    <w:p w14:paraId="426CAE59" w14:textId="4A174229"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lastRenderedPageBreak/>
        <w:t xml:space="preserve">Some of the inserts present in a host genome may be the result of a duplication or transposition of a previously inserted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sequence. To identify the number of unique HGT inserts within a genome (i.e.</w:t>
      </w:r>
      <w:r w:rsidR="00176FCF"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to count </w:t>
      </w:r>
      <w:r w:rsidR="00176FCF" w:rsidRPr="00267224">
        <w:rPr>
          <w:rFonts w:asciiTheme="minorBidi" w:hAnsiTheme="minorBidi" w:cstheme="minorBidi"/>
          <w:color w:val="000000" w:themeColor="text1"/>
          <w:sz w:val="20"/>
        </w:rPr>
        <w:t xml:space="preserve">only </w:t>
      </w:r>
      <w:r w:rsidRPr="00267224">
        <w:rPr>
          <w:rFonts w:asciiTheme="minorBidi" w:hAnsiTheme="minorBidi" w:cstheme="minorBidi"/>
          <w:color w:val="000000" w:themeColor="text1"/>
          <w:sz w:val="20"/>
        </w:rPr>
        <w:t xml:space="preserve">those arising from separate transfers from a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 we applied a similar approach to that used for the false duplication filter above: inserts were extracted with 300 bp of flanking sequence, then </w:t>
      </w:r>
      <w:proofErr w:type="spellStart"/>
      <w:proofErr w:type="gramStart"/>
      <w:r w:rsidRPr="00267224">
        <w:rPr>
          <w:rFonts w:asciiTheme="minorBidi" w:hAnsiTheme="minorBidi" w:cstheme="minorBidi"/>
          <w:color w:val="000000" w:themeColor="text1"/>
          <w:sz w:val="20"/>
        </w:rPr>
        <w:t>BLASTed</w:t>
      </w:r>
      <w:proofErr w:type="spellEnd"/>
      <w:proofErr w:type="gramEnd"/>
      <w:r w:rsidRPr="00267224">
        <w:rPr>
          <w:rFonts w:asciiTheme="minorBidi" w:hAnsiTheme="minorBidi" w:cstheme="minorBidi"/>
          <w:color w:val="000000" w:themeColor="text1"/>
          <w:sz w:val="20"/>
        </w:rPr>
        <w:t xml:space="preserve"> against all of the other inserts (with flanking) within the same genome. HGT inserts with a sequence identity &gt;70% (alternative threshold &gt;55%) and query coverage &gt;70% (alternative threshold &gt;55%) were considered </w:t>
      </w:r>
      <w:r w:rsidR="00A45437" w:rsidRPr="00267224">
        <w:rPr>
          <w:rFonts w:asciiTheme="minorBidi" w:hAnsiTheme="minorBidi" w:cstheme="minorBidi"/>
          <w:color w:val="000000" w:themeColor="text1"/>
          <w:sz w:val="20"/>
        </w:rPr>
        <w:t xml:space="preserve">to have been </w:t>
      </w:r>
      <w:r w:rsidRPr="00267224">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(e.g.</w:t>
      </w:r>
      <w:r w:rsidR="003F05DC"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Bacteroides/Flavobacteria). </w:t>
      </w:r>
      <w:r w:rsidR="002A4F71" w:rsidRPr="00267224">
        <w:rPr>
          <w:rFonts w:asciiTheme="minorBidi" w:hAnsiTheme="minorBidi" w:cstheme="minorBidi"/>
          <w:bCs/>
          <w:sz w:val="20"/>
        </w:rPr>
        <w:t>T</w:t>
      </w:r>
      <w:r w:rsidRPr="00267224">
        <w:rPr>
          <w:rFonts w:asciiTheme="minorBidi" w:hAnsiTheme="minorBidi" w:cstheme="minorBidi"/>
          <w:bCs/>
          <w:sz w:val="20"/>
        </w:rPr>
        <w:t xml:space="preserve">here was one potentially ancient </w:t>
      </w:r>
      <w:proofErr w:type="spellStart"/>
      <w:r w:rsidRPr="00267224">
        <w:rPr>
          <w:rFonts w:asciiTheme="minorBidi" w:hAnsiTheme="minorBidi" w:cstheme="minorBidi"/>
          <w:bCs/>
          <w:i/>
          <w:iCs/>
          <w:sz w:val="20"/>
        </w:rPr>
        <w:t>Blattabacterium</w:t>
      </w:r>
      <w:proofErr w:type="spellEnd"/>
      <w:r w:rsidRPr="00267224">
        <w:rPr>
          <w:rFonts w:asciiTheme="minorBidi" w:hAnsiTheme="minorBidi" w:cstheme="minorBidi"/>
          <w:bCs/>
          <w:sz w:val="20"/>
        </w:rPr>
        <w:t xml:space="preserve"> insert in the </w:t>
      </w:r>
      <w:r w:rsidRPr="00267224">
        <w:rPr>
          <w:rFonts w:asciiTheme="minorBidi" w:hAnsiTheme="minorBidi" w:cstheme="minorBidi"/>
          <w:bCs/>
          <w:i/>
          <w:iCs/>
          <w:sz w:val="20"/>
        </w:rPr>
        <w:t xml:space="preserve">Z. </w:t>
      </w:r>
      <w:proofErr w:type="spellStart"/>
      <w:r w:rsidRPr="00267224">
        <w:rPr>
          <w:rFonts w:asciiTheme="minorBidi" w:hAnsiTheme="minorBidi" w:cstheme="minorBidi"/>
          <w:bCs/>
          <w:i/>
          <w:iCs/>
          <w:sz w:val="20"/>
        </w:rPr>
        <w:t>nevadensis</w:t>
      </w:r>
      <w:proofErr w:type="spellEnd"/>
      <w:r w:rsidRPr="00267224">
        <w:rPr>
          <w:rFonts w:asciiTheme="minorBidi" w:hAnsiTheme="minorBidi" w:cstheme="minorBidi"/>
          <w:bCs/>
          <w:sz w:val="20"/>
        </w:rPr>
        <w:t xml:space="preserve"> genome (Fig. 1A)</w:t>
      </w:r>
      <w:r w:rsidR="002A4F71" w:rsidRPr="00267224">
        <w:rPr>
          <w:rFonts w:asciiTheme="minorBidi" w:hAnsiTheme="minorBidi" w:cstheme="minorBidi"/>
          <w:bCs/>
          <w:sz w:val="20"/>
        </w:rPr>
        <w:t>, but</w:t>
      </w:r>
      <w:r w:rsidRPr="00267224">
        <w:rPr>
          <w:rFonts w:asciiTheme="minorBidi" w:hAnsiTheme="minorBidi" w:cstheme="minorBidi"/>
          <w:bCs/>
          <w:sz w:val="20"/>
        </w:rPr>
        <w:t xml:space="preserve"> we were unable to confidently verify its authenticity with our methods.</w:t>
      </w:r>
    </w:p>
    <w:p w14:paraId="5E695995" w14:textId="57B1251F"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 genomic features in which the filtered inserts are located (such as intergenic regions, exons, introns, promoters) were identified by comparing the positions of the inserts and genomic features using </w:t>
      </w:r>
      <w:proofErr w:type="spellStart"/>
      <w:r w:rsidRPr="00267224">
        <w:rPr>
          <w:rFonts w:asciiTheme="minorBidi" w:hAnsiTheme="minorBidi" w:cstheme="minorBidi"/>
          <w:color w:val="000000" w:themeColor="text1"/>
          <w:sz w:val="20"/>
        </w:rPr>
        <w:t>bedtools</w:t>
      </w:r>
      <w:proofErr w:type="spellEnd"/>
      <w:r w:rsidRPr="00267224">
        <w:rPr>
          <w:rFonts w:asciiTheme="minorBidi" w:hAnsiTheme="minorBidi" w:cstheme="minorBidi"/>
          <w:color w:val="000000" w:themeColor="text1"/>
          <w:sz w:val="20"/>
        </w:rPr>
        <w:t xml:space="preserve"> and custom AWK scripts. Genomic annotation files were those previous</w:t>
      </w:r>
      <w:r w:rsidR="00320B38" w:rsidRPr="00267224">
        <w:rPr>
          <w:rFonts w:asciiTheme="minorBidi" w:hAnsiTheme="minorBidi" w:cstheme="minorBidi"/>
          <w:color w:val="000000" w:themeColor="text1"/>
          <w:sz w:val="20"/>
        </w:rPr>
        <w:t>ly</w:t>
      </w:r>
      <w:r w:rsidRPr="00267224">
        <w:rPr>
          <w:rFonts w:asciiTheme="minorBidi" w:hAnsiTheme="minorBidi" w:cstheme="minorBidi"/>
          <w:color w:val="000000" w:themeColor="text1"/>
          <w:sz w:val="20"/>
        </w:rPr>
        <w:t xml:space="preserve"> prepared using FGENESH++.</w:t>
      </w:r>
    </w:p>
    <w:p w14:paraId="0A9E8D63" w14:textId="4DF0E680"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The minimum age</w:t>
      </w:r>
      <w:r w:rsidR="00FF5D02" w:rsidRPr="00267224">
        <w:rPr>
          <w:rFonts w:asciiTheme="minorBidi" w:hAnsiTheme="minorBidi" w:cstheme="minorBidi"/>
          <w:color w:val="000000" w:themeColor="text1"/>
          <w:sz w:val="20"/>
        </w:rPr>
        <w:t>s</w:t>
      </w:r>
      <w:r w:rsidRPr="00267224">
        <w:rPr>
          <w:rFonts w:asciiTheme="minorBidi" w:hAnsiTheme="minorBidi" w:cstheme="minorBidi"/>
          <w:color w:val="000000" w:themeColor="text1"/>
          <w:sz w:val="20"/>
        </w:rPr>
        <w:t xml:space="preserve"> of ancestral inserts across the phylogeny </w:t>
      </w:r>
      <w:r w:rsidR="00FF5D02" w:rsidRPr="00267224">
        <w:rPr>
          <w:rFonts w:asciiTheme="minorBidi" w:hAnsiTheme="minorBidi" w:cstheme="minorBidi"/>
          <w:color w:val="000000" w:themeColor="text1"/>
          <w:sz w:val="20"/>
        </w:rPr>
        <w:t xml:space="preserve">were </w:t>
      </w:r>
      <w:r w:rsidRPr="00267224">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strain. For species whose genomes have been sequenced multiple times by different research groups (i.e.</w:t>
      </w:r>
      <w:r w:rsidR="00974D1A"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w:t>
      </w:r>
      <w:proofErr w:type="spellStart"/>
      <w:r w:rsidRPr="00267224">
        <w:rPr>
          <w:rFonts w:asciiTheme="minorBidi" w:hAnsiTheme="minorBidi" w:cstheme="minorBidi"/>
          <w:i/>
          <w:color w:val="000000" w:themeColor="text1"/>
          <w:sz w:val="20"/>
        </w:rPr>
        <w:t>Periplaneta</w:t>
      </w:r>
      <w:proofErr w:type="spellEnd"/>
      <w:r w:rsidRPr="00267224">
        <w:rPr>
          <w:rFonts w:asciiTheme="minorBidi" w:hAnsiTheme="minorBidi" w:cstheme="minorBidi"/>
          <w:i/>
          <w:color w:val="000000" w:themeColor="text1"/>
          <w:sz w:val="20"/>
        </w:rPr>
        <w:t xml:space="preserve"> americana</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Blattella germanica</w:t>
      </w:r>
      <w:r w:rsidRPr="00267224">
        <w:rPr>
          <w:rFonts w:asciiTheme="minorBidi" w:hAnsiTheme="minorBidi" w:cstheme="minorBidi"/>
          <w:color w:val="000000" w:themeColor="text1"/>
          <w:sz w:val="20"/>
        </w:rPr>
        <w:t xml:space="preserve">, and </w:t>
      </w:r>
      <w:proofErr w:type="spellStart"/>
      <w:r w:rsidRPr="00267224">
        <w:rPr>
          <w:rFonts w:asciiTheme="minorBidi" w:hAnsiTheme="minorBidi" w:cstheme="minorBidi"/>
          <w:i/>
          <w:color w:val="000000" w:themeColor="text1"/>
          <w:sz w:val="20"/>
        </w:rPr>
        <w:t>Zootermopsis</w:t>
      </w:r>
      <w:proofErr w:type="spellEnd"/>
      <w:r w:rsidRPr="00267224">
        <w:rPr>
          <w:rFonts w:asciiTheme="minorBidi" w:hAnsiTheme="minorBidi" w:cstheme="minorBidi"/>
          <w:i/>
          <w:color w:val="000000" w:themeColor="text1"/>
          <w:sz w:val="20"/>
        </w:rPr>
        <w:t xml:space="preserve"> </w:t>
      </w:r>
      <w:proofErr w:type="spellStart"/>
      <w:r w:rsidRPr="00267224">
        <w:rPr>
          <w:rFonts w:asciiTheme="minorBidi" w:hAnsiTheme="minorBidi" w:cstheme="minorBidi"/>
          <w:i/>
          <w:color w:val="000000" w:themeColor="text1"/>
          <w:sz w:val="20"/>
        </w:rPr>
        <w:t>nevadensis</w:t>
      </w:r>
      <w:proofErr w:type="spellEnd"/>
      <w:r w:rsidRPr="00267224">
        <w:rPr>
          <w:rFonts w:asciiTheme="minorBidi" w:hAnsiTheme="minorBidi" w:cstheme="minorBidi"/>
          <w:color w:val="000000" w:themeColor="text1"/>
          <w:sz w:val="20"/>
        </w:rPr>
        <w:t xml:space="preserve">), only the genome version with the most inserts was analyzed. Further, inserts </w:t>
      </w:r>
      <w:ins w:id="2" w:author="Nathan Lo" w:date="2026-05-07T09:34:00Z" w16du:dateUtc="2026-05-06T23:34:00Z">
        <w:r w:rsidR="00BC57C3">
          <w:rPr>
            <w:rFonts w:asciiTheme="minorBidi" w:hAnsiTheme="minorBidi" w:cstheme="minorBidi"/>
            <w:color w:val="000000" w:themeColor="text1"/>
            <w:sz w:val="20"/>
          </w:rPr>
          <w:t xml:space="preserve">associated from </w:t>
        </w:r>
      </w:ins>
      <w:del w:id="3" w:author="Nathan Lo" w:date="2026-05-07T09:34:00Z" w16du:dateUtc="2026-05-06T23:34:00Z">
        <w:r w:rsidRPr="00267224" w:rsidDel="00BC57C3">
          <w:rPr>
            <w:rFonts w:asciiTheme="minorBidi" w:hAnsiTheme="minorBidi" w:cstheme="minorBidi"/>
            <w:color w:val="000000" w:themeColor="text1"/>
            <w:sz w:val="20"/>
          </w:rPr>
          <w:delText xml:space="preserve">part of </w:delText>
        </w:r>
      </w:del>
      <w:r w:rsidRPr="00267224">
        <w:rPr>
          <w:rFonts w:asciiTheme="minorBidi" w:hAnsiTheme="minorBidi" w:cstheme="minorBidi"/>
          <w:color w:val="000000" w:themeColor="text1"/>
          <w:sz w:val="20"/>
        </w:rPr>
        <w:t>a duplication/transposition event, as characteri</w:t>
      </w:r>
      <w:r w:rsidR="00974D1A"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w:t>
      </w:r>
      <w:proofErr w:type="spellStart"/>
      <w:r w:rsidRPr="00267224">
        <w:rPr>
          <w:rFonts w:asciiTheme="minorBidi" w:hAnsiTheme="minorBidi" w:cstheme="minorBidi"/>
          <w:color w:val="000000" w:themeColor="text1"/>
          <w:sz w:val="20"/>
        </w:rPr>
        <w:t>bedtools</w:t>
      </w:r>
      <w:proofErr w:type="spellEnd"/>
      <w:r w:rsidRPr="00267224">
        <w:rPr>
          <w:rFonts w:asciiTheme="minorBidi" w:hAnsiTheme="minorBidi" w:cstheme="minorBidi"/>
          <w:color w:val="000000" w:themeColor="text1"/>
          <w:sz w:val="20"/>
        </w:rPr>
        <w:t xml:space="preserve">. Second, each insert from a given cockroach genome was </w:t>
      </w:r>
      <w:proofErr w:type="spellStart"/>
      <w:r w:rsidRPr="00267224">
        <w:rPr>
          <w:rFonts w:asciiTheme="minorBidi" w:hAnsiTheme="minorBidi" w:cstheme="minorBidi"/>
          <w:color w:val="000000" w:themeColor="text1"/>
          <w:sz w:val="20"/>
        </w:rPr>
        <w:t>BLASTed</w:t>
      </w:r>
      <w:proofErr w:type="spellEnd"/>
      <w:r w:rsidRPr="00267224">
        <w:rPr>
          <w:rFonts w:asciiTheme="minorBidi" w:hAnsiTheme="minorBidi" w:cstheme="minorBidi"/>
          <w:color w:val="000000" w:themeColor="text1"/>
          <w:sz w:val="20"/>
        </w:rPr>
        <w:t xml:space="preserve"> against the specific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strain that the species harbors (see Dataset S2). Only species with a published species-specific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strain were included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11). Third, each insert was </w:t>
      </w:r>
      <w:proofErr w:type="spellStart"/>
      <w:r w:rsidRPr="00267224">
        <w:rPr>
          <w:rFonts w:asciiTheme="minorBidi" w:hAnsiTheme="minorBidi" w:cstheme="minorBidi"/>
          <w:color w:val="000000" w:themeColor="text1"/>
          <w:sz w:val="20"/>
        </w:rPr>
        <w:t>BLASTed</w:t>
      </w:r>
      <w:proofErr w:type="spellEnd"/>
      <w:r w:rsidRPr="00267224">
        <w:rPr>
          <w:rFonts w:asciiTheme="minorBidi" w:hAnsiTheme="minorBidi" w:cstheme="minorBidi"/>
          <w:color w:val="000000" w:themeColor="text1"/>
          <w:sz w:val="20"/>
        </w:rPr>
        <w:t xml:space="preserve"> against </w:t>
      </w:r>
      <w:proofErr w:type="gramStart"/>
      <w:r w:rsidRPr="00267224">
        <w:rPr>
          <w:rFonts w:asciiTheme="minorBidi" w:hAnsiTheme="minorBidi" w:cstheme="minorBidi"/>
          <w:color w:val="000000" w:themeColor="text1"/>
          <w:sz w:val="20"/>
        </w:rPr>
        <w:t>all of</w:t>
      </w:r>
      <w:proofErr w:type="gramEnd"/>
      <w:r w:rsidRPr="00267224">
        <w:rPr>
          <w:rFonts w:asciiTheme="minorBidi" w:hAnsiTheme="minorBidi" w:cstheme="minorBidi"/>
          <w:color w:val="000000" w:themeColor="text1"/>
          <w:sz w:val="20"/>
        </w:rPr>
        <w:t xml:space="preserve"> the inserts from the other cockroach/termite taxa (excluding itself). Fourth, the two BLAST output files were compared using a custom R script. The hit was set to ‘NA’ if query coverage was &lt;70%.</w:t>
      </w:r>
    </w:p>
    <w:p w14:paraId="3C0D935D" w14:textId="79520911" w:rsidR="00F42C5A" w:rsidRDefault="006B2DE1" w:rsidP="009117B5">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If sequence identity was considerably higher for the</w:t>
      </w:r>
      <w:r w:rsidR="007D12FD">
        <w:rPr>
          <w:rFonts w:asciiTheme="minorBidi" w:hAnsiTheme="minorBidi" w:cstheme="minorBidi"/>
          <w:color w:val="000000" w:themeColor="text1"/>
          <w:sz w:val="20"/>
        </w:rPr>
        <w:t xml:space="preserve"> host’s specific</w:t>
      </w:r>
      <w:r w:rsidRPr="00267224">
        <w:rPr>
          <w:rFonts w:asciiTheme="minorBidi" w:hAnsiTheme="minorBidi" w:cstheme="minorBidi"/>
          <w:color w:val="000000" w:themeColor="text1"/>
          <w:sz w:val="20"/>
        </w:rPr>
        <w:t xml:space="preserve">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BLAST </w:t>
      </w:r>
      <w:r w:rsidR="00B639ED" w:rsidRPr="00267224">
        <w:rPr>
          <w:rFonts w:asciiTheme="minorBidi" w:hAnsiTheme="minorBidi" w:cstheme="minorBidi"/>
          <w:color w:val="000000" w:themeColor="text1"/>
          <w:sz w:val="20"/>
        </w:rPr>
        <w:t>than for</w:t>
      </w:r>
      <w:r w:rsidRPr="00267224">
        <w:rPr>
          <w:rFonts w:asciiTheme="minorBidi" w:hAnsiTheme="minorBidi" w:cstheme="minorBidi"/>
          <w:color w:val="000000" w:themeColor="text1"/>
          <w:sz w:val="20"/>
        </w:rPr>
        <w:t xml:space="preserve"> BLASTs of inserts from other cockroach/termite genomes, then the insertion was considered to have occurred </w:t>
      </w:r>
      <w:proofErr w:type="gramStart"/>
      <w:r w:rsidRPr="00267224">
        <w:rPr>
          <w:rFonts w:asciiTheme="minorBidi" w:hAnsiTheme="minorBidi" w:cstheme="minorBidi"/>
          <w:color w:val="000000" w:themeColor="text1"/>
          <w:sz w:val="20"/>
        </w:rPr>
        <w:t>subsequent to</w:t>
      </w:r>
      <w:proofErr w:type="gramEnd"/>
      <w:r w:rsidRPr="00267224">
        <w:rPr>
          <w:rFonts w:asciiTheme="minorBidi" w:hAnsiTheme="minorBidi" w:cstheme="minorBidi"/>
          <w:color w:val="000000" w:themeColor="text1"/>
          <w:sz w:val="20"/>
        </w:rPr>
        <w:t xml:space="preserve"> the host’s divergence from the other species in the sample. In contrast, if sequence identity was higher for one or more inserts from the termite/cockroach library, than for the host’s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sidRPr="00267224">
        <w:rPr>
          <w:rFonts w:asciiTheme="minorBidi" w:hAnsiTheme="minorBidi" w:cstheme="minorBidi"/>
          <w:color w:val="000000" w:themeColor="text1"/>
          <w:sz w:val="20"/>
        </w:rPr>
        <w:t>H</w:t>
      </w:r>
      <w:r w:rsidRPr="00267224">
        <w:rPr>
          <w:rFonts w:asciiTheme="minorBidi" w:hAnsiTheme="minorBidi" w:cstheme="minorBidi"/>
          <w:color w:val="000000" w:themeColor="text1"/>
          <w:sz w:val="20"/>
        </w:rPr>
        <w:t xml:space="preserve">ub: </w:t>
      </w:r>
      <w:hyperlink r:id="rId11" w:history="1">
        <w:r w:rsidR="009117B5" w:rsidRPr="00780C73">
          <w:rPr>
            <w:rStyle w:val="Hyperlink"/>
            <w:rFonts w:asciiTheme="minorBidi" w:hAnsiTheme="minorBidi" w:cstheme="minorBidi"/>
            <w:sz w:val="20"/>
          </w:rPr>
          <w:t>https://github.com/MEEP-projects/HGT_pipeline/tree/main/other</w:t>
        </w:r>
      </w:hyperlink>
      <w:r w:rsidRPr="00267224">
        <w:rPr>
          <w:rFonts w:asciiTheme="minorBidi" w:hAnsiTheme="minorBidi" w:cstheme="minorBidi"/>
          <w:color w:val="000000" w:themeColor="text1"/>
          <w:sz w:val="20"/>
        </w:rPr>
        <w:t>)</w:t>
      </w:r>
      <w:r w:rsidR="009117B5">
        <w:rPr>
          <w:rFonts w:asciiTheme="minorBidi" w:hAnsiTheme="minorBidi" w:cstheme="minorBidi"/>
          <w:color w:val="000000" w:themeColor="text1"/>
          <w:sz w:val="20"/>
        </w:rPr>
        <w:t xml:space="preserve">, and some manual auditing </w:t>
      </w:r>
      <w:r w:rsidR="007D12FD">
        <w:rPr>
          <w:rFonts w:asciiTheme="minorBidi" w:hAnsiTheme="minorBidi" w:cstheme="minorBidi"/>
          <w:color w:val="000000" w:themeColor="text1"/>
          <w:sz w:val="20"/>
        </w:rPr>
        <w:t>was</w:t>
      </w:r>
      <w:r w:rsidR="009117B5">
        <w:rPr>
          <w:rFonts w:asciiTheme="minorBidi" w:hAnsiTheme="minorBidi" w:cstheme="minorBidi"/>
          <w:color w:val="000000" w:themeColor="text1"/>
          <w:sz w:val="20"/>
        </w:rPr>
        <w:t xml:space="preserve"> carried out.</w:t>
      </w:r>
    </w:p>
    <w:p w14:paraId="10BD20CD" w14:textId="7844B446" w:rsidR="009117B5" w:rsidRDefault="009117B5" w:rsidP="009117B5">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The divergence date of the most distantly related species both harboring the insert was treated as the minimum age of the insert.</w:t>
      </w:r>
      <w:r>
        <w:rPr>
          <w:rFonts w:asciiTheme="minorBidi" w:hAnsiTheme="minorBidi" w:cstheme="minorBidi"/>
          <w:color w:val="000000" w:themeColor="text1"/>
          <w:sz w:val="20"/>
        </w:rPr>
        <w:t xml:space="preserve"> </w:t>
      </w:r>
      <w:r w:rsidR="00844847">
        <w:rPr>
          <w:rFonts w:asciiTheme="minorBidi" w:hAnsiTheme="minorBidi" w:cstheme="minorBidi"/>
          <w:color w:val="000000" w:themeColor="text1"/>
          <w:sz w:val="20"/>
        </w:rPr>
        <w:t xml:space="preserve">The </w:t>
      </w:r>
      <w:r w:rsidR="008C363E">
        <w:rPr>
          <w:rFonts w:asciiTheme="minorBidi" w:hAnsiTheme="minorBidi" w:cstheme="minorBidi"/>
          <w:color w:val="000000" w:themeColor="text1"/>
          <w:sz w:val="20"/>
        </w:rPr>
        <w:t>resulting set of</w:t>
      </w:r>
      <w:r>
        <w:rPr>
          <w:rFonts w:asciiTheme="minorBidi" w:hAnsiTheme="minorBidi" w:cstheme="minorBidi"/>
          <w:color w:val="000000" w:themeColor="text1"/>
          <w:sz w:val="20"/>
        </w:rPr>
        <w:t xml:space="preserve"> </w:t>
      </w:r>
      <w:r w:rsidR="00844847">
        <w:rPr>
          <w:rFonts w:asciiTheme="minorBidi" w:hAnsiTheme="minorBidi" w:cstheme="minorBidi"/>
          <w:color w:val="000000" w:themeColor="text1"/>
          <w:sz w:val="20"/>
        </w:rPr>
        <w:t xml:space="preserve">putatively ancestral, but unverified, </w:t>
      </w:r>
      <w:r>
        <w:rPr>
          <w:rFonts w:asciiTheme="minorBidi" w:hAnsiTheme="minorBidi" w:cstheme="minorBidi"/>
          <w:color w:val="000000" w:themeColor="text1"/>
          <w:sz w:val="20"/>
        </w:rPr>
        <w:t xml:space="preserve">inserts </w:t>
      </w:r>
      <w:r w:rsidR="00844847">
        <w:rPr>
          <w:rFonts w:asciiTheme="minorBidi" w:hAnsiTheme="minorBidi" w:cstheme="minorBidi"/>
          <w:color w:val="000000" w:themeColor="text1"/>
          <w:sz w:val="20"/>
        </w:rPr>
        <w:t>(</w:t>
      </w:r>
      <w:r>
        <w:rPr>
          <w:rFonts w:asciiTheme="minorBidi" w:hAnsiTheme="minorBidi" w:cstheme="minorBidi"/>
          <w:color w:val="000000" w:themeColor="text1"/>
          <w:sz w:val="20"/>
        </w:rPr>
        <w:t xml:space="preserve">see next paragraph about how </w:t>
      </w:r>
      <w:r w:rsidR="008C363E">
        <w:rPr>
          <w:rFonts w:asciiTheme="minorBidi" w:hAnsiTheme="minorBidi" w:cstheme="minorBidi"/>
          <w:color w:val="000000" w:themeColor="text1"/>
          <w:sz w:val="20"/>
        </w:rPr>
        <w:t>ancestral inserts were validated</w:t>
      </w:r>
      <w:r>
        <w:rPr>
          <w:rFonts w:asciiTheme="minorBidi" w:hAnsiTheme="minorBidi" w:cstheme="minorBidi"/>
          <w:color w:val="000000" w:themeColor="text1"/>
          <w:sz w:val="20"/>
        </w:rPr>
        <w:t>)</w:t>
      </w:r>
      <w:r w:rsidR="00844847">
        <w:rPr>
          <w:rFonts w:asciiTheme="minorBidi" w:hAnsiTheme="minorBidi" w:cstheme="minorBidi"/>
          <w:color w:val="000000" w:themeColor="text1"/>
          <w:sz w:val="20"/>
        </w:rPr>
        <w:t xml:space="preserve"> are presented in Dataset S</w:t>
      </w:r>
      <w:r w:rsidR="003A2BB7">
        <w:rPr>
          <w:rFonts w:asciiTheme="minorBidi" w:hAnsiTheme="minorBidi" w:cstheme="minorBidi"/>
          <w:color w:val="000000" w:themeColor="text1"/>
          <w:sz w:val="20"/>
        </w:rPr>
        <w:t>5</w:t>
      </w:r>
      <w:r w:rsidR="00844847">
        <w:rPr>
          <w:rFonts w:asciiTheme="minorBidi" w:hAnsiTheme="minorBidi" w:cstheme="minorBidi"/>
          <w:color w:val="000000" w:themeColor="text1"/>
          <w:sz w:val="20"/>
        </w:rPr>
        <w:t xml:space="preserve">, </w:t>
      </w:r>
      <w:r w:rsidR="008C363E">
        <w:rPr>
          <w:rFonts w:asciiTheme="minorBidi" w:hAnsiTheme="minorBidi" w:cstheme="minorBidi"/>
          <w:color w:val="000000" w:themeColor="text1"/>
          <w:sz w:val="20"/>
        </w:rPr>
        <w:t xml:space="preserve">which highlight </w:t>
      </w:r>
      <w:r>
        <w:rPr>
          <w:rFonts w:asciiTheme="minorBidi" w:hAnsiTheme="minorBidi" w:cstheme="minorBidi"/>
          <w:color w:val="000000" w:themeColor="text1"/>
          <w:sz w:val="20"/>
        </w:rPr>
        <w:t>th</w:t>
      </w:r>
      <w:r w:rsidR="008C363E">
        <w:rPr>
          <w:rFonts w:asciiTheme="minorBidi" w:hAnsiTheme="minorBidi" w:cstheme="minorBidi"/>
          <w:color w:val="000000" w:themeColor="text1"/>
          <w:sz w:val="20"/>
        </w:rPr>
        <w:t>at inserts are distributed across multiple evolutionary time points</w:t>
      </w:r>
      <w:r>
        <w:rPr>
          <w:rFonts w:asciiTheme="minorBidi" w:hAnsiTheme="minorBidi" w:cstheme="minorBidi"/>
          <w:color w:val="000000" w:themeColor="text1"/>
          <w:sz w:val="20"/>
        </w:rPr>
        <w:t>. To further investigate th</w:t>
      </w:r>
      <w:r w:rsidR="00844847">
        <w:rPr>
          <w:rFonts w:asciiTheme="minorBidi" w:hAnsiTheme="minorBidi" w:cstheme="minorBidi"/>
          <w:color w:val="000000" w:themeColor="text1"/>
          <w:sz w:val="20"/>
        </w:rPr>
        <w:t>e</w:t>
      </w:r>
      <w:r>
        <w:rPr>
          <w:rFonts w:asciiTheme="minorBidi" w:hAnsiTheme="minorBidi" w:cstheme="minorBidi"/>
          <w:color w:val="000000" w:themeColor="text1"/>
          <w:sz w:val="20"/>
        </w:rPr>
        <w:t xml:space="preserve"> </w:t>
      </w:r>
      <w:r w:rsidR="008C363E">
        <w:rPr>
          <w:rFonts w:asciiTheme="minorBidi" w:hAnsiTheme="minorBidi" w:cstheme="minorBidi"/>
          <w:color w:val="000000" w:themeColor="text1"/>
          <w:sz w:val="20"/>
        </w:rPr>
        <w:t>temporal patterns</w:t>
      </w:r>
      <w:r>
        <w:rPr>
          <w:rFonts w:asciiTheme="minorBidi" w:hAnsiTheme="minorBidi" w:cstheme="minorBidi"/>
          <w:color w:val="000000" w:themeColor="text1"/>
          <w:sz w:val="20"/>
        </w:rPr>
        <w:t xml:space="preserve"> of </w:t>
      </w:r>
      <w:r w:rsidR="008C363E">
        <w:rPr>
          <w:rFonts w:asciiTheme="minorBidi" w:hAnsiTheme="minorBidi" w:cstheme="minorBidi"/>
          <w:color w:val="000000" w:themeColor="text1"/>
          <w:sz w:val="20"/>
        </w:rPr>
        <w:t xml:space="preserve">the </w:t>
      </w:r>
      <w:r>
        <w:rPr>
          <w:rFonts w:asciiTheme="minorBidi" w:hAnsiTheme="minorBidi" w:cstheme="minorBidi"/>
          <w:color w:val="000000" w:themeColor="text1"/>
          <w:sz w:val="20"/>
        </w:rPr>
        <w:t xml:space="preserve">HGT events, </w:t>
      </w:r>
      <w:r w:rsidR="00844847">
        <w:rPr>
          <w:rFonts w:asciiTheme="minorBidi" w:hAnsiTheme="minorBidi" w:cstheme="minorBidi"/>
          <w:color w:val="000000" w:themeColor="text1"/>
          <w:sz w:val="20"/>
        </w:rPr>
        <w:t xml:space="preserve">we </w:t>
      </w:r>
      <w:r w:rsidR="00844847" w:rsidRPr="00844847">
        <w:rPr>
          <w:rFonts w:asciiTheme="minorBidi" w:hAnsiTheme="minorBidi" w:cstheme="minorBidi"/>
          <w:color w:val="000000" w:themeColor="text1"/>
          <w:sz w:val="20"/>
        </w:rPr>
        <w:t xml:space="preserve">used BLAST to map the sequences </w:t>
      </w:r>
      <w:r w:rsidR="007D12FD">
        <w:rPr>
          <w:rFonts w:asciiTheme="minorBidi" w:hAnsiTheme="minorBidi" w:cstheme="minorBidi"/>
          <w:color w:val="000000" w:themeColor="text1"/>
          <w:sz w:val="20"/>
        </w:rPr>
        <w:t xml:space="preserve">of </w:t>
      </w:r>
      <w:r w:rsidR="00844847">
        <w:rPr>
          <w:rFonts w:asciiTheme="minorBidi" w:hAnsiTheme="minorBidi" w:cstheme="minorBidi"/>
          <w:color w:val="000000" w:themeColor="text1"/>
          <w:sz w:val="20"/>
        </w:rPr>
        <w:t xml:space="preserve">all </w:t>
      </w:r>
      <w:r w:rsidR="00844847" w:rsidRPr="00844847">
        <w:rPr>
          <w:rFonts w:asciiTheme="minorBidi" w:hAnsiTheme="minorBidi" w:cstheme="minorBidi"/>
          <w:color w:val="000000" w:themeColor="text1"/>
          <w:sz w:val="20"/>
        </w:rPr>
        <w:t>unique inserts</w:t>
      </w:r>
      <w:r w:rsidR="00844847">
        <w:rPr>
          <w:rFonts w:asciiTheme="minorBidi" w:hAnsiTheme="minorBidi" w:cstheme="minorBidi"/>
          <w:color w:val="000000" w:themeColor="text1"/>
          <w:sz w:val="20"/>
        </w:rPr>
        <w:t xml:space="preserve"> </w:t>
      </w:r>
      <w:r w:rsidR="00844847" w:rsidRPr="00844847">
        <w:rPr>
          <w:rFonts w:asciiTheme="minorBidi" w:hAnsiTheme="minorBidi" w:cstheme="minorBidi"/>
          <w:color w:val="000000" w:themeColor="text1"/>
          <w:sz w:val="20"/>
        </w:rPr>
        <w:t xml:space="preserve">against the species’ specific </w:t>
      </w:r>
      <w:proofErr w:type="spellStart"/>
      <w:r w:rsidR="00844847" w:rsidRPr="00DB78CA">
        <w:rPr>
          <w:rFonts w:asciiTheme="minorBidi" w:hAnsiTheme="minorBidi" w:cstheme="minorBidi"/>
          <w:i/>
          <w:iCs/>
          <w:color w:val="000000" w:themeColor="text1"/>
          <w:sz w:val="20"/>
        </w:rPr>
        <w:t>Blattabacterium</w:t>
      </w:r>
      <w:proofErr w:type="spellEnd"/>
      <w:r w:rsidR="00844847" w:rsidRPr="00844847">
        <w:rPr>
          <w:rFonts w:asciiTheme="minorBidi" w:hAnsiTheme="minorBidi" w:cstheme="minorBidi"/>
          <w:color w:val="000000" w:themeColor="text1"/>
          <w:sz w:val="20"/>
        </w:rPr>
        <w:t xml:space="preserve"> genome</w:t>
      </w:r>
      <w:r w:rsidR="00F42C5A">
        <w:rPr>
          <w:rFonts w:asciiTheme="minorBidi" w:hAnsiTheme="minorBidi" w:cstheme="minorBidi"/>
          <w:color w:val="000000" w:themeColor="text1"/>
          <w:sz w:val="20"/>
        </w:rPr>
        <w:t>s</w:t>
      </w:r>
      <w:r w:rsidR="00844847">
        <w:rPr>
          <w:rFonts w:asciiTheme="minorBidi" w:hAnsiTheme="minorBidi" w:cstheme="minorBidi"/>
          <w:color w:val="000000" w:themeColor="text1"/>
          <w:sz w:val="20"/>
        </w:rPr>
        <w:t xml:space="preserve"> (therefore, </w:t>
      </w:r>
      <w:r w:rsidR="008C363E">
        <w:rPr>
          <w:rFonts w:asciiTheme="minorBidi" w:hAnsiTheme="minorBidi" w:cstheme="minorBidi"/>
          <w:color w:val="000000" w:themeColor="text1"/>
          <w:sz w:val="20"/>
        </w:rPr>
        <w:t xml:space="preserve">as above, this was restricted to the </w:t>
      </w:r>
      <w:r w:rsidR="00844847" w:rsidRPr="00844847">
        <w:rPr>
          <w:rFonts w:asciiTheme="minorBidi" w:hAnsiTheme="minorBidi" w:cstheme="minorBidi"/>
          <w:color w:val="000000" w:themeColor="text1"/>
          <w:sz w:val="20"/>
        </w:rPr>
        <w:t xml:space="preserve">11 cockroach species with published </w:t>
      </w:r>
      <w:proofErr w:type="spellStart"/>
      <w:r w:rsidR="00844847" w:rsidRPr="00DB78CA">
        <w:rPr>
          <w:rFonts w:asciiTheme="minorBidi" w:hAnsiTheme="minorBidi" w:cstheme="minorBidi"/>
          <w:i/>
          <w:iCs/>
          <w:color w:val="000000" w:themeColor="text1"/>
          <w:sz w:val="20"/>
        </w:rPr>
        <w:t>Blattabacterium</w:t>
      </w:r>
      <w:proofErr w:type="spellEnd"/>
      <w:r w:rsidR="00844847" w:rsidRPr="00844847">
        <w:rPr>
          <w:rFonts w:asciiTheme="minorBidi" w:hAnsiTheme="minorBidi" w:cstheme="minorBidi"/>
          <w:color w:val="000000" w:themeColor="text1"/>
          <w:sz w:val="20"/>
        </w:rPr>
        <w:t xml:space="preserve"> strains</w:t>
      </w:r>
      <w:r w:rsidR="00844847">
        <w:rPr>
          <w:rFonts w:asciiTheme="minorBidi" w:hAnsiTheme="minorBidi" w:cstheme="minorBidi"/>
          <w:color w:val="000000" w:themeColor="text1"/>
          <w:sz w:val="20"/>
        </w:rPr>
        <w:t>; Dataset S</w:t>
      </w:r>
      <w:r w:rsidR="005204AE">
        <w:rPr>
          <w:rFonts w:asciiTheme="minorBidi" w:hAnsiTheme="minorBidi" w:cstheme="minorBidi"/>
          <w:color w:val="000000" w:themeColor="text1"/>
          <w:sz w:val="20"/>
        </w:rPr>
        <w:t>2</w:t>
      </w:r>
      <w:r w:rsidR="00844847">
        <w:rPr>
          <w:rFonts w:asciiTheme="minorBidi" w:hAnsiTheme="minorBidi" w:cstheme="minorBidi"/>
          <w:color w:val="000000" w:themeColor="text1"/>
          <w:sz w:val="20"/>
        </w:rPr>
        <w:t>)</w:t>
      </w:r>
      <w:r w:rsidR="008C363E">
        <w:rPr>
          <w:rFonts w:asciiTheme="minorBidi" w:hAnsiTheme="minorBidi" w:cstheme="minorBidi"/>
          <w:color w:val="000000" w:themeColor="text1"/>
          <w:sz w:val="20"/>
        </w:rPr>
        <w:t xml:space="preserve">. </w:t>
      </w:r>
      <w:r w:rsidR="008C363E" w:rsidRPr="008C363E">
        <w:rPr>
          <w:rFonts w:asciiTheme="minorBidi" w:hAnsiTheme="minorBidi" w:cstheme="minorBidi"/>
          <w:color w:val="000000" w:themeColor="text1"/>
          <w:sz w:val="20"/>
        </w:rPr>
        <w:t xml:space="preserve">Pairwise sequence identity between BLAST hits was used as a </w:t>
      </w:r>
      <w:r w:rsidR="0086793C">
        <w:rPr>
          <w:rFonts w:asciiTheme="minorBidi" w:hAnsiTheme="minorBidi" w:cstheme="minorBidi"/>
          <w:color w:val="000000" w:themeColor="text1"/>
          <w:sz w:val="20"/>
        </w:rPr>
        <w:t xml:space="preserve">relatively </w:t>
      </w:r>
      <w:r w:rsidR="008C363E" w:rsidRPr="008C363E">
        <w:rPr>
          <w:rFonts w:asciiTheme="minorBidi" w:hAnsiTheme="minorBidi" w:cstheme="minorBidi"/>
          <w:color w:val="000000" w:themeColor="text1"/>
          <w:sz w:val="20"/>
        </w:rPr>
        <w:t>coarse proxy for relative insert age, under the assumption that older inserts will have accumulated more sequence divergence</w:t>
      </w:r>
      <w:r w:rsidR="008C363E">
        <w:rPr>
          <w:rFonts w:asciiTheme="minorBidi" w:hAnsiTheme="minorBidi" w:cstheme="minorBidi"/>
          <w:color w:val="000000" w:themeColor="text1"/>
          <w:sz w:val="20"/>
        </w:rPr>
        <w:t xml:space="preserve"> (</w:t>
      </w:r>
      <w:r w:rsidR="00132B17" w:rsidRPr="00132B17">
        <w:rPr>
          <w:rFonts w:asciiTheme="minorBidi" w:hAnsiTheme="minorBidi" w:cstheme="minorBidi"/>
          <w:color w:val="000000" w:themeColor="text1"/>
          <w:sz w:val="20"/>
        </w:rPr>
        <w:t xml:space="preserve">noting that substitution rates may not be uniform among inserts, although </w:t>
      </w:r>
      <w:r w:rsidR="00132B17">
        <w:rPr>
          <w:rFonts w:asciiTheme="minorBidi" w:hAnsiTheme="minorBidi" w:cstheme="minorBidi"/>
          <w:color w:val="000000" w:themeColor="text1"/>
          <w:sz w:val="20"/>
        </w:rPr>
        <w:t xml:space="preserve">most </w:t>
      </w:r>
      <w:r w:rsidR="00132B17">
        <w:rPr>
          <w:rFonts w:asciiTheme="minorBidi" w:hAnsiTheme="minorBidi" w:cstheme="minorBidi"/>
          <w:color w:val="000000" w:themeColor="text1"/>
          <w:sz w:val="20"/>
        </w:rPr>
        <w:lastRenderedPageBreak/>
        <w:t xml:space="preserve">inserts </w:t>
      </w:r>
      <w:proofErr w:type="gramStart"/>
      <w:r w:rsidR="00132B17" w:rsidRPr="00132B17">
        <w:rPr>
          <w:rFonts w:asciiTheme="minorBidi" w:hAnsiTheme="minorBidi" w:cstheme="minorBidi"/>
          <w:color w:val="000000" w:themeColor="text1"/>
          <w:sz w:val="20"/>
        </w:rPr>
        <w:t>were located in</w:t>
      </w:r>
      <w:proofErr w:type="gramEnd"/>
      <w:r w:rsidR="00132B17" w:rsidRPr="00132B17">
        <w:rPr>
          <w:rFonts w:asciiTheme="minorBidi" w:hAnsiTheme="minorBidi" w:cstheme="minorBidi"/>
          <w:color w:val="000000" w:themeColor="text1"/>
          <w:sz w:val="20"/>
        </w:rPr>
        <w:t xml:space="preserve"> intergenic regions and may therefore experience </w:t>
      </w:r>
      <w:r w:rsidR="00B97135">
        <w:rPr>
          <w:rFonts w:asciiTheme="minorBidi" w:hAnsiTheme="minorBidi" w:cstheme="minorBidi"/>
          <w:color w:val="000000" w:themeColor="text1"/>
          <w:sz w:val="20"/>
        </w:rPr>
        <w:t>relatively weak</w:t>
      </w:r>
      <w:r w:rsidR="00132B17" w:rsidRPr="00132B17">
        <w:rPr>
          <w:rFonts w:asciiTheme="minorBidi" w:hAnsiTheme="minorBidi" w:cstheme="minorBidi"/>
          <w:color w:val="000000" w:themeColor="text1"/>
          <w:sz w:val="20"/>
        </w:rPr>
        <w:t xml:space="preserve"> selective constraint</w:t>
      </w:r>
      <w:r w:rsidR="00132B17">
        <w:rPr>
          <w:rFonts w:asciiTheme="minorBidi" w:hAnsiTheme="minorBidi" w:cstheme="minorBidi"/>
          <w:color w:val="000000" w:themeColor="text1"/>
          <w:sz w:val="20"/>
        </w:rPr>
        <w:t>).</w:t>
      </w:r>
      <w:r w:rsidR="00B97135">
        <w:rPr>
          <w:rFonts w:asciiTheme="minorBidi" w:hAnsiTheme="minorBidi" w:cstheme="minorBidi"/>
          <w:color w:val="000000" w:themeColor="text1"/>
          <w:sz w:val="20"/>
        </w:rPr>
        <w:t xml:space="preserve"> </w:t>
      </w:r>
      <w:r w:rsidR="00844847" w:rsidRPr="00844847">
        <w:rPr>
          <w:rFonts w:asciiTheme="minorBidi" w:hAnsiTheme="minorBidi" w:cstheme="minorBidi"/>
          <w:color w:val="000000" w:themeColor="text1"/>
          <w:sz w:val="20"/>
        </w:rPr>
        <w:t xml:space="preserve">We then tested whether the distribution of pairwise identities conformed to a unimodal distribution using Hartigan’s dip test </w:t>
      </w:r>
      <w:r w:rsidR="0041287E">
        <w:rPr>
          <w:rFonts w:asciiTheme="minorBidi" w:hAnsiTheme="minorBidi" w:cstheme="minorBidi"/>
          <w:color w:val="000000" w:themeColor="text1"/>
          <w:sz w:val="20"/>
        </w:rPr>
        <w:t>[23]</w:t>
      </w:r>
      <w:r w:rsidR="00844847" w:rsidRPr="00844847">
        <w:rPr>
          <w:rFonts w:asciiTheme="minorBidi" w:hAnsiTheme="minorBidi" w:cstheme="minorBidi"/>
          <w:color w:val="000000" w:themeColor="text1"/>
          <w:sz w:val="20"/>
        </w:rPr>
        <w:t xml:space="preserve"> in the R package </w:t>
      </w:r>
      <w:proofErr w:type="spellStart"/>
      <w:r w:rsidR="00844847" w:rsidRPr="00844847">
        <w:rPr>
          <w:rFonts w:asciiTheme="minorBidi" w:hAnsiTheme="minorBidi" w:cstheme="minorBidi"/>
          <w:color w:val="000000" w:themeColor="text1"/>
          <w:sz w:val="20"/>
        </w:rPr>
        <w:t>diptest</w:t>
      </w:r>
      <w:proofErr w:type="spellEnd"/>
      <w:r w:rsidR="00844847" w:rsidRPr="00844847">
        <w:rPr>
          <w:rFonts w:asciiTheme="minorBidi" w:hAnsiTheme="minorBidi" w:cstheme="minorBidi"/>
          <w:color w:val="000000" w:themeColor="text1"/>
          <w:sz w:val="20"/>
        </w:rPr>
        <w:t xml:space="preserve"> v.0.77-2 </w:t>
      </w:r>
      <w:r w:rsidR="0041287E">
        <w:rPr>
          <w:rFonts w:asciiTheme="minorBidi" w:hAnsiTheme="minorBidi" w:cstheme="minorBidi"/>
          <w:color w:val="000000" w:themeColor="text1"/>
          <w:sz w:val="20"/>
        </w:rPr>
        <w:t>[24]</w:t>
      </w:r>
      <w:r w:rsidR="00844847" w:rsidRPr="00844847">
        <w:rPr>
          <w:rFonts w:asciiTheme="minorBidi" w:hAnsiTheme="minorBidi" w:cstheme="minorBidi"/>
          <w:color w:val="000000" w:themeColor="text1"/>
          <w:sz w:val="20"/>
        </w:rPr>
        <w:t xml:space="preserve">. A significant deviation from unimodality was interpreted as evidence that inserts had originated via few, large HGT events that produced discrete peaks of pairwise identity. All distribution plots were also visually inspected to </w:t>
      </w:r>
      <w:proofErr w:type="spellStart"/>
      <w:r w:rsidR="00844847" w:rsidRPr="00844847">
        <w:rPr>
          <w:rFonts w:asciiTheme="minorBidi" w:hAnsiTheme="minorBidi" w:cstheme="minorBidi"/>
          <w:color w:val="000000" w:themeColor="text1"/>
          <w:sz w:val="20"/>
        </w:rPr>
        <w:t>contextualise</w:t>
      </w:r>
      <w:proofErr w:type="spellEnd"/>
      <w:r w:rsidR="00844847" w:rsidRPr="00844847">
        <w:rPr>
          <w:rFonts w:asciiTheme="minorBidi" w:hAnsiTheme="minorBidi" w:cstheme="minorBidi"/>
          <w:color w:val="000000" w:themeColor="text1"/>
          <w:sz w:val="20"/>
        </w:rPr>
        <w:t xml:space="preserve"> the results of the dip tests. Hits with 100% pairwise identity were excluded from this analysis, as these likely represent recent inserts yet to be subjected to significant purifying </w:t>
      </w:r>
      <w:proofErr w:type="gramStart"/>
      <w:r w:rsidR="00844847" w:rsidRPr="00844847">
        <w:rPr>
          <w:rFonts w:asciiTheme="minorBidi" w:hAnsiTheme="minorBidi" w:cstheme="minorBidi"/>
          <w:color w:val="000000" w:themeColor="text1"/>
          <w:sz w:val="20"/>
        </w:rPr>
        <w:t>selection, and</w:t>
      </w:r>
      <w:proofErr w:type="gramEnd"/>
      <w:r w:rsidR="00844847" w:rsidRPr="00844847">
        <w:rPr>
          <w:rFonts w:asciiTheme="minorBidi" w:hAnsiTheme="minorBidi" w:cstheme="minorBidi"/>
          <w:color w:val="000000" w:themeColor="text1"/>
          <w:sz w:val="20"/>
        </w:rPr>
        <w:t xml:space="preserve"> are therefore expected to follow a divergent frequency distribution.</w:t>
      </w:r>
      <w:r w:rsidR="00844847">
        <w:rPr>
          <w:rFonts w:asciiTheme="minorBidi" w:hAnsiTheme="minorBidi" w:cstheme="minorBidi"/>
          <w:color w:val="000000" w:themeColor="text1"/>
          <w:sz w:val="20"/>
        </w:rPr>
        <w:t xml:space="preserve"> The results of these pairwise identities </w:t>
      </w:r>
      <w:r w:rsidR="00B501DB">
        <w:rPr>
          <w:rFonts w:asciiTheme="minorBidi" w:hAnsiTheme="minorBidi" w:cstheme="minorBidi"/>
          <w:color w:val="000000" w:themeColor="text1"/>
          <w:sz w:val="20"/>
        </w:rPr>
        <w:t>and dip</w:t>
      </w:r>
      <w:r w:rsidR="0086793C">
        <w:rPr>
          <w:rFonts w:asciiTheme="minorBidi" w:hAnsiTheme="minorBidi" w:cstheme="minorBidi"/>
          <w:color w:val="000000" w:themeColor="text1"/>
          <w:sz w:val="20"/>
        </w:rPr>
        <w:t xml:space="preserve"> </w:t>
      </w:r>
      <w:r w:rsidR="00B501DB">
        <w:rPr>
          <w:rFonts w:asciiTheme="minorBidi" w:hAnsiTheme="minorBidi" w:cstheme="minorBidi"/>
          <w:color w:val="000000" w:themeColor="text1"/>
          <w:sz w:val="20"/>
        </w:rPr>
        <w:t xml:space="preserve">tests </w:t>
      </w:r>
      <w:r w:rsidR="00844847">
        <w:rPr>
          <w:rFonts w:asciiTheme="minorBidi" w:hAnsiTheme="minorBidi" w:cstheme="minorBidi"/>
          <w:color w:val="000000" w:themeColor="text1"/>
          <w:sz w:val="20"/>
        </w:rPr>
        <w:t>are presented in Dataset S</w:t>
      </w:r>
      <w:r w:rsidR="005204AE">
        <w:rPr>
          <w:rFonts w:asciiTheme="minorBidi" w:hAnsiTheme="minorBidi" w:cstheme="minorBidi"/>
          <w:color w:val="000000" w:themeColor="text1"/>
          <w:sz w:val="20"/>
        </w:rPr>
        <w:t>5</w:t>
      </w:r>
      <w:r w:rsidR="00844847">
        <w:rPr>
          <w:rFonts w:asciiTheme="minorBidi" w:hAnsiTheme="minorBidi" w:cstheme="minorBidi"/>
          <w:color w:val="000000" w:themeColor="text1"/>
          <w:sz w:val="20"/>
        </w:rPr>
        <w:t>.</w:t>
      </w:r>
    </w:p>
    <w:p w14:paraId="7FA2C3C9" w14:textId="1D9B2526" w:rsidR="006B2DE1" w:rsidRPr="00267224" w:rsidRDefault="00844847" w:rsidP="006B2DE1">
      <w:pPr>
        <w:spacing w:after="100" w:afterAutospacing="1"/>
        <w:rPr>
          <w:rFonts w:asciiTheme="minorBidi" w:hAnsiTheme="minorBidi" w:cstheme="minorBidi"/>
          <w:color w:val="000000" w:themeColor="text1"/>
          <w:sz w:val="20"/>
        </w:rPr>
      </w:pPr>
      <w:r>
        <w:rPr>
          <w:rFonts w:asciiTheme="minorBidi" w:hAnsiTheme="minorBidi" w:cstheme="minorBidi"/>
          <w:color w:val="000000" w:themeColor="text1"/>
          <w:sz w:val="20"/>
        </w:rPr>
        <w:t>We carried out additional analysis to verify the common origin of numerous inserts identified as putatively ancestral</w:t>
      </w:r>
      <w:r w:rsidR="008C363E">
        <w:rPr>
          <w:rFonts w:asciiTheme="minorBidi" w:hAnsiTheme="minorBidi" w:cstheme="minorBidi"/>
          <w:color w:val="000000" w:themeColor="text1"/>
          <w:sz w:val="20"/>
        </w:rPr>
        <w:t xml:space="preserve"> (i.e. </w:t>
      </w:r>
      <w:r w:rsidR="00BB1B4A">
        <w:rPr>
          <w:rFonts w:asciiTheme="minorBidi" w:hAnsiTheme="minorBidi" w:cstheme="minorBidi"/>
          <w:color w:val="000000" w:themeColor="text1"/>
          <w:sz w:val="20"/>
        </w:rPr>
        <w:t xml:space="preserve">putatively ancestral </w:t>
      </w:r>
      <w:r w:rsidR="00581AE8">
        <w:rPr>
          <w:rFonts w:asciiTheme="minorBidi" w:hAnsiTheme="minorBidi" w:cstheme="minorBidi"/>
          <w:color w:val="000000" w:themeColor="text1"/>
          <w:sz w:val="20"/>
        </w:rPr>
        <w:t xml:space="preserve">inserts from </w:t>
      </w:r>
      <w:r w:rsidR="008C363E">
        <w:rPr>
          <w:rFonts w:asciiTheme="minorBidi" w:hAnsiTheme="minorBidi" w:cstheme="minorBidi"/>
          <w:color w:val="000000" w:themeColor="text1"/>
          <w:sz w:val="20"/>
        </w:rPr>
        <w:t xml:space="preserve">Dataset </w:t>
      </w:r>
      <w:r w:rsidR="00BB1B4A">
        <w:rPr>
          <w:rFonts w:asciiTheme="minorBidi" w:hAnsiTheme="minorBidi" w:cstheme="minorBidi"/>
          <w:color w:val="000000" w:themeColor="text1"/>
          <w:sz w:val="20"/>
        </w:rPr>
        <w:t>S5</w:t>
      </w:r>
      <w:r w:rsidR="008C363E">
        <w:rPr>
          <w:rFonts w:asciiTheme="minorBidi" w:hAnsiTheme="minorBidi" w:cstheme="minorBidi"/>
          <w:color w:val="000000" w:themeColor="text1"/>
          <w:sz w:val="20"/>
        </w:rPr>
        <w:t>)</w:t>
      </w:r>
      <w:r>
        <w:rPr>
          <w:rFonts w:asciiTheme="minorBidi" w:hAnsiTheme="minorBidi" w:cstheme="minorBidi"/>
          <w:color w:val="000000" w:themeColor="text1"/>
          <w:sz w:val="20"/>
        </w:rPr>
        <w:t>.</w:t>
      </w:r>
      <w:ins w:id="4" w:author="Nathan Lo" w:date="2026-05-07T09:18:00Z" w16du:dateUtc="2026-05-06T23:18:00Z">
        <w:r w:rsidR="00A05C67">
          <w:rPr>
            <w:rFonts w:asciiTheme="minorBidi" w:hAnsiTheme="minorBidi" w:cstheme="minorBidi"/>
            <w:color w:val="000000" w:themeColor="text1"/>
            <w:sz w:val="20"/>
          </w:rPr>
          <w:t xml:space="preserve"> </w:t>
        </w:r>
      </w:ins>
      <w:ins w:id="5" w:author="Nathan Lo" w:date="2026-05-07T09:51:00Z" w16du:dateUtc="2026-05-06T23:51:00Z">
        <w:r w:rsidR="00BC57C3">
          <w:rPr>
            <w:rFonts w:asciiTheme="minorBidi" w:hAnsiTheme="minorBidi" w:cstheme="minorBidi"/>
            <w:color w:val="000000" w:themeColor="text1"/>
            <w:sz w:val="20"/>
          </w:rPr>
          <w:t>We</w:t>
        </w:r>
      </w:ins>
      <w:ins w:id="6" w:author="Nathan Lo" w:date="2026-05-07T09:18:00Z" w16du:dateUtc="2026-05-06T23:18:00Z">
        <w:r w:rsidR="00A05C67">
          <w:rPr>
            <w:rFonts w:asciiTheme="minorBidi" w:hAnsiTheme="minorBidi" w:cstheme="minorBidi"/>
            <w:color w:val="000000" w:themeColor="text1"/>
            <w:sz w:val="20"/>
          </w:rPr>
          <w:t xml:space="preserve"> </w:t>
        </w:r>
      </w:ins>
      <w:ins w:id="7" w:author="Nathan Lo" w:date="2026-05-07T09:51:00Z" w16du:dateUtc="2026-05-06T23:51:00Z">
        <w:r w:rsidR="00FB02E4">
          <w:rPr>
            <w:rFonts w:asciiTheme="minorBidi" w:hAnsiTheme="minorBidi" w:cstheme="minorBidi"/>
            <w:color w:val="000000" w:themeColor="text1"/>
            <w:sz w:val="20"/>
          </w:rPr>
          <w:t>first identified</w:t>
        </w:r>
      </w:ins>
      <w:ins w:id="8" w:author="Nathan Lo" w:date="2026-05-07T09:19:00Z" w16du:dateUtc="2026-05-06T23:19:00Z">
        <w:r w:rsidR="00A05C67">
          <w:rPr>
            <w:rFonts w:asciiTheme="minorBidi" w:hAnsiTheme="minorBidi" w:cstheme="minorBidi"/>
            <w:color w:val="000000" w:themeColor="text1"/>
            <w:sz w:val="20"/>
          </w:rPr>
          <w:t xml:space="preserve"> all inserts that were found in two or more </w:t>
        </w:r>
      </w:ins>
      <w:ins w:id="9" w:author="Nathan Lo" w:date="2026-05-07T09:20:00Z" w16du:dateUtc="2026-05-06T23:20:00Z">
        <w:r w:rsidR="00A05C67">
          <w:rPr>
            <w:rFonts w:asciiTheme="minorBidi" w:hAnsiTheme="minorBidi" w:cstheme="minorBidi"/>
            <w:color w:val="000000" w:themeColor="text1"/>
            <w:sz w:val="20"/>
          </w:rPr>
          <w:t xml:space="preserve">species. For each </w:t>
        </w:r>
      </w:ins>
      <w:ins w:id="10" w:author="Nathan Lo" w:date="2026-05-07T09:52:00Z" w16du:dateUtc="2026-05-06T23:52:00Z">
        <w:r w:rsidR="00FB02E4">
          <w:rPr>
            <w:rFonts w:asciiTheme="minorBidi" w:hAnsiTheme="minorBidi" w:cstheme="minorBidi"/>
            <w:color w:val="000000" w:themeColor="text1"/>
            <w:sz w:val="20"/>
          </w:rPr>
          <w:t xml:space="preserve">of these </w:t>
        </w:r>
      </w:ins>
      <w:ins w:id="11" w:author="Nathan Lo" w:date="2026-05-07T09:20:00Z" w16du:dateUtc="2026-05-06T23:20:00Z">
        <w:r w:rsidR="00A05C67">
          <w:rPr>
            <w:rFonts w:asciiTheme="minorBidi" w:hAnsiTheme="minorBidi" w:cstheme="minorBidi"/>
            <w:color w:val="000000" w:themeColor="text1"/>
            <w:sz w:val="20"/>
          </w:rPr>
          <w:t>insert</w:t>
        </w:r>
      </w:ins>
      <w:ins w:id="12" w:author="Nathan Lo" w:date="2026-05-07T09:52:00Z" w16du:dateUtc="2026-05-06T23:52:00Z">
        <w:r w:rsidR="00FB02E4">
          <w:rPr>
            <w:rFonts w:asciiTheme="minorBidi" w:hAnsiTheme="minorBidi" w:cstheme="minorBidi"/>
            <w:color w:val="000000" w:themeColor="text1"/>
            <w:sz w:val="20"/>
          </w:rPr>
          <w:t>s</w:t>
        </w:r>
      </w:ins>
      <w:ins w:id="13" w:author="Nathan Lo" w:date="2026-05-07T09:20:00Z" w16du:dateUtc="2026-05-06T23:20:00Z">
        <w:r w:rsidR="00A05C67">
          <w:rPr>
            <w:rFonts w:asciiTheme="minorBidi" w:hAnsiTheme="minorBidi" w:cstheme="minorBidi"/>
            <w:color w:val="000000" w:themeColor="text1"/>
            <w:sz w:val="20"/>
          </w:rPr>
          <w:t xml:space="preserve">, we </w:t>
        </w:r>
      </w:ins>
      <w:ins w:id="14" w:author="Nathan Lo" w:date="2026-05-07T09:51:00Z" w16du:dateUtc="2026-05-06T23:51:00Z">
        <w:r w:rsidR="00FB02E4">
          <w:rPr>
            <w:rFonts w:asciiTheme="minorBidi" w:hAnsiTheme="minorBidi" w:cstheme="minorBidi"/>
            <w:color w:val="000000" w:themeColor="text1"/>
            <w:sz w:val="20"/>
          </w:rPr>
          <w:t>the</w:t>
        </w:r>
      </w:ins>
      <w:ins w:id="15" w:author="Nathan Lo" w:date="2026-05-07T09:52:00Z" w16du:dateUtc="2026-05-06T23:52:00Z">
        <w:r w:rsidR="00FB02E4">
          <w:rPr>
            <w:rFonts w:asciiTheme="minorBidi" w:hAnsiTheme="minorBidi" w:cstheme="minorBidi"/>
            <w:color w:val="000000" w:themeColor="text1"/>
            <w:sz w:val="20"/>
          </w:rPr>
          <w:t>n</w:t>
        </w:r>
      </w:ins>
      <w:ins w:id="16" w:author="Nathan Lo" w:date="2026-05-07T09:51:00Z" w16du:dateUtc="2026-05-06T23:51:00Z">
        <w:r w:rsidR="00FB02E4">
          <w:rPr>
            <w:rFonts w:asciiTheme="minorBidi" w:hAnsiTheme="minorBidi" w:cstheme="minorBidi"/>
            <w:color w:val="000000" w:themeColor="text1"/>
            <w:sz w:val="20"/>
          </w:rPr>
          <w:t xml:space="preserve"> </w:t>
        </w:r>
      </w:ins>
      <w:ins w:id="17" w:author="Nathan Lo" w:date="2026-05-07T09:52:00Z" w16du:dateUtc="2026-05-06T23:52:00Z">
        <w:r w:rsidR="00FB02E4">
          <w:rPr>
            <w:rFonts w:asciiTheme="minorBidi" w:hAnsiTheme="minorBidi" w:cstheme="minorBidi"/>
            <w:color w:val="000000" w:themeColor="text1"/>
            <w:sz w:val="20"/>
          </w:rPr>
          <w:t xml:space="preserve">extracted the </w:t>
        </w:r>
      </w:ins>
      <w:ins w:id="18" w:author="Nathan Lo" w:date="2026-05-07T09:20:00Z" w16du:dateUtc="2026-05-06T23:20:00Z">
        <w:r w:rsidR="00A05C67">
          <w:rPr>
            <w:rFonts w:asciiTheme="minorBidi" w:hAnsiTheme="minorBidi" w:cstheme="minorBidi"/>
            <w:color w:val="000000" w:themeColor="text1"/>
            <w:sz w:val="20"/>
          </w:rPr>
          <w:t>5 kb upst</w:t>
        </w:r>
      </w:ins>
      <w:ins w:id="19" w:author="Nathan Lo" w:date="2026-05-07T09:52:00Z" w16du:dateUtc="2026-05-06T23:52:00Z">
        <w:r w:rsidR="00FB02E4">
          <w:rPr>
            <w:rFonts w:asciiTheme="minorBidi" w:hAnsiTheme="minorBidi" w:cstheme="minorBidi"/>
            <w:color w:val="000000" w:themeColor="text1"/>
            <w:sz w:val="20"/>
          </w:rPr>
          <w:t>ream and downstream of the insert. Upst</w:t>
        </w:r>
      </w:ins>
      <w:ins w:id="20" w:author="Nathan Lo" w:date="2026-05-07T09:53:00Z" w16du:dateUtc="2026-05-06T23:53:00Z">
        <w:r w:rsidR="00FB02E4">
          <w:rPr>
            <w:rFonts w:asciiTheme="minorBidi" w:hAnsiTheme="minorBidi" w:cstheme="minorBidi"/>
            <w:color w:val="000000" w:themeColor="text1"/>
            <w:sz w:val="20"/>
          </w:rPr>
          <w:t>ream flanking sequences were then assessed for sequence simila</w:t>
        </w:r>
      </w:ins>
      <w:ins w:id="21" w:author="Nathan Lo" w:date="2026-05-07T09:54:00Z" w16du:dateUtc="2026-05-06T23:54:00Z">
        <w:r w:rsidR="00FB02E4">
          <w:rPr>
            <w:rFonts w:asciiTheme="minorBidi" w:hAnsiTheme="minorBidi" w:cstheme="minorBidi"/>
            <w:color w:val="000000" w:themeColor="text1"/>
            <w:sz w:val="20"/>
          </w:rPr>
          <w:t>rit</w:t>
        </w:r>
      </w:ins>
      <w:ins w:id="22" w:author="Nathan Lo" w:date="2026-05-07T09:53:00Z" w16du:dateUtc="2026-05-06T23:53:00Z">
        <w:r w:rsidR="00FB02E4">
          <w:rPr>
            <w:rFonts w:asciiTheme="minorBidi" w:hAnsiTheme="minorBidi" w:cstheme="minorBidi"/>
            <w:color w:val="000000" w:themeColor="text1"/>
            <w:sz w:val="20"/>
          </w:rPr>
          <w:t>y using BLASTN</w:t>
        </w:r>
      </w:ins>
      <w:ins w:id="23" w:author="Nathan Lo" w:date="2026-05-07T09:52:00Z" w16du:dateUtc="2026-05-06T23:52:00Z">
        <w:r w:rsidR="00FB02E4">
          <w:rPr>
            <w:rFonts w:asciiTheme="minorBidi" w:hAnsiTheme="minorBidi" w:cstheme="minorBidi"/>
            <w:color w:val="000000" w:themeColor="text1"/>
            <w:sz w:val="20"/>
          </w:rPr>
          <w:t xml:space="preserve">. </w:t>
        </w:r>
      </w:ins>
      <w:ins w:id="24" w:author="Nathan Lo" w:date="2026-05-07T09:55:00Z" w16du:dateUtc="2026-05-06T23:55:00Z">
        <w:r w:rsidR="00FB02E4">
          <w:rPr>
            <w:rFonts w:asciiTheme="minorBidi" w:hAnsiTheme="minorBidi" w:cstheme="minorBidi"/>
            <w:color w:val="000000" w:themeColor="text1"/>
            <w:sz w:val="20"/>
          </w:rPr>
          <w:t xml:space="preserve">This was repeated for downstream flanking regions. Inserts </w:t>
        </w:r>
      </w:ins>
      <w:ins w:id="25" w:author="Nathan Lo" w:date="2026-05-07T09:56:00Z" w16du:dateUtc="2026-05-06T23:56:00Z">
        <w:r w:rsidR="00FB02E4">
          <w:rPr>
            <w:rFonts w:asciiTheme="minorBidi" w:hAnsiTheme="minorBidi" w:cstheme="minorBidi"/>
            <w:color w:val="000000" w:themeColor="text1"/>
            <w:sz w:val="20"/>
          </w:rPr>
          <w:t>whose flanking regions</w:t>
        </w:r>
      </w:ins>
      <w:ins w:id="26" w:author="Nathan Lo" w:date="2026-05-07T09:55:00Z" w16du:dateUtc="2026-05-06T23:55:00Z">
        <w:r w:rsidR="00FB02E4">
          <w:rPr>
            <w:rFonts w:asciiTheme="minorBidi" w:hAnsiTheme="minorBidi" w:cstheme="minorBidi"/>
            <w:color w:val="000000" w:themeColor="text1"/>
            <w:sz w:val="20"/>
          </w:rPr>
          <w:t xml:space="preserve"> displayed</w:t>
        </w:r>
      </w:ins>
      <w:ins w:id="27" w:author="Nathan Lo" w:date="2026-05-07T09:56:00Z" w16du:dateUtc="2026-05-06T23:56:00Z">
        <w:r w:rsidR="00FB02E4">
          <w:rPr>
            <w:rFonts w:asciiTheme="minorBidi" w:hAnsiTheme="minorBidi" w:cstheme="minorBidi"/>
            <w:color w:val="000000" w:themeColor="text1"/>
            <w:sz w:val="20"/>
          </w:rPr>
          <w:t xml:space="preserve"> a </w:t>
        </w:r>
        <w:r w:rsidR="00FB02E4">
          <w:rPr>
            <w:rFonts w:asciiTheme="minorBidi" w:hAnsiTheme="minorBidi" w:cstheme="minorBidi"/>
            <w:color w:val="000000" w:themeColor="text1"/>
            <w:sz w:val="20"/>
          </w:rPr>
          <w:t>minimum sequence identity of 80% and an alignment length of at least 1000 bp</w:t>
        </w:r>
        <w:r w:rsidR="00FB02E4">
          <w:rPr>
            <w:rFonts w:asciiTheme="minorBidi" w:hAnsiTheme="minorBidi" w:cstheme="minorBidi"/>
            <w:color w:val="000000" w:themeColor="text1"/>
            <w:sz w:val="20"/>
          </w:rPr>
          <w:t xml:space="preserve"> were considered ‘ancestral’ (i.e. </w:t>
        </w:r>
      </w:ins>
      <w:ins w:id="28" w:author="Nathan Lo" w:date="2026-05-07T09:57:00Z" w16du:dateUtc="2026-05-06T23:57:00Z">
        <w:r w:rsidR="00FB02E4">
          <w:rPr>
            <w:rFonts w:asciiTheme="minorBidi" w:hAnsiTheme="minorBidi" w:cstheme="minorBidi"/>
            <w:color w:val="000000" w:themeColor="text1"/>
            <w:sz w:val="20"/>
          </w:rPr>
          <w:t>insertion occurred prior to divergence of the species with its sister taxon). A total of 36</w:t>
        </w:r>
      </w:ins>
      <w:ins w:id="29" w:author="Nathan Lo" w:date="2026-05-07T09:58:00Z" w16du:dateUtc="2026-05-06T23:58:00Z">
        <w:r w:rsidR="00FB02E4">
          <w:rPr>
            <w:rFonts w:asciiTheme="minorBidi" w:hAnsiTheme="minorBidi" w:cstheme="minorBidi"/>
            <w:color w:val="000000" w:themeColor="text1"/>
            <w:sz w:val="20"/>
          </w:rPr>
          <w:t xml:space="preserve">89 ‘ancestral’ inserts </w:t>
        </w:r>
      </w:ins>
      <w:ins w:id="30" w:author="Nathan Lo" w:date="2026-05-07T09:59:00Z" w16du:dateUtc="2026-05-06T23:59:00Z">
        <w:r w:rsidR="00FB02E4">
          <w:rPr>
            <w:rFonts w:asciiTheme="minorBidi" w:hAnsiTheme="minorBidi" w:cstheme="minorBidi"/>
            <w:color w:val="000000" w:themeColor="text1"/>
            <w:sz w:val="20"/>
          </w:rPr>
          <w:t xml:space="preserve">of varying minimum inferred insertion times </w:t>
        </w:r>
      </w:ins>
      <w:ins w:id="31" w:author="Nathan Lo" w:date="2026-05-07T09:58:00Z" w16du:dateUtc="2026-05-06T23:58:00Z">
        <w:r w:rsidR="00FB02E4">
          <w:rPr>
            <w:rFonts w:asciiTheme="minorBidi" w:hAnsiTheme="minorBidi" w:cstheme="minorBidi"/>
            <w:color w:val="000000" w:themeColor="text1"/>
            <w:sz w:val="20"/>
          </w:rPr>
          <w:t>were identified</w:t>
        </w:r>
      </w:ins>
      <w:ins w:id="32" w:author="Nathan Lo" w:date="2026-05-07T10:07:00Z" w16du:dateUtc="2026-05-07T00:07:00Z">
        <w:r w:rsidR="006865F6">
          <w:rPr>
            <w:rFonts w:asciiTheme="minorBidi" w:hAnsiTheme="minorBidi" w:cstheme="minorBidi"/>
            <w:color w:val="000000" w:themeColor="text1"/>
            <w:sz w:val="20"/>
          </w:rPr>
          <w:t>.</w:t>
        </w:r>
      </w:ins>
      <w:ins w:id="33" w:author="Nathan Lo" w:date="2026-05-07T09:55:00Z" w16du:dateUtc="2026-05-06T23:55:00Z">
        <w:r w:rsidR="00FB02E4">
          <w:rPr>
            <w:rFonts w:asciiTheme="minorBidi" w:hAnsiTheme="minorBidi" w:cstheme="minorBidi"/>
            <w:color w:val="000000" w:themeColor="text1"/>
            <w:sz w:val="20"/>
          </w:rPr>
          <w:t xml:space="preserve"> </w:t>
        </w:r>
      </w:ins>
      <w:del w:id="34" w:author="Nathan Lo" w:date="2026-05-07T10:07:00Z" w16du:dateUtc="2026-05-07T00:07:00Z">
        <w:r w:rsidDel="006865F6">
          <w:rPr>
            <w:rFonts w:asciiTheme="minorBidi" w:hAnsiTheme="minorBidi" w:cstheme="minorBidi"/>
            <w:color w:val="000000" w:themeColor="text1"/>
            <w:sz w:val="20"/>
          </w:rPr>
          <w:delText xml:space="preserve"> </w:delText>
        </w:r>
      </w:del>
      <w:r w:rsidR="00F911E9" w:rsidRPr="00267224">
        <w:rPr>
          <w:rFonts w:asciiTheme="minorBidi" w:hAnsiTheme="minorBidi" w:cstheme="minorBidi"/>
          <w:color w:val="000000" w:themeColor="text1"/>
          <w:sz w:val="20"/>
        </w:rPr>
        <w:t>We confirmed the homology (and common origin) of 22 putatively ancestral inserts by insp</w:t>
      </w:r>
      <w:r w:rsidR="009117B5">
        <w:rPr>
          <w:rFonts w:asciiTheme="minorBidi" w:hAnsiTheme="minorBidi" w:cstheme="minorBidi"/>
          <w:color w:val="000000" w:themeColor="text1"/>
          <w:sz w:val="20"/>
        </w:rPr>
        <w:t>e</w:t>
      </w:r>
      <w:r w:rsidR="00F911E9" w:rsidRPr="00267224">
        <w:rPr>
          <w:rFonts w:asciiTheme="minorBidi" w:hAnsiTheme="minorBidi" w:cstheme="minorBidi"/>
          <w:color w:val="000000" w:themeColor="text1"/>
          <w:sz w:val="20"/>
        </w:rPr>
        <w:t>cting 5 kb of cockroach genome sequence upstream and downstream from the insert position across multiple taxa (Fig. 2A</w:t>
      </w:r>
      <w:ins w:id="35" w:author="Nathan Lo" w:date="2026-05-07T09:58:00Z" w16du:dateUtc="2026-05-06T23:58:00Z">
        <w:r w:rsidR="00FB02E4">
          <w:rPr>
            <w:rFonts w:asciiTheme="minorBidi" w:hAnsiTheme="minorBidi" w:cstheme="minorBidi"/>
            <w:color w:val="000000" w:themeColor="text1"/>
            <w:sz w:val="20"/>
          </w:rPr>
          <w:t xml:space="preserve"> shows two of these</w:t>
        </w:r>
      </w:ins>
      <w:r w:rsidR="00F911E9" w:rsidRPr="00267224">
        <w:rPr>
          <w:rFonts w:asciiTheme="minorBidi" w:hAnsiTheme="minorBidi" w:cstheme="minorBidi"/>
          <w:color w:val="000000" w:themeColor="text1"/>
          <w:sz w:val="20"/>
        </w:rPr>
        <w:t xml:space="preserve">). For all examined inserts, multiple taxa harbored homologous DNA across these ~10 kb regions, though some species were inferred to have subsequently lost the inserts. </w:t>
      </w:r>
    </w:p>
    <w:p w14:paraId="004C2F58" w14:textId="6282C3FB" w:rsidR="00A470D4" w:rsidRPr="00267224" w:rsidRDefault="006B2DE1" w:rsidP="00A470D4">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We characteri</w:t>
      </w:r>
      <w:r w:rsidR="00781744"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the source locations of the inserts along the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 First, we aligned the inserts back to their respective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genomes using bwa mem. Only species with a published species-specific </w:t>
      </w:r>
      <w:proofErr w:type="spellStart"/>
      <w:r w:rsidRPr="00267224">
        <w:rPr>
          <w:rFonts w:asciiTheme="minorBidi" w:hAnsiTheme="minorBidi" w:cstheme="minorBidi"/>
          <w:i/>
          <w:color w:val="000000" w:themeColor="text1"/>
          <w:sz w:val="20"/>
        </w:rPr>
        <w:t>Blattabacterium</w:t>
      </w:r>
      <w:proofErr w:type="spellEnd"/>
      <w:r w:rsidRPr="00267224">
        <w:rPr>
          <w:rFonts w:asciiTheme="minorBidi" w:hAnsiTheme="minorBidi" w:cstheme="minorBidi"/>
          <w:color w:val="000000" w:themeColor="text1"/>
          <w:sz w:val="20"/>
        </w:rPr>
        <w:t xml:space="preserve"> strain were included in this analysis (Dataset S2). Note, not </w:t>
      </w:r>
      <w:proofErr w:type="gramStart"/>
      <w:r w:rsidRPr="00267224">
        <w:rPr>
          <w:rFonts w:asciiTheme="minorBidi" w:hAnsiTheme="minorBidi" w:cstheme="minorBidi"/>
          <w:color w:val="000000" w:themeColor="text1"/>
          <w:sz w:val="20"/>
        </w:rPr>
        <w:t>all of</w:t>
      </w:r>
      <w:proofErr w:type="gramEnd"/>
      <w:r w:rsidRPr="00267224">
        <w:rPr>
          <w:rFonts w:asciiTheme="minorBidi" w:hAnsiTheme="minorBidi" w:cstheme="minorBidi"/>
          <w:color w:val="000000" w:themeColor="text1"/>
          <w:sz w:val="20"/>
        </w:rPr>
        <w:t xml:space="preserve"> the inserts aligned, as some inserts were characteri</w:t>
      </w:r>
      <w:r w:rsidR="00927E96"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based on fragments of other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genomes (not only the species-specific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strain). Second, we used a combination of </w:t>
      </w:r>
      <w:proofErr w:type="spellStart"/>
      <w:r w:rsidRPr="00267224">
        <w:rPr>
          <w:rFonts w:asciiTheme="minorBidi" w:hAnsiTheme="minorBidi" w:cstheme="minorBidi"/>
          <w:color w:val="000000" w:themeColor="text1"/>
          <w:sz w:val="20"/>
        </w:rPr>
        <w:t>samtools</w:t>
      </w:r>
      <w:proofErr w:type="spellEnd"/>
      <w:r w:rsidRPr="00267224">
        <w:rPr>
          <w:rFonts w:asciiTheme="minorBidi" w:hAnsiTheme="minorBidi" w:cstheme="minorBidi"/>
          <w:color w:val="000000" w:themeColor="text1"/>
          <w:sz w:val="20"/>
        </w:rPr>
        <w:t xml:space="preserve"> and awk to only retain primary alignments, and to record the insert start position along the alignment. Lastly, we plotted the cumulative start position counts along the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 using the R packages </w:t>
      </w:r>
      <w:proofErr w:type="spellStart"/>
      <w:r w:rsidRPr="00267224">
        <w:rPr>
          <w:rFonts w:asciiTheme="minorBidi" w:hAnsiTheme="minorBidi" w:cstheme="minorBidi"/>
          <w:color w:val="000000" w:themeColor="text1"/>
          <w:sz w:val="20"/>
        </w:rPr>
        <w:t>tidyverse</w:t>
      </w:r>
      <w:proofErr w:type="spellEnd"/>
      <w:r w:rsidRPr="00267224">
        <w:rPr>
          <w:rFonts w:asciiTheme="minorBidi" w:hAnsiTheme="minorBidi" w:cstheme="minorBidi"/>
          <w:color w:val="000000" w:themeColor="text1"/>
          <w:sz w:val="20"/>
        </w:rPr>
        <w:t xml:space="preserve"> v2 </w:t>
      </w:r>
      <w:r w:rsidR="008F528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5</w:t>
      </w:r>
      <w:r w:rsidR="008F528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and ggplot2 v3.5.1 </w:t>
      </w:r>
      <w:r w:rsidR="008F528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6</w:t>
      </w:r>
      <w:r w:rsidR="008F528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whereby a linear trend indicates that the origin of the inserts in the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genome is random.</w:t>
      </w:r>
    </w:p>
    <w:p w14:paraId="10D57351" w14:textId="67B5ACE3" w:rsidR="00A470D4" w:rsidRPr="00267224" w:rsidRDefault="00A470D4" w:rsidP="00A470D4">
      <w:pPr>
        <w:rPr>
          <w:rFonts w:asciiTheme="minorBidi" w:hAnsiTheme="minorBidi" w:cstheme="minorBidi"/>
          <w:color w:val="000000" w:themeColor="text1"/>
          <w:sz w:val="20"/>
        </w:rPr>
      </w:pPr>
    </w:p>
    <w:p w14:paraId="52CFD3BB" w14:textId="4DC07D47" w:rsidR="00165D9C" w:rsidRPr="00267224" w:rsidRDefault="00A470D4" w:rsidP="006F44CD">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also </w:t>
      </w:r>
      <w:r w:rsidR="00423C88" w:rsidRPr="00267224">
        <w:rPr>
          <w:rFonts w:asciiTheme="minorBidi" w:hAnsiTheme="minorBidi" w:cstheme="minorBidi"/>
          <w:color w:val="000000" w:themeColor="text1"/>
          <w:sz w:val="20"/>
        </w:rPr>
        <w:t>assessed</w:t>
      </w:r>
      <w:r w:rsidRPr="00267224">
        <w:rPr>
          <w:rFonts w:asciiTheme="minorBidi" w:hAnsiTheme="minorBidi" w:cstheme="minorBidi"/>
          <w:color w:val="000000" w:themeColor="text1"/>
          <w:sz w:val="20"/>
        </w:rPr>
        <w:t xml:space="preserve"> the distribution of inserts </w:t>
      </w:r>
      <w:r w:rsidR="0010042A" w:rsidRPr="00267224">
        <w:rPr>
          <w:rFonts w:asciiTheme="minorBidi" w:hAnsiTheme="minorBidi" w:cstheme="minorBidi"/>
          <w:color w:val="000000" w:themeColor="text1"/>
          <w:sz w:val="20"/>
        </w:rPr>
        <w:t xml:space="preserve">among and </w:t>
      </w:r>
      <w:r w:rsidRPr="00267224">
        <w:rPr>
          <w:rFonts w:asciiTheme="minorBidi" w:hAnsiTheme="minorBidi" w:cstheme="minorBidi"/>
          <w:color w:val="000000" w:themeColor="text1"/>
          <w:sz w:val="20"/>
        </w:rPr>
        <w:t xml:space="preserve">along the host </w:t>
      </w:r>
      <w:r w:rsidR="00423C88" w:rsidRPr="00267224">
        <w:rPr>
          <w:rFonts w:asciiTheme="minorBidi" w:hAnsiTheme="minorBidi" w:cstheme="minorBidi"/>
          <w:color w:val="000000" w:themeColor="text1"/>
          <w:sz w:val="20"/>
        </w:rPr>
        <w:t>genome contigs</w:t>
      </w:r>
      <w:r w:rsidRPr="00267224">
        <w:rPr>
          <w:rFonts w:asciiTheme="minorBidi" w:hAnsiTheme="minorBidi" w:cstheme="minorBidi"/>
          <w:color w:val="000000" w:themeColor="text1"/>
          <w:sz w:val="20"/>
        </w:rPr>
        <w:t xml:space="preserve"> to investigate whether inserts were found in relatively few</w:t>
      </w:r>
      <w:r w:rsidR="007C500E"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clusters</w:t>
      </w:r>
      <w:r w:rsidR="00123737">
        <w:rPr>
          <w:rFonts w:asciiTheme="minorBidi" w:hAnsiTheme="minorBidi" w:cstheme="minorBidi"/>
          <w:color w:val="000000" w:themeColor="text1"/>
          <w:sz w:val="20"/>
        </w:rPr>
        <w:t xml:space="preserve">, which would </w:t>
      </w:r>
      <w:r w:rsidRPr="00267224">
        <w:rPr>
          <w:rFonts w:asciiTheme="minorBidi" w:hAnsiTheme="minorBidi" w:cstheme="minorBidi"/>
          <w:color w:val="000000" w:themeColor="text1"/>
          <w:sz w:val="20"/>
        </w:rPr>
        <w:t>suggest few independent HGT events (</w:t>
      </w:r>
      <w:r w:rsidR="0001730F" w:rsidRPr="00267224">
        <w:rPr>
          <w:rFonts w:asciiTheme="minorBidi" w:hAnsiTheme="minorBidi" w:cstheme="minorBidi"/>
          <w:color w:val="000000" w:themeColor="text1"/>
          <w:sz w:val="20"/>
        </w:rPr>
        <w:t xml:space="preserve">which inserted large spans of </w:t>
      </w:r>
      <w:proofErr w:type="spellStart"/>
      <w:r w:rsidR="0001730F" w:rsidRPr="00267224">
        <w:rPr>
          <w:rFonts w:asciiTheme="minorBidi" w:hAnsiTheme="minorBidi" w:cstheme="minorBidi"/>
          <w:i/>
          <w:iCs/>
          <w:color w:val="000000" w:themeColor="text1"/>
          <w:sz w:val="20"/>
        </w:rPr>
        <w:t>Blatta</w:t>
      </w:r>
      <w:r w:rsidR="0010042A" w:rsidRPr="00267224">
        <w:rPr>
          <w:rFonts w:asciiTheme="minorBidi" w:hAnsiTheme="minorBidi" w:cstheme="minorBidi"/>
          <w:i/>
          <w:iCs/>
          <w:color w:val="000000" w:themeColor="text1"/>
          <w:sz w:val="20"/>
        </w:rPr>
        <w:t>bacterium</w:t>
      </w:r>
      <w:proofErr w:type="spellEnd"/>
      <w:r w:rsidR="0001730F" w:rsidRPr="00267224">
        <w:rPr>
          <w:rFonts w:asciiTheme="minorBidi" w:hAnsiTheme="minorBidi" w:cstheme="minorBidi"/>
          <w:color w:val="000000" w:themeColor="text1"/>
          <w:sz w:val="20"/>
        </w:rPr>
        <w:t xml:space="preserve"> DNA subsequently broken apart by recombination</w:t>
      </w:r>
      <w:r w:rsidRPr="00267224">
        <w:rPr>
          <w:rFonts w:asciiTheme="minorBidi" w:hAnsiTheme="minorBidi" w:cstheme="minorBidi"/>
          <w:color w:val="000000" w:themeColor="text1"/>
          <w:sz w:val="20"/>
        </w:rPr>
        <w:t>), or whether they have a wide distribution across the genomes, suggesting many HGT events.</w:t>
      </w:r>
      <w:r w:rsidR="0001730F" w:rsidRPr="00267224">
        <w:rPr>
          <w:rFonts w:asciiTheme="minorBidi" w:hAnsiTheme="minorBidi" w:cstheme="minorBidi"/>
          <w:color w:val="000000" w:themeColor="text1"/>
          <w:sz w:val="20"/>
        </w:rPr>
        <w:t xml:space="preserve"> First, we used a chi-squared goodness-of-fit test in R to determine whether the numbers of inserts per genomic contig differed significantly from the expected proportions under a purely random distribution (in which the proportion of inserts directly corresponds to the lengths of the contigs). To improve model fit, we limited this analysis to contigs with </w:t>
      </w:r>
      <w:r w:rsidR="005F1BA1" w:rsidRPr="00267224">
        <w:rPr>
          <w:rFonts w:asciiTheme="minorBidi" w:hAnsiTheme="minorBidi" w:cstheme="minorBidi"/>
          <w:color w:val="000000" w:themeColor="text1"/>
          <w:sz w:val="20"/>
        </w:rPr>
        <w:t>≥</w:t>
      </w:r>
      <w:r w:rsidR="0001730F" w:rsidRPr="00267224">
        <w:rPr>
          <w:rFonts w:asciiTheme="minorBidi" w:hAnsiTheme="minorBidi" w:cstheme="minorBidi"/>
          <w:color w:val="000000" w:themeColor="text1"/>
          <w:sz w:val="20"/>
        </w:rPr>
        <w:t xml:space="preserve">2 inserts, and simulated </w:t>
      </w:r>
      <w:r w:rsidR="0001730F" w:rsidRPr="00267224">
        <w:rPr>
          <w:rFonts w:asciiTheme="minorBidi" w:hAnsiTheme="minorBidi" w:cstheme="minorBidi"/>
          <w:i/>
          <w:iCs/>
          <w:color w:val="000000" w:themeColor="text1"/>
          <w:sz w:val="20"/>
        </w:rPr>
        <w:t>p</w:t>
      </w:r>
      <w:r w:rsidR="0001730F" w:rsidRPr="00267224">
        <w:rPr>
          <w:rFonts w:asciiTheme="minorBidi" w:hAnsiTheme="minorBidi" w:cstheme="minorBidi"/>
          <w:color w:val="000000" w:themeColor="text1"/>
          <w:sz w:val="20"/>
        </w:rPr>
        <w:t xml:space="preserve">-values using a Monte Carlo test </w:t>
      </w:r>
      <w:r w:rsidR="00120FE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7</w:t>
      </w:r>
      <w:r w:rsidR="00120FE2" w:rsidRPr="00267224">
        <w:rPr>
          <w:rFonts w:asciiTheme="minorBidi" w:hAnsiTheme="minorBidi" w:cstheme="minorBidi"/>
          <w:color w:val="000000" w:themeColor="text1"/>
          <w:sz w:val="20"/>
        </w:rPr>
        <w:t>]</w:t>
      </w:r>
      <w:r w:rsidR="0001730F" w:rsidRPr="00267224">
        <w:rPr>
          <w:rFonts w:asciiTheme="minorBidi" w:hAnsiTheme="minorBidi" w:cstheme="minorBidi"/>
          <w:color w:val="000000" w:themeColor="text1"/>
          <w:sz w:val="20"/>
        </w:rPr>
        <w:t xml:space="preserve"> with 10,000 replicates. In addition, to determine whether any significant results represented meaningful deviations from random distributions, we estimated effect size using Cramér’s V in the </w:t>
      </w:r>
      <w:r w:rsidR="00120FE2" w:rsidRPr="00267224">
        <w:rPr>
          <w:rFonts w:asciiTheme="minorBidi" w:hAnsiTheme="minorBidi" w:cstheme="minorBidi"/>
          <w:color w:val="000000" w:themeColor="text1"/>
          <w:sz w:val="20"/>
        </w:rPr>
        <w:t xml:space="preserve">R </w:t>
      </w:r>
      <w:r w:rsidR="0001730F" w:rsidRPr="00267224">
        <w:rPr>
          <w:rFonts w:asciiTheme="minorBidi" w:hAnsiTheme="minorBidi" w:cstheme="minorBidi"/>
          <w:color w:val="000000" w:themeColor="text1"/>
          <w:sz w:val="20"/>
        </w:rPr>
        <w:t xml:space="preserve">package </w:t>
      </w:r>
      <w:proofErr w:type="spellStart"/>
      <w:r w:rsidR="0001730F" w:rsidRPr="00267224">
        <w:rPr>
          <w:rFonts w:asciiTheme="minorBidi" w:hAnsiTheme="minorBidi" w:cstheme="minorBidi"/>
          <w:color w:val="000000" w:themeColor="text1"/>
          <w:sz w:val="20"/>
        </w:rPr>
        <w:t>lsr</w:t>
      </w:r>
      <w:proofErr w:type="spellEnd"/>
      <w:r w:rsidR="0001730F" w:rsidRPr="00267224">
        <w:rPr>
          <w:rFonts w:asciiTheme="minorBidi" w:hAnsiTheme="minorBidi" w:cstheme="minorBidi"/>
          <w:color w:val="000000" w:themeColor="text1"/>
          <w:sz w:val="20"/>
        </w:rPr>
        <w:t xml:space="preserve"> v.0.5.2 </w:t>
      </w:r>
      <w:r w:rsidR="00120FE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8</w:t>
      </w:r>
      <w:r w:rsidR="00120FE2" w:rsidRPr="00267224">
        <w:rPr>
          <w:rFonts w:asciiTheme="minorBidi" w:hAnsiTheme="minorBidi" w:cstheme="minorBidi"/>
          <w:color w:val="000000" w:themeColor="text1"/>
          <w:sz w:val="20"/>
        </w:rPr>
        <w:t>].</w:t>
      </w:r>
      <w:r w:rsidR="00BF5A87" w:rsidRPr="00267224">
        <w:rPr>
          <w:rFonts w:asciiTheme="minorBidi" w:hAnsiTheme="minorBidi" w:cstheme="minorBidi"/>
          <w:color w:val="000000" w:themeColor="text1"/>
          <w:sz w:val="20"/>
        </w:rPr>
        <w:t xml:space="preserve"> Most chi-squared tests showed significant deviation from neutral expectations (</w:t>
      </w:r>
      <w:r w:rsidR="00BF5A87" w:rsidRPr="00267224">
        <w:rPr>
          <w:rFonts w:asciiTheme="minorBidi" w:hAnsiTheme="minorBidi" w:cstheme="minorBidi"/>
          <w:i/>
          <w:iCs/>
          <w:color w:val="000000" w:themeColor="text1"/>
          <w:sz w:val="20"/>
        </w:rPr>
        <w:t>p</w:t>
      </w:r>
      <w:r w:rsidR="00BF5A87" w:rsidRPr="00267224">
        <w:rPr>
          <w:rFonts w:asciiTheme="minorBidi" w:hAnsiTheme="minorBidi" w:cstheme="minorBidi"/>
          <w:color w:val="000000" w:themeColor="text1"/>
          <w:sz w:val="20"/>
        </w:rPr>
        <w:t>&lt;0.0</w:t>
      </w:r>
      <w:r w:rsidR="005F1B64" w:rsidRPr="00267224">
        <w:rPr>
          <w:rFonts w:asciiTheme="minorBidi" w:hAnsiTheme="minorBidi" w:cstheme="minorBidi"/>
          <w:color w:val="000000" w:themeColor="text1"/>
          <w:sz w:val="20"/>
        </w:rPr>
        <w:t>5</w:t>
      </w:r>
      <w:r w:rsidR="00BF5A87" w:rsidRPr="00267224">
        <w:rPr>
          <w:rFonts w:asciiTheme="minorBidi" w:hAnsiTheme="minorBidi" w:cstheme="minorBidi"/>
          <w:color w:val="000000" w:themeColor="text1"/>
          <w:sz w:val="20"/>
        </w:rPr>
        <w:t xml:space="preserve">), however </w:t>
      </w:r>
      <w:r w:rsidR="0038030F" w:rsidRPr="00267224">
        <w:rPr>
          <w:rFonts w:asciiTheme="minorBidi" w:hAnsiTheme="minorBidi" w:cstheme="minorBidi"/>
          <w:color w:val="000000" w:themeColor="text1"/>
          <w:sz w:val="20"/>
        </w:rPr>
        <w:t xml:space="preserve">this result is not surprising considering the statistical power (i.e. number of contigs) in our analyses, and the </w:t>
      </w:r>
      <w:r w:rsidR="00BF5A87" w:rsidRPr="00267224">
        <w:rPr>
          <w:rFonts w:asciiTheme="minorBidi" w:hAnsiTheme="minorBidi" w:cstheme="minorBidi"/>
          <w:color w:val="000000" w:themeColor="text1"/>
          <w:sz w:val="20"/>
        </w:rPr>
        <w:t>deviations were</w:t>
      </w:r>
      <w:r w:rsidR="0038030F" w:rsidRPr="00267224">
        <w:rPr>
          <w:rFonts w:asciiTheme="minorBidi" w:hAnsiTheme="minorBidi" w:cstheme="minorBidi"/>
          <w:color w:val="000000" w:themeColor="text1"/>
          <w:sz w:val="20"/>
        </w:rPr>
        <w:t xml:space="preserve"> found to be</w:t>
      </w:r>
      <w:r w:rsidR="00BF5A87" w:rsidRPr="00267224">
        <w:rPr>
          <w:rFonts w:asciiTheme="minorBidi" w:hAnsiTheme="minorBidi" w:cstheme="minorBidi"/>
          <w:color w:val="000000" w:themeColor="text1"/>
          <w:sz w:val="20"/>
        </w:rPr>
        <w:t xml:space="preserve"> minimal </w:t>
      </w:r>
      <w:r w:rsidR="00DB2468" w:rsidRPr="00267224">
        <w:rPr>
          <w:rFonts w:asciiTheme="minorBidi" w:hAnsiTheme="minorBidi" w:cstheme="minorBidi"/>
          <w:color w:val="000000" w:themeColor="text1"/>
          <w:sz w:val="20"/>
        </w:rPr>
        <w:t xml:space="preserve">based on effect sizes </w:t>
      </w:r>
      <w:r w:rsidR="00BF5A87" w:rsidRPr="00267224">
        <w:rPr>
          <w:rFonts w:asciiTheme="minorBidi" w:hAnsiTheme="minorBidi" w:cstheme="minorBidi"/>
          <w:color w:val="000000" w:themeColor="text1"/>
          <w:sz w:val="20"/>
        </w:rPr>
        <w:t>(Dataset S</w:t>
      </w:r>
      <w:r w:rsidR="003A2BB7">
        <w:rPr>
          <w:rFonts w:asciiTheme="minorBidi" w:hAnsiTheme="minorBidi" w:cstheme="minorBidi"/>
          <w:color w:val="000000" w:themeColor="text1"/>
          <w:sz w:val="20"/>
        </w:rPr>
        <w:t>6</w:t>
      </w:r>
      <w:r w:rsidR="00BF5A87" w:rsidRPr="00267224">
        <w:rPr>
          <w:rFonts w:asciiTheme="minorBidi" w:hAnsiTheme="minorBidi" w:cstheme="minorBidi"/>
          <w:color w:val="000000" w:themeColor="text1"/>
          <w:sz w:val="20"/>
        </w:rPr>
        <w:t>).</w:t>
      </w:r>
    </w:p>
    <w:p w14:paraId="5F009DFE" w14:textId="393A9683" w:rsidR="0010042A" w:rsidRPr="00267224" w:rsidRDefault="0010042A" w:rsidP="006F44CD">
      <w:pPr>
        <w:rPr>
          <w:rFonts w:asciiTheme="minorBidi" w:hAnsiTheme="minorBidi" w:cstheme="minorBidi"/>
          <w:color w:val="000000" w:themeColor="text1"/>
          <w:sz w:val="20"/>
        </w:rPr>
      </w:pPr>
    </w:p>
    <w:p w14:paraId="3E1796A6" w14:textId="6C92FD68" w:rsidR="0010042A" w:rsidRPr="00267224" w:rsidRDefault="0010042A" w:rsidP="0010042A">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Second, we used Kolmogorov–Smirnov (KS) tests to assess the randomness of the HGT insertion distribution within contigs. The KS tests assumed that if insertion position is random, then the distribution of insert positions over each contig will appear as a uniform distribution from position 1 to the end of the contig (minus 250 to account for the insert </w:t>
      </w:r>
      <w:r w:rsidR="00B54A06" w:rsidRPr="00267224">
        <w:rPr>
          <w:rFonts w:asciiTheme="minorBidi" w:hAnsiTheme="minorBidi" w:cstheme="minorBidi"/>
          <w:color w:val="000000" w:themeColor="text1"/>
          <w:sz w:val="20"/>
        </w:rPr>
        <w:t>length</w:t>
      </w:r>
      <w:r w:rsidRPr="00267224">
        <w:rPr>
          <w:rFonts w:asciiTheme="minorBidi" w:hAnsiTheme="minorBidi" w:cstheme="minorBidi"/>
          <w:color w:val="000000" w:themeColor="text1"/>
          <w:sz w:val="20"/>
        </w:rPr>
        <w:t xml:space="preserve">). </w:t>
      </w:r>
      <w:r w:rsidR="00B54A06" w:rsidRPr="00267224">
        <w:rPr>
          <w:rFonts w:asciiTheme="minorBidi" w:hAnsiTheme="minorBidi" w:cstheme="minorBidi"/>
          <w:color w:val="000000" w:themeColor="text1"/>
          <w:sz w:val="20"/>
        </w:rPr>
        <w:t xml:space="preserve">Contigs with fewer </w:t>
      </w:r>
      <w:r w:rsidR="00B54A06" w:rsidRPr="00267224">
        <w:rPr>
          <w:rFonts w:asciiTheme="minorBidi" w:hAnsiTheme="minorBidi" w:cstheme="minorBidi"/>
          <w:color w:val="000000" w:themeColor="text1"/>
          <w:sz w:val="20"/>
        </w:rPr>
        <w:lastRenderedPageBreak/>
        <w:t xml:space="preserve">than three inserts were excluded. </w:t>
      </w:r>
      <w:r w:rsidRPr="00267224">
        <w:rPr>
          <w:rFonts w:asciiTheme="minorBidi" w:hAnsiTheme="minorBidi" w:cstheme="minorBidi"/>
          <w:color w:val="000000" w:themeColor="text1"/>
          <w:sz w:val="20"/>
        </w:rPr>
        <w:t xml:space="preserve">The KS tests supported a random distribution of inserts </w:t>
      </w:r>
      <w:r w:rsidR="0080318C" w:rsidRPr="00267224">
        <w:rPr>
          <w:rFonts w:asciiTheme="minorBidi" w:hAnsiTheme="minorBidi" w:cstheme="minorBidi"/>
          <w:color w:val="000000" w:themeColor="text1"/>
          <w:sz w:val="20"/>
        </w:rPr>
        <w:t>with</w:t>
      </w:r>
      <w:r w:rsidRPr="00267224">
        <w:rPr>
          <w:rFonts w:asciiTheme="minorBidi" w:hAnsiTheme="minorBidi" w:cstheme="minorBidi"/>
          <w:color w:val="000000" w:themeColor="text1"/>
          <w:sz w:val="20"/>
        </w:rPr>
        <w:t>in &gt;85% of all contigs for every genome (Dataset S</w:t>
      </w:r>
      <w:r w:rsidR="003A2BB7">
        <w:rPr>
          <w:rFonts w:asciiTheme="minorBidi" w:hAnsiTheme="minorBidi" w:cstheme="minorBidi"/>
          <w:color w:val="000000" w:themeColor="text1"/>
          <w:sz w:val="20"/>
        </w:rPr>
        <w:t>6</w:t>
      </w:r>
      <w:r w:rsidRPr="00267224">
        <w:rPr>
          <w:rFonts w:asciiTheme="minorBidi" w:hAnsiTheme="minorBidi" w:cstheme="minorBidi"/>
          <w:color w:val="000000" w:themeColor="text1"/>
          <w:sz w:val="20"/>
        </w:rPr>
        <w:t xml:space="preserve">). The distributions </w:t>
      </w:r>
      <w:r w:rsidR="00A93A56" w:rsidRPr="00267224">
        <w:rPr>
          <w:rFonts w:asciiTheme="minorBidi" w:hAnsiTheme="minorBidi" w:cstheme="minorBidi"/>
          <w:color w:val="000000" w:themeColor="text1"/>
          <w:sz w:val="20"/>
        </w:rPr>
        <w:t xml:space="preserve">of inserts along the host contigs </w:t>
      </w:r>
      <w:r w:rsidRPr="00267224">
        <w:rPr>
          <w:rFonts w:asciiTheme="minorBidi" w:hAnsiTheme="minorBidi" w:cstheme="minorBidi"/>
          <w:color w:val="000000" w:themeColor="text1"/>
          <w:sz w:val="20"/>
        </w:rPr>
        <w:t>are depicted in Fig</w:t>
      </w:r>
      <w:r w:rsidR="00A7422C"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1</w:t>
      </w:r>
      <w:r w:rsidR="00A7422C" w:rsidRPr="00267224">
        <w:rPr>
          <w:rFonts w:asciiTheme="minorBidi" w:hAnsiTheme="minorBidi" w:cstheme="minorBidi"/>
          <w:color w:val="000000" w:themeColor="text1"/>
          <w:sz w:val="20"/>
        </w:rPr>
        <w:t>C</w:t>
      </w:r>
      <w:r w:rsidRPr="00267224">
        <w:rPr>
          <w:rFonts w:asciiTheme="minorBidi" w:hAnsiTheme="minorBidi" w:cstheme="minorBidi"/>
          <w:color w:val="000000" w:themeColor="text1"/>
          <w:sz w:val="20"/>
        </w:rPr>
        <w:t>.</w:t>
      </w:r>
    </w:p>
    <w:p w14:paraId="46C3F375" w14:textId="665FA897" w:rsidR="006B2DE1" w:rsidRPr="00267224" w:rsidRDefault="006B2DE1" w:rsidP="006B2DE1">
      <w:pPr>
        <w:rPr>
          <w:rFonts w:asciiTheme="minorBidi" w:hAnsiTheme="minorBidi" w:cstheme="minorBidi"/>
          <w:color w:val="FF0000"/>
          <w:sz w:val="20"/>
        </w:rPr>
      </w:pPr>
    </w:p>
    <w:p w14:paraId="7ED3A7EE" w14:textId="3AA1F48D" w:rsidR="006B2DE1" w:rsidRPr="00267224" w:rsidRDefault="006B2DE1" w:rsidP="006B2DE1">
      <w:pPr>
        <w:rPr>
          <w:rFonts w:asciiTheme="minorBidi" w:hAnsiTheme="minorBidi" w:cstheme="minorBidi"/>
          <w:color w:val="FF0000"/>
          <w:sz w:val="20"/>
        </w:rPr>
      </w:pPr>
      <w:r w:rsidRPr="00267224">
        <w:rPr>
          <w:rFonts w:ascii="Arial" w:hAnsi="Arial" w:cs="Arial"/>
          <w:b/>
          <w:sz w:val="20"/>
        </w:rPr>
        <w:t>HGT insert QC</w:t>
      </w:r>
    </w:p>
    <w:p w14:paraId="00B1D461" w14:textId="7CB63A70" w:rsidR="00FF1B5C"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267224">
        <w:rPr>
          <w:rFonts w:asciiTheme="minorBidi" w:hAnsiTheme="minorBidi" w:cstheme="minorBidi"/>
          <w:color w:val="000000" w:themeColor="text1"/>
          <w:sz w:val="20"/>
        </w:rPr>
        <w:t xml:space="preserve">aligned the raw reads against the respective assembled genomes. Raw reads </w:t>
      </w:r>
      <w:r w:rsidR="00622217" w:rsidRPr="00267224">
        <w:rPr>
          <w:rFonts w:asciiTheme="minorBidi" w:hAnsiTheme="minorBidi" w:cstheme="minorBidi"/>
          <w:color w:val="000000" w:themeColor="text1"/>
          <w:sz w:val="20"/>
        </w:rPr>
        <w:t>that</w:t>
      </w:r>
      <w:r w:rsidRPr="00267224">
        <w:rPr>
          <w:rFonts w:asciiTheme="minorBidi" w:hAnsiTheme="minorBidi" w:cstheme="minorBidi"/>
          <w:color w:val="000000" w:themeColor="text1"/>
          <w:sz w:val="20"/>
        </w:rPr>
        <w:t xml:space="preserve"> aligned only with the putative insert, or a subset thereof, were assessed to have likely derived from contaminant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sidRPr="00267224">
        <w:rPr>
          <w:rFonts w:asciiTheme="minorBidi" w:hAnsiTheme="minorBidi" w:cstheme="minorBidi"/>
          <w:color w:val="000000" w:themeColor="text1"/>
          <w:sz w:val="20"/>
        </w:rPr>
        <w:t>See a schematic of this workflow and examples on GitHub (https://github.com/MEEP-projects/HGT_pipeline/tree/main/other).</w:t>
      </w:r>
    </w:p>
    <w:p w14:paraId="422887A3" w14:textId="77777777" w:rsidR="006B2DE1" w:rsidRPr="00267224" w:rsidRDefault="006B2DE1" w:rsidP="00E51150">
      <w:pPr>
        <w:pStyle w:val="SMSubheading"/>
        <w:jc w:val="center"/>
      </w:pPr>
    </w:p>
    <w:p w14:paraId="27E84ACA" w14:textId="77777777"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found that none of the identified inserts aligned with solely contaminant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contaminant DNA was found to align to the insert (alongside genuine cockroach genomic reads), the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267224" w:rsidRDefault="006B2DE1" w:rsidP="006B2DE1">
      <w:pPr>
        <w:rPr>
          <w:rFonts w:asciiTheme="minorBidi" w:hAnsiTheme="minorBidi" w:cstheme="minorBidi"/>
          <w:color w:val="000000" w:themeColor="text1"/>
          <w:sz w:val="20"/>
        </w:rPr>
      </w:pPr>
    </w:p>
    <w:p w14:paraId="65953078" w14:textId="2B5C75BE"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To assess the sensitivity of HGT insert counts to our choice of parameters, we re-characteri</w:t>
      </w:r>
      <w:r w:rsidR="00F95B18"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ed inserts using alternative, less stringent thresholds (see the ‘</w:t>
      </w:r>
      <w:r w:rsidRPr="00267224">
        <w:rPr>
          <w:rFonts w:asciiTheme="minorBidi" w:hAnsiTheme="minorBidi" w:cstheme="minorBidi"/>
          <w:i/>
          <w:iCs/>
          <w:color w:val="000000" w:themeColor="text1"/>
          <w:sz w:val="20"/>
        </w:rPr>
        <w:t>Characteri</w:t>
      </w:r>
      <w:r w:rsidR="00F95B18" w:rsidRPr="00267224">
        <w:rPr>
          <w:rFonts w:asciiTheme="minorBidi" w:hAnsiTheme="minorBidi" w:cstheme="minorBidi"/>
          <w:i/>
          <w:iCs/>
          <w:color w:val="000000" w:themeColor="text1"/>
          <w:sz w:val="20"/>
        </w:rPr>
        <w:t>z</w:t>
      </w:r>
      <w:r w:rsidRPr="00267224">
        <w:rPr>
          <w:rFonts w:asciiTheme="minorBidi" w:hAnsiTheme="minorBidi" w:cstheme="minorBidi"/>
          <w:i/>
          <w:iCs/>
          <w:color w:val="000000" w:themeColor="text1"/>
          <w:sz w:val="20"/>
        </w:rPr>
        <w:t>ing HGT inserts</w:t>
      </w:r>
      <w:r w:rsidRPr="00267224">
        <w:rPr>
          <w:rFonts w:asciiTheme="minorBidi" w:hAnsiTheme="minorBidi" w:cstheme="minorBidi"/>
          <w:color w:val="000000" w:themeColor="text1"/>
          <w:sz w:val="20"/>
        </w:rPr>
        <w:t>’ section). This led to a greater number of inserts being identified (246</w:t>
      </w:r>
      <w:r w:rsidR="00F95B18"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5841 in the cockroach genomes), though overall patterns remained similar (Dataset S3). Note that the inserts characteri</w:t>
      </w:r>
      <w:r w:rsidR="00F0520F"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w:t>
      </w:r>
    </w:p>
    <w:p w14:paraId="151DCBFF" w14:textId="3327C48A" w:rsidR="00907395" w:rsidRPr="00267224" w:rsidRDefault="00907395" w:rsidP="006B2DE1">
      <w:pPr>
        <w:rPr>
          <w:rFonts w:asciiTheme="minorBidi" w:hAnsiTheme="minorBidi" w:cstheme="minorBidi"/>
          <w:color w:val="000000" w:themeColor="text1"/>
          <w:sz w:val="20"/>
        </w:rPr>
      </w:pPr>
    </w:p>
    <w:p w14:paraId="574AB601" w14:textId="3A5082ED" w:rsidR="005F1BA1" w:rsidRPr="00267224" w:rsidRDefault="0029513D" w:rsidP="005F1BA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To investigate whether the number of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inserts identified could reflect a methodological artefact, and to assess whether similar patterns are observed for other bacterial species, we repeated the HGT insert pipeline on </w:t>
      </w:r>
      <w:proofErr w:type="spellStart"/>
      <w:r w:rsidRPr="00267224">
        <w:rPr>
          <w:rFonts w:asciiTheme="minorBidi" w:hAnsiTheme="minorBidi" w:cstheme="minorBidi"/>
          <w:i/>
          <w:iCs/>
          <w:color w:val="000000" w:themeColor="text1"/>
          <w:sz w:val="20"/>
        </w:rPr>
        <w:t>Buchnera</w:t>
      </w:r>
      <w:proofErr w:type="spellEnd"/>
      <w:r w:rsidRPr="00267224">
        <w:rPr>
          <w:rFonts w:asciiTheme="minorBidi" w:hAnsiTheme="minorBidi" w:cstheme="minorBidi"/>
          <w:color w:val="000000" w:themeColor="text1"/>
          <w:sz w:val="20"/>
        </w:rPr>
        <w:t xml:space="preserve"> (an aphid symbiont) and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 xml:space="preserve"> (a bacterial genus known to infect some </w:t>
      </w:r>
      <w:proofErr w:type="spellStart"/>
      <w:r w:rsidRPr="00267224">
        <w:rPr>
          <w:rFonts w:asciiTheme="minorBidi" w:hAnsiTheme="minorBidi" w:cstheme="minorBidi"/>
          <w:color w:val="000000" w:themeColor="text1"/>
          <w:sz w:val="20"/>
        </w:rPr>
        <w:t>Blattodea</w:t>
      </w:r>
      <w:proofErr w:type="spellEnd"/>
      <w:r w:rsidRPr="00267224">
        <w:rPr>
          <w:rFonts w:asciiTheme="minorBidi" w:hAnsiTheme="minorBidi" w:cstheme="minorBidi"/>
          <w:color w:val="000000" w:themeColor="text1"/>
          <w:sz w:val="20"/>
        </w:rPr>
        <w:t xml:space="preserve"> species).</w:t>
      </w:r>
      <w:r w:rsidR="00A845F6" w:rsidRPr="00267224">
        <w:rPr>
          <w:rFonts w:asciiTheme="minorBidi" w:hAnsiTheme="minorBidi" w:cstheme="minorBidi"/>
          <w:color w:val="000000" w:themeColor="text1"/>
          <w:sz w:val="20"/>
        </w:rPr>
        <w:t xml:space="preserve"> </w:t>
      </w:r>
      <w:r w:rsidR="005F1BA1" w:rsidRPr="00267224">
        <w:rPr>
          <w:rFonts w:asciiTheme="minorBidi" w:hAnsiTheme="minorBidi" w:cstheme="minorBidi"/>
          <w:color w:val="000000" w:themeColor="text1"/>
          <w:sz w:val="20"/>
        </w:rPr>
        <w:t xml:space="preserve">The initial genome libraries used to characterize the HGT inserts comprised 37 and </w:t>
      </w:r>
      <w:r w:rsidR="00D27067" w:rsidRPr="00267224">
        <w:rPr>
          <w:rFonts w:asciiTheme="minorBidi" w:hAnsiTheme="minorBidi" w:cstheme="minorBidi"/>
          <w:color w:val="000000" w:themeColor="text1"/>
          <w:sz w:val="20"/>
        </w:rPr>
        <w:t xml:space="preserve">20 </w:t>
      </w:r>
      <w:proofErr w:type="spellStart"/>
      <w:r w:rsidR="005F1BA1" w:rsidRPr="00267224">
        <w:rPr>
          <w:rFonts w:asciiTheme="minorBidi" w:hAnsiTheme="minorBidi" w:cstheme="minorBidi"/>
          <w:i/>
          <w:iCs/>
          <w:color w:val="000000" w:themeColor="text1"/>
          <w:sz w:val="20"/>
        </w:rPr>
        <w:t>Buchnera</w:t>
      </w:r>
      <w:proofErr w:type="spellEnd"/>
      <w:r w:rsidR="005F1BA1" w:rsidRPr="00267224">
        <w:rPr>
          <w:rFonts w:asciiTheme="minorBidi" w:hAnsiTheme="minorBidi" w:cstheme="minorBidi"/>
          <w:color w:val="000000" w:themeColor="text1"/>
          <w:sz w:val="20"/>
        </w:rPr>
        <w:t xml:space="preserve"> and </w:t>
      </w:r>
      <w:r w:rsidR="005F1BA1" w:rsidRPr="00267224">
        <w:rPr>
          <w:rFonts w:asciiTheme="minorBidi" w:hAnsiTheme="minorBidi" w:cstheme="minorBidi"/>
          <w:i/>
          <w:iCs/>
          <w:color w:val="000000" w:themeColor="text1"/>
          <w:sz w:val="20"/>
        </w:rPr>
        <w:t xml:space="preserve">Wolbachia </w:t>
      </w:r>
      <w:r w:rsidR="005F1BA1" w:rsidRPr="00267224">
        <w:rPr>
          <w:rFonts w:asciiTheme="minorBidi" w:hAnsiTheme="minorBidi" w:cstheme="minorBidi"/>
          <w:color w:val="000000" w:themeColor="text1"/>
          <w:sz w:val="20"/>
        </w:rPr>
        <w:t>genomes, respectively</w:t>
      </w:r>
      <w:r w:rsidR="00D27067" w:rsidRPr="00267224">
        <w:rPr>
          <w:rFonts w:asciiTheme="minorBidi" w:hAnsiTheme="minorBidi" w:cstheme="minorBidi"/>
          <w:color w:val="000000" w:themeColor="text1"/>
          <w:sz w:val="20"/>
        </w:rPr>
        <w:t xml:space="preserve"> (Dataset S2)</w:t>
      </w:r>
      <w:r w:rsidR="005F1BA1" w:rsidRPr="00267224">
        <w:rPr>
          <w:rFonts w:asciiTheme="minorBidi" w:hAnsiTheme="minorBidi" w:cstheme="minorBidi"/>
          <w:color w:val="000000" w:themeColor="text1"/>
          <w:sz w:val="20"/>
        </w:rPr>
        <w:t>.</w:t>
      </w:r>
    </w:p>
    <w:p w14:paraId="498D1EC3" w14:textId="77777777" w:rsidR="00725612" w:rsidRPr="00267224" w:rsidRDefault="00725612" w:rsidP="00725612">
      <w:pPr>
        <w:rPr>
          <w:rFonts w:asciiTheme="minorBidi" w:hAnsiTheme="minorBidi" w:cstheme="minorBidi"/>
          <w:color w:val="000000" w:themeColor="text1"/>
          <w:sz w:val="20"/>
        </w:rPr>
      </w:pPr>
    </w:p>
    <w:p w14:paraId="1A1AFAC3" w14:textId="2CB93429" w:rsidR="00DE001B" w:rsidRPr="00267224" w:rsidRDefault="0029513D" w:rsidP="00725612">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identified </w:t>
      </w:r>
      <w:r w:rsidR="00725612" w:rsidRPr="00267224">
        <w:rPr>
          <w:rFonts w:asciiTheme="minorBidi" w:hAnsiTheme="minorBidi" w:cstheme="minorBidi"/>
          <w:color w:val="000000" w:themeColor="text1"/>
          <w:sz w:val="20"/>
        </w:rPr>
        <w:t>0-</w:t>
      </w:r>
      <w:r w:rsidR="00DC6F15" w:rsidRPr="00267224">
        <w:rPr>
          <w:rFonts w:asciiTheme="minorBidi" w:hAnsiTheme="minorBidi" w:cstheme="minorBidi"/>
          <w:color w:val="000000" w:themeColor="text1"/>
          <w:sz w:val="20"/>
        </w:rPr>
        <w:t>21</w:t>
      </w:r>
      <w:r w:rsidR="00123737">
        <w:rPr>
          <w:rFonts w:asciiTheme="minorBidi" w:hAnsiTheme="minorBidi" w:cstheme="minorBidi"/>
          <w:color w:val="000000" w:themeColor="text1"/>
          <w:sz w:val="20"/>
        </w:rPr>
        <w:t xml:space="preserve"> putative</w:t>
      </w:r>
      <w:r w:rsidRPr="00267224">
        <w:rPr>
          <w:rFonts w:asciiTheme="minorBidi" w:hAnsiTheme="minorBidi" w:cstheme="minorBidi"/>
          <w:color w:val="000000" w:themeColor="text1"/>
          <w:sz w:val="20"/>
        </w:rPr>
        <w:t xml:space="preserve"> </w:t>
      </w:r>
      <w:proofErr w:type="spellStart"/>
      <w:r w:rsidRPr="00267224">
        <w:rPr>
          <w:rFonts w:asciiTheme="minorBidi" w:hAnsiTheme="minorBidi" w:cstheme="minorBidi"/>
          <w:i/>
          <w:iCs/>
          <w:color w:val="000000" w:themeColor="text1"/>
          <w:sz w:val="20"/>
        </w:rPr>
        <w:t>Buchnera</w:t>
      </w:r>
      <w:proofErr w:type="spellEnd"/>
      <w:r w:rsidRPr="00267224">
        <w:rPr>
          <w:rFonts w:asciiTheme="minorBidi" w:hAnsiTheme="minorBidi" w:cstheme="minorBidi"/>
          <w:color w:val="000000" w:themeColor="text1"/>
          <w:sz w:val="20"/>
        </w:rPr>
        <w:t xml:space="preserve">-derived inserts </w:t>
      </w:r>
      <w:r w:rsidR="001F3E79" w:rsidRPr="00267224">
        <w:rPr>
          <w:rFonts w:asciiTheme="minorBidi" w:hAnsiTheme="minorBidi" w:cstheme="minorBidi"/>
          <w:color w:val="000000" w:themeColor="text1"/>
          <w:sz w:val="20"/>
        </w:rPr>
        <w:t xml:space="preserve">(average = 3.2) </w:t>
      </w:r>
      <w:r w:rsidRPr="00267224">
        <w:rPr>
          <w:rFonts w:asciiTheme="minorBidi" w:hAnsiTheme="minorBidi" w:cstheme="minorBidi"/>
          <w:color w:val="000000" w:themeColor="text1"/>
          <w:sz w:val="20"/>
        </w:rPr>
        <w:t xml:space="preserve">across the host genomes </w:t>
      </w:r>
      <w:r w:rsidR="00725612" w:rsidRPr="00267224">
        <w:rPr>
          <w:rFonts w:asciiTheme="minorBidi" w:hAnsiTheme="minorBidi" w:cstheme="minorBidi"/>
          <w:color w:val="000000" w:themeColor="text1"/>
          <w:sz w:val="20"/>
        </w:rPr>
        <w:t xml:space="preserve">following the HGT pipeline. </w:t>
      </w:r>
      <w:r w:rsidR="008028C6" w:rsidRPr="00267224">
        <w:rPr>
          <w:rFonts w:asciiTheme="minorBidi" w:hAnsiTheme="minorBidi" w:cstheme="minorBidi"/>
          <w:color w:val="000000" w:themeColor="text1"/>
          <w:sz w:val="20"/>
        </w:rPr>
        <w:t xml:space="preserve">This number decreases when applying </w:t>
      </w:r>
      <w:r w:rsidR="00704456" w:rsidRPr="00267224">
        <w:rPr>
          <w:rFonts w:asciiTheme="minorBidi" w:hAnsiTheme="minorBidi" w:cstheme="minorBidi"/>
          <w:color w:val="000000" w:themeColor="text1"/>
          <w:sz w:val="20"/>
        </w:rPr>
        <w:t>more</w:t>
      </w:r>
      <w:r w:rsidR="008028C6" w:rsidRPr="00267224">
        <w:rPr>
          <w:rFonts w:asciiTheme="minorBidi" w:hAnsiTheme="minorBidi" w:cstheme="minorBidi"/>
          <w:color w:val="000000" w:themeColor="text1"/>
          <w:sz w:val="20"/>
        </w:rPr>
        <w:t xml:space="preserve"> stringent filtering parameters for excluding inserts that are </w:t>
      </w:r>
      <w:proofErr w:type="gramStart"/>
      <w:r w:rsidR="008028C6" w:rsidRPr="00267224">
        <w:rPr>
          <w:rFonts w:asciiTheme="minorBidi" w:hAnsiTheme="minorBidi" w:cstheme="minorBidi"/>
          <w:color w:val="000000" w:themeColor="text1"/>
          <w:sz w:val="20"/>
        </w:rPr>
        <w:t>similar to</w:t>
      </w:r>
      <w:proofErr w:type="gramEnd"/>
      <w:r w:rsidR="008028C6" w:rsidRPr="00267224">
        <w:rPr>
          <w:rFonts w:asciiTheme="minorBidi" w:hAnsiTheme="minorBidi" w:cstheme="minorBidi"/>
          <w:color w:val="000000" w:themeColor="text1"/>
          <w:sz w:val="20"/>
        </w:rPr>
        <w:t xml:space="preserve"> other bacterial species</w:t>
      </w:r>
      <w:r w:rsidR="00352DF1" w:rsidRPr="00267224">
        <w:rPr>
          <w:rFonts w:asciiTheme="minorBidi" w:hAnsiTheme="minorBidi" w:cstheme="minorBidi"/>
          <w:color w:val="000000" w:themeColor="text1"/>
          <w:sz w:val="20"/>
        </w:rPr>
        <w:t xml:space="preserve"> (see details in HGT pipeline above); </w:t>
      </w:r>
      <w:r w:rsidR="008028C6" w:rsidRPr="00267224">
        <w:rPr>
          <w:rFonts w:asciiTheme="minorBidi" w:hAnsiTheme="minorBidi" w:cstheme="minorBidi"/>
          <w:color w:val="000000" w:themeColor="text1"/>
          <w:sz w:val="20"/>
        </w:rPr>
        <w:t xml:space="preserve">i.e. </w:t>
      </w:r>
      <w:r w:rsidR="00EB7BBB" w:rsidRPr="00267224">
        <w:rPr>
          <w:rFonts w:asciiTheme="minorBidi" w:hAnsiTheme="minorBidi" w:cstheme="minorBidi"/>
          <w:color w:val="000000" w:themeColor="text1"/>
          <w:sz w:val="20"/>
        </w:rPr>
        <w:t>most likely</w:t>
      </w:r>
      <w:r w:rsidR="00352DF1" w:rsidRPr="00267224">
        <w:rPr>
          <w:rFonts w:asciiTheme="minorBidi" w:hAnsiTheme="minorBidi" w:cstheme="minorBidi"/>
          <w:color w:val="000000" w:themeColor="text1"/>
          <w:sz w:val="20"/>
        </w:rPr>
        <w:t xml:space="preserve"> all </w:t>
      </w:r>
      <w:r w:rsidR="008028C6" w:rsidRPr="00267224">
        <w:rPr>
          <w:rFonts w:asciiTheme="minorBidi" w:hAnsiTheme="minorBidi" w:cstheme="minorBidi"/>
          <w:color w:val="000000" w:themeColor="text1"/>
          <w:sz w:val="20"/>
        </w:rPr>
        <w:t xml:space="preserve">putative </w:t>
      </w:r>
      <w:proofErr w:type="spellStart"/>
      <w:r w:rsidR="008028C6" w:rsidRPr="00267224">
        <w:rPr>
          <w:rFonts w:asciiTheme="minorBidi" w:hAnsiTheme="minorBidi" w:cstheme="minorBidi"/>
          <w:i/>
          <w:iCs/>
          <w:color w:val="000000" w:themeColor="text1"/>
          <w:sz w:val="20"/>
        </w:rPr>
        <w:t>Buchnera</w:t>
      </w:r>
      <w:proofErr w:type="spellEnd"/>
      <w:r w:rsidR="008028C6" w:rsidRPr="00267224">
        <w:rPr>
          <w:rFonts w:asciiTheme="minorBidi" w:hAnsiTheme="minorBidi" w:cstheme="minorBidi"/>
          <w:color w:val="000000" w:themeColor="text1"/>
          <w:sz w:val="20"/>
        </w:rPr>
        <w:t xml:space="preserve">-derived inserts instead originate from </w:t>
      </w:r>
      <w:proofErr w:type="spellStart"/>
      <w:r w:rsidR="008028C6" w:rsidRPr="00267224">
        <w:rPr>
          <w:rFonts w:asciiTheme="minorBidi" w:hAnsiTheme="minorBidi" w:cstheme="minorBidi"/>
          <w:i/>
          <w:iCs/>
          <w:color w:val="000000" w:themeColor="text1"/>
          <w:sz w:val="20"/>
        </w:rPr>
        <w:t>Blattabacterium</w:t>
      </w:r>
      <w:proofErr w:type="spellEnd"/>
      <w:r w:rsidR="008028C6" w:rsidRPr="00267224">
        <w:rPr>
          <w:rFonts w:asciiTheme="minorBidi" w:hAnsiTheme="minorBidi" w:cstheme="minorBidi"/>
          <w:i/>
          <w:iCs/>
          <w:color w:val="000000" w:themeColor="text1"/>
          <w:sz w:val="20"/>
        </w:rPr>
        <w:t xml:space="preserve"> </w:t>
      </w:r>
      <w:r w:rsidR="008028C6" w:rsidRPr="00267224">
        <w:rPr>
          <w:rFonts w:asciiTheme="minorBidi" w:hAnsiTheme="minorBidi" w:cstheme="minorBidi"/>
          <w:color w:val="000000" w:themeColor="text1"/>
          <w:sz w:val="20"/>
        </w:rPr>
        <w:t>or other bacterial species</w:t>
      </w:r>
      <w:r w:rsidR="0055674A" w:rsidRPr="00267224">
        <w:rPr>
          <w:rFonts w:asciiTheme="minorBidi" w:hAnsiTheme="minorBidi" w:cstheme="minorBidi"/>
          <w:color w:val="000000" w:themeColor="text1"/>
          <w:sz w:val="20"/>
        </w:rPr>
        <w:t>.</w:t>
      </w:r>
      <w:r w:rsidR="001551DF" w:rsidRPr="00267224">
        <w:rPr>
          <w:rFonts w:asciiTheme="minorBidi" w:hAnsiTheme="minorBidi" w:cstheme="minorBidi"/>
          <w:color w:val="000000" w:themeColor="text1"/>
          <w:sz w:val="20"/>
        </w:rPr>
        <w:t xml:space="preserve"> Indeed,</w:t>
      </w:r>
      <w:r w:rsidR="001F1CD3" w:rsidRPr="00267224">
        <w:rPr>
          <w:rFonts w:asciiTheme="minorBidi" w:hAnsiTheme="minorBidi" w:cstheme="minorBidi"/>
          <w:color w:val="000000" w:themeColor="text1"/>
          <w:sz w:val="20"/>
        </w:rPr>
        <w:t xml:space="preserve"> manual inspection suggests that</w:t>
      </w:r>
      <w:r w:rsidR="001551DF" w:rsidRPr="00267224">
        <w:rPr>
          <w:rFonts w:asciiTheme="minorBidi" w:hAnsiTheme="minorBidi" w:cstheme="minorBidi"/>
          <w:color w:val="000000" w:themeColor="text1"/>
          <w:sz w:val="20"/>
        </w:rPr>
        <w:t xml:space="preserve"> </w:t>
      </w:r>
      <w:proofErr w:type="gramStart"/>
      <w:r w:rsidR="001551DF" w:rsidRPr="00267224">
        <w:rPr>
          <w:rFonts w:asciiTheme="minorBidi" w:hAnsiTheme="minorBidi" w:cstheme="minorBidi"/>
          <w:color w:val="000000" w:themeColor="text1"/>
          <w:sz w:val="20"/>
        </w:rPr>
        <w:t>the majority of</w:t>
      </w:r>
      <w:proofErr w:type="gramEnd"/>
      <w:r w:rsidR="001551DF" w:rsidRPr="00267224">
        <w:rPr>
          <w:rFonts w:asciiTheme="minorBidi" w:hAnsiTheme="minorBidi" w:cstheme="minorBidi"/>
          <w:color w:val="000000" w:themeColor="text1"/>
          <w:sz w:val="20"/>
        </w:rPr>
        <w:t xml:space="preserve"> these hits originate from genomic regions that are relatively conserved across bacteria, such as </w:t>
      </w:r>
      <w:r w:rsidR="001551DF" w:rsidRPr="00267224">
        <w:rPr>
          <w:rFonts w:asciiTheme="minorBidi" w:hAnsiTheme="minorBidi" w:cstheme="minorBidi"/>
          <w:i/>
          <w:iCs/>
          <w:color w:val="000000" w:themeColor="text1"/>
          <w:sz w:val="20"/>
        </w:rPr>
        <w:t>16S</w:t>
      </w:r>
      <w:r w:rsidR="001551DF" w:rsidRPr="00267224">
        <w:rPr>
          <w:rFonts w:asciiTheme="minorBidi" w:hAnsiTheme="minorBidi" w:cstheme="minorBidi"/>
          <w:color w:val="000000" w:themeColor="text1"/>
          <w:sz w:val="20"/>
        </w:rPr>
        <w:t>.</w:t>
      </w:r>
      <w:r w:rsidR="00725612"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 xml:space="preserve">This is consistent with the lack of co-occurrence between </w:t>
      </w:r>
      <w:proofErr w:type="spellStart"/>
      <w:r w:rsidRPr="00267224">
        <w:rPr>
          <w:rFonts w:asciiTheme="minorBidi" w:hAnsiTheme="minorBidi" w:cstheme="minorBidi"/>
          <w:i/>
          <w:iCs/>
          <w:color w:val="000000" w:themeColor="text1"/>
          <w:sz w:val="20"/>
        </w:rPr>
        <w:t>Buchnera</w:t>
      </w:r>
      <w:proofErr w:type="spellEnd"/>
      <w:r w:rsidRPr="00267224">
        <w:rPr>
          <w:rFonts w:asciiTheme="minorBidi" w:hAnsiTheme="minorBidi" w:cstheme="minorBidi"/>
          <w:color w:val="000000" w:themeColor="text1"/>
          <w:sz w:val="20"/>
        </w:rPr>
        <w:t xml:space="preserve"> and these hosts. We identified </w:t>
      </w:r>
      <w:r w:rsidR="001E7E1E" w:rsidRPr="00267224">
        <w:rPr>
          <w:rFonts w:asciiTheme="minorBidi" w:hAnsiTheme="minorBidi" w:cstheme="minorBidi"/>
          <w:color w:val="000000" w:themeColor="text1"/>
          <w:sz w:val="20"/>
        </w:rPr>
        <w:t>1</w:t>
      </w:r>
      <w:r w:rsidRPr="00267224">
        <w:rPr>
          <w:rFonts w:asciiTheme="minorBidi" w:hAnsiTheme="minorBidi" w:cstheme="minorBidi"/>
          <w:color w:val="000000" w:themeColor="text1"/>
          <w:sz w:val="20"/>
        </w:rPr>
        <w:t>–</w:t>
      </w:r>
      <w:r w:rsidR="001E7E1E" w:rsidRPr="00267224">
        <w:rPr>
          <w:rFonts w:asciiTheme="minorBidi" w:hAnsiTheme="minorBidi" w:cstheme="minorBidi"/>
          <w:color w:val="000000" w:themeColor="text1"/>
          <w:sz w:val="20"/>
        </w:rPr>
        <w:t>35</w:t>
      </w:r>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-derived inserts</w:t>
      </w:r>
      <w:r w:rsidR="00725612" w:rsidRPr="00267224">
        <w:rPr>
          <w:rFonts w:asciiTheme="minorBidi" w:hAnsiTheme="minorBidi" w:cstheme="minorBidi"/>
          <w:color w:val="000000" w:themeColor="text1"/>
          <w:sz w:val="20"/>
        </w:rPr>
        <w:t xml:space="preserve"> </w:t>
      </w:r>
      <w:r w:rsidR="001E7E1E" w:rsidRPr="00267224">
        <w:rPr>
          <w:rFonts w:asciiTheme="minorBidi" w:hAnsiTheme="minorBidi" w:cstheme="minorBidi"/>
          <w:color w:val="000000" w:themeColor="text1"/>
          <w:sz w:val="20"/>
        </w:rPr>
        <w:t>(average = 9.</w:t>
      </w:r>
      <w:r w:rsidR="001F3E79" w:rsidRPr="00267224">
        <w:rPr>
          <w:rFonts w:asciiTheme="minorBidi" w:hAnsiTheme="minorBidi" w:cstheme="minorBidi"/>
          <w:color w:val="000000" w:themeColor="text1"/>
          <w:sz w:val="20"/>
        </w:rPr>
        <w:t>5</w:t>
      </w:r>
      <w:r w:rsidR="001E7E1E" w:rsidRPr="00267224">
        <w:rPr>
          <w:rFonts w:asciiTheme="minorBidi" w:hAnsiTheme="minorBidi" w:cstheme="minorBidi"/>
          <w:color w:val="000000" w:themeColor="text1"/>
          <w:sz w:val="20"/>
        </w:rPr>
        <w:t>)</w:t>
      </w:r>
      <w:r w:rsidR="001F3E79" w:rsidRPr="00267224">
        <w:rPr>
          <w:rFonts w:asciiTheme="minorBidi" w:hAnsiTheme="minorBidi" w:cstheme="minorBidi"/>
          <w:color w:val="000000" w:themeColor="text1"/>
          <w:sz w:val="20"/>
        </w:rPr>
        <w:t xml:space="preserve"> per genome</w:t>
      </w:r>
      <w:r w:rsidRPr="00267224">
        <w:rPr>
          <w:rFonts w:asciiTheme="minorBidi" w:hAnsiTheme="minorBidi" w:cstheme="minorBidi"/>
          <w:color w:val="000000" w:themeColor="text1"/>
          <w:sz w:val="20"/>
        </w:rPr>
        <w:t xml:space="preserve">. The higher number relative to </w:t>
      </w:r>
      <w:proofErr w:type="spellStart"/>
      <w:r w:rsidRPr="00267224">
        <w:rPr>
          <w:rFonts w:asciiTheme="minorBidi" w:hAnsiTheme="minorBidi" w:cstheme="minorBidi"/>
          <w:i/>
          <w:iCs/>
          <w:color w:val="000000" w:themeColor="text1"/>
          <w:sz w:val="20"/>
        </w:rPr>
        <w:t>Buchnera</w:t>
      </w:r>
      <w:proofErr w:type="spellEnd"/>
      <w:r w:rsidRPr="00267224">
        <w:rPr>
          <w:rFonts w:asciiTheme="minorBidi" w:hAnsiTheme="minorBidi" w:cstheme="minorBidi"/>
          <w:color w:val="000000" w:themeColor="text1"/>
          <w:sz w:val="20"/>
        </w:rPr>
        <w:t xml:space="preserve"> likely reflects that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 xml:space="preserve"> do infect these hosts, although insert counts remain lower than those observed for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potentially reflecting differences in host–bacterial interactions.</w:t>
      </w:r>
    </w:p>
    <w:p w14:paraId="3255DF6E" w14:textId="77777777" w:rsidR="0029513D" w:rsidRPr="00267224" w:rsidRDefault="0029513D" w:rsidP="006B2DE1">
      <w:pPr>
        <w:rPr>
          <w:rFonts w:asciiTheme="minorBidi" w:hAnsiTheme="minorBidi" w:cstheme="minorBidi"/>
          <w:color w:val="000000" w:themeColor="text1"/>
          <w:sz w:val="20"/>
        </w:rPr>
      </w:pPr>
    </w:p>
    <w:p w14:paraId="79366A32" w14:textId="068AA98F" w:rsidR="004F51D1" w:rsidRPr="00267224" w:rsidRDefault="00864224"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Since completing the analyses and </w:t>
      </w:r>
      <w:r w:rsidR="00123737">
        <w:rPr>
          <w:rFonts w:asciiTheme="minorBidi" w:hAnsiTheme="minorBidi" w:cstheme="minorBidi"/>
          <w:color w:val="000000" w:themeColor="text1"/>
          <w:sz w:val="20"/>
        </w:rPr>
        <w:t xml:space="preserve">original </w:t>
      </w:r>
      <w:r w:rsidRPr="00267224">
        <w:rPr>
          <w:rFonts w:asciiTheme="minorBidi" w:hAnsiTheme="minorBidi" w:cstheme="minorBidi"/>
          <w:color w:val="000000" w:themeColor="text1"/>
          <w:sz w:val="20"/>
        </w:rPr>
        <w:t xml:space="preserve">manuscript preparation, additional </w:t>
      </w:r>
      <w:proofErr w:type="spellStart"/>
      <w:r w:rsidRPr="00267224">
        <w:rPr>
          <w:rFonts w:asciiTheme="minorBidi" w:hAnsiTheme="minorBidi" w:cstheme="minorBidi"/>
          <w:color w:val="000000" w:themeColor="text1"/>
          <w:sz w:val="20"/>
        </w:rPr>
        <w:t>Blattodea</w:t>
      </w:r>
      <w:proofErr w:type="spellEnd"/>
      <w:r w:rsidRPr="00267224">
        <w:rPr>
          <w:rFonts w:asciiTheme="minorBidi" w:hAnsiTheme="minorBidi" w:cstheme="minorBidi"/>
          <w:color w:val="000000" w:themeColor="text1"/>
          <w:sz w:val="20"/>
        </w:rPr>
        <w:t xml:space="preserve"> genomes have become available. To assess whether the patterns identified in this study are consistent across these additional taxa, we applied the same HGT insert pipeline to five newly available genomes: one termite (</w:t>
      </w:r>
      <w:proofErr w:type="spellStart"/>
      <w:r w:rsidRPr="00267224">
        <w:rPr>
          <w:rFonts w:asciiTheme="minorBidi" w:hAnsiTheme="minorBidi" w:cstheme="minorBidi"/>
          <w:i/>
          <w:iCs/>
          <w:color w:val="000000" w:themeColor="text1"/>
          <w:sz w:val="20"/>
        </w:rPr>
        <w:t>Mastotermes</w:t>
      </w:r>
      <w:proofErr w:type="spellEnd"/>
      <w:r w:rsidRPr="00267224">
        <w:rPr>
          <w:rFonts w:asciiTheme="minorBidi" w:hAnsiTheme="minorBidi" w:cstheme="minorBidi"/>
          <w:i/>
          <w:iCs/>
          <w:color w:val="000000" w:themeColor="text1"/>
          <w:sz w:val="20"/>
        </w:rPr>
        <w:t xml:space="preserve"> </w:t>
      </w:r>
      <w:proofErr w:type="spellStart"/>
      <w:r w:rsidRPr="00267224">
        <w:rPr>
          <w:rFonts w:asciiTheme="minorBidi" w:hAnsiTheme="minorBidi" w:cstheme="minorBidi"/>
          <w:i/>
          <w:iCs/>
          <w:color w:val="000000" w:themeColor="text1"/>
          <w:sz w:val="20"/>
        </w:rPr>
        <w:t>darwiniensis</w:t>
      </w:r>
      <w:proofErr w:type="spellEnd"/>
      <w:r w:rsidRPr="00267224">
        <w:rPr>
          <w:rFonts w:asciiTheme="minorBidi" w:hAnsiTheme="minorBidi" w:cstheme="minorBidi"/>
          <w:color w:val="000000" w:themeColor="text1"/>
          <w:sz w:val="20"/>
        </w:rPr>
        <w:t xml:space="preserve">; GCA_053541125.1), which is the only termite species known to </w:t>
      </w:r>
      <w:proofErr w:type="spellStart"/>
      <w:r w:rsidRPr="00267224">
        <w:rPr>
          <w:rFonts w:asciiTheme="minorBidi" w:hAnsiTheme="minorBidi" w:cstheme="minorBidi"/>
          <w:color w:val="000000" w:themeColor="text1"/>
          <w:sz w:val="20"/>
        </w:rPr>
        <w:t>harbour</w:t>
      </w:r>
      <w:proofErr w:type="spellEnd"/>
      <w:r w:rsidRPr="00267224">
        <w:rPr>
          <w:rFonts w:asciiTheme="minorBidi" w:hAnsiTheme="minorBidi" w:cstheme="minorBidi"/>
          <w:color w:val="000000" w:themeColor="text1"/>
          <w:sz w:val="20"/>
        </w:rPr>
        <w:t xml:space="preserve"> </w:t>
      </w:r>
      <w:proofErr w:type="spellStart"/>
      <w:r w:rsidRPr="00267224">
        <w:rPr>
          <w:rFonts w:asciiTheme="minorBidi" w:hAnsiTheme="minorBidi" w:cstheme="minorBidi"/>
          <w:i/>
          <w:iCs/>
          <w:color w:val="000000" w:themeColor="text1"/>
          <w:sz w:val="20"/>
        </w:rPr>
        <w:t>Blattabacterium</w:t>
      </w:r>
      <w:proofErr w:type="spellEnd"/>
      <w:r w:rsidRPr="00267224">
        <w:rPr>
          <w:rFonts w:asciiTheme="minorBidi" w:hAnsiTheme="minorBidi" w:cstheme="minorBidi"/>
          <w:color w:val="000000" w:themeColor="text1"/>
          <w:sz w:val="20"/>
        </w:rPr>
        <w:t xml:space="preserve">; two </w:t>
      </w:r>
      <w:proofErr w:type="spellStart"/>
      <w:r w:rsidRPr="00267224">
        <w:rPr>
          <w:rFonts w:asciiTheme="minorBidi" w:hAnsiTheme="minorBidi" w:cstheme="minorBidi"/>
          <w:i/>
          <w:iCs/>
          <w:color w:val="000000" w:themeColor="text1"/>
          <w:sz w:val="20"/>
        </w:rPr>
        <w:t>Cryptocercus</w:t>
      </w:r>
      <w:proofErr w:type="spellEnd"/>
      <w:r w:rsidRPr="00267224">
        <w:rPr>
          <w:rFonts w:asciiTheme="minorBidi" w:hAnsiTheme="minorBidi" w:cstheme="minorBidi"/>
          <w:color w:val="000000" w:themeColor="text1"/>
          <w:sz w:val="20"/>
        </w:rPr>
        <w:t xml:space="preserve"> species (</w:t>
      </w:r>
      <w:r w:rsidRPr="00267224">
        <w:rPr>
          <w:rFonts w:asciiTheme="minorBidi" w:hAnsiTheme="minorBidi" w:cstheme="minorBidi"/>
          <w:i/>
          <w:iCs/>
          <w:color w:val="000000" w:themeColor="text1"/>
          <w:sz w:val="20"/>
        </w:rPr>
        <w:t xml:space="preserve">C. </w:t>
      </w:r>
      <w:proofErr w:type="spellStart"/>
      <w:r w:rsidRPr="00267224">
        <w:rPr>
          <w:rFonts w:asciiTheme="minorBidi" w:hAnsiTheme="minorBidi" w:cstheme="minorBidi"/>
          <w:i/>
          <w:iCs/>
          <w:color w:val="000000" w:themeColor="text1"/>
          <w:sz w:val="20"/>
        </w:rPr>
        <w:t>punctulatus</w:t>
      </w:r>
      <w:proofErr w:type="spellEnd"/>
      <w:r w:rsidRPr="00267224">
        <w:rPr>
          <w:rFonts w:asciiTheme="minorBidi" w:hAnsiTheme="minorBidi" w:cstheme="minorBidi"/>
          <w:color w:val="000000" w:themeColor="text1"/>
          <w:sz w:val="20"/>
        </w:rPr>
        <w:t xml:space="preserve">; GCA_054643855.1 and </w:t>
      </w:r>
      <w:r w:rsidRPr="00267224">
        <w:rPr>
          <w:rFonts w:asciiTheme="minorBidi" w:hAnsiTheme="minorBidi" w:cstheme="minorBidi"/>
          <w:i/>
          <w:iCs/>
          <w:color w:val="000000" w:themeColor="text1"/>
          <w:sz w:val="20"/>
        </w:rPr>
        <w:t xml:space="preserve">C. </w:t>
      </w:r>
      <w:proofErr w:type="spellStart"/>
      <w:r w:rsidRPr="00267224">
        <w:rPr>
          <w:rFonts w:asciiTheme="minorBidi" w:hAnsiTheme="minorBidi" w:cstheme="minorBidi"/>
          <w:i/>
          <w:iCs/>
          <w:color w:val="000000" w:themeColor="text1"/>
          <w:sz w:val="20"/>
        </w:rPr>
        <w:t>shennongjianesis</w:t>
      </w:r>
      <w:proofErr w:type="spellEnd"/>
      <w:r w:rsidRPr="00267224">
        <w:rPr>
          <w:rFonts w:asciiTheme="minorBidi" w:hAnsiTheme="minorBidi" w:cstheme="minorBidi"/>
          <w:color w:val="000000" w:themeColor="text1"/>
          <w:sz w:val="20"/>
        </w:rPr>
        <w:t>; GCA_054369535.1), which are a sister group to termites; and two additional cockroach species (</w:t>
      </w:r>
      <w:proofErr w:type="spellStart"/>
      <w:r w:rsidRPr="00267224">
        <w:rPr>
          <w:rFonts w:asciiTheme="minorBidi" w:hAnsiTheme="minorBidi" w:cstheme="minorBidi"/>
          <w:i/>
          <w:iCs/>
          <w:color w:val="000000" w:themeColor="text1"/>
          <w:sz w:val="20"/>
        </w:rPr>
        <w:t>Ectobius</w:t>
      </w:r>
      <w:proofErr w:type="spellEnd"/>
      <w:r w:rsidRPr="00267224">
        <w:rPr>
          <w:rFonts w:asciiTheme="minorBidi" w:hAnsiTheme="minorBidi" w:cstheme="minorBidi"/>
          <w:i/>
          <w:iCs/>
          <w:color w:val="000000" w:themeColor="text1"/>
          <w:sz w:val="20"/>
        </w:rPr>
        <w:t xml:space="preserve"> pallidus</w:t>
      </w:r>
      <w:r w:rsidRPr="00267224">
        <w:rPr>
          <w:rFonts w:asciiTheme="minorBidi" w:hAnsiTheme="minorBidi" w:cstheme="minorBidi"/>
          <w:color w:val="000000" w:themeColor="text1"/>
          <w:sz w:val="20"/>
        </w:rPr>
        <w:t xml:space="preserve">; GCA_964059185.1 and </w:t>
      </w:r>
      <w:proofErr w:type="spellStart"/>
      <w:r w:rsidRPr="00267224">
        <w:rPr>
          <w:rFonts w:asciiTheme="minorBidi" w:hAnsiTheme="minorBidi" w:cstheme="minorBidi"/>
          <w:i/>
          <w:iCs/>
          <w:color w:val="000000" w:themeColor="text1"/>
          <w:sz w:val="20"/>
        </w:rPr>
        <w:t>Loboptera</w:t>
      </w:r>
      <w:proofErr w:type="spellEnd"/>
      <w:r w:rsidRPr="00267224">
        <w:rPr>
          <w:rFonts w:asciiTheme="minorBidi" w:hAnsiTheme="minorBidi" w:cstheme="minorBidi"/>
          <w:i/>
          <w:iCs/>
          <w:color w:val="000000" w:themeColor="text1"/>
          <w:sz w:val="20"/>
        </w:rPr>
        <w:t xml:space="preserve"> </w:t>
      </w:r>
      <w:proofErr w:type="spellStart"/>
      <w:r w:rsidRPr="00267224">
        <w:rPr>
          <w:rFonts w:asciiTheme="minorBidi" w:hAnsiTheme="minorBidi" w:cstheme="minorBidi"/>
          <w:i/>
          <w:iCs/>
          <w:color w:val="000000" w:themeColor="text1"/>
          <w:sz w:val="20"/>
        </w:rPr>
        <w:t>decipiens</w:t>
      </w:r>
      <w:proofErr w:type="spellEnd"/>
      <w:r w:rsidRPr="00267224">
        <w:rPr>
          <w:rFonts w:asciiTheme="minorBidi" w:hAnsiTheme="minorBidi" w:cstheme="minorBidi"/>
          <w:color w:val="000000" w:themeColor="text1"/>
          <w:sz w:val="20"/>
        </w:rPr>
        <w:t>; GCA_964662295.2).</w:t>
      </w:r>
    </w:p>
    <w:p w14:paraId="0B0D8133" w14:textId="20224B69" w:rsidR="00864224" w:rsidRPr="00267224" w:rsidRDefault="00864224" w:rsidP="006B2DE1">
      <w:pPr>
        <w:rPr>
          <w:rFonts w:asciiTheme="minorBidi" w:hAnsiTheme="minorBidi" w:cstheme="minorBidi"/>
          <w:color w:val="000000" w:themeColor="text1"/>
          <w:sz w:val="20"/>
        </w:rPr>
      </w:pPr>
    </w:p>
    <w:p w14:paraId="5EB3B25D" w14:textId="57DA9B96" w:rsidR="00864224" w:rsidRPr="00267224" w:rsidRDefault="00864224"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lastRenderedPageBreak/>
        <w:t xml:space="preserve">Using the pipeline described above, we identified </w:t>
      </w:r>
      <w:r w:rsidR="00085BDB" w:rsidRPr="00267224">
        <w:rPr>
          <w:rFonts w:asciiTheme="minorBidi" w:hAnsiTheme="minorBidi" w:cstheme="minorBidi"/>
          <w:color w:val="000000" w:themeColor="text1"/>
          <w:sz w:val="20"/>
        </w:rPr>
        <w:t>48</w:t>
      </w:r>
      <w:r w:rsidRPr="00267224">
        <w:rPr>
          <w:rFonts w:asciiTheme="minorBidi" w:hAnsiTheme="minorBidi" w:cstheme="minorBidi"/>
          <w:color w:val="000000" w:themeColor="text1"/>
          <w:sz w:val="20"/>
        </w:rPr>
        <w:t xml:space="preserve"> inserts in </w:t>
      </w:r>
      <w:r w:rsidRPr="00267224">
        <w:rPr>
          <w:rFonts w:asciiTheme="minorBidi" w:hAnsiTheme="minorBidi" w:cstheme="minorBidi"/>
          <w:i/>
          <w:iCs/>
          <w:color w:val="000000" w:themeColor="text1"/>
          <w:sz w:val="20"/>
        </w:rPr>
        <w:t xml:space="preserve">M. </w:t>
      </w:r>
      <w:proofErr w:type="spellStart"/>
      <w:r w:rsidRPr="00267224">
        <w:rPr>
          <w:rFonts w:asciiTheme="minorBidi" w:hAnsiTheme="minorBidi" w:cstheme="minorBidi"/>
          <w:i/>
          <w:iCs/>
          <w:color w:val="000000" w:themeColor="text1"/>
          <w:sz w:val="20"/>
        </w:rPr>
        <w:t>darwiniensis</w:t>
      </w:r>
      <w:proofErr w:type="spellEnd"/>
      <w:r w:rsidRPr="00267224">
        <w:rPr>
          <w:rFonts w:asciiTheme="minorBidi" w:hAnsiTheme="minorBidi" w:cstheme="minorBidi"/>
          <w:color w:val="000000" w:themeColor="text1"/>
          <w:sz w:val="20"/>
        </w:rPr>
        <w:t xml:space="preserve"> (</w:t>
      </w:r>
      <w:r w:rsidR="00085BDB" w:rsidRPr="00267224">
        <w:rPr>
          <w:rFonts w:asciiTheme="minorBidi" w:hAnsiTheme="minorBidi" w:cstheme="minorBidi"/>
          <w:color w:val="000000" w:themeColor="text1"/>
          <w:sz w:val="20"/>
        </w:rPr>
        <w:t>48</w:t>
      </w:r>
      <w:r w:rsidRPr="00267224">
        <w:rPr>
          <w:rFonts w:asciiTheme="minorBidi" w:hAnsiTheme="minorBidi" w:cstheme="minorBidi"/>
          <w:color w:val="000000" w:themeColor="text1"/>
          <w:sz w:val="20"/>
        </w:rPr>
        <w:t xml:space="preserve"> unique </w:t>
      </w:r>
      <w:proofErr w:type="gramStart"/>
      <w:r w:rsidRPr="00267224">
        <w:rPr>
          <w:rFonts w:asciiTheme="minorBidi" w:hAnsiTheme="minorBidi" w:cstheme="minorBidi"/>
          <w:color w:val="000000" w:themeColor="text1"/>
          <w:sz w:val="20"/>
        </w:rPr>
        <w:t>inserts;</w:t>
      </w:r>
      <w:proofErr w:type="gramEnd"/>
      <w:r w:rsidRPr="00267224">
        <w:rPr>
          <w:rFonts w:asciiTheme="minorBidi" w:hAnsiTheme="minorBidi" w:cstheme="minorBidi"/>
          <w:color w:val="000000" w:themeColor="text1"/>
          <w:sz w:val="20"/>
        </w:rPr>
        <w:t xml:space="preserve"> </w:t>
      </w:r>
      <w:r w:rsidR="00D06D85" w:rsidRPr="00267224">
        <w:rPr>
          <w:rFonts w:asciiTheme="minorBidi" w:hAnsiTheme="minorBidi" w:cstheme="minorBidi"/>
          <w:color w:val="000000" w:themeColor="text1"/>
          <w:sz w:val="20"/>
        </w:rPr>
        <w:t>i.e. no genuine duplicates were removed</w:t>
      </w:r>
      <w:r w:rsidRPr="00267224">
        <w:rPr>
          <w:rFonts w:asciiTheme="minorBidi" w:hAnsiTheme="minorBidi" w:cstheme="minorBidi"/>
          <w:color w:val="000000" w:themeColor="text1"/>
          <w:sz w:val="20"/>
        </w:rPr>
        <w:t xml:space="preserve">), </w:t>
      </w:r>
      <w:r w:rsidR="00085BDB" w:rsidRPr="00267224">
        <w:rPr>
          <w:rFonts w:asciiTheme="minorBidi" w:hAnsiTheme="minorBidi" w:cstheme="minorBidi"/>
          <w:color w:val="000000" w:themeColor="text1"/>
          <w:sz w:val="20"/>
        </w:rPr>
        <w:t>69</w:t>
      </w:r>
      <w:r w:rsidRPr="00267224">
        <w:rPr>
          <w:rFonts w:asciiTheme="minorBidi" w:hAnsiTheme="minorBidi" w:cstheme="minorBidi"/>
          <w:color w:val="000000" w:themeColor="text1"/>
          <w:sz w:val="20"/>
        </w:rPr>
        <w:t>–1</w:t>
      </w:r>
      <w:r w:rsidR="00085BDB" w:rsidRPr="00267224">
        <w:rPr>
          <w:rFonts w:asciiTheme="minorBidi" w:hAnsiTheme="minorBidi" w:cstheme="minorBidi"/>
          <w:color w:val="000000" w:themeColor="text1"/>
          <w:sz w:val="20"/>
        </w:rPr>
        <w:t>73</w:t>
      </w:r>
      <w:r w:rsidRPr="00267224">
        <w:rPr>
          <w:rFonts w:asciiTheme="minorBidi" w:hAnsiTheme="minorBidi" w:cstheme="minorBidi"/>
          <w:color w:val="000000" w:themeColor="text1"/>
          <w:sz w:val="20"/>
        </w:rPr>
        <w:t xml:space="preserve"> inserts across the </w:t>
      </w:r>
      <w:proofErr w:type="spellStart"/>
      <w:r w:rsidRPr="00267224">
        <w:rPr>
          <w:rFonts w:asciiTheme="minorBidi" w:hAnsiTheme="minorBidi" w:cstheme="minorBidi"/>
          <w:i/>
          <w:iCs/>
          <w:color w:val="000000" w:themeColor="text1"/>
          <w:sz w:val="20"/>
        </w:rPr>
        <w:t>Cryptocercus</w:t>
      </w:r>
      <w:proofErr w:type="spellEnd"/>
      <w:r w:rsidRPr="00267224">
        <w:rPr>
          <w:rFonts w:asciiTheme="minorBidi" w:hAnsiTheme="minorBidi" w:cstheme="minorBidi"/>
          <w:color w:val="000000" w:themeColor="text1"/>
          <w:sz w:val="20"/>
        </w:rPr>
        <w:t xml:space="preserve"> species (</w:t>
      </w:r>
      <w:r w:rsidR="00085BDB" w:rsidRPr="00267224">
        <w:rPr>
          <w:rFonts w:asciiTheme="minorBidi" w:hAnsiTheme="minorBidi" w:cstheme="minorBidi"/>
          <w:color w:val="000000" w:themeColor="text1"/>
          <w:sz w:val="20"/>
        </w:rPr>
        <w:t>68</w:t>
      </w:r>
      <w:r w:rsidRPr="00267224">
        <w:rPr>
          <w:rFonts w:asciiTheme="minorBidi" w:hAnsiTheme="minorBidi" w:cstheme="minorBidi"/>
          <w:color w:val="000000" w:themeColor="text1"/>
          <w:sz w:val="20"/>
        </w:rPr>
        <w:t>–1</w:t>
      </w:r>
      <w:r w:rsidR="00085BDB" w:rsidRPr="00267224">
        <w:rPr>
          <w:rFonts w:asciiTheme="minorBidi" w:hAnsiTheme="minorBidi" w:cstheme="minorBidi"/>
          <w:color w:val="000000" w:themeColor="text1"/>
          <w:sz w:val="20"/>
        </w:rPr>
        <w:t>73</w:t>
      </w:r>
      <w:r w:rsidRPr="00267224">
        <w:rPr>
          <w:rFonts w:asciiTheme="minorBidi" w:hAnsiTheme="minorBidi" w:cstheme="minorBidi"/>
          <w:color w:val="000000" w:themeColor="text1"/>
          <w:sz w:val="20"/>
        </w:rPr>
        <w:t xml:space="preserve"> unique inserts), and </w:t>
      </w:r>
      <w:r w:rsidR="00085BDB" w:rsidRPr="00267224">
        <w:rPr>
          <w:rFonts w:asciiTheme="minorBidi" w:hAnsiTheme="minorBidi" w:cstheme="minorBidi"/>
          <w:color w:val="000000" w:themeColor="text1"/>
          <w:sz w:val="20"/>
        </w:rPr>
        <w:t>33</w:t>
      </w:r>
      <w:r w:rsidRPr="00267224">
        <w:rPr>
          <w:rFonts w:asciiTheme="minorBidi" w:hAnsiTheme="minorBidi" w:cstheme="minorBidi"/>
          <w:color w:val="000000" w:themeColor="text1"/>
          <w:sz w:val="20"/>
        </w:rPr>
        <w:t>–</w:t>
      </w:r>
      <w:r w:rsidR="00085BDB" w:rsidRPr="00267224">
        <w:rPr>
          <w:rFonts w:asciiTheme="minorBidi" w:hAnsiTheme="minorBidi" w:cstheme="minorBidi"/>
          <w:color w:val="000000" w:themeColor="text1"/>
          <w:sz w:val="20"/>
        </w:rPr>
        <w:t>98</w:t>
      </w:r>
      <w:r w:rsidRPr="00267224">
        <w:rPr>
          <w:rFonts w:asciiTheme="minorBidi" w:hAnsiTheme="minorBidi" w:cstheme="minorBidi"/>
          <w:color w:val="000000" w:themeColor="text1"/>
          <w:sz w:val="20"/>
        </w:rPr>
        <w:t xml:space="preserve"> inserts in the two additional cockroach species (</w:t>
      </w:r>
      <w:r w:rsidR="00085BDB" w:rsidRPr="00267224">
        <w:rPr>
          <w:rFonts w:asciiTheme="minorBidi" w:hAnsiTheme="minorBidi" w:cstheme="minorBidi"/>
          <w:color w:val="000000" w:themeColor="text1"/>
          <w:sz w:val="20"/>
        </w:rPr>
        <w:t>33</w:t>
      </w:r>
      <w:r w:rsidRPr="00267224">
        <w:rPr>
          <w:rFonts w:asciiTheme="minorBidi" w:hAnsiTheme="minorBidi" w:cstheme="minorBidi"/>
          <w:color w:val="000000" w:themeColor="text1"/>
          <w:sz w:val="20"/>
        </w:rPr>
        <w:t>–</w:t>
      </w:r>
      <w:r w:rsidR="00085BDB" w:rsidRPr="00267224">
        <w:rPr>
          <w:rFonts w:asciiTheme="minorBidi" w:hAnsiTheme="minorBidi" w:cstheme="minorBidi"/>
          <w:color w:val="000000" w:themeColor="text1"/>
          <w:sz w:val="20"/>
        </w:rPr>
        <w:t>94</w:t>
      </w:r>
      <w:r w:rsidRPr="00267224">
        <w:rPr>
          <w:rFonts w:asciiTheme="minorBidi" w:hAnsiTheme="minorBidi" w:cstheme="minorBidi"/>
          <w:color w:val="000000" w:themeColor="text1"/>
          <w:sz w:val="20"/>
        </w:rPr>
        <w:t xml:space="preserve"> unique inserts). These values are broadly consistent with those observed in the original dataset and align with expectations given the species’ biology and phylogenetic position.</w:t>
      </w:r>
    </w:p>
    <w:p w14:paraId="1DE1B73A" w14:textId="0D798091" w:rsidR="00355362" w:rsidRPr="00267224" w:rsidRDefault="00355362" w:rsidP="00820484">
      <w:pPr>
        <w:pStyle w:val="SMSubheading"/>
        <w:rPr>
          <w:rFonts w:ascii="Arial" w:hAnsi="Arial" w:cs="Arial"/>
          <w:sz w:val="20"/>
          <w:u w:val="none"/>
        </w:rPr>
      </w:pPr>
    </w:p>
    <w:p w14:paraId="5076DA0A" w14:textId="77777777" w:rsidR="006B2DE1" w:rsidRPr="00267224" w:rsidRDefault="006B2DE1" w:rsidP="001C0975">
      <w:pPr>
        <w:pStyle w:val="SMText"/>
        <w:ind w:firstLine="0"/>
        <w:rPr>
          <w:rFonts w:ascii="Arial" w:hAnsi="Arial" w:cs="Arial"/>
          <w:sz w:val="20"/>
        </w:rPr>
        <w:sectPr w:rsidR="006B2DE1" w:rsidRPr="00267224" w:rsidSect="00F125EE">
          <w:headerReference w:type="default" r:id="rId12"/>
          <w:footerReference w:type="default" r:id="rId13"/>
          <w:pgSz w:w="12240" w:h="15840"/>
          <w:pgMar w:top="1440" w:right="1800" w:bottom="1440" w:left="1800" w:header="720" w:footer="720" w:gutter="0"/>
          <w:pgNumType w:start="1"/>
          <w:cols w:space="720"/>
          <w:docGrid w:linePitch="360"/>
        </w:sectPr>
      </w:pPr>
    </w:p>
    <w:p w14:paraId="2C62ED3E" w14:textId="7BDE33C4" w:rsidR="00C50C6D" w:rsidRPr="00267224" w:rsidRDefault="006B2DE1" w:rsidP="00840BB2">
      <w:pPr>
        <w:pStyle w:val="SMHeading"/>
        <w:rPr>
          <w:rFonts w:ascii="Arial" w:hAnsi="Arial" w:cs="Arial"/>
          <w:b w:val="0"/>
          <w:sz w:val="20"/>
          <w:szCs w:val="20"/>
        </w:rPr>
      </w:pPr>
      <w:r w:rsidRPr="00267224">
        <w:rPr>
          <w:rFonts w:ascii="Arial" w:hAnsi="Arial" w:cs="Arial"/>
          <w:sz w:val="20"/>
          <w:szCs w:val="20"/>
        </w:rPr>
        <w:lastRenderedPageBreak/>
        <w:t>D</w:t>
      </w:r>
      <w:r w:rsidR="00CF16C9" w:rsidRPr="00267224">
        <w:rPr>
          <w:rFonts w:ascii="Arial" w:hAnsi="Arial" w:cs="Arial"/>
          <w:sz w:val="20"/>
          <w:szCs w:val="20"/>
        </w:rPr>
        <w:t>ataset</w:t>
      </w:r>
      <w:r w:rsidR="00C50C6D" w:rsidRPr="00267224">
        <w:rPr>
          <w:rFonts w:ascii="Arial" w:hAnsi="Arial" w:cs="Arial"/>
          <w:bCs w:val="0"/>
          <w:sz w:val="20"/>
          <w:szCs w:val="20"/>
        </w:rPr>
        <w:t xml:space="preserve"> S1 (separate file)</w:t>
      </w:r>
      <w:r w:rsidR="002C667A" w:rsidRPr="00267224">
        <w:rPr>
          <w:rFonts w:ascii="Arial" w:hAnsi="Arial" w:cs="Arial"/>
          <w:sz w:val="20"/>
          <w:szCs w:val="20"/>
        </w:rPr>
        <w:t>.</w:t>
      </w:r>
      <w:r w:rsidR="00F25DEF" w:rsidRPr="00267224">
        <w:rPr>
          <w:rFonts w:ascii="Arial" w:hAnsi="Arial" w:cs="Arial"/>
          <w:sz w:val="20"/>
          <w:szCs w:val="20"/>
        </w:rPr>
        <w:t xml:space="preserve"> </w:t>
      </w:r>
      <w:r w:rsidRPr="00267224">
        <w:rPr>
          <w:rFonts w:ascii="Arial" w:hAnsi="Arial" w:cs="Arial"/>
          <w:b w:val="0"/>
          <w:sz w:val="20"/>
          <w:szCs w:val="20"/>
        </w:rPr>
        <w:t>QC of newly assembled cockroach genomes.</w:t>
      </w:r>
    </w:p>
    <w:p w14:paraId="55071A95" w14:textId="0945FC18" w:rsidR="00B73A1C" w:rsidRPr="00267224" w:rsidRDefault="006B2DE1" w:rsidP="00B73A1C">
      <w:pPr>
        <w:pStyle w:val="SMHeading"/>
        <w:rPr>
          <w:rFonts w:ascii="Arial" w:hAnsi="Arial" w:cs="Arial"/>
          <w:b w:val="0"/>
          <w:sz w:val="20"/>
          <w:szCs w:val="20"/>
        </w:rPr>
      </w:pPr>
      <w:r w:rsidRPr="00267224">
        <w:rPr>
          <w:rFonts w:ascii="Arial" w:hAnsi="Arial" w:cs="Arial"/>
          <w:sz w:val="20"/>
          <w:szCs w:val="20"/>
        </w:rPr>
        <w:t>Dataset</w:t>
      </w:r>
      <w:r w:rsidR="00B73A1C" w:rsidRPr="00267224">
        <w:rPr>
          <w:rFonts w:ascii="Arial" w:hAnsi="Arial" w:cs="Arial"/>
          <w:bCs w:val="0"/>
          <w:sz w:val="20"/>
          <w:szCs w:val="20"/>
        </w:rPr>
        <w:t xml:space="preserve"> S</w:t>
      </w:r>
      <w:r w:rsidRPr="00267224">
        <w:rPr>
          <w:rFonts w:ascii="Arial" w:hAnsi="Arial" w:cs="Arial"/>
          <w:bCs w:val="0"/>
          <w:sz w:val="20"/>
          <w:szCs w:val="20"/>
        </w:rPr>
        <w:t>2</w:t>
      </w:r>
      <w:r w:rsidR="00B73A1C" w:rsidRPr="00267224">
        <w:rPr>
          <w:rFonts w:ascii="Arial" w:hAnsi="Arial" w:cs="Arial"/>
          <w:bCs w:val="0"/>
          <w:sz w:val="20"/>
          <w:szCs w:val="20"/>
        </w:rPr>
        <w:t xml:space="preserve"> (separate file)</w:t>
      </w:r>
      <w:r w:rsidR="00B73A1C" w:rsidRPr="00267224">
        <w:rPr>
          <w:rFonts w:ascii="Arial" w:hAnsi="Arial" w:cs="Arial"/>
          <w:sz w:val="20"/>
          <w:szCs w:val="20"/>
        </w:rPr>
        <w:t xml:space="preserve">. </w:t>
      </w:r>
      <w:r w:rsidR="004F2384" w:rsidRPr="00267224">
        <w:rPr>
          <w:rFonts w:ascii="Arial" w:hAnsi="Arial" w:cs="Arial"/>
          <w:b w:val="0"/>
          <w:bCs w:val="0"/>
          <w:sz w:val="20"/>
          <w:szCs w:val="20"/>
        </w:rPr>
        <w:t>Details of</w:t>
      </w:r>
      <w:r w:rsidR="004F2384" w:rsidRPr="00267224">
        <w:rPr>
          <w:rFonts w:ascii="Arial" w:hAnsi="Arial" w:cs="Arial"/>
          <w:sz w:val="20"/>
          <w:szCs w:val="20"/>
        </w:rPr>
        <w:t xml:space="preserve"> </w:t>
      </w:r>
      <w:proofErr w:type="spellStart"/>
      <w:r w:rsidRPr="00267224">
        <w:rPr>
          <w:rFonts w:ascii="Arial" w:hAnsi="Arial" w:cs="Arial"/>
          <w:b w:val="0"/>
          <w:sz w:val="20"/>
          <w:szCs w:val="20"/>
        </w:rPr>
        <w:t>Blattodea</w:t>
      </w:r>
      <w:proofErr w:type="spellEnd"/>
      <w:r w:rsidR="00D27067" w:rsidRPr="00267224">
        <w:rPr>
          <w:rFonts w:ascii="Arial" w:hAnsi="Arial" w:cs="Arial"/>
          <w:b w:val="0"/>
          <w:sz w:val="20"/>
          <w:szCs w:val="20"/>
        </w:rPr>
        <w:t>,</w:t>
      </w:r>
      <w:r w:rsidRPr="00267224">
        <w:rPr>
          <w:rFonts w:ascii="Arial" w:hAnsi="Arial" w:cs="Arial"/>
          <w:b w:val="0"/>
          <w:sz w:val="20"/>
          <w:szCs w:val="20"/>
        </w:rPr>
        <w:t xml:space="preserve"> </w:t>
      </w:r>
      <w:proofErr w:type="spellStart"/>
      <w:r w:rsidRPr="00267224">
        <w:rPr>
          <w:rFonts w:ascii="Arial" w:hAnsi="Arial" w:cs="Arial"/>
          <w:b w:val="0"/>
          <w:i/>
          <w:iCs/>
          <w:sz w:val="20"/>
          <w:szCs w:val="20"/>
        </w:rPr>
        <w:t>Blattabacterium</w:t>
      </w:r>
      <w:proofErr w:type="spellEnd"/>
      <w:r w:rsidRPr="00267224">
        <w:rPr>
          <w:rFonts w:ascii="Arial" w:hAnsi="Arial" w:cs="Arial"/>
          <w:b w:val="0"/>
          <w:i/>
          <w:iCs/>
          <w:sz w:val="20"/>
          <w:szCs w:val="20"/>
        </w:rPr>
        <w:t xml:space="preserve"> </w:t>
      </w:r>
      <w:proofErr w:type="spellStart"/>
      <w:r w:rsidRPr="00267224">
        <w:rPr>
          <w:rFonts w:ascii="Arial" w:hAnsi="Arial" w:cs="Arial"/>
          <w:b w:val="0"/>
          <w:i/>
          <w:iCs/>
          <w:sz w:val="20"/>
          <w:szCs w:val="20"/>
        </w:rPr>
        <w:t>cuenoti</w:t>
      </w:r>
      <w:proofErr w:type="spellEnd"/>
      <w:r w:rsidR="00D27067" w:rsidRPr="00267224">
        <w:rPr>
          <w:rFonts w:ascii="Arial" w:hAnsi="Arial" w:cs="Arial"/>
          <w:b w:val="0"/>
          <w:sz w:val="20"/>
          <w:szCs w:val="20"/>
        </w:rPr>
        <w:t>,</w:t>
      </w:r>
      <w:r w:rsidRPr="00267224">
        <w:rPr>
          <w:rFonts w:ascii="Arial" w:hAnsi="Arial" w:cs="Arial"/>
          <w:b w:val="0"/>
          <w:sz w:val="20"/>
          <w:szCs w:val="20"/>
        </w:rPr>
        <w:t xml:space="preserve"> </w:t>
      </w:r>
      <w:proofErr w:type="spellStart"/>
      <w:r w:rsidR="00D27067" w:rsidRPr="00267224">
        <w:rPr>
          <w:rFonts w:ascii="Arial" w:hAnsi="Arial" w:cs="Arial"/>
          <w:b w:val="0"/>
          <w:i/>
          <w:iCs/>
          <w:sz w:val="20"/>
          <w:szCs w:val="20"/>
        </w:rPr>
        <w:t>Buchnera</w:t>
      </w:r>
      <w:proofErr w:type="spellEnd"/>
      <w:r w:rsidR="00D27067" w:rsidRPr="00267224">
        <w:rPr>
          <w:rFonts w:ascii="Arial" w:hAnsi="Arial" w:cs="Arial"/>
          <w:b w:val="0"/>
          <w:i/>
          <w:iCs/>
          <w:sz w:val="20"/>
          <w:szCs w:val="20"/>
        </w:rPr>
        <w:t xml:space="preserve"> </w:t>
      </w:r>
      <w:proofErr w:type="spellStart"/>
      <w:r w:rsidR="00D27067" w:rsidRPr="00267224">
        <w:rPr>
          <w:rFonts w:ascii="Arial" w:hAnsi="Arial" w:cs="Arial"/>
          <w:b w:val="0"/>
          <w:i/>
          <w:iCs/>
          <w:sz w:val="20"/>
          <w:szCs w:val="20"/>
        </w:rPr>
        <w:t>aphidicola</w:t>
      </w:r>
      <w:proofErr w:type="spellEnd"/>
      <w:r w:rsidR="00D27067" w:rsidRPr="00267224">
        <w:rPr>
          <w:rFonts w:ascii="Arial" w:hAnsi="Arial" w:cs="Arial"/>
          <w:b w:val="0"/>
          <w:sz w:val="20"/>
          <w:szCs w:val="20"/>
        </w:rPr>
        <w:t xml:space="preserve">, and </w:t>
      </w:r>
      <w:r w:rsidR="00D27067" w:rsidRPr="00267224">
        <w:rPr>
          <w:rFonts w:ascii="Arial" w:hAnsi="Arial" w:cs="Arial"/>
          <w:b w:val="0"/>
          <w:i/>
          <w:iCs/>
          <w:sz w:val="20"/>
          <w:szCs w:val="20"/>
        </w:rPr>
        <w:t xml:space="preserve">Wolbachia </w:t>
      </w:r>
      <w:r w:rsidRPr="00267224">
        <w:rPr>
          <w:rFonts w:ascii="Arial" w:hAnsi="Arial" w:cs="Arial"/>
          <w:b w:val="0"/>
          <w:sz w:val="20"/>
          <w:szCs w:val="20"/>
        </w:rPr>
        <w:t>genomes.</w:t>
      </w:r>
      <w:r w:rsidR="00B73A1C" w:rsidRPr="00267224">
        <w:rPr>
          <w:rFonts w:ascii="Arial" w:hAnsi="Arial" w:cs="Arial"/>
          <w:b w:val="0"/>
          <w:sz w:val="20"/>
          <w:szCs w:val="20"/>
        </w:rPr>
        <w:t xml:space="preserve">  </w:t>
      </w:r>
    </w:p>
    <w:p w14:paraId="34C99AF8" w14:textId="241A5D6D" w:rsidR="003A2BB7" w:rsidRPr="00267224" w:rsidRDefault="006B2DE1" w:rsidP="00C529C0">
      <w:pPr>
        <w:pStyle w:val="SMHeading"/>
        <w:rPr>
          <w:rFonts w:ascii="Arial" w:hAnsi="Arial" w:cs="Arial"/>
          <w:b w:val="0"/>
          <w:sz w:val="20"/>
          <w:szCs w:val="20"/>
        </w:rPr>
      </w:pPr>
      <w:r w:rsidRPr="00267224">
        <w:rPr>
          <w:rFonts w:ascii="Arial" w:hAnsi="Arial" w:cs="Arial"/>
          <w:sz w:val="20"/>
          <w:szCs w:val="20"/>
        </w:rPr>
        <w:t>Dataset</w:t>
      </w:r>
      <w:r w:rsidRPr="00267224">
        <w:rPr>
          <w:rFonts w:ascii="Arial" w:hAnsi="Arial" w:cs="Arial"/>
          <w:bCs w:val="0"/>
          <w:sz w:val="20"/>
          <w:szCs w:val="20"/>
        </w:rPr>
        <w:t xml:space="preserve"> S3 (separate file)</w:t>
      </w:r>
      <w:r w:rsidRPr="00267224">
        <w:rPr>
          <w:rFonts w:ascii="Arial" w:hAnsi="Arial" w:cs="Arial"/>
          <w:sz w:val="20"/>
          <w:szCs w:val="20"/>
        </w:rPr>
        <w:t xml:space="preserve">. </w:t>
      </w:r>
      <w:r w:rsidRPr="00267224">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p>
    <w:p w14:paraId="3CA80E59" w14:textId="51B326BE" w:rsidR="003A2BB7" w:rsidRDefault="00195A2B" w:rsidP="006B2DE1">
      <w:pPr>
        <w:pStyle w:val="SMHeading"/>
        <w:rPr>
          <w:rFonts w:ascii="Arial" w:hAnsi="Arial" w:cs="Arial"/>
          <w:b w:val="0"/>
          <w:sz w:val="20"/>
          <w:szCs w:val="20"/>
          <w:lang w:val="en-AU"/>
        </w:rPr>
      </w:pPr>
      <w:r w:rsidRPr="00267224">
        <w:rPr>
          <w:rFonts w:ascii="Arial" w:hAnsi="Arial" w:cs="Arial"/>
          <w:sz w:val="20"/>
          <w:szCs w:val="20"/>
          <w:lang w:val="en-AU"/>
        </w:rPr>
        <w:t>Dataset</w:t>
      </w:r>
      <w:r w:rsidRPr="00267224">
        <w:rPr>
          <w:rFonts w:ascii="Arial" w:hAnsi="Arial" w:cs="Arial"/>
          <w:bCs w:val="0"/>
          <w:sz w:val="20"/>
          <w:szCs w:val="20"/>
          <w:lang w:val="en-AU"/>
        </w:rPr>
        <w:t xml:space="preserve"> S</w:t>
      </w:r>
      <w:r w:rsidR="003A2BB7">
        <w:rPr>
          <w:rFonts w:ascii="Arial" w:hAnsi="Arial" w:cs="Arial"/>
          <w:bCs w:val="0"/>
          <w:sz w:val="20"/>
          <w:szCs w:val="20"/>
          <w:lang w:val="en-AU"/>
        </w:rPr>
        <w:t>4</w:t>
      </w:r>
      <w:r w:rsidRPr="00267224">
        <w:rPr>
          <w:rFonts w:ascii="Arial" w:hAnsi="Arial" w:cs="Arial"/>
          <w:bCs w:val="0"/>
          <w:sz w:val="20"/>
          <w:szCs w:val="20"/>
          <w:lang w:val="en-AU"/>
        </w:rPr>
        <w:t xml:space="preserve"> (separate file)</w:t>
      </w:r>
      <w:r w:rsidRPr="00267224">
        <w:rPr>
          <w:rFonts w:ascii="Arial" w:hAnsi="Arial" w:cs="Arial"/>
          <w:sz w:val="20"/>
          <w:szCs w:val="20"/>
          <w:lang w:val="en-AU"/>
        </w:rPr>
        <w:t xml:space="preserve">. </w:t>
      </w:r>
      <w:r w:rsidRPr="00267224">
        <w:rPr>
          <w:rFonts w:ascii="Arial" w:hAnsi="Arial" w:cs="Arial"/>
          <w:b w:val="0"/>
          <w:sz w:val="20"/>
          <w:szCs w:val="20"/>
          <w:lang w:val="en-AU"/>
        </w:rPr>
        <w:t>Gene names for inserts found in exon</w:t>
      </w:r>
      <w:r w:rsidR="004C7556" w:rsidRPr="00267224">
        <w:rPr>
          <w:rFonts w:ascii="Arial" w:hAnsi="Arial" w:cs="Arial"/>
          <w:b w:val="0"/>
          <w:sz w:val="20"/>
          <w:szCs w:val="20"/>
          <w:lang w:val="en-AU"/>
        </w:rPr>
        <w:t>s based on homology predictions in FGENESH++.</w:t>
      </w:r>
    </w:p>
    <w:p w14:paraId="47FFB1CD" w14:textId="78538BC2" w:rsidR="006B2DE1" w:rsidRPr="00267224" w:rsidRDefault="003A2BB7" w:rsidP="006B2DE1">
      <w:pPr>
        <w:pStyle w:val="SMHeading"/>
        <w:rPr>
          <w:rFonts w:ascii="Arial" w:hAnsi="Arial" w:cs="Arial"/>
          <w:sz w:val="20"/>
          <w:szCs w:val="20"/>
          <w:lang w:val="en-AU"/>
        </w:rPr>
      </w:pPr>
      <w:r>
        <w:rPr>
          <w:rFonts w:ascii="Arial" w:hAnsi="Arial" w:cs="Arial"/>
          <w:sz w:val="20"/>
          <w:szCs w:val="20"/>
          <w:lang w:val="en-AU"/>
        </w:rPr>
        <w:t xml:space="preserve">Dataset S5 (separate file). </w:t>
      </w:r>
      <w:r w:rsidR="0041287E">
        <w:rPr>
          <w:rFonts w:ascii="Arial" w:hAnsi="Arial" w:cs="Arial"/>
          <w:b w:val="0"/>
          <w:bCs w:val="0"/>
          <w:sz w:val="20"/>
          <w:szCs w:val="20"/>
          <w:lang w:val="en-AU"/>
        </w:rPr>
        <w:t xml:space="preserve">Results of the preliminary ageing analyses (first tab), </w:t>
      </w:r>
      <w:r w:rsidR="009C2FCF">
        <w:rPr>
          <w:rFonts w:ascii="Arial" w:hAnsi="Arial" w:cs="Arial"/>
          <w:b w:val="0"/>
          <w:bCs w:val="0"/>
          <w:sz w:val="20"/>
          <w:szCs w:val="20"/>
          <w:lang w:val="en-AU"/>
        </w:rPr>
        <w:t xml:space="preserve">and </w:t>
      </w:r>
      <w:r w:rsidR="00AB009B">
        <w:rPr>
          <w:rFonts w:ascii="Arial" w:hAnsi="Arial" w:cs="Arial"/>
          <w:b w:val="0"/>
          <w:bCs w:val="0"/>
          <w:sz w:val="20"/>
          <w:szCs w:val="20"/>
          <w:lang w:val="en-AU"/>
        </w:rPr>
        <w:t xml:space="preserve">a table of </w:t>
      </w:r>
      <w:r w:rsidR="009C2FCF">
        <w:rPr>
          <w:rFonts w:ascii="Arial" w:hAnsi="Arial" w:cs="Arial"/>
          <w:b w:val="0"/>
          <w:bCs w:val="0"/>
          <w:sz w:val="20"/>
          <w:szCs w:val="20"/>
          <w:lang w:val="en-AU"/>
        </w:rPr>
        <w:t>p</w:t>
      </w:r>
      <w:r w:rsidR="009C2FCF" w:rsidRPr="009C2FCF">
        <w:rPr>
          <w:rFonts w:ascii="Arial" w:hAnsi="Arial" w:cs="Arial"/>
          <w:b w:val="0"/>
          <w:bCs w:val="0"/>
          <w:sz w:val="20"/>
          <w:szCs w:val="20"/>
          <w:lang w:val="en-AU"/>
        </w:rPr>
        <w:t xml:space="preserve">airwise sequence </w:t>
      </w:r>
      <w:r w:rsidR="009C2FCF">
        <w:rPr>
          <w:rFonts w:ascii="Arial" w:hAnsi="Arial" w:cs="Arial"/>
          <w:b w:val="0"/>
          <w:bCs w:val="0"/>
          <w:sz w:val="20"/>
          <w:szCs w:val="20"/>
          <w:lang w:val="en-AU"/>
        </w:rPr>
        <w:t xml:space="preserve">identities </w:t>
      </w:r>
      <w:r w:rsidR="00AB009B">
        <w:rPr>
          <w:rFonts w:ascii="Arial" w:hAnsi="Arial" w:cs="Arial"/>
          <w:b w:val="0"/>
          <w:bCs w:val="0"/>
          <w:sz w:val="20"/>
          <w:szCs w:val="20"/>
          <w:lang w:val="en-AU"/>
        </w:rPr>
        <w:t>between the</w:t>
      </w:r>
      <w:r w:rsidR="009C2FCF">
        <w:rPr>
          <w:rFonts w:ascii="Arial" w:hAnsi="Arial" w:cs="Arial"/>
          <w:b w:val="0"/>
          <w:bCs w:val="0"/>
          <w:sz w:val="20"/>
          <w:szCs w:val="20"/>
          <w:lang w:val="en-AU"/>
        </w:rPr>
        <w:t xml:space="preserve"> HGT inserts </w:t>
      </w:r>
      <w:r w:rsidR="00AB009B">
        <w:rPr>
          <w:rFonts w:ascii="Arial" w:hAnsi="Arial" w:cs="Arial"/>
          <w:b w:val="0"/>
          <w:bCs w:val="0"/>
          <w:sz w:val="20"/>
          <w:szCs w:val="20"/>
          <w:lang w:val="en-AU"/>
        </w:rPr>
        <w:t>and</w:t>
      </w:r>
      <w:r w:rsidR="009C2FCF">
        <w:rPr>
          <w:rFonts w:ascii="Arial" w:hAnsi="Arial" w:cs="Arial"/>
          <w:b w:val="0"/>
          <w:bCs w:val="0"/>
          <w:sz w:val="20"/>
          <w:szCs w:val="20"/>
          <w:lang w:val="en-AU"/>
        </w:rPr>
        <w:t xml:space="preserve"> the host-specific </w:t>
      </w:r>
      <w:proofErr w:type="spellStart"/>
      <w:r w:rsidR="00AB009B" w:rsidRPr="00DB78CA">
        <w:rPr>
          <w:rFonts w:ascii="Arial" w:hAnsi="Arial" w:cs="Arial"/>
          <w:b w:val="0"/>
          <w:bCs w:val="0"/>
          <w:i/>
          <w:iCs/>
          <w:sz w:val="20"/>
          <w:szCs w:val="20"/>
          <w:lang w:val="en-AU"/>
        </w:rPr>
        <w:t>Blattabacterium</w:t>
      </w:r>
      <w:proofErr w:type="spellEnd"/>
      <w:r w:rsidR="00AB009B">
        <w:rPr>
          <w:rFonts w:ascii="Arial" w:hAnsi="Arial" w:cs="Arial"/>
          <w:b w:val="0"/>
          <w:bCs w:val="0"/>
          <w:sz w:val="20"/>
          <w:szCs w:val="20"/>
          <w:lang w:val="en-AU"/>
        </w:rPr>
        <w:t xml:space="preserve"> strains, alongside the results of the dip</w:t>
      </w:r>
      <w:r w:rsidR="00AD48CB">
        <w:rPr>
          <w:rFonts w:ascii="Arial" w:hAnsi="Arial" w:cs="Arial"/>
          <w:b w:val="0"/>
          <w:bCs w:val="0"/>
          <w:sz w:val="20"/>
          <w:szCs w:val="20"/>
          <w:lang w:val="en-AU"/>
        </w:rPr>
        <w:t xml:space="preserve"> </w:t>
      </w:r>
      <w:r w:rsidR="00AB009B">
        <w:rPr>
          <w:rFonts w:ascii="Arial" w:hAnsi="Arial" w:cs="Arial"/>
          <w:b w:val="0"/>
          <w:bCs w:val="0"/>
          <w:sz w:val="20"/>
          <w:szCs w:val="20"/>
          <w:lang w:val="en-AU"/>
        </w:rPr>
        <w:t>test (second tab).</w:t>
      </w:r>
    </w:p>
    <w:p w14:paraId="3E3F03F9" w14:textId="152D0822" w:rsidR="003A2BB7" w:rsidRPr="00267224" w:rsidRDefault="003A2BB7" w:rsidP="003A2BB7">
      <w:pPr>
        <w:pStyle w:val="SMHeading"/>
        <w:rPr>
          <w:rFonts w:ascii="Arial" w:hAnsi="Arial" w:cs="Arial"/>
          <w:b w:val="0"/>
          <w:sz w:val="20"/>
          <w:szCs w:val="20"/>
          <w:lang w:val="en-AU"/>
        </w:rPr>
      </w:pPr>
      <w:r w:rsidRPr="00267224">
        <w:rPr>
          <w:rFonts w:ascii="Arial" w:hAnsi="Arial" w:cs="Arial"/>
          <w:sz w:val="20"/>
          <w:szCs w:val="20"/>
          <w:lang w:val="en-AU"/>
        </w:rPr>
        <w:t>Dataset</w:t>
      </w:r>
      <w:r w:rsidRPr="00267224">
        <w:rPr>
          <w:rFonts w:ascii="Arial" w:hAnsi="Arial" w:cs="Arial"/>
          <w:bCs w:val="0"/>
          <w:sz w:val="20"/>
          <w:szCs w:val="20"/>
          <w:lang w:val="en-AU"/>
        </w:rPr>
        <w:t xml:space="preserve"> S</w:t>
      </w:r>
      <w:r>
        <w:rPr>
          <w:rFonts w:ascii="Arial" w:hAnsi="Arial" w:cs="Arial"/>
          <w:bCs w:val="0"/>
          <w:sz w:val="20"/>
          <w:szCs w:val="20"/>
          <w:lang w:val="en-AU"/>
        </w:rPr>
        <w:t>6</w:t>
      </w:r>
      <w:r w:rsidRPr="00267224">
        <w:rPr>
          <w:rFonts w:ascii="Arial" w:hAnsi="Arial" w:cs="Arial"/>
          <w:bCs w:val="0"/>
          <w:sz w:val="20"/>
          <w:szCs w:val="20"/>
          <w:lang w:val="en-AU"/>
        </w:rPr>
        <w:t xml:space="preserve"> (separate file)</w:t>
      </w:r>
      <w:r w:rsidRPr="00267224">
        <w:rPr>
          <w:rFonts w:ascii="Arial" w:hAnsi="Arial" w:cs="Arial"/>
          <w:sz w:val="20"/>
          <w:szCs w:val="20"/>
          <w:lang w:val="en-AU"/>
        </w:rPr>
        <w:t xml:space="preserve">. </w:t>
      </w:r>
      <w:r w:rsidRPr="00267224">
        <w:rPr>
          <w:rFonts w:ascii="Arial" w:hAnsi="Arial" w:cs="Arial"/>
          <w:b w:val="0"/>
          <w:bCs w:val="0"/>
          <w:sz w:val="20"/>
          <w:szCs w:val="20"/>
          <w:lang w:val="en-AU"/>
        </w:rPr>
        <w:t>Results of the</w:t>
      </w:r>
      <w:r w:rsidRPr="00267224">
        <w:rPr>
          <w:rFonts w:ascii="Arial" w:hAnsi="Arial" w:cs="Arial"/>
          <w:sz w:val="20"/>
          <w:szCs w:val="20"/>
          <w:lang w:val="en-AU"/>
        </w:rPr>
        <w:t xml:space="preserve"> </w:t>
      </w:r>
      <w:r w:rsidRPr="00267224">
        <w:rPr>
          <w:rFonts w:ascii="Arial" w:hAnsi="Arial" w:cs="Arial"/>
          <w:b w:val="0"/>
          <w:sz w:val="20"/>
          <w:szCs w:val="20"/>
          <w:lang w:val="en-AU"/>
        </w:rPr>
        <w:t>Chi-Square test analyses (and associated effect sizes) and Kolmogorov–Smirnov (KS) test analyses for assessing the distribution of inserts among and along the host genome contigs.</w:t>
      </w:r>
    </w:p>
    <w:p w14:paraId="4EAE4C38" w14:textId="0647F582" w:rsidR="006B2DE1" w:rsidRDefault="006B2DE1" w:rsidP="00B73A1C">
      <w:pPr>
        <w:pStyle w:val="SMHeading"/>
        <w:rPr>
          <w:rFonts w:ascii="Arial" w:hAnsi="Arial" w:cs="Arial"/>
          <w:sz w:val="20"/>
          <w:szCs w:val="20"/>
          <w:lang w:val="en-AU"/>
        </w:rPr>
      </w:pPr>
    </w:p>
    <w:p w14:paraId="4F49C340" w14:textId="39EDD77C" w:rsidR="003A2BB7" w:rsidRPr="0019526E" w:rsidRDefault="003A2BB7" w:rsidP="00B73A1C">
      <w:pPr>
        <w:pStyle w:val="SMHeading"/>
        <w:rPr>
          <w:rFonts w:ascii="Arial" w:hAnsi="Arial"/>
          <w:b w:val="0"/>
          <w:sz w:val="20"/>
          <w:lang w:val="en-AU"/>
        </w:rPr>
        <w:sectPr w:rsidR="003A2BB7" w:rsidRPr="0019526E" w:rsidSect="00F125EE">
          <w:pgSz w:w="12240" w:h="15840"/>
          <w:pgMar w:top="1440" w:right="1800" w:bottom="1440" w:left="1800" w:header="720" w:footer="720" w:gutter="0"/>
          <w:pgNumType w:start="1"/>
          <w:cols w:space="720"/>
          <w:docGrid w:linePitch="360"/>
        </w:sectPr>
      </w:pPr>
    </w:p>
    <w:p w14:paraId="6C96BED5" w14:textId="4B2FC6DA" w:rsidR="00820484" w:rsidRPr="00267224" w:rsidRDefault="00F514EC" w:rsidP="00477182">
      <w:pPr>
        <w:pStyle w:val="SMcaption"/>
        <w:rPr>
          <w:rFonts w:ascii="Arial" w:hAnsi="Arial" w:cs="Arial"/>
          <w:b/>
          <w:sz w:val="20"/>
        </w:rPr>
      </w:pPr>
      <w:r w:rsidRPr="00267224">
        <w:rPr>
          <w:rFonts w:ascii="Arial" w:hAnsi="Arial" w:cs="Arial"/>
          <w:b/>
          <w:sz w:val="20"/>
        </w:rPr>
        <w:lastRenderedPageBreak/>
        <w:t xml:space="preserve">SI </w:t>
      </w:r>
      <w:r w:rsidR="00820484" w:rsidRPr="00267224">
        <w:rPr>
          <w:rFonts w:ascii="Arial" w:hAnsi="Arial" w:cs="Arial"/>
          <w:b/>
          <w:sz w:val="20"/>
        </w:rPr>
        <w:t>References</w:t>
      </w:r>
    </w:p>
    <w:p w14:paraId="30769C7F" w14:textId="77777777" w:rsidR="002C667A" w:rsidRPr="00267224" w:rsidRDefault="002C667A" w:rsidP="00477182">
      <w:pPr>
        <w:pStyle w:val="SMcaption"/>
        <w:rPr>
          <w:rFonts w:ascii="Arial" w:hAnsi="Arial" w:cs="Arial"/>
          <w:sz w:val="20"/>
        </w:rPr>
      </w:pPr>
    </w:p>
    <w:p w14:paraId="1913B8F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P. </w:t>
      </w:r>
      <w:proofErr w:type="spellStart"/>
      <w:r w:rsidRPr="00267224">
        <w:rPr>
          <w:rFonts w:asciiTheme="minorBidi" w:hAnsiTheme="minorBidi" w:cstheme="minorBidi"/>
          <w:color w:val="000000" w:themeColor="text1"/>
          <w:sz w:val="20"/>
        </w:rPr>
        <w:t>Danecek</w:t>
      </w:r>
      <w:proofErr w:type="spellEnd"/>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Twelve years of </w:t>
      </w:r>
      <w:proofErr w:type="spellStart"/>
      <w:r w:rsidRPr="00267224">
        <w:rPr>
          <w:rFonts w:asciiTheme="minorBidi" w:hAnsiTheme="minorBidi" w:cstheme="minorBidi"/>
          <w:color w:val="000000" w:themeColor="text1"/>
          <w:sz w:val="20"/>
        </w:rPr>
        <w:t>SAMtools</w:t>
      </w:r>
      <w:proofErr w:type="spellEnd"/>
      <w:r w:rsidRPr="00267224">
        <w:rPr>
          <w:rFonts w:asciiTheme="minorBidi" w:hAnsiTheme="minorBidi" w:cstheme="minorBidi"/>
          <w:color w:val="000000" w:themeColor="text1"/>
          <w:sz w:val="20"/>
        </w:rPr>
        <w:t xml:space="preserve"> and </w:t>
      </w:r>
      <w:proofErr w:type="spellStart"/>
      <w:r w:rsidRPr="00267224">
        <w:rPr>
          <w:rFonts w:asciiTheme="minorBidi" w:hAnsiTheme="minorBidi" w:cstheme="minorBidi"/>
          <w:color w:val="000000" w:themeColor="text1"/>
          <w:sz w:val="20"/>
        </w:rPr>
        <w:t>BCFtools</w:t>
      </w:r>
      <w:proofErr w:type="spellEnd"/>
      <w:r w:rsidRPr="00267224">
        <w:rPr>
          <w:rFonts w:asciiTheme="minorBidi" w:hAnsiTheme="minorBidi" w:cstheme="minorBidi"/>
          <w:color w:val="000000" w:themeColor="text1"/>
          <w:sz w:val="20"/>
        </w:rPr>
        <w:t xml:space="preserve">. </w:t>
      </w:r>
      <w:proofErr w:type="spellStart"/>
      <w:r w:rsidRPr="00267224">
        <w:rPr>
          <w:rFonts w:asciiTheme="minorBidi" w:hAnsiTheme="minorBidi" w:cstheme="minorBidi"/>
          <w:i/>
          <w:iCs/>
          <w:color w:val="000000" w:themeColor="text1"/>
          <w:sz w:val="20"/>
        </w:rPr>
        <w:t>Gigascience</w:t>
      </w:r>
      <w:proofErr w:type="spellEnd"/>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10</w:t>
      </w:r>
      <w:r w:rsidRPr="00267224">
        <w:rPr>
          <w:rFonts w:asciiTheme="minorBidi" w:hAnsiTheme="minorBidi" w:cstheme="minorBidi"/>
          <w:color w:val="000000" w:themeColor="text1"/>
          <w:sz w:val="20"/>
        </w:rPr>
        <w:t>, giab008 (2021).</w:t>
      </w:r>
    </w:p>
    <w:p w14:paraId="24ACAEEF"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M. Kolmogorov, J. Yuan, Y. Lin, P. A. </w:t>
      </w:r>
      <w:proofErr w:type="spellStart"/>
      <w:r w:rsidRPr="00267224">
        <w:rPr>
          <w:rFonts w:asciiTheme="minorBidi" w:hAnsiTheme="minorBidi" w:cstheme="minorBidi"/>
          <w:color w:val="000000" w:themeColor="text1"/>
          <w:sz w:val="20"/>
        </w:rPr>
        <w:t>Pevzner</w:t>
      </w:r>
      <w:proofErr w:type="spellEnd"/>
      <w:r w:rsidRPr="00267224">
        <w:rPr>
          <w:rFonts w:asciiTheme="minorBidi" w:hAnsiTheme="minorBidi" w:cstheme="minorBidi"/>
          <w:color w:val="000000" w:themeColor="text1"/>
          <w:sz w:val="20"/>
        </w:rPr>
        <w:t xml:space="preserve">, Assembly of long, error-prone reads using repeat graphs. </w:t>
      </w:r>
      <w:r w:rsidRPr="00267224">
        <w:rPr>
          <w:rFonts w:asciiTheme="minorBidi" w:hAnsiTheme="minorBidi" w:cstheme="minorBidi"/>
          <w:i/>
          <w:iCs/>
          <w:color w:val="000000" w:themeColor="text1"/>
          <w:sz w:val="20"/>
        </w:rPr>
        <w:t xml:space="preserve">Nat. </w:t>
      </w:r>
      <w:proofErr w:type="spellStart"/>
      <w:r w:rsidRPr="00267224">
        <w:rPr>
          <w:rFonts w:asciiTheme="minorBidi" w:hAnsiTheme="minorBidi" w:cstheme="minorBidi"/>
          <w:i/>
          <w:iCs/>
          <w:color w:val="000000" w:themeColor="text1"/>
          <w:sz w:val="20"/>
        </w:rPr>
        <w:t>Biotechnol</w:t>
      </w:r>
      <w:proofErr w:type="spellEnd"/>
      <w:r w:rsidRPr="00267224">
        <w:rPr>
          <w:rFonts w:asciiTheme="minorBidi" w:hAnsiTheme="minorBidi" w:cstheme="minorBidi"/>
          <w:i/>
          <w:iCs/>
          <w:color w:val="000000" w:themeColor="text1"/>
          <w:sz w:val="20"/>
        </w:rPr>
        <w:t>.</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540–546 (2019).</w:t>
      </w:r>
    </w:p>
    <w:p w14:paraId="0FBFC551"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D. Guan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Identifying and removing haplotypic duplication in primary genome assemblies.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36</w:t>
      </w:r>
      <w:r w:rsidRPr="00267224">
        <w:rPr>
          <w:rFonts w:asciiTheme="minorBidi" w:hAnsiTheme="minorBidi" w:cstheme="minorBidi"/>
          <w:color w:val="000000" w:themeColor="text1"/>
          <w:sz w:val="20"/>
        </w:rPr>
        <w:t>, 2896–2898 (2020).</w:t>
      </w:r>
    </w:p>
    <w:p w14:paraId="4B017AA2"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Minimap2: pairwise alignment for nucleotide sequences.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34</w:t>
      </w:r>
      <w:r w:rsidRPr="00267224">
        <w:rPr>
          <w:rFonts w:asciiTheme="minorBidi" w:hAnsiTheme="minorBidi" w:cstheme="minorBidi"/>
          <w:color w:val="000000" w:themeColor="text1"/>
          <w:sz w:val="20"/>
        </w:rPr>
        <w:t>, 3094–3100 (2018).</w:t>
      </w:r>
    </w:p>
    <w:p w14:paraId="12CA7A43"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New strategies to improve minimap2 alignment accuracy.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4572–4574 (2021).</w:t>
      </w:r>
    </w:p>
    <w:p w14:paraId="7CC114E8"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Gurevich, V. Saveliev, N. </w:t>
      </w:r>
      <w:proofErr w:type="spellStart"/>
      <w:r w:rsidRPr="00267224">
        <w:rPr>
          <w:rFonts w:asciiTheme="minorBidi" w:hAnsiTheme="minorBidi" w:cstheme="minorBidi"/>
          <w:color w:val="000000" w:themeColor="text1"/>
          <w:sz w:val="20"/>
        </w:rPr>
        <w:t>yahhi</w:t>
      </w:r>
      <w:proofErr w:type="spellEnd"/>
      <w:r w:rsidRPr="00267224">
        <w:rPr>
          <w:rFonts w:asciiTheme="minorBidi" w:hAnsiTheme="minorBidi" w:cstheme="minorBidi"/>
          <w:color w:val="000000" w:themeColor="text1"/>
          <w:sz w:val="20"/>
        </w:rPr>
        <w:t xml:space="preserve">, G. </w:t>
      </w:r>
      <w:proofErr w:type="spellStart"/>
      <w:r w:rsidRPr="00267224">
        <w:rPr>
          <w:rFonts w:asciiTheme="minorBidi" w:hAnsiTheme="minorBidi" w:cstheme="minorBidi"/>
          <w:color w:val="000000" w:themeColor="text1"/>
          <w:sz w:val="20"/>
        </w:rPr>
        <w:t>Tesler</w:t>
      </w:r>
      <w:proofErr w:type="spellEnd"/>
      <w:r w:rsidRPr="00267224">
        <w:rPr>
          <w:rFonts w:asciiTheme="minorBidi" w:hAnsiTheme="minorBidi" w:cstheme="minorBidi"/>
          <w:color w:val="000000" w:themeColor="text1"/>
          <w:sz w:val="20"/>
        </w:rPr>
        <w:t xml:space="preserve">, QUAST: quality assessment tool for genome assemblies. </w:t>
      </w:r>
      <w:proofErr w:type="spellStart"/>
      <w:r w:rsidRPr="00267224">
        <w:rPr>
          <w:rFonts w:asciiTheme="minorBidi" w:hAnsiTheme="minorBidi" w:cstheme="minorBidi"/>
          <w:i/>
          <w:iCs/>
          <w:color w:val="000000" w:themeColor="text1"/>
          <w:sz w:val="20"/>
          <w:lang w:val="sv-SE"/>
        </w:rPr>
        <w:t>Bioinformatics</w:t>
      </w:r>
      <w:proofErr w:type="spellEnd"/>
      <w:r w:rsidRPr="00267224">
        <w:rPr>
          <w:rFonts w:asciiTheme="minorBidi" w:hAnsiTheme="minorBidi" w:cstheme="minorBidi"/>
          <w:color w:val="000000" w:themeColor="text1"/>
          <w:sz w:val="20"/>
          <w:lang w:val="sv-SE"/>
        </w:rPr>
        <w:t xml:space="preserve"> </w:t>
      </w:r>
      <w:r w:rsidRPr="00267224">
        <w:rPr>
          <w:rFonts w:asciiTheme="minorBidi" w:hAnsiTheme="minorBidi" w:cstheme="minorBidi"/>
          <w:b/>
          <w:bCs/>
          <w:color w:val="000000" w:themeColor="text1"/>
          <w:sz w:val="20"/>
          <w:lang w:val="sv-SE"/>
        </w:rPr>
        <w:t>29</w:t>
      </w:r>
      <w:r w:rsidRPr="00267224">
        <w:rPr>
          <w:rFonts w:asciiTheme="minorBidi" w:hAnsiTheme="minorBidi" w:cstheme="minorBidi"/>
          <w:color w:val="000000" w:themeColor="text1"/>
          <w:sz w:val="20"/>
          <w:lang w:val="sv-SE"/>
        </w:rPr>
        <w:t>, 1072</w:t>
      </w:r>
      <w:r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lang w:val="sv-SE"/>
        </w:rPr>
        <w:t>1075 (2013).</w:t>
      </w:r>
    </w:p>
    <w:p w14:paraId="164C0DC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F. A. </w:t>
      </w:r>
      <w:proofErr w:type="spellStart"/>
      <w:r w:rsidRPr="00267224">
        <w:rPr>
          <w:rFonts w:asciiTheme="minorBidi" w:hAnsiTheme="minorBidi" w:cstheme="minorBidi"/>
          <w:color w:val="000000" w:themeColor="text1"/>
          <w:sz w:val="20"/>
        </w:rPr>
        <w:t>Simão</w:t>
      </w:r>
      <w:proofErr w:type="spellEnd"/>
      <w:r w:rsidRPr="00267224">
        <w:rPr>
          <w:rFonts w:asciiTheme="minorBidi" w:hAnsiTheme="minorBidi" w:cstheme="minorBidi"/>
          <w:color w:val="000000" w:themeColor="text1"/>
          <w:sz w:val="20"/>
        </w:rPr>
        <w:t xml:space="preserve">, R. M. Waterhouse, P. Ioannidis, E. V. </w:t>
      </w:r>
      <w:proofErr w:type="spellStart"/>
      <w:r w:rsidRPr="00267224">
        <w:rPr>
          <w:rFonts w:asciiTheme="minorBidi" w:hAnsiTheme="minorBidi" w:cstheme="minorBidi"/>
          <w:color w:val="000000" w:themeColor="text1"/>
          <w:sz w:val="20"/>
        </w:rPr>
        <w:t>Kriventseva</w:t>
      </w:r>
      <w:proofErr w:type="spellEnd"/>
      <w:r w:rsidRPr="00267224">
        <w:rPr>
          <w:rFonts w:asciiTheme="minorBidi" w:hAnsiTheme="minorBidi" w:cstheme="minorBidi"/>
          <w:color w:val="000000" w:themeColor="text1"/>
          <w:sz w:val="20"/>
        </w:rPr>
        <w:t xml:space="preserve">, E. M. </w:t>
      </w:r>
      <w:proofErr w:type="spellStart"/>
      <w:r w:rsidRPr="00267224">
        <w:rPr>
          <w:rFonts w:asciiTheme="minorBidi" w:hAnsiTheme="minorBidi" w:cstheme="minorBidi"/>
          <w:color w:val="000000" w:themeColor="text1"/>
          <w:sz w:val="20"/>
        </w:rPr>
        <w:t>Zdobnov</w:t>
      </w:r>
      <w:proofErr w:type="spellEnd"/>
      <w:r w:rsidRPr="00267224">
        <w:rPr>
          <w:rFonts w:asciiTheme="minorBidi" w:hAnsiTheme="minorBidi" w:cstheme="minorBidi"/>
          <w:color w:val="000000" w:themeColor="text1"/>
          <w:sz w:val="20"/>
        </w:rPr>
        <w:t xml:space="preserve">, BUSCO: assessing genome assembly and annotation completeness with </w:t>
      </w:r>
      <w:proofErr w:type="gramStart"/>
      <w:r w:rsidRPr="00267224">
        <w:rPr>
          <w:rFonts w:asciiTheme="minorBidi" w:hAnsiTheme="minorBidi" w:cstheme="minorBidi"/>
          <w:color w:val="000000" w:themeColor="text1"/>
          <w:sz w:val="20"/>
        </w:rPr>
        <w:t>single-copy</w:t>
      </w:r>
      <w:proofErr w:type="gramEnd"/>
      <w:r w:rsidRPr="00267224">
        <w:rPr>
          <w:rFonts w:asciiTheme="minorBidi" w:hAnsiTheme="minorBidi" w:cstheme="minorBidi"/>
          <w:color w:val="000000" w:themeColor="text1"/>
          <w:sz w:val="20"/>
        </w:rPr>
        <w:t xml:space="preserve"> orthologs.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31</w:t>
      </w:r>
      <w:r w:rsidRPr="00267224">
        <w:rPr>
          <w:rFonts w:asciiTheme="minorBidi" w:hAnsiTheme="minorBidi" w:cstheme="minorBidi"/>
          <w:color w:val="000000" w:themeColor="text1"/>
          <w:sz w:val="20"/>
        </w:rPr>
        <w:t>, 3210–3212 (2015).</w:t>
      </w:r>
    </w:p>
    <w:p w14:paraId="7EBA65AF"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R. M. Waterhouse, M. </w:t>
      </w:r>
      <w:proofErr w:type="spellStart"/>
      <w:r w:rsidRPr="00267224">
        <w:rPr>
          <w:rFonts w:asciiTheme="minorBidi" w:hAnsiTheme="minorBidi" w:cstheme="minorBidi"/>
          <w:color w:val="000000" w:themeColor="text1"/>
          <w:sz w:val="20"/>
        </w:rPr>
        <w:t>Seppey</w:t>
      </w:r>
      <w:proofErr w:type="spellEnd"/>
      <w:r w:rsidRPr="00267224">
        <w:rPr>
          <w:rFonts w:asciiTheme="minorBidi" w:hAnsiTheme="minorBidi" w:cstheme="minorBidi"/>
          <w:color w:val="000000" w:themeColor="text1"/>
          <w:sz w:val="20"/>
        </w:rPr>
        <w:t xml:space="preserve">, F. A. </w:t>
      </w:r>
      <w:proofErr w:type="spellStart"/>
      <w:r w:rsidRPr="00267224">
        <w:rPr>
          <w:rFonts w:asciiTheme="minorBidi" w:hAnsiTheme="minorBidi" w:cstheme="minorBidi"/>
          <w:color w:val="000000" w:themeColor="text1"/>
          <w:sz w:val="20"/>
        </w:rPr>
        <w:t>Simão</w:t>
      </w:r>
      <w:proofErr w:type="spellEnd"/>
      <w:r w:rsidRPr="00267224">
        <w:rPr>
          <w:rFonts w:asciiTheme="minorBidi" w:hAnsiTheme="minorBidi" w:cstheme="minorBidi"/>
          <w:color w:val="000000" w:themeColor="text1"/>
          <w:sz w:val="20"/>
        </w:rPr>
        <w:t xml:space="preserve">, E. M. </w:t>
      </w:r>
      <w:proofErr w:type="spellStart"/>
      <w:r w:rsidRPr="00267224">
        <w:rPr>
          <w:rFonts w:asciiTheme="minorBidi" w:hAnsiTheme="minorBidi" w:cstheme="minorBidi"/>
          <w:color w:val="000000" w:themeColor="text1"/>
          <w:sz w:val="20"/>
        </w:rPr>
        <w:t>Zdobnov</w:t>
      </w:r>
      <w:proofErr w:type="spellEnd"/>
      <w:r w:rsidRPr="00267224">
        <w:rPr>
          <w:rFonts w:asciiTheme="minorBidi" w:hAnsiTheme="minorBidi" w:cstheme="minorBidi"/>
          <w:color w:val="000000" w:themeColor="text1"/>
          <w:sz w:val="20"/>
        </w:rPr>
        <w:t xml:space="preserve">, “Using BUSCO to assess insect genomic resources” in Insect genomics: methods in molecular biology (vol. 1858), S. Brown, M. </w:t>
      </w:r>
      <w:proofErr w:type="spellStart"/>
      <w:r w:rsidRPr="00267224">
        <w:rPr>
          <w:rFonts w:asciiTheme="minorBidi" w:hAnsiTheme="minorBidi" w:cstheme="minorBidi"/>
          <w:color w:val="000000" w:themeColor="text1"/>
          <w:sz w:val="20"/>
        </w:rPr>
        <w:t>Pfrender</w:t>
      </w:r>
      <w:proofErr w:type="spellEnd"/>
      <w:r w:rsidRPr="00267224">
        <w:rPr>
          <w:rFonts w:asciiTheme="minorBidi" w:hAnsiTheme="minorBidi" w:cstheme="minorBidi"/>
          <w:color w:val="000000" w:themeColor="text1"/>
          <w:sz w:val="20"/>
        </w:rPr>
        <w:t>, Eds. (Humana Press, 2019).</w:t>
      </w:r>
    </w:p>
    <w:p w14:paraId="4FDBE036"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A. </w:t>
      </w:r>
      <w:proofErr w:type="spellStart"/>
      <w:r w:rsidRPr="00267224">
        <w:rPr>
          <w:rFonts w:asciiTheme="minorBidi" w:hAnsiTheme="minorBidi" w:cstheme="minorBidi"/>
          <w:color w:val="000000" w:themeColor="text1"/>
          <w:sz w:val="20"/>
        </w:rPr>
        <w:t>Salamov</w:t>
      </w:r>
      <w:proofErr w:type="spellEnd"/>
      <w:r w:rsidRPr="00267224">
        <w:rPr>
          <w:rFonts w:asciiTheme="minorBidi" w:hAnsiTheme="minorBidi" w:cstheme="minorBidi"/>
          <w:color w:val="000000" w:themeColor="text1"/>
          <w:sz w:val="20"/>
        </w:rPr>
        <w:t xml:space="preserve">, V. V. Solovyev, </w:t>
      </w:r>
      <w:r w:rsidRPr="00267224">
        <w:rPr>
          <w:rFonts w:asciiTheme="minorBidi" w:hAnsiTheme="minorBidi" w:cstheme="minorBidi"/>
          <w:i/>
          <w:iCs/>
          <w:color w:val="000000" w:themeColor="text1"/>
          <w:sz w:val="20"/>
        </w:rPr>
        <w:t>Ab initio</w:t>
      </w:r>
      <w:r w:rsidRPr="00267224">
        <w:rPr>
          <w:rFonts w:asciiTheme="minorBidi" w:hAnsiTheme="minorBidi" w:cstheme="minorBidi"/>
          <w:color w:val="000000" w:themeColor="text1"/>
          <w:sz w:val="20"/>
        </w:rPr>
        <w:t xml:space="preserve"> gene finding in </w:t>
      </w:r>
      <w:r w:rsidRPr="00267224">
        <w:rPr>
          <w:rFonts w:asciiTheme="minorBidi" w:hAnsiTheme="minorBidi" w:cstheme="minorBidi"/>
          <w:i/>
          <w:iCs/>
          <w:color w:val="000000" w:themeColor="text1"/>
          <w:sz w:val="20"/>
        </w:rPr>
        <w:t>Drosophila</w:t>
      </w:r>
      <w:r w:rsidRPr="00267224">
        <w:rPr>
          <w:rFonts w:asciiTheme="minorBidi" w:hAnsiTheme="minorBidi" w:cstheme="minorBidi"/>
          <w:color w:val="000000" w:themeColor="text1"/>
          <w:sz w:val="20"/>
        </w:rPr>
        <w:t xml:space="preserve"> genomic DNA. </w:t>
      </w:r>
      <w:r w:rsidRPr="00267224">
        <w:rPr>
          <w:rFonts w:asciiTheme="minorBidi" w:hAnsiTheme="minorBidi" w:cstheme="minorBidi"/>
          <w:i/>
          <w:iCs/>
          <w:color w:val="000000" w:themeColor="text1"/>
          <w:sz w:val="20"/>
        </w:rPr>
        <w:t>Genome Res.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10</w:t>
      </w:r>
      <w:r w:rsidRPr="00267224">
        <w:rPr>
          <w:rFonts w:asciiTheme="minorBidi" w:hAnsiTheme="minorBidi" w:cstheme="minorBidi"/>
          <w:color w:val="000000" w:themeColor="text1"/>
          <w:sz w:val="20"/>
        </w:rPr>
        <w:t>, 516–522 (2000).</w:t>
      </w:r>
    </w:p>
    <w:p w14:paraId="4135585A"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V. Solovyev, P. </w:t>
      </w:r>
      <w:proofErr w:type="spellStart"/>
      <w:r w:rsidRPr="00267224">
        <w:rPr>
          <w:rFonts w:asciiTheme="minorBidi" w:hAnsiTheme="minorBidi" w:cstheme="minorBidi"/>
          <w:color w:val="000000" w:themeColor="text1"/>
          <w:sz w:val="20"/>
        </w:rPr>
        <w:t>Kosarev</w:t>
      </w:r>
      <w:proofErr w:type="spellEnd"/>
      <w:r w:rsidRPr="00267224">
        <w:rPr>
          <w:rFonts w:asciiTheme="minorBidi" w:hAnsiTheme="minorBidi" w:cstheme="minorBidi"/>
          <w:color w:val="000000" w:themeColor="text1"/>
          <w:sz w:val="20"/>
        </w:rPr>
        <w:t xml:space="preserve">, I. </w:t>
      </w:r>
      <w:proofErr w:type="spellStart"/>
      <w:r w:rsidRPr="00267224">
        <w:rPr>
          <w:rFonts w:asciiTheme="minorBidi" w:hAnsiTheme="minorBidi" w:cstheme="minorBidi"/>
          <w:color w:val="000000" w:themeColor="text1"/>
          <w:sz w:val="20"/>
        </w:rPr>
        <w:t>Seledsov</w:t>
      </w:r>
      <w:proofErr w:type="spellEnd"/>
      <w:r w:rsidRPr="00267224">
        <w:rPr>
          <w:rFonts w:asciiTheme="minorBidi" w:hAnsiTheme="minorBidi" w:cstheme="minorBidi"/>
          <w:color w:val="000000" w:themeColor="text1"/>
          <w:sz w:val="20"/>
        </w:rPr>
        <w:t xml:space="preserve">, D. </w:t>
      </w:r>
      <w:proofErr w:type="spellStart"/>
      <w:r w:rsidRPr="00267224">
        <w:rPr>
          <w:rFonts w:asciiTheme="minorBidi" w:hAnsiTheme="minorBidi" w:cstheme="minorBidi"/>
          <w:color w:val="000000" w:themeColor="text1"/>
          <w:sz w:val="20"/>
        </w:rPr>
        <w:t>Vorobyev</w:t>
      </w:r>
      <w:proofErr w:type="spellEnd"/>
      <w:r w:rsidRPr="00267224">
        <w:rPr>
          <w:rFonts w:asciiTheme="minorBidi" w:hAnsiTheme="minorBidi" w:cstheme="minorBidi"/>
          <w:color w:val="000000" w:themeColor="text1"/>
          <w:sz w:val="20"/>
        </w:rPr>
        <w:t xml:space="preserve">, Automatic annotation of eukaryotic genes, pseudogenes and promoters. </w:t>
      </w:r>
      <w:r w:rsidRPr="00267224">
        <w:rPr>
          <w:rFonts w:asciiTheme="minorBidi" w:hAnsiTheme="minorBidi" w:cstheme="minorBidi"/>
          <w:i/>
          <w:iCs/>
          <w:color w:val="000000" w:themeColor="text1"/>
          <w:sz w:val="20"/>
        </w:rPr>
        <w:t>Genome Biol.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7</w:t>
      </w:r>
      <w:r w:rsidRPr="00267224">
        <w:rPr>
          <w:rFonts w:asciiTheme="minorBidi" w:hAnsiTheme="minorBidi" w:cstheme="minorBidi"/>
          <w:color w:val="000000" w:themeColor="text1"/>
          <w:sz w:val="20"/>
        </w:rPr>
        <w:t>, 1–12 (2006).</w:t>
      </w:r>
    </w:p>
    <w:p w14:paraId="368B3B47"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J. M. Flynn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RepeatModeler2 for automated genomic discovery of transposable element families. </w:t>
      </w:r>
      <w:r w:rsidRPr="00267224">
        <w:rPr>
          <w:rFonts w:asciiTheme="minorBidi" w:hAnsiTheme="minorBidi" w:cstheme="minorBidi"/>
          <w:i/>
          <w:iCs/>
          <w:color w:val="000000" w:themeColor="text1"/>
          <w:sz w:val="20"/>
        </w:rPr>
        <w:t>Proc. Natl. Acad. Sci. U.S.A.</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117</w:t>
      </w:r>
      <w:r w:rsidRPr="00267224">
        <w:rPr>
          <w:rFonts w:asciiTheme="minorBidi" w:hAnsiTheme="minorBidi" w:cstheme="minorBidi"/>
          <w:color w:val="000000" w:themeColor="text1"/>
          <w:sz w:val="20"/>
        </w:rPr>
        <w:t>, 9451–9457 (2020).</w:t>
      </w:r>
    </w:p>
    <w:p w14:paraId="166DF0A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Smit, R. </w:t>
      </w:r>
      <w:proofErr w:type="spellStart"/>
      <w:r w:rsidRPr="00267224">
        <w:rPr>
          <w:rFonts w:asciiTheme="minorBidi" w:hAnsiTheme="minorBidi" w:cstheme="minorBidi"/>
          <w:color w:val="000000" w:themeColor="text1"/>
          <w:sz w:val="20"/>
        </w:rPr>
        <w:t>Hubley</w:t>
      </w:r>
      <w:proofErr w:type="spellEnd"/>
      <w:r w:rsidRPr="00267224">
        <w:rPr>
          <w:rFonts w:asciiTheme="minorBidi" w:hAnsiTheme="minorBidi" w:cstheme="minorBidi"/>
          <w:color w:val="000000" w:themeColor="text1"/>
          <w:sz w:val="20"/>
        </w:rPr>
        <w:t xml:space="preserve">, P. Green, </w:t>
      </w:r>
      <w:proofErr w:type="spellStart"/>
      <w:r w:rsidRPr="00267224">
        <w:rPr>
          <w:rFonts w:asciiTheme="minorBidi" w:hAnsiTheme="minorBidi" w:cstheme="minorBidi"/>
          <w:color w:val="000000" w:themeColor="text1"/>
          <w:sz w:val="20"/>
        </w:rPr>
        <w:t>RepeatMasker</w:t>
      </w:r>
      <w:proofErr w:type="spellEnd"/>
      <w:r w:rsidRPr="00267224">
        <w:rPr>
          <w:rFonts w:asciiTheme="minorBidi" w:hAnsiTheme="minorBidi" w:cstheme="minorBidi"/>
          <w:color w:val="000000" w:themeColor="text1"/>
          <w:sz w:val="20"/>
        </w:rPr>
        <w:t xml:space="preserve"> Open-4.0 (2015). </w:t>
      </w:r>
      <w:hyperlink r:id="rId14" w:history="1">
        <w:r w:rsidRPr="00267224">
          <w:rPr>
            <w:rStyle w:val="Hyperlink"/>
            <w:rFonts w:asciiTheme="minorBidi" w:hAnsiTheme="minorBidi" w:cstheme="minorBidi"/>
            <w:sz w:val="20"/>
          </w:rPr>
          <w:t>http://www.repeatmasker.org</w:t>
        </w:r>
      </w:hyperlink>
      <w:r w:rsidRPr="00267224">
        <w:rPr>
          <w:rFonts w:asciiTheme="minorBidi" w:hAnsiTheme="minorBidi" w:cstheme="minorBidi"/>
          <w:color w:val="000000" w:themeColor="text1"/>
          <w:sz w:val="20"/>
        </w:rPr>
        <w:t>.</w:t>
      </w:r>
    </w:p>
    <w:p w14:paraId="12B70D8B"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K. M. Ewart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Pervasive relaxed selection in termite genomes. </w:t>
      </w:r>
      <w:r w:rsidRPr="00267224">
        <w:rPr>
          <w:rFonts w:asciiTheme="minorBidi" w:hAnsiTheme="minorBidi" w:cstheme="minorBidi"/>
          <w:i/>
          <w:iCs/>
          <w:color w:val="000000" w:themeColor="text1"/>
          <w:sz w:val="20"/>
        </w:rPr>
        <w:t>Proc. R. Soc. B.</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291</w:t>
      </w:r>
      <w:r w:rsidRPr="00267224">
        <w:rPr>
          <w:rFonts w:asciiTheme="minorBidi" w:hAnsiTheme="minorBidi" w:cstheme="minorBidi"/>
          <w:color w:val="000000" w:themeColor="text1"/>
          <w:sz w:val="20"/>
        </w:rPr>
        <w:t>, 20232439 (2024).</w:t>
      </w:r>
    </w:p>
    <w:p w14:paraId="138F482B"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lang w:val="de-DE"/>
        </w:rPr>
        <w:t xml:space="preserve">Y. Mei, et al., </w:t>
      </w:r>
      <w:proofErr w:type="spellStart"/>
      <w:r w:rsidRPr="00267224">
        <w:rPr>
          <w:rFonts w:asciiTheme="minorBidi" w:hAnsiTheme="minorBidi" w:cstheme="minorBidi"/>
          <w:color w:val="000000" w:themeColor="text1"/>
          <w:sz w:val="20"/>
        </w:rPr>
        <w:t>InsectBase</w:t>
      </w:r>
      <w:proofErr w:type="spellEnd"/>
      <w:r w:rsidRPr="00267224">
        <w:rPr>
          <w:rFonts w:asciiTheme="minorBidi" w:hAnsiTheme="minorBidi" w:cstheme="minorBidi"/>
          <w:color w:val="000000" w:themeColor="text1"/>
          <w:sz w:val="20"/>
        </w:rPr>
        <w:t xml:space="preserve"> 2.0: a comprehensive gene resource for insects. </w:t>
      </w:r>
      <w:r w:rsidRPr="00267224">
        <w:rPr>
          <w:rFonts w:asciiTheme="minorBidi" w:hAnsiTheme="minorBidi" w:cstheme="minorBidi"/>
          <w:i/>
          <w:iCs/>
          <w:color w:val="000000" w:themeColor="text1"/>
          <w:sz w:val="20"/>
        </w:rPr>
        <w:t>Nucleic Acids Res.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50</w:t>
      </w:r>
      <w:r w:rsidRPr="00267224">
        <w:rPr>
          <w:rFonts w:asciiTheme="minorBidi" w:hAnsiTheme="minorBidi" w:cstheme="minorBidi"/>
          <w:color w:val="000000" w:themeColor="text1"/>
          <w:sz w:val="20"/>
        </w:rPr>
        <w:t>, D1040–D1045 (2022).</w:t>
      </w:r>
    </w:p>
    <w:p w14:paraId="06567418"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S. Andrews, </w:t>
      </w:r>
      <w:proofErr w:type="spellStart"/>
      <w:r w:rsidRPr="00267224">
        <w:rPr>
          <w:rFonts w:asciiTheme="minorBidi" w:hAnsiTheme="minorBidi" w:cstheme="minorBidi"/>
          <w:color w:val="000000" w:themeColor="text1"/>
          <w:sz w:val="20"/>
        </w:rPr>
        <w:t>FastQC</w:t>
      </w:r>
      <w:proofErr w:type="spellEnd"/>
      <w:r w:rsidRPr="00267224">
        <w:rPr>
          <w:rFonts w:asciiTheme="minorBidi" w:hAnsiTheme="minorBidi" w:cstheme="minorBidi"/>
          <w:color w:val="000000" w:themeColor="text1"/>
          <w:sz w:val="20"/>
        </w:rPr>
        <w:t>: A Quality Control Tool for High Throughput Sequence Data (</w:t>
      </w:r>
      <w:proofErr w:type="spellStart"/>
      <w:r w:rsidRPr="00267224">
        <w:rPr>
          <w:rFonts w:asciiTheme="minorBidi" w:hAnsiTheme="minorBidi" w:cstheme="minorBidi"/>
          <w:color w:val="000000" w:themeColor="text1"/>
          <w:sz w:val="20"/>
        </w:rPr>
        <w:t>Babraham</w:t>
      </w:r>
      <w:proofErr w:type="spellEnd"/>
      <w:r w:rsidRPr="00267224">
        <w:rPr>
          <w:rFonts w:asciiTheme="minorBidi" w:hAnsiTheme="minorBidi" w:cstheme="minorBidi"/>
          <w:color w:val="000000" w:themeColor="text1"/>
          <w:sz w:val="20"/>
        </w:rPr>
        <w:t xml:space="preserve"> Bioinformatics, 2010).</w:t>
      </w:r>
    </w:p>
    <w:p w14:paraId="3DB07BB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B. Bushnell, </w:t>
      </w:r>
      <w:proofErr w:type="spellStart"/>
      <w:r w:rsidRPr="00267224">
        <w:rPr>
          <w:rFonts w:asciiTheme="minorBidi" w:hAnsiTheme="minorBidi" w:cstheme="minorBidi"/>
          <w:color w:val="000000" w:themeColor="text1"/>
          <w:sz w:val="20"/>
        </w:rPr>
        <w:t>BBMap</w:t>
      </w:r>
      <w:proofErr w:type="spellEnd"/>
      <w:r w:rsidRPr="00267224">
        <w:rPr>
          <w:rFonts w:asciiTheme="minorBidi" w:hAnsiTheme="minorBidi" w:cstheme="minorBidi"/>
          <w:color w:val="000000" w:themeColor="text1"/>
          <w:sz w:val="20"/>
        </w:rPr>
        <w:t>: A Fast, Accurate, Splice-Aware Aligner (Joint Genome Institute, 2014).</w:t>
      </w:r>
    </w:p>
    <w:p w14:paraId="3687ABE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D. Kim, J. M. </w:t>
      </w:r>
      <w:proofErr w:type="spellStart"/>
      <w:r w:rsidRPr="00267224">
        <w:rPr>
          <w:rFonts w:asciiTheme="minorBidi" w:hAnsiTheme="minorBidi" w:cstheme="minorBidi"/>
          <w:color w:val="000000" w:themeColor="text1"/>
          <w:sz w:val="20"/>
        </w:rPr>
        <w:t>Paggi</w:t>
      </w:r>
      <w:proofErr w:type="spellEnd"/>
      <w:r w:rsidRPr="00267224">
        <w:rPr>
          <w:rFonts w:asciiTheme="minorBidi" w:hAnsiTheme="minorBidi" w:cstheme="minorBidi"/>
          <w:color w:val="000000" w:themeColor="text1"/>
          <w:sz w:val="20"/>
        </w:rPr>
        <w:t xml:space="preserve">, C. Park, C. Bennett, S. L. </w:t>
      </w:r>
      <w:proofErr w:type="spellStart"/>
      <w:r w:rsidRPr="00267224">
        <w:rPr>
          <w:rFonts w:asciiTheme="minorBidi" w:hAnsiTheme="minorBidi" w:cstheme="minorBidi"/>
          <w:color w:val="000000" w:themeColor="text1"/>
          <w:sz w:val="20"/>
        </w:rPr>
        <w:t>Salzberg</w:t>
      </w:r>
      <w:proofErr w:type="spellEnd"/>
      <w:r w:rsidRPr="00267224">
        <w:rPr>
          <w:rFonts w:asciiTheme="minorBidi" w:hAnsiTheme="minorBidi" w:cstheme="minorBidi"/>
          <w:color w:val="000000" w:themeColor="text1"/>
          <w:sz w:val="20"/>
        </w:rPr>
        <w:t xml:space="preserve">, Graph-based genome alignment and genotyping with HISAT2 and HISAT-genotype. </w:t>
      </w:r>
      <w:r w:rsidRPr="00267224">
        <w:rPr>
          <w:rFonts w:asciiTheme="minorBidi" w:hAnsiTheme="minorBidi" w:cstheme="minorBidi"/>
          <w:i/>
          <w:iCs/>
          <w:color w:val="000000" w:themeColor="text1"/>
          <w:sz w:val="20"/>
        </w:rPr>
        <w:t xml:space="preserve">Nat </w:t>
      </w:r>
      <w:proofErr w:type="spellStart"/>
      <w:r w:rsidRPr="00267224">
        <w:rPr>
          <w:rFonts w:asciiTheme="minorBidi" w:hAnsiTheme="minorBidi" w:cstheme="minorBidi"/>
          <w:i/>
          <w:iCs/>
          <w:color w:val="000000" w:themeColor="text1"/>
          <w:sz w:val="20"/>
        </w:rPr>
        <w:t>Biotechnol</w:t>
      </w:r>
      <w:proofErr w:type="spellEnd"/>
      <w:r w:rsidRPr="00267224">
        <w:rPr>
          <w:rFonts w:asciiTheme="minorBidi" w:hAnsiTheme="minorBidi" w:cstheme="minorBidi"/>
          <w:i/>
          <w:iCs/>
          <w:color w:val="000000" w:themeColor="text1"/>
          <w:sz w:val="20"/>
        </w:rPr>
        <w:t>.</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907–915 (2019).</w:t>
      </w:r>
    </w:p>
    <w:p w14:paraId="0DDB414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Shumate, B. Wong, G. </w:t>
      </w:r>
      <w:proofErr w:type="spellStart"/>
      <w:r w:rsidRPr="00267224">
        <w:rPr>
          <w:rFonts w:asciiTheme="minorBidi" w:hAnsiTheme="minorBidi" w:cstheme="minorBidi"/>
          <w:color w:val="000000" w:themeColor="text1"/>
          <w:sz w:val="20"/>
        </w:rPr>
        <w:t>Pertea</w:t>
      </w:r>
      <w:proofErr w:type="spellEnd"/>
      <w:r w:rsidRPr="00267224">
        <w:rPr>
          <w:rFonts w:asciiTheme="minorBidi" w:hAnsiTheme="minorBidi" w:cstheme="minorBidi"/>
          <w:color w:val="000000" w:themeColor="text1"/>
          <w:sz w:val="20"/>
        </w:rPr>
        <w:t xml:space="preserve">, M. </w:t>
      </w:r>
      <w:proofErr w:type="spellStart"/>
      <w:r w:rsidRPr="00267224">
        <w:rPr>
          <w:rFonts w:asciiTheme="minorBidi" w:hAnsiTheme="minorBidi" w:cstheme="minorBidi"/>
          <w:color w:val="000000" w:themeColor="text1"/>
          <w:sz w:val="20"/>
        </w:rPr>
        <w:t>Pertea</w:t>
      </w:r>
      <w:proofErr w:type="spellEnd"/>
      <w:r w:rsidRPr="00267224">
        <w:rPr>
          <w:rFonts w:asciiTheme="minorBidi" w:hAnsiTheme="minorBidi" w:cstheme="minorBidi"/>
          <w:color w:val="000000" w:themeColor="text1"/>
          <w:sz w:val="20"/>
        </w:rPr>
        <w:t xml:space="preserve">, Improved transcriptome assembly using a hybrid of long and short reads with </w:t>
      </w:r>
      <w:proofErr w:type="spellStart"/>
      <w:r w:rsidRPr="00267224">
        <w:rPr>
          <w:rFonts w:asciiTheme="minorBidi" w:hAnsiTheme="minorBidi" w:cstheme="minorBidi"/>
          <w:color w:val="000000" w:themeColor="text1"/>
          <w:sz w:val="20"/>
        </w:rPr>
        <w:t>StringTie</w:t>
      </w:r>
      <w:proofErr w:type="spellEnd"/>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PLOS Computational Biology</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18</w:t>
      </w:r>
      <w:r w:rsidRPr="00267224">
        <w:rPr>
          <w:rFonts w:asciiTheme="minorBidi" w:hAnsiTheme="minorBidi" w:cstheme="minorBidi"/>
          <w:color w:val="000000" w:themeColor="text1"/>
          <w:sz w:val="20"/>
        </w:rPr>
        <w:t>, 1009730 (2022).</w:t>
      </w:r>
    </w:p>
    <w:p w14:paraId="2F64BBCE" w14:textId="77777777" w:rsidR="00A524E5" w:rsidRPr="00267224" w:rsidRDefault="00A524E5" w:rsidP="00A524E5">
      <w:pPr>
        <w:pStyle w:val="ListParagraph"/>
        <w:numPr>
          <w:ilvl w:val="0"/>
          <w:numId w:val="15"/>
        </w:numPr>
        <w:contextualSpacing/>
        <w:jc w:val="both"/>
        <w:rPr>
          <w:rFonts w:ascii="Arial" w:hAnsi="Arial" w:cs="Arial"/>
          <w:sz w:val="20"/>
        </w:rPr>
      </w:pPr>
      <w:r w:rsidRPr="00267224">
        <w:rPr>
          <w:rFonts w:ascii="Arial" w:hAnsi="Arial" w:cs="Arial"/>
          <w:sz w:val="20"/>
        </w:rPr>
        <w:t xml:space="preserve">B. J. Haas, </w:t>
      </w:r>
      <w:proofErr w:type="spellStart"/>
      <w:r w:rsidRPr="00267224">
        <w:rPr>
          <w:rFonts w:ascii="Arial" w:hAnsi="Arial" w:cs="Arial"/>
          <w:sz w:val="20"/>
        </w:rPr>
        <w:t>TransDecoder</w:t>
      </w:r>
      <w:proofErr w:type="spellEnd"/>
      <w:r w:rsidRPr="00267224">
        <w:rPr>
          <w:rFonts w:ascii="Arial" w:hAnsi="Arial" w:cs="Arial"/>
          <w:sz w:val="20"/>
        </w:rPr>
        <w:t xml:space="preserve"> (Find Coding Regions Within Transcripts) (2023).</w:t>
      </w:r>
    </w:p>
    <w:p w14:paraId="7AD055B6"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R. Durbin, Fast and accurate short read alignment with Burrows–Wheeler transform.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25</w:t>
      </w:r>
      <w:r w:rsidRPr="00267224">
        <w:rPr>
          <w:rFonts w:asciiTheme="minorBidi" w:hAnsiTheme="minorBidi" w:cstheme="minorBidi"/>
          <w:color w:val="000000" w:themeColor="text1"/>
          <w:sz w:val="20"/>
        </w:rPr>
        <w:t xml:space="preserve">, 1754–1760 </w:t>
      </w:r>
      <w:r w:rsidRPr="00267224">
        <w:rPr>
          <w:rFonts w:asciiTheme="minorBidi" w:hAnsiTheme="minorBidi" w:cstheme="minorBidi"/>
          <w:color w:val="000000" w:themeColor="text1"/>
          <w:sz w:val="20"/>
          <w:lang w:val="en-AU"/>
        </w:rPr>
        <w:t>(2009).</w:t>
      </w:r>
    </w:p>
    <w:p w14:paraId="25751AE2"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R. Quinlan, I. M. Hall, </w:t>
      </w:r>
      <w:proofErr w:type="spellStart"/>
      <w:r w:rsidRPr="00267224">
        <w:rPr>
          <w:rFonts w:asciiTheme="minorBidi" w:hAnsiTheme="minorBidi" w:cstheme="minorBidi"/>
          <w:color w:val="000000" w:themeColor="text1"/>
          <w:sz w:val="20"/>
        </w:rPr>
        <w:t>BEDTools</w:t>
      </w:r>
      <w:proofErr w:type="spellEnd"/>
      <w:r w:rsidRPr="00267224">
        <w:rPr>
          <w:rFonts w:asciiTheme="minorBidi" w:hAnsiTheme="minorBidi" w:cstheme="minorBidi"/>
          <w:color w:val="000000" w:themeColor="text1"/>
          <w:sz w:val="20"/>
        </w:rPr>
        <w:t xml:space="preserve">: a flexible suite of utilities for comparing genomic features.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26</w:t>
      </w:r>
      <w:r w:rsidRPr="00267224">
        <w:rPr>
          <w:rFonts w:asciiTheme="minorBidi" w:hAnsiTheme="minorBidi" w:cstheme="minorBidi"/>
          <w:color w:val="000000" w:themeColor="text1"/>
          <w:sz w:val="20"/>
        </w:rPr>
        <w:t>, 841–842 (2010).</w:t>
      </w:r>
    </w:p>
    <w:p w14:paraId="18951C02" w14:textId="77777777" w:rsidR="006B2DE1"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w:t>
      </w:r>
      <w:proofErr w:type="spellStart"/>
      <w:r w:rsidRPr="00267224">
        <w:rPr>
          <w:rFonts w:asciiTheme="minorBidi" w:hAnsiTheme="minorBidi" w:cstheme="minorBidi"/>
          <w:color w:val="000000" w:themeColor="text1"/>
          <w:sz w:val="20"/>
        </w:rPr>
        <w:t>Morgulis</w:t>
      </w:r>
      <w:proofErr w:type="spellEnd"/>
      <w:r w:rsidRPr="00267224">
        <w:rPr>
          <w:rFonts w:asciiTheme="minorBidi" w:hAnsiTheme="minorBidi" w:cstheme="minorBidi"/>
          <w:color w:val="000000" w:themeColor="text1"/>
          <w:sz w:val="20"/>
        </w:rPr>
        <w:t xml:space="preserve">, E. M. Gertz, A. A. </w:t>
      </w:r>
      <w:proofErr w:type="spellStart"/>
      <w:r w:rsidRPr="00267224">
        <w:rPr>
          <w:rFonts w:asciiTheme="minorBidi" w:hAnsiTheme="minorBidi" w:cstheme="minorBidi"/>
          <w:color w:val="000000" w:themeColor="text1"/>
          <w:sz w:val="20"/>
        </w:rPr>
        <w:t>Schäffer</w:t>
      </w:r>
      <w:proofErr w:type="spellEnd"/>
      <w:r w:rsidRPr="00267224">
        <w:rPr>
          <w:rFonts w:asciiTheme="minorBidi" w:hAnsiTheme="minorBidi" w:cstheme="minorBidi"/>
          <w:color w:val="000000" w:themeColor="text1"/>
          <w:sz w:val="20"/>
        </w:rPr>
        <w:t xml:space="preserve">, R. </w:t>
      </w:r>
      <w:proofErr w:type="spellStart"/>
      <w:r w:rsidRPr="00267224">
        <w:rPr>
          <w:rFonts w:asciiTheme="minorBidi" w:hAnsiTheme="minorBidi" w:cstheme="minorBidi"/>
          <w:color w:val="000000" w:themeColor="text1"/>
          <w:sz w:val="20"/>
        </w:rPr>
        <w:t>Agarwala</w:t>
      </w:r>
      <w:proofErr w:type="spellEnd"/>
      <w:r w:rsidRPr="00267224">
        <w:rPr>
          <w:rFonts w:asciiTheme="minorBidi" w:hAnsiTheme="minorBidi" w:cstheme="minorBidi"/>
          <w:color w:val="000000" w:themeColor="text1"/>
          <w:sz w:val="20"/>
        </w:rPr>
        <w:t xml:space="preserve">, A fast and symmetric DUST implementation to mask low-complexity DNA sequences. </w:t>
      </w:r>
      <w:r w:rsidRPr="00267224">
        <w:rPr>
          <w:rFonts w:asciiTheme="minorBidi" w:hAnsiTheme="minorBidi" w:cstheme="minorBidi"/>
          <w:i/>
          <w:iCs/>
          <w:color w:val="000000" w:themeColor="text1"/>
          <w:sz w:val="20"/>
        </w:rPr>
        <w:t xml:space="preserve">J. </w:t>
      </w:r>
      <w:proofErr w:type="spellStart"/>
      <w:r w:rsidRPr="00267224">
        <w:rPr>
          <w:rFonts w:asciiTheme="minorBidi" w:hAnsiTheme="minorBidi" w:cstheme="minorBidi"/>
          <w:i/>
          <w:iCs/>
          <w:color w:val="000000" w:themeColor="text1"/>
          <w:sz w:val="20"/>
        </w:rPr>
        <w:t>Comput</w:t>
      </w:r>
      <w:proofErr w:type="spellEnd"/>
      <w:r w:rsidRPr="00267224">
        <w:rPr>
          <w:rFonts w:asciiTheme="minorBidi" w:hAnsiTheme="minorBidi" w:cstheme="minorBidi"/>
          <w:i/>
          <w:iCs/>
          <w:color w:val="000000" w:themeColor="text1"/>
          <w:sz w:val="20"/>
        </w:rPr>
        <w:t>. Biol.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13</w:t>
      </w:r>
      <w:r w:rsidRPr="00267224">
        <w:rPr>
          <w:rFonts w:asciiTheme="minorBidi" w:hAnsiTheme="minorBidi" w:cstheme="minorBidi"/>
          <w:color w:val="000000" w:themeColor="text1"/>
          <w:sz w:val="20"/>
        </w:rPr>
        <w:t>, 1028–1040 (2006).</w:t>
      </w:r>
    </w:p>
    <w:p w14:paraId="7A91BA49" w14:textId="58D020C0" w:rsidR="00B02F81" w:rsidRDefault="00B02F81" w:rsidP="006B2DE1">
      <w:pPr>
        <w:pStyle w:val="ListParagraph"/>
        <w:numPr>
          <w:ilvl w:val="0"/>
          <w:numId w:val="15"/>
        </w:numPr>
        <w:contextualSpacing/>
        <w:jc w:val="both"/>
        <w:rPr>
          <w:rFonts w:asciiTheme="minorBidi" w:hAnsiTheme="minorBidi" w:cstheme="minorBidi"/>
          <w:color w:val="000000" w:themeColor="text1"/>
          <w:sz w:val="20"/>
        </w:rPr>
      </w:pPr>
      <w:r w:rsidRPr="00B02F81">
        <w:rPr>
          <w:rFonts w:asciiTheme="minorBidi" w:hAnsiTheme="minorBidi" w:cstheme="minorBidi"/>
          <w:color w:val="000000" w:themeColor="text1"/>
          <w:sz w:val="20"/>
        </w:rPr>
        <w:t xml:space="preserve">J. A. Hartigan, P. M. Hartigan, The Dip Test of Unimodality. </w:t>
      </w:r>
      <w:r w:rsidRPr="0019526E">
        <w:rPr>
          <w:rFonts w:asciiTheme="minorBidi" w:hAnsiTheme="minorBidi" w:cstheme="minorBidi"/>
          <w:i/>
          <w:iCs/>
          <w:color w:val="000000" w:themeColor="text1"/>
          <w:sz w:val="20"/>
        </w:rPr>
        <w:t>Ann. Statist.</w:t>
      </w:r>
      <w:r w:rsidRPr="00B02F81">
        <w:rPr>
          <w:rFonts w:asciiTheme="minorBidi" w:hAnsiTheme="minorBidi" w:cstheme="minorBidi"/>
          <w:color w:val="000000" w:themeColor="text1"/>
          <w:sz w:val="20"/>
        </w:rPr>
        <w:t xml:space="preserve"> </w:t>
      </w:r>
      <w:r w:rsidRPr="0019526E">
        <w:rPr>
          <w:rFonts w:asciiTheme="minorBidi" w:hAnsiTheme="minorBidi" w:cstheme="minorBidi"/>
          <w:b/>
          <w:bCs/>
          <w:color w:val="000000" w:themeColor="text1"/>
          <w:sz w:val="20"/>
        </w:rPr>
        <w:t>13</w:t>
      </w:r>
      <w:r w:rsidRPr="00B02F81">
        <w:rPr>
          <w:rFonts w:asciiTheme="minorBidi" w:hAnsiTheme="minorBidi" w:cstheme="minorBidi"/>
          <w:color w:val="000000" w:themeColor="text1"/>
          <w:sz w:val="20"/>
        </w:rPr>
        <w:t>, 70-84 (1985).</w:t>
      </w:r>
    </w:p>
    <w:p w14:paraId="39F45A70" w14:textId="3E24F9E4" w:rsidR="00B02F81" w:rsidRDefault="003E71D9" w:rsidP="0041287E">
      <w:pPr>
        <w:pStyle w:val="ListParagraph"/>
        <w:numPr>
          <w:ilvl w:val="0"/>
          <w:numId w:val="15"/>
        </w:numPr>
        <w:contextualSpacing/>
        <w:jc w:val="both"/>
        <w:rPr>
          <w:rFonts w:asciiTheme="minorBidi" w:hAnsiTheme="minorBidi" w:cstheme="minorBidi"/>
          <w:color w:val="000000" w:themeColor="text1"/>
          <w:sz w:val="20"/>
        </w:rPr>
      </w:pPr>
      <w:r w:rsidRPr="003E71D9">
        <w:rPr>
          <w:rFonts w:asciiTheme="minorBidi" w:hAnsiTheme="minorBidi" w:cstheme="minorBidi"/>
          <w:color w:val="000000" w:themeColor="text1"/>
          <w:sz w:val="20"/>
        </w:rPr>
        <w:t xml:space="preserve">M. </w:t>
      </w:r>
      <w:proofErr w:type="spellStart"/>
      <w:r w:rsidRPr="003E71D9">
        <w:rPr>
          <w:rFonts w:asciiTheme="minorBidi" w:hAnsiTheme="minorBidi" w:cstheme="minorBidi"/>
          <w:color w:val="000000" w:themeColor="text1"/>
          <w:sz w:val="20"/>
        </w:rPr>
        <w:t>Maechler</w:t>
      </w:r>
      <w:proofErr w:type="spellEnd"/>
      <w:r w:rsidRPr="003E71D9">
        <w:rPr>
          <w:rFonts w:asciiTheme="minorBidi" w:hAnsiTheme="minorBidi" w:cstheme="minorBidi"/>
          <w:color w:val="000000" w:themeColor="text1"/>
          <w:sz w:val="20"/>
        </w:rPr>
        <w:t xml:space="preserve">, </w:t>
      </w:r>
      <w:proofErr w:type="spellStart"/>
      <w:r w:rsidRPr="003E71D9">
        <w:rPr>
          <w:rFonts w:asciiTheme="minorBidi" w:hAnsiTheme="minorBidi" w:cstheme="minorBidi"/>
          <w:color w:val="000000" w:themeColor="text1"/>
          <w:sz w:val="20"/>
        </w:rPr>
        <w:t>diptest</w:t>
      </w:r>
      <w:proofErr w:type="spellEnd"/>
      <w:r w:rsidRPr="003E71D9">
        <w:rPr>
          <w:rFonts w:asciiTheme="minorBidi" w:hAnsiTheme="minorBidi" w:cstheme="minorBidi"/>
          <w:color w:val="000000" w:themeColor="text1"/>
          <w:sz w:val="20"/>
        </w:rPr>
        <w:t>: Hartigan’s dip test statistic for unimodality (R package version 0.77-2) (2025). https://cran.r-project.org/web/packages/diptest/index.html.</w:t>
      </w:r>
    </w:p>
    <w:p w14:paraId="315D6263" w14:textId="4E80B032" w:rsidR="0041287E" w:rsidRPr="00DB78CA" w:rsidRDefault="006B2DE1" w:rsidP="0041287E">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Wickham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Welcome to the </w:t>
      </w:r>
      <w:proofErr w:type="spellStart"/>
      <w:r w:rsidRPr="00267224">
        <w:rPr>
          <w:rFonts w:asciiTheme="minorBidi" w:hAnsiTheme="minorBidi" w:cstheme="minorBidi"/>
          <w:color w:val="000000" w:themeColor="text1"/>
          <w:sz w:val="20"/>
        </w:rPr>
        <w:t>tidyverse</w:t>
      </w:r>
      <w:proofErr w:type="spellEnd"/>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 xml:space="preserve">J. Open Source </w:t>
      </w:r>
      <w:proofErr w:type="spellStart"/>
      <w:r w:rsidRPr="00267224">
        <w:rPr>
          <w:rFonts w:asciiTheme="minorBidi" w:hAnsiTheme="minorBidi" w:cstheme="minorBidi"/>
          <w:i/>
          <w:iCs/>
          <w:color w:val="000000" w:themeColor="text1"/>
          <w:sz w:val="20"/>
        </w:rPr>
        <w:t>Softw</w:t>
      </w:r>
      <w:proofErr w:type="spellEnd"/>
      <w:r w:rsidRPr="00267224">
        <w:rPr>
          <w:rFonts w:asciiTheme="minorBidi" w:hAnsiTheme="minorBidi" w:cstheme="minorBidi"/>
          <w:i/>
          <w:iCs/>
          <w:color w:val="000000" w:themeColor="text1"/>
          <w:sz w:val="20"/>
        </w:rPr>
        <w:t>.</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4</w:t>
      </w:r>
      <w:r w:rsidRPr="00267224">
        <w:rPr>
          <w:rFonts w:asciiTheme="minorBidi" w:hAnsiTheme="minorBidi" w:cstheme="minorBidi"/>
          <w:color w:val="000000" w:themeColor="text1"/>
          <w:sz w:val="20"/>
        </w:rPr>
        <w:t>, 1686 (2019).</w:t>
      </w:r>
    </w:p>
    <w:p w14:paraId="238F786F" w14:textId="79541601"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H. Wickham, ggplot2: Elegant Graphics for Data Analysis (Springer-Verlag, 2016).</w:t>
      </w:r>
    </w:p>
    <w:p w14:paraId="5CE9E0C9" w14:textId="29DFCB0A" w:rsidR="00120FE2" w:rsidRPr="00267224" w:rsidRDefault="00120FE2" w:rsidP="00120FE2">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C. A.  Hope, A simplified Monte Carlo significance test procedure. </w:t>
      </w:r>
      <w:r w:rsidRPr="00267224">
        <w:rPr>
          <w:rFonts w:asciiTheme="minorBidi" w:hAnsiTheme="minorBidi" w:cstheme="minorBidi"/>
          <w:i/>
          <w:iCs/>
          <w:color w:val="000000" w:themeColor="text1"/>
          <w:sz w:val="20"/>
        </w:rPr>
        <w:t>J. R. Stat. Soc. Ser. B</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30</w:t>
      </w:r>
      <w:r w:rsidRPr="00267224">
        <w:rPr>
          <w:rFonts w:asciiTheme="minorBidi" w:hAnsiTheme="minorBidi" w:cstheme="minorBidi"/>
          <w:color w:val="000000" w:themeColor="text1"/>
          <w:sz w:val="20"/>
        </w:rPr>
        <w:t>, 582–598 (1968).</w:t>
      </w:r>
    </w:p>
    <w:p w14:paraId="29DD247E" w14:textId="3E70C7A4" w:rsidR="00120FE2" w:rsidRPr="00267224" w:rsidRDefault="005507E2" w:rsidP="00120FE2">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lastRenderedPageBreak/>
        <w:t xml:space="preserve">D. </w:t>
      </w:r>
      <w:r w:rsidR="00120FE2" w:rsidRPr="00267224">
        <w:rPr>
          <w:rFonts w:asciiTheme="minorBidi" w:hAnsiTheme="minorBidi" w:cstheme="minorBidi"/>
          <w:color w:val="000000" w:themeColor="text1"/>
          <w:sz w:val="20"/>
        </w:rPr>
        <w:t>Navarro,</w:t>
      </w:r>
      <w:r w:rsidRPr="00267224">
        <w:rPr>
          <w:rFonts w:asciiTheme="minorBidi" w:hAnsiTheme="minorBidi" w:cstheme="minorBidi"/>
          <w:color w:val="000000" w:themeColor="text1"/>
          <w:sz w:val="20"/>
        </w:rPr>
        <w:t xml:space="preserve"> </w:t>
      </w:r>
      <w:r w:rsidR="00120FE2" w:rsidRPr="00267224">
        <w:rPr>
          <w:rFonts w:asciiTheme="minorBidi" w:hAnsiTheme="minorBidi" w:cstheme="minorBidi"/>
          <w:color w:val="000000" w:themeColor="text1"/>
          <w:sz w:val="20"/>
        </w:rPr>
        <w:t>Learning statistics with R: A tutorial for psychology students and other beginners</w:t>
      </w:r>
      <w:r w:rsidRPr="00267224">
        <w:rPr>
          <w:rFonts w:asciiTheme="minorBidi" w:hAnsiTheme="minorBidi" w:cstheme="minorBidi"/>
          <w:color w:val="000000" w:themeColor="text1"/>
          <w:sz w:val="20"/>
        </w:rPr>
        <w:t xml:space="preserve"> </w:t>
      </w:r>
      <w:r w:rsidR="00120FE2" w:rsidRPr="00267224">
        <w:rPr>
          <w:rFonts w:asciiTheme="minorBidi" w:hAnsiTheme="minorBidi" w:cstheme="minorBidi"/>
          <w:color w:val="000000" w:themeColor="text1"/>
          <w:sz w:val="20"/>
        </w:rPr>
        <w:t xml:space="preserve">(Version 0.5.2). University of Adelaide </w:t>
      </w:r>
      <w:r w:rsidRPr="00267224">
        <w:rPr>
          <w:rFonts w:asciiTheme="minorBidi" w:hAnsiTheme="minorBidi" w:cstheme="minorBidi"/>
          <w:color w:val="000000" w:themeColor="text1"/>
          <w:sz w:val="20"/>
        </w:rPr>
        <w:t>(2015).</w:t>
      </w:r>
    </w:p>
    <w:p w14:paraId="10C22F57" w14:textId="2069E21A" w:rsidR="007843C9" w:rsidRPr="00DC623A" w:rsidRDefault="007843C9" w:rsidP="006B2DE1">
      <w:pPr>
        <w:pStyle w:val="NormalWeb"/>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5BBCF4" w14:textId="77777777" w:rsidR="0055299B" w:rsidRDefault="0055299B">
      <w:r>
        <w:separator/>
      </w:r>
    </w:p>
  </w:endnote>
  <w:endnote w:type="continuationSeparator" w:id="0">
    <w:p w14:paraId="20189523" w14:textId="77777777" w:rsidR="0055299B" w:rsidRDefault="00552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0000500000000020000"/>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1B855F" w14:textId="77777777" w:rsidR="0055299B" w:rsidRDefault="0055299B">
      <w:r>
        <w:separator/>
      </w:r>
    </w:p>
  </w:footnote>
  <w:footnote w:type="continuationSeparator" w:id="0">
    <w:p w14:paraId="0F970723" w14:textId="77777777" w:rsidR="0055299B" w:rsidRDefault="005529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571651">
    <w:abstractNumId w:val="9"/>
  </w:num>
  <w:num w:numId="2" w16cid:durableId="817843578">
    <w:abstractNumId w:val="7"/>
  </w:num>
  <w:num w:numId="3" w16cid:durableId="1500731914">
    <w:abstractNumId w:val="6"/>
  </w:num>
  <w:num w:numId="4" w16cid:durableId="2058896974">
    <w:abstractNumId w:val="5"/>
  </w:num>
  <w:num w:numId="5" w16cid:durableId="1463886234">
    <w:abstractNumId w:val="4"/>
  </w:num>
  <w:num w:numId="6" w16cid:durableId="86929973">
    <w:abstractNumId w:val="8"/>
  </w:num>
  <w:num w:numId="7" w16cid:durableId="1721781310">
    <w:abstractNumId w:val="3"/>
  </w:num>
  <w:num w:numId="8" w16cid:durableId="626814169">
    <w:abstractNumId w:val="2"/>
  </w:num>
  <w:num w:numId="9" w16cid:durableId="599067745">
    <w:abstractNumId w:val="1"/>
  </w:num>
  <w:num w:numId="10" w16cid:durableId="1630748625">
    <w:abstractNumId w:val="0"/>
  </w:num>
  <w:num w:numId="11" w16cid:durableId="1904637623">
    <w:abstractNumId w:val="10"/>
  </w:num>
  <w:num w:numId="12" w16cid:durableId="816456348">
    <w:abstractNumId w:val="12"/>
  </w:num>
  <w:num w:numId="13" w16cid:durableId="532688539">
    <w:abstractNumId w:val="14"/>
  </w:num>
  <w:num w:numId="14" w16cid:durableId="1271813046">
    <w:abstractNumId w:val="11"/>
  </w:num>
  <w:num w:numId="15" w16cid:durableId="65321715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athan Lo">
    <w15:presenceInfo w15:providerId="AD" w15:userId="S::nathan.lo@sydney.edu.au::fa283856-3d32-4c02-b0bb-860e4dd4c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30F"/>
    <w:rsid w:val="00017C53"/>
    <w:rsid w:val="00020A96"/>
    <w:rsid w:val="00030840"/>
    <w:rsid w:val="00032B31"/>
    <w:rsid w:val="00043731"/>
    <w:rsid w:val="00051758"/>
    <w:rsid w:val="00056E39"/>
    <w:rsid w:val="00065EBD"/>
    <w:rsid w:val="00081722"/>
    <w:rsid w:val="00083B44"/>
    <w:rsid w:val="000850DC"/>
    <w:rsid w:val="00085BDB"/>
    <w:rsid w:val="0009521F"/>
    <w:rsid w:val="000969EA"/>
    <w:rsid w:val="000A41E4"/>
    <w:rsid w:val="000B4196"/>
    <w:rsid w:val="000C2771"/>
    <w:rsid w:val="000C5F36"/>
    <w:rsid w:val="000D3039"/>
    <w:rsid w:val="000F0DCE"/>
    <w:rsid w:val="000F1981"/>
    <w:rsid w:val="000F315D"/>
    <w:rsid w:val="000F3698"/>
    <w:rsid w:val="0010042A"/>
    <w:rsid w:val="00100AD7"/>
    <w:rsid w:val="0010376C"/>
    <w:rsid w:val="00107152"/>
    <w:rsid w:val="00112C5B"/>
    <w:rsid w:val="00114193"/>
    <w:rsid w:val="00115A38"/>
    <w:rsid w:val="0011687B"/>
    <w:rsid w:val="00120FE2"/>
    <w:rsid w:val="00122766"/>
    <w:rsid w:val="00123737"/>
    <w:rsid w:val="00124F82"/>
    <w:rsid w:val="00132B17"/>
    <w:rsid w:val="001464DF"/>
    <w:rsid w:val="001551DF"/>
    <w:rsid w:val="0016337A"/>
    <w:rsid w:val="00163C64"/>
    <w:rsid w:val="00163C89"/>
    <w:rsid w:val="00164269"/>
    <w:rsid w:val="00165D9C"/>
    <w:rsid w:val="00176FCF"/>
    <w:rsid w:val="001824FA"/>
    <w:rsid w:val="0018498F"/>
    <w:rsid w:val="00190671"/>
    <w:rsid w:val="0019526E"/>
    <w:rsid w:val="00195A2B"/>
    <w:rsid w:val="001A00CD"/>
    <w:rsid w:val="001A1BDE"/>
    <w:rsid w:val="001B4CCD"/>
    <w:rsid w:val="001C0520"/>
    <w:rsid w:val="001C0975"/>
    <w:rsid w:val="001C3F56"/>
    <w:rsid w:val="001D61C8"/>
    <w:rsid w:val="001E5D60"/>
    <w:rsid w:val="001E7E1E"/>
    <w:rsid w:val="001F0876"/>
    <w:rsid w:val="001F167C"/>
    <w:rsid w:val="001F1CD3"/>
    <w:rsid w:val="001F3E79"/>
    <w:rsid w:val="001F5E91"/>
    <w:rsid w:val="00200859"/>
    <w:rsid w:val="002077B9"/>
    <w:rsid w:val="00236D04"/>
    <w:rsid w:val="00252FAA"/>
    <w:rsid w:val="00261F5C"/>
    <w:rsid w:val="00262D72"/>
    <w:rsid w:val="00267224"/>
    <w:rsid w:val="0027466F"/>
    <w:rsid w:val="0027562B"/>
    <w:rsid w:val="00294FBB"/>
    <w:rsid w:val="0029513D"/>
    <w:rsid w:val="002A4F71"/>
    <w:rsid w:val="002B5902"/>
    <w:rsid w:val="002B7FC0"/>
    <w:rsid w:val="002C030F"/>
    <w:rsid w:val="002C667A"/>
    <w:rsid w:val="002E07FB"/>
    <w:rsid w:val="002E2D1E"/>
    <w:rsid w:val="002E2E1B"/>
    <w:rsid w:val="00320B38"/>
    <w:rsid w:val="00325D90"/>
    <w:rsid w:val="00331D75"/>
    <w:rsid w:val="00332BFB"/>
    <w:rsid w:val="00352DF1"/>
    <w:rsid w:val="00355362"/>
    <w:rsid w:val="00363E44"/>
    <w:rsid w:val="0038030F"/>
    <w:rsid w:val="003810D1"/>
    <w:rsid w:val="00387114"/>
    <w:rsid w:val="00394AEE"/>
    <w:rsid w:val="00395E86"/>
    <w:rsid w:val="00396F77"/>
    <w:rsid w:val="00397983"/>
    <w:rsid w:val="003A0BAB"/>
    <w:rsid w:val="003A1051"/>
    <w:rsid w:val="003A2BB7"/>
    <w:rsid w:val="003A2FD8"/>
    <w:rsid w:val="003B40E6"/>
    <w:rsid w:val="003D2F58"/>
    <w:rsid w:val="003E71D9"/>
    <w:rsid w:val="003F05DC"/>
    <w:rsid w:val="003F6E14"/>
    <w:rsid w:val="00405336"/>
    <w:rsid w:val="0041287E"/>
    <w:rsid w:val="00423C88"/>
    <w:rsid w:val="00430792"/>
    <w:rsid w:val="00432BD2"/>
    <w:rsid w:val="00435953"/>
    <w:rsid w:val="00436210"/>
    <w:rsid w:val="00443A92"/>
    <w:rsid w:val="004571D5"/>
    <w:rsid w:val="00461D81"/>
    <w:rsid w:val="0046356B"/>
    <w:rsid w:val="00477182"/>
    <w:rsid w:val="004779CB"/>
    <w:rsid w:val="00480A81"/>
    <w:rsid w:val="00497131"/>
    <w:rsid w:val="004A159F"/>
    <w:rsid w:val="004B2F21"/>
    <w:rsid w:val="004B453D"/>
    <w:rsid w:val="004C3A44"/>
    <w:rsid w:val="004C4E5C"/>
    <w:rsid w:val="004C7556"/>
    <w:rsid w:val="004D274A"/>
    <w:rsid w:val="004E01D0"/>
    <w:rsid w:val="004E42D8"/>
    <w:rsid w:val="004E7BA2"/>
    <w:rsid w:val="004F2384"/>
    <w:rsid w:val="004F51D1"/>
    <w:rsid w:val="004F7EDF"/>
    <w:rsid w:val="005001AC"/>
    <w:rsid w:val="00502910"/>
    <w:rsid w:val="00507EEC"/>
    <w:rsid w:val="005204AE"/>
    <w:rsid w:val="00527D71"/>
    <w:rsid w:val="00540D95"/>
    <w:rsid w:val="00544490"/>
    <w:rsid w:val="005507E2"/>
    <w:rsid w:val="0055299B"/>
    <w:rsid w:val="0055674A"/>
    <w:rsid w:val="005607DD"/>
    <w:rsid w:val="005609E9"/>
    <w:rsid w:val="00574AE7"/>
    <w:rsid w:val="00581AE8"/>
    <w:rsid w:val="005920FF"/>
    <w:rsid w:val="005A26C4"/>
    <w:rsid w:val="005A558C"/>
    <w:rsid w:val="005B5D36"/>
    <w:rsid w:val="005C52D5"/>
    <w:rsid w:val="005D088E"/>
    <w:rsid w:val="005D154B"/>
    <w:rsid w:val="005E28F8"/>
    <w:rsid w:val="005E2A59"/>
    <w:rsid w:val="005E6513"/>
    <w:rsid w:val="005F1B64"/>
    <w:rsid w:val="005F1BA1"/>
    <w:rsid w:val="00600ACF"/>
    <w:rsid w:val="006069C6"/>
    <w:rsid w:val="00611A19"/>
    <w:rsid w:val="006140DF"/>
    <w:rsid w:val="00622217"/>
    <w:rsid w:val="006260F5"/>
    <w:rsid w:val="00651114"/>
    <w:rsid w:val="0065772A"/>
    <w:rsid w:val="00670299"/>
    <w:rsid w:val="00675F2C"/>
    <w:rsid w:val="00676378"/>
    <w:rsid w:val="006865F6"/>
    <w:rsid w:val="00687243"/>
    <w:rsid w:val="00690668"/>
    <w:rsid w:val="00691985"/>
    <w:rsid w:val="00693CEB"/>
    <w:rsid w:val="006A1B64"/>
    <w:rsid w:val="006A2A8E"/>
    <w:rsid w:val="006A36DD"/>
    <w:rsid w:val="006B2DE1"/>
    <w:rsid w:val="006D169A"/>
    <w:rsid w:val="006D1F4F"/>
    <w:rsid w:val="006E3E68"/>
    <w:rsid w:val="006F34AE"/>
    <w:rsid w:val="006F44CD"/>
    <w:rsid w:val="006F6FA0"/>
    <w:rsid w:val="00704432"/>
    <w:rsid w:val="00704456"/>
    <w:rsid w:val="00706D5D"/>
    <w:rsid w:val="007108F5"/>
    <w:rsid w:val="00713E5B"/>
    <w:rsid w:val="00721404"/>
    <w:rsid w:val="00725612"/>
    <w:rsid w:val="007355B5"/>
    <w:rsid w:val="00736E22"/>
    <w:rsid w:val="007402FC"/>
    <w:rsid w:val="007411A1"/>
    <w:rsid w:val="00763345"/>
    <w:rsid w:val="00766B03"/>
    <w:rsid w:val="00781744"/>
    <w:rsid w:val="007843C9"/>
    <w:rsid w:val="00797F24"/>
    <w:rsid w:val="007B5946"/>
    <w:rsid w:val="007B6837"/>
    <w:rsid w:val="007B7DC2"/>
    <w:rsid w:val="007C500E"/>
    <w:rsid w:val="007D12FD"/>
    <w:rsid w:val="007D52DD"/>
    <w:rsid w:val="007E0547"/>
    <w:rsid w:val="007E122D"/>
    <w:rsid w:val="007E4066"/>
    <w:rsid w:val="007F5297"/>
    <w:rsid w:val="008028C6"/>
    <w:rsid w:val="0080318C"/>
    <w:rsid w:val="00805052"/>
    <w:rsid w:val="00807D35"/>
    <w:rsid w:val="00813A54"/>
    <w:rsid w:val="00820484"/>
    <w:rsid w:val="00824DF3"/>
    <w:rsid w:val="0082502E"/>
    <w:rsid w:val="00840BB2"/>
    <w:rsid w:val="00844847"/>
    <w:rsid w:val="00864224"/>
    <w:rsid w:val="0086793C"/>
    <w:rsid w:val="008774D4"/>
    <w:rsid w:val="008832D5"/>
    <w:rsid w:val="00884C1C"/>
    <w:rsid w:val="00885C9B"/>
    <w:rsid w:val="00887EDE"/>
    <w:rsid w:val="008C069B"/>
    <w:rsid w:val="008C363E"/>
    <w:rsid w:val="008C7162"/>
    <w:rsid w:val="008D5D2A"/>
    <w:rsid w:val="008F5282"/>
    <w:rsid w:val="00907395"/>
    <w:rsid w:val="009117B5"/>
    <w:rsid w:val="00914B63"/>
    <w:rsid w:val="00922033"/>
    <w:rsid w:val="009258B8"/>
    <w:rsid w:val="00927E96"/>
    <w:rsid w:val="009354F3"/>
    <w:rsid w:val="00935F26"/>
    <w:rsid w:val="00943C3C"/>
    <w:rsid w:val="009447DC"/>
    <w:rsid w:val="009519CF"/>
    <w:rsid w:val="00961BA5"/>
    <w:rsid w:val="009743A9"/>
    <w:rsid w:val="00974D1A"/>
    <w:rsid w:val="00991A8E"/>
    <w:rsid w:val="009A1543"/>
    <w:rsid w:val="009A3BCA"/>
    <w:rsid w:val="009A5287"/>
    <w:rsid w:val="009A670E"/>
    <w:rsid w:val="009B2AC5"/>
    <w:rsid w:val="009B455D"/>
    <w:rsid w:val="009B7984"/>
    <w:rsid w:val="009C2FCF"/>
    <w:rsid w:val="009D6B1C"/>
    <w:rsid w:val="009D7E47"/>
    <w:rsid w:val="009E67D2"/>
    <w:rsid w:val="009F4BED"/>
    <w:rsid w:val="009F4E46"/>
    <w:rsid w:val="009F7D93"/>
    <w:rsid w:val="00A051E3"/>
    <w:rsid w:val="00A05C67"/>
    <w:rsid w:val="00A1330D"/>
    <w:rsid w:val="00A25E2C"/>
    <w:rsid w:val="00A3403B"/>
    <w:rsid w:val="00A45437"/>
    <w:rsid w:val="00A470D4"/>
    <w:rsid w:val="00A51A12"/>
    <w:rsid w:val="00A524E5"/>
    <w:rsid w:val="00A627D4"/>
    <w:rsid w:val="00A72B81"/>
    <w:rsid w:val="00A7338A"/>
    <w:rsid w:val="00A7422C"/>
    <w:rsid w:val="00A74DA2"/>
    <w:rsid w:val="00A845F6"/>
    <w:rsid w:val="00A93A56"/>
    <w:rsid w:val="00AB009B"/>
    <w:rsid w:val="00AC15B4"/>
    <w:rsid w:val="00AD39F9"/>
    <w:rsid w:val="00AD48CB"/>
    <w:rsid w:val="00AD499C"/>
    <w:rsid w:val="00AD5BA1"/>
    <w:rsid w:val="00AD62AC"/>
    <w:rsid w:val="00AE3690"/>
    <w:rsid w:val="00AE5A70"/>
    <w:rsid w:val="00AF367E"/>
    <w:rsid w:val="00AF5978"/>
    <w:rsid w:val="00B003EE"/>
    <w:rsid w:val="00B02F81"/>
    <w:rsid w:val="00B038F4"/>
    <w:rsid w:val="00B14FE9"/>
    <w:rsid w:val="00B15008"/>
    <w:rsid w:val="00B16F99"/>
    <w:rsid w:val="00B36869"/>
    <w:rsid w:val="00B42F9C"/>
    <w:rsid w:val="00B43B31"/>
    <w:rsid w:val="00B47CFA"/>
    <w:rsid w:val="00B501DB"/>
    <w:rsid w:val="00B54A06"/>
    <w:rsid w:val="00B57D19"/>
    <w:rsid w:val="00B57F00"/>
    <w:rsid w:val="00B639ED"/>
    <w:rsid w:val="00B73A1C"/>
    <w:rsid w:val="00B77B2A"/>
    <w:rsid w:val="00B82C22"/>
    <w:rsid w:val="00B8723B"/>
    <w:rsid w:val="00B9224B"/>
    <w:rsid w:val="00B9277B"/>
    <w:rsid w:val="00B93DBA"/>
    <w:rsid w:val="00B9440A"/>
    <w:rsid w:val="00B97135"/>
    <w:rsid w:val="00BA6BD3"/>
    <w:rsid w:val="00BB1B4A"/>
    <w:rsid w:val="00BB2D2A"/>
    <w:rsid w:val="00BC57C3"/>
    <w:rsid w:val="00BD37E0"/>
    <w:rsid w:val="00BD54FE"/>
    <w:rsid w:val="00BD58CF"/>
    <w:rsid w:val="00BD6DDA"/>
    <w:rsid w:val="00BE0B0C"/>
    <w:rsid w:val="00BF5A87"/>
    <w:rsid w:val="00C046DC"/>
    <w:rsid w:val="00C04CC1"/>
    <w:rsid w:val="00C05AD4"/>
    <w:rsid w:val="00C364C5"/>
    <w:rsid w:val="00C47714"/>
    <w:rsid w:val="00C50C6D"/>
    <w:rsid w:val="00C529C0"/>
    <w:rsid w:val="00C600D9"/>
    <w:rsid w:val="00C84D3D"/>
    <w:rsid w:val="00C85333"/>
    <w:rsid w:val="00CB1E73"/>
    <w:rsid w:val="00CB2D3D"/>
    <w:rsid w:val="00CC0422"/>
    <w:rsid w:val="00CC066D"/>
    <w:rsid w:val="00CC1384"/>
    <w:rsid w:val="00CC48D1"/>
    <w:rsid w:val="00CD0ADC"/>
    <w:rsid w:val="00CD0E25"/>
    <w:rsid w:val="00CD3720"/>
    <w:rsid w:val="00CE368B"/>
    <w:rsid w:val="00CF16C9"/>
    <w:rsid w:val="00CF1848"/>
    <w:rsid w:val="00CF5C2F"/>
    <w:rsid w:val="00CF65B1"/>
    <w:rsid w:val="00D00EEC"/>
    <w:rsid w:val="00D04BCF"/>
    <w:rsid w:val="00D06D85"/>
    <w:rsid w:val="00D143D9"/>
    <w:rsid w:val="00D269AB"/>
    <w:rsid w:val="00D27067"/>
    <w:rsid w:val="00D3408C"/>
    <w:rsid w:val="00D346C2"/>
    <w:rsid w:val="00D477DA"/>
    <w:rsid w:val="00D57DF6"/>
    <w:rsid w:val="00D657E6"/>
    <w:rsid w:val="00D800A8"/>
    <w:rsid w:val="00D84554"/>
    <w:rsid w:val="00D8485C"/>
    <w:rsid w:val="00DA22DA"/>
    <w:rsid w:val="00DA59EA"/>
    <w:rsid w:val="00DA7AB3"/>
    <w:rsid w:val="00DB0B1D"/>
    <w:rsid w:val="00DB2468"/>
    <w:rsid w:val="00DB586A"/>
    <w:rsid w:val="00DB78CA"/>
    <w:rsid w:val="00DC623A"/>
    <w:rsid w:val="00DC6F15"/>
    <w:rsid w:val="00DC6F16"/>
    <w:rsid w:val="00DD421A"/>
    <w:rsid w:val="00DE001B"/>
    <w:rsid w:val="00DF35AF"/>
    <w:rsid w:val="00E21CFB"/>
    <w:rsid w:val="00E257C8"/>
    <w:rsid w:val="00E37047"/>
    <w:rsid w:val="00E45B2B"/>
    <w:rsid w:val="00E51150"/>
    <w:rsid w:val="00E60D0F"/>
    <w:rsid w:val="00E65523"/>
    <w:rsid w:val="00E70052"/>
    <w:rsid w:val="00E9773B"/>
    <w:rsid w:val="00EA5381"/>
    <w:rsid w:val="00EA596B"/>
    <w:rsid w:val="00EB3024"/>
    <w:rsid w:val="00EB46E0"/>
    <w:rsid w:val="00EB7BBB"/>
    <w:rsid w:val="00EC13A3"/>
    <w:rsid w:val="00EC5DD3"/>
    <w:rsid w:val="00EC7C85"/>
    <w:rsid w:val="00ED58E9"/>
    <w:rsid w:val="00EE1430"/>
    <w:rsid w:val="00F0153E"/>
    <w:rsid w:val="00F04CD9"/>
    <w:rsid w:val="00F0520F"/>
    <w:rsid w:val="00F125EE"/>
    <w:rsid w:val="00F12E98"/>
    <w:rsid w:val="00F22029"/>
    <w:rsid w:val="00F25DEF"/>
    <w:rsid w:val="00F42C5A"/>
    <w:rsid w:val="00F50FCD"/>
    <w:rsid w:val="00F514EC"/>
    <w:rsid w:val="00F5152E"/>
    <w:rsid w:val="00F60CD4"/>
    <w:rsid w:val="00F630EA"/>
    <w:rsid w:val="00F7007E"/>
    <w:rsid w:val="00F70200"/>
    <w:rsid w:val="00F73193"/>
    <w:rsid w:val="00F74F95"/>
    <w:rsid w:val="00F80705"/>
    <w:rsid w:val="00F832C8"/>
    <w:rsid w:val="00F832D1"/>
    <w:rsid w:val="00F870A7"/>
    <w:rsid w:val="00F911E9"/>
    <w:rsid w:val="00F95B18"/>
    <w:rsid w:val="00F96C50"/>
    <w:rsid w:val="00FA1481"/>
    <w:rsid w:val="00FB02E4"/>
    <w:rsid w:val="00FC0895"/>
    <w:rsid w:val="00FD1DC1"/>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tree/main/othe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MEEP-projects/HGT_pipeline" TargetMode="Externa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hyperlink" Target="http://www.repeatmask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D1B5F-080C-2749-B191-2B4B88DC1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11</Pages>
  <Words>4848</Words>
  <Characters>27639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32423</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Nathan Lo</cp:lastModifiedBy>
  <cp:revision>8</cp:revision>
  <cp:lastPrinted>2018-02-26T17:19:00Z</cp:lastPrinted>
  <dcterms:created xsi:type="dcterms:W3CDTF">2025-08-15T16:35:00Z</dcterms:created>
  <dcterms:modified xsi:type="dcterms:W3CDTF">2026-05-07T00:32:00Z</dcterms:modified>
</cp:coreProperties>
</file>