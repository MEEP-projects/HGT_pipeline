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2FA4" w14:textId="1B015F35" w:rsidR="00E16E44" w:rsidRPr="000C1FDC" w:rsidRDefault="00E16E44" w:rsidP="000C1FDC">
      <w:pPr>
        <w:jc w:val="center"/>
        <w:rPr>
          <w:b/>
          <w:bCs/>
          <w:sz w:val="36"/>
          <w:szCs w:val="36"/>
        </w:rPr>
      </w:pPr>
      <w:r w:rsidRPr="000C1FDC">
        <w:rPr>
          <w:b/>
          <w:bCs/>
          <w:sz w:val="36"/>
          <w:szCs w:val="36"/>
        </w:rPr>
        <w:t>Response to reviewer</w:t>
      </w:r>
      <w:r w:rsidR="000C1FDC" w:rsidRPr="000C1FDC">
        <w:rPr>
          <w:b/>
          <w:bCs/>
          <w:sz w:val="36"/>
          <w:szCs w:val="36"/>
        </w:rPr>
        <w:t>s</w:t>
      </w:r>
    </w:p>
    <w:p w14:paraId="4E20684E" w14:textId="77777777" w:rsidR="004E1BDD" w:rsidRDefault="004E1BDD">
      <w:pPr>
        <w:rPr>
          <w:b/>
          <w:bCs/>
        </w:rPr>
      </w:pPr>
    </w:p>
    <w:p w14:paraId="209E4EC6" w14:textId="432F19D3" w:rsidR="005C1A79" w:rsidRPr="002129E6" w:rsidRDefault="005C1A79">
      <w:pPr>
        <w:rPr>
          <w:color w:val="4472C4" w:themeColor="accent1"/>
        </w:rPr>
      </w:pPr>
      <w:r w:rsidRPr="005C1A79">
        <w:rPr>
          <w:b/>
          <w:bCs/>
          <w:color w:val="4472C4" w:themeColor="accent1"/>
        </w:rPr>
        <w:t>Review 2 comment:</w:t>
      </w:r>
      <w:r w:rsidRPr="005C1A79">
        <w:rPr>
          <w:color w:val="4472C4" w:themeColor="accent1"/>
        </w:rPr>
        <w:t xml:space="preserve"> The responses are appropriate with thanks for the additional analysis. I am </w:t>
      </w:r>
      <w:proofErr w:type="spellStart"/>
      <w:r w:rsidRPr="005C1A79">
        <w:rPr>
          <w:color w:val="4472C4" w:themeColor="accent1"/>
        </w:rPr>
        <w:t>skeptical</w:t>
      </w:r>
      <w:proofErr w:type="spellEnd"/>
      <w:r w:rsidRPr="005C1A79">
        <w:rPr>
          <w:color w:val="4472C4" w:themeColor="accent1"/>
        </w:rPr>
        <w:t xml:space="preserve"> about answers to my question R2.1 - "If there were few HGT events followed by recombination, we would expect these inserts to be clustered within relatively few genomic regions" - because a single HGT event could be derived from fragmented DNA before insertion that is randomly incorporated into the host genome. Thus, genomic insert variation is not a </w:t>
      </w:r>
      <w:r w:rsidRPr="002129E6">
        <w:rPr>
          <w:color w:val="4472C4" w:themeColor="accent1"/>
        </w:rPr>
        <w:t>clarifying approach. I would like to see the authors go further here and be creative in how to answer this question based on timing of the inserts and/or other means.</w:t>
      </w:r>
    </w:p>
    <w:p w14:paraId="729C8690" w14:textId="77E1F982" w:rsidR="004E1BDD" w:rsidRPr="002129E6" w:rsidRDefault="005C1A79">
      <w:r w:rsidRPr="002129E6">
        <w:rPr>
          <w:b/>
          <w:bCs/>
        </w:rPr>
        <w:t>Response:</w:t>
      </w:r>
      <w:r w:rsidRPr="002129E6">
        <w:t xml:space="preserve"> </w:t>
      </w:r>
      <w:r w:rsidR="004E1BDD" w:rsidRPr="002129E6">
        <w:t>We thank the reviewer for th</w:t>
      </w:r>
      <w:r w:rsidR="000C1FDC" w:rsidRPr="002129E6">
        <w:t>is</w:t>
      </w:r>
      <w:r w:rsidR="004E1BDD" w:rsidRPr="002129E6">
        <w:t xml:space="preserve"> comment</w:t>
      </w:r>
      <w:r w:rsidR="000C1FDC" w:rsidRPr="002129E6">
        <w:t>,</w:t>
      </w:r>
      <w:r w:rsidRPr="002129E6">
        <w:t xml:space="preserve"> </w:t>
      </w:r>
      <w:r w:rsidR="000C1FDC" w:rsidRPr="002129E6">
        <w:t>and agree that a single HGT event involving fragmented DNA could, in principle, generate multiple inserts distributed across the genome.</w:t>
      </w:r>
      <w:r w:rsidR="004E1BDD" w:rsidRPr="002129E6">
        <w:t xml:space="preserve"> </w:t>
      </w:r>
      <w:r w:rsidR="007D52B5" w:rsidRPr="002129E6">
        <w:t>To restate</w:t>
      </w:r>
      <w:r w:rsidRPr="002129E6">
        <w:t xml:space="preserve"> what we are trying to address </w:t>
      </w:r>
      <w:r w:rsidR="00AE6C1B" w:rsidRPr="002129E6">
        <w:t>regarding</w:t>
      </w:r>
      <w:r w:rsidRPr="002129E6">
        <w:t xml:space="preserve"> few vs many HGT events</w:t>
      </w:r>
      <w:r w:rsidR="00AE6C1B" w:rsidRPr="002129E6">
        <w:t xml:space="preserve"> </w:t>
      </w:r>
      <w:r w:rsidR="000C1FDC" w:rsidRPr="002129E6">
        <w:t>(</w:t>
      </w:r>
      <w:r w:rsidR="00AE6C1B" w:rsidRPr="002129E6">
        <w:t>despite the high number of inserts</w:t>
      </w:r>
      <w:r w:rsidR="000C1FDC" w:rsidRPr="002129E6">
        <w:t>)</w:t>
      </w:r>
      <w:r w:rsidR="004E1BDD" w:rsidRPr="002129E6">
        <w:t xml:space="preserve">, </w:t>
      </w:r>
      <w:r w:rsidRPr="002129E6">
        <w:t>there</w:t>
      </w:r>
      <w:r w:rsidR="00AE6C1B" w:rsidRPr="002129E6">
        <w:t xml:space="preserve"> are</w:t>
      </w:r>
      <w:r w:rsidRPr="002129E6">
        <w:t xml:space="preserve"> </w:t>
      </w:r>
      <w:r w:rsidR="004E1BDD" w:rsidRPr="002129E6">
        <w:t>two phenomena</w:t>
      </w:r>
      <w:r w:rsidR="007D52B5" w:rsidRPr="002129E6">
        <w:t xml:space="preserve"> </w:t>
      </w:r>
      <w:r w:rsidRPr="002129E6">
        <w:t xml:space="preserve">the </w:t>
      </w:r>
      <w:r w:rsidR="004E1BDD" w:rsidRPr="002129E6">
        <w:t xml:space="preserve">reviewer </w:t>
      </w:r>
      <w:r w:rsidRPr="002129E6">
        <w:t>has raised in the first and second round of reviews</w:t>
      </w:r>
      <w:r w:rsidR="000C1FDC" w:rsidRPr="002129E6">
        <w:t xml:space="preserve"> to consider</w:t>
      </w:r>
      <w:r w:rsidRPr="002129E6">
        <w:t>:</w:t>
      </w:r>
    </w:p>
    <w:p w14:paraId="5167BFEF" w14:textId="76EDA162" w:rsidR="004E1BDD" w:rsidRPr="002129E6" w:rsidRDefault="00AE6C1B" w:rsidP="004E1BDD">
      <w:pPr>
        <w:pStyle w:val="ListParagraph"/>
        <w:numPr>
          <w:ilvl w:val="0"/>
          <w:numId w:val="2"/>
        </w:numPr>
      </w:pPr>
      <w:r w:rsidRPr="002129E6">
        <w:t>Few HGT events followed by recombination</w:t>
      </w:r>
    </w:p>
    <w:p w14:paraId="4742B302" w14:textId="2C0A18CB" w:rsidR="007D52B5" w:rsidRPr="002129E6" w:rsidRDefault="00AE6C1B" w:rsidP="004E1BDD">
      <w:pPr>
        <w:pStyle w:val="ListParagraph"/>
        <w:numPr>
          <w:ilvl w:val="0"/>
          <w:numId w:val="2"/>
        </w:numPr>
      </w:pPr>
      <w:r w:rsidRPr="002129E6">
        <w:t>Few HGT events derived from fragmented DNA, randomly incorporating many inserts throughout the genome.</w:t>
      </w:r>
    </w:p>
    <w:p w14:paraId="66562ED7" w14:textId="77777777" w:rsidR="007D52B5" w:rsidRPr="002129E6" w:rsidRDefault="007D52B5" w:rsidP="007D52B5"/>
    <w:p w14:paraId="597EC15D" w14:textId="77F28E7C" w:rsidR="00AE6C1B" w:rsidRPr="002129E6" w:rsidRDefault="007D52B5" w:rsidP="00AE6C1B">
      <w:pPr>
        <w:rPr>
          <w:color w:val="000000" w:themeColor="text1"/>
        </w:rPr>
      </w:pPr>
      <w:r w:rsidRPr="002129E6">
        <w:t xml:space="preserve">We </w:t>
      </w:r>
      <w:r w:rsidR="000C1FDC" w:rsidRPr="002129E6">
        <w:t xml:space="preserve">have already </w:t>
      </w:r>
      <w:r w:rsidRPr="002129E6">
        <w:t xml:space="preserve">addressed the first </w:t>
      </w:r>
      <w:r w:rsidR="005C1A79" w:rsidRPr="002129E6">
        <w:t>phenomenon</w:t>
      </w:r>
      <w:r w:rsidRPr="002129E6">
        <w:t xml:space="preserve"> in our previous </w:t>
      </w:r>
      <w:r w:rsidR="005C1A79" w:rsidRPr="002129E6">
        <w:t>revision</w:t>
      </w:r>
      <w:r w:rsidRPr="002129E6">
        <w:t>. To reiterate</w:t>
      </w:r>
      <w:r w:rsidR="00AE6C1B" w:rsidRPr="002129E6">
        <w:t xml:space="preserve">, we assessed the </w:t>
      </w:r>
      <w:r w:rsidR="00AE6C1B" w:rsidRPr="002129E6">
        <w:rPr>
          <w:color w:val="000000" w:themeColor="text1"/>
        </w:rPr>
        <w:t xml:space="preserve">genomic distribution of HGT inserts across the cockroach genomes, and found that inserts were clustered on some contigs, but generally were broadly distributed across host genomes. This broader distribution across the genome is more consistent with multiple independent acquisition events (e.g. they would occur across multiple chromosomes). Further, the filtering we carried out to characterize the number of ‘unique’ HGT inserts within a genome (i.e., to count only those arising from separate transfers from a </w:t>
      </w:r>
      <w:r w:rsidR="00AE6C1B" w:rsidRPr="002129E6">
        <w:rPr>
          <w:i/>
          <w:iCs/>
          <w:color w:val="000000" w:themeColor="text1"/>
        </w:rPr>
        <w:t>Blattabacterium</w:t>
      </w:r>
      <w:r w:rsidR="00AE6C1B" w:rsidRPr="002129E6">
        <w:rPr>
          <w:color w:val="000000" w:themeColor="text1"/>
        </w:rPr>
        <w:t xml:space="preserve"> genome) also help address this comment. A more comprehensive explanation is available in our response to reviewers in the previous revision. </w:t>
      </w:r>
    </w:p>
    <w:p w14:paraId="30554B54" w14:textId="77777777" w:rsidR="007D52B5" w:rsidRPr="002129E6" w:rsidRDefault="007D52B5" w:rsidP="007D52B5"/>
    <w:p w14:paraId="10C6F643" w14:textId="61E78F03" w:rsidR="007451DA" w:rsidRPr="002129E6" w:rsidRDefault="007D52B5" w:rsidP="007D52B5">
      <w:r w:rsidRPr="002129E6">
        <w:t xml:space="preserve">In the current version, we now also address the second </w:t>
      </w:r>
      <w:r w:rsidR="00AE6C1B" w:rsidRPr="002129E6">
        <w:t xml:space="preserve">phenomenon above - insertion of </w:t>
      </w:r>
      <w:r w:rsidR="00AE6C1B" w:rsidRPr="002129E6">
        <w:rPr>
          <w:i/>
          <w:iCs/>
        </w:rPr>
        <w:t>Blattabacterium</w:t>
      </w:r>
      <w:r w:rsidR="00AE6C1B" w:rsidRPr="002129E6">
        <w:t xml:space="preserve"> genome fragments to any part of the host genome at the same time</w:t>
      </w:r>
      <w:r w:rsidRPr="002129E6">
        <w:t>.</w:t>
      </w:r>
      <w:r w:rsidR="005C1A79" w:rsidRPr="002129E6">
        <w:t xml:space="preserve"> As the reviewer helpfully suggested, we use the </w:t>
      </w:r>
      <w:r w:rsidR="000C1FDC" w:rsidRPr="002129E6">
        <w:t xml:space="preserve">temporal information on insert origin to </w:t>
      </w:r>
      <w:r w:rsidR="00AE6C1B" w:rsidRPr="002129E6">
        <w:t>address this. M</w:t>
      </w:r>
      <w:r w:rsidR="005C1A79" w:rsidRPr="002129E6">
        <w:t>any HGTs transferred across multiple evolutionary time points is indicative of multiple independent HGT events.</w:t>
      </w:r>
      <w:r w:rsidR="00AE6C1B" w:rsidRPr="002129E6">
        <w:t xml:space="preserve"> We have added two sets of results to demonstrate this. First, we presented the results from our preliminary ageing analysis</w:t>
      </w:r>
      <w:r w:rsidR="007451DA" w:rsidRPr="002129E6">
        <w:t xml:space="preserve">, which was carried out by comparing sequence similarity of each insert and inserts in other cockroach species against the sequence similarity of each insert and the genome of the host’s specific </w:t>
      </w:r>
      <w:r w:rsidR="007451DA" w:rsidRPr="002129E6">
        <w:rPr>
          <w:i/>
          <w:iCs/>
        </w:rPr>
        <w:t>Blattabacterium</w:t>
      </w:r>
      <w:r w:rsidR="007451DA" w:rsidRPr="002129E6">
        <w:t xml:space="preserve"> strain. This analysis results in counts of putatively ancestral inserts at multiple evolutionary time points. These preliminary results were not presented in the previous version – only the verified ancestral inserts were discussed (</w:t>
      </w:r>
      <w:r w:rsidR="000C1FDC" w:rsidRPr="002129E6">
        <w:t xml:space="preserve">verification </w:t>
      </w:r>
      <w:r w:rsidR="007451DA" w:rsidRPr="002129E6">
        <w:t>via assessing the flanking region of the putatively ancestral inserts). However, we have now included these results (see Dataset S5)</w:t>
      </w:r>
      <w:r w:rsidR="000C1FDC" w:rsidRPr="002129E6">
        <w:t xml:space="preserve"> to help investigate whether inserts arose via </w:t>
      </w:r>
      <w:r w:rsidR="007451DA" w:rsidRPr="002129E6">
        <w:t xml:space="preserve">few vs many HGT events. </w:t>
      </w:r>
      <w:ins w:id="0" w:author="Maxim Warwick Dus Adams" w:date="2026-05-05T10:55:00Z" w16du:dateUtc="2026-05-05T00:55:00Z">
        <w:r w:rsidR="00AF3393">
          <w:t xml:space="preserve">Our findings reveal substantial numbers </w:t>
        </w:r>
      </w:ins>
      <w:ins w:id="1" w:author="Maxim Warwick Dus Adams" w:date="2026-05-05T10:56:00Z" w16du:dateUtc="2026-05-05T00:56:00Z">
        <w:r w:rsidR="00AF3393">
          <w:t xml:space="preserve">of inserts from both recent and ancient time points, potentially </w:t>
        </w:r>
      </w:ins>
      <w:ins w:id="2" w:author="Maxim Warwick Dus Adams" w:date="2026-05-05T10:57:00Z" w16du:dateUtc="2026-05-05T00:57:00Z">
        <w:r w:rsidR="00193EF8">
          <w:t>arising from</w:t>
        </w:r>
      </w:ins>
      <w:ins w:id="3" w:author="Maxim Warwick Dus Adams" w:date="2026-05-05T10:56:00Z" w16du:dateUtc="2026-05-05T00:56:00Z">
        <w:r w:rsidR="00AF3393">
          <w:t xml:space="preserve"> many HGT events over the species’ evolutionary histories.</w:t>
        </w:r>
      </w:ins>
      <w:r w:rsidR="007451DA" w:rsidRPr="002129E6">
        <w:br/>
      </w:r>
    </w:p>
    <w:p w14:paraId="3CA7EA3E" w14:textId="48F0CB77" w:rsidR="000C1FDC" w:rsidRPr="002129E6" w:rsidRDefault="007451DA" w:rsidP="007D52B5">
      <w:r w:rsidRPr="002129E6">
        <w:t xml:space="preserve">Second, </w:t>
      </w:r>
      <w:r w:rsidR="000C1FDC" w:rsidRPr="002129E6">
        <w:t xml:space="preserve">we carried out a new analysis to </w:t>
      </w:r>
      <w:r w:rsidRPr="002129E6">
        <w:t xml:space="preserve">investigate the temporal variation of the insertion events by assessing pairwise sequence identity between the HGT inserts and the associated species’ specific </w:t>
      </w:r>
      <w:r w:rsidRPr="002129E6">
        <w:rPr>
          <w:i/>
          <w:iCs/>
        </w:rPr>
        <w:t>Blattabacterium</w:t>
      </w:r>
      <w:r w:rsidRPr="002129E6">
        <w:t xml:space="preserve"> genomes. Here, pairwise sequence identity is a relatively </w:t>
      </w:r>
      <w:r w:rsidRPr="002129E6">
        <w:lastRenderedPageBreak/>
        <w:t xml:space="preserve">coarse proxy for relative insert age; i.e. older inserts will have accumulated more sequence divergence. Insert </w:t>
      </w:r>
      <w:r w:rsidR="000C1FDC" w:rsidRPr="002129E6">
        <w:t>sequence similarity ranged</w:t>
      </w:r>
      <w:r w:rsidRPr="002129E6">
        <w:t xml:space="preserve"> from </w:t>
      </w:r>
      <w:r w:rsidR="000C1FDC" w:rsidRPr="002129E6">
        <w:t>72-100</w:t>
      </w:r>
      <w:proofErr w:type="gramStart"/>
      <w:r w:rsidR="000C1FDC" w:rsidRPr="002129E6">
        <w:t>%</w:t>
      </w:r>
      <w:r w:rsidRPr="002129E6">
        <w:t>, and</w:t>
      </w:r>
      <w:proofErr w:type="gramEnd"/>
      <w:r w:rsidRPr="002129E6">
        <w:t xml:space="preserve"> displayed a unimodal distribution</w:t>
      </w:r>
      <w:ins w:id="4" w:author="Maxim Warwick Dus Adams" w:date="2026-05-05T10:54:00Z" w16du:dateUtc="2026-05-05T00:54:00Z">
        <w:r w:rsidR="00AF3393">
          <w:t xml:space="preserve"> suggestive of a stead</w:t>
        </w:r>
      </w:ins>
      <w:ins w:id="5" w:author="Maxim Warwick Dus Adams" w:date="2026-05-05T10:55:00Z" w16du:dateUtc="2026-05-05T00:55:00Z">
        <w:r w:rsidR="00AF3393">
          <w:t>y</w:t>
        </w:r>
      </w:ins>
      <w:ins w:id="6" w:author="Maxim Warwick Dus Adams" w:date="2026-05-05T10:54:00Z" w16du:dateUtc="2026-05-05T00:54:00Z">
        <w:r w:rsidR="00AF3393">
          <w:t xml:space="preserve"> ac</w:t>
        </w:r>
      </w:ins>
      <w:ins w:id="7" w:author="Maxim Warwick Dus Adams" w:date="2026-05-05T10:55:00Z" w16du:dateUtc="2026-05-05T00:55:00Z">
        <w:r w:rsidR="00AF3393">
          <w:t>cumulation of inserts over the long term</w:t>
        </w:r>
      </w:ins>
      <w:r w:rsidR="000C1FDC" w:rsidRPr="002129E6">
        <w:t>.</w:t>
      </w:r>
    </w:p>
    <w:p w14:paraId="6861779A" w14:textId="77777777" w:rsidR="000C1FDC" w:rsidRPr="002129E6" w:rsidRDefault="000C1FDC" w:rsidP="007D52B5"/>
    <w:p w14:paraId="0EB06653" w14:textId="1BE187BB" w:rsidR="002129E6" w:rsidRDefault="000C1FDC" w:rsidP="002129E6">
      <w:r w:rsidRPr="002129E6">
        <w:t>T</w:t>
      </w:r>
      <w:r w:rsidR="002129E6" w:rsidRPr="002129E6">
        <w:t>ogether, these results provide additional support for the conclusion that the observed inserts are unlikely to derive from a small number of fragmentation events, and instead reflect numerous independent HGT events. Due to word limits, these results are described briefly in the main text (lines 4</w:t>
      </w:r>
      <w:r w:rsidR="00E55095">
        <w:t>6</w:t>
      </w:r>
      <w:r w:rsidR="002129E6" w:rsidRPr="002129E6">
        <w:t>-49) and in detail in the SI Appendix (see the eighth paragraph of section ‘Characterizing HGT inserts’), with full the results provided in Dataset S5.</w:t>
      </w:r>
    </w:p>
    <w:p w14:paraId="68E3DB97" w14:textId="10D6A7EF" w:rsidR="00E16E44" w:rsidRDefault="00E16E44" w:rsidP="00E16E44"/>
    <w:sectPr w:rsidR="00E16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166B4"/>
    <w:multiLevelType w:val="hybridMultilevel"/>
    <w:tmpl w:val="9B6AE1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BA5512"/>
    <w:multiLevelType w:val="hybridMultilevel"/>
    <w:tmpl w:val="F56859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161896">
    <w:abstractNumId w:val="1"/>
  </w:num>
  <w:num w:numId="2" w16cid:durableId="5674247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xim Warwick Dus Adams">
    <w15:presenceInfo w15:providerId="AD" w15:userId="S::maxim.adams@sydney.edu.au::41f727da-c80a-459c-982f-7cf32e2ad7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8D"/>
    <w:rsid w:val="000C1FDC"/>
    <w:rsid w:val="0013604F"/>
    <w:rsid w:val="00193EF8"/>
    <w:rsid w:val="002129E6"/>
    <w:rsid w:val="003F718D"/>
    <w:rsid w:val="004269D1"/>
    <w:rsid w:val="004E1BDD"/>
    <w:rsid w:val="004F0ED9"/>
    <w:rsid w:val="005C1A79"/>
    <w:rsid w:val="007451DA"/>
    <w:rsid w:val="007D4A21"/>
    <w:rsid w:val="007D52B5"/>
    <w:rsid w:val="00823F78"/>
    <w:rsid w:val="00923318"/>
    <w:rsid w:val="00983A89"/>
    <w:rsid w:val="00AE6C1B"/>
    <w:rsid w:val="00AF3393"/>
    <w:rsid w:val="00C05933"/>
    <w:rsid w:val="00CC066D"/>
    <w:rsid w:val="00D13D44"/>
    <w:rsid w:val="00E16E44"/>
    <w:rsid w:val="00E55095"/>
    <w:rsid w:val="00E71D25"/>
    <w:rsid w:val="00E73A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4EB5DC1"/>
  <w15:chartTrackingRefBased/>
  <w15:docId w15:val="{E27A76D4-4064-C949-8796-4FC6B04A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1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1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1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1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18D"/>
    <w:rPr>
      <w:rFonts w:eastAsiaTheme="majorEastAsia" w:cstheme="majorBidi"/>
      <w:color w:val="272727" w:themeColor="text1" w:themeTint="D8"/>
    </w:rPr>
  </w:style>
  <w:style w:type="paragraph" w:styleId="Title">
    <w:name w:val="Title"/>
    <w:basedOn w:val="Normal"/>
    <w:next w:val="Normal"/>
    <w:link w:val="TitleChar"/>
    <w:uiPriority w:val="10"/>
    <w:qFormat/>
    <w:rsid w:val="003F71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1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1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718D"/>
    <w:rPr>
      <w:i/>
      <w:iCs/>
      <w:color w:val="404040" w:themeColor="text1" w:themeTint="BF"/>
    </w:rPr>
  </w:style>
  <w:style w:type="paragraph" w:styleId="ListParagraph">
    <w:name w:val="List Paragraph"/>
    <w:basedOn w:val="Normal"/>
    <w:uiPriority w:val="34"/>
    <w:qFormat/>
    <w:rsid w:val="003F718D"/>
    <w:pPr>
      <w:ind w:left="720"/>
      <w:contextualSpacing/>
    </w:pPr>
  </w:style>
  <w:style w:type="character" w:styleId="IntenseEmphasis">
    <w:name w:val="Intense Emphasis"/>
    <w:basedOn w:val="DefaultParagraphFont"/>
    <w:uiPriority w:val="21"/>
    <w:qFormat/>
    <w:rsid w:val="003F718D"/>
    <w:rPr>
      <w:i/>
      <w:iCs/>
      <w:color w:val="2F5496" w:themeColor="accent1" w:themeShade="BF"/>
    </w:rPr>
  </w:style>
  <w:style w:type="paragraph" w:styleId="IntenseQuote">
    <w:name w:val="Intense Quote"/>
    <w:basedOn w:val="Normal"/>
    <w:next w:val="Normal"/>
    <w:link w:val="IntenseQuoteChar"/>
    <w:uiPriority w:val="30"/>
    <w:qFormat/>
    <w:rsid w:val="003F7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18D"/>
    <w:rPr>
      <w:i/>
      <w:iCs/>
      <w:color w:val="2F5496" w:themeColor="accent1" w:themeShade="BF"/>
    </w:rPr>
  </w:style>
  <w:style w:type="character" w:styleId="IntenseReference">
    <w:name w:val="Intense Reference"/>
    <w:basedOn w:val="DefaultParagraphFont"/>
    <w:uiPriority w:val="32"/>
    <w:qFormat/>
    <w:rsid w:val="003F718D"/>
    <w:rPr>
      <w:b/>
      <w:bCs/>
      <w:smallCaps/>
      <w:color w:val="2F5496" w:themeColor="accent1" w:themeShade="BF"/>
      <w:spacing w:val="5"/>
    </w:rPr>
  </w:style>
  <w:style w:type="paragraph" w:styleId="Revision">
    <w:name w:val="Revision"/>
    <w:hidden/>
    <w:uiPriority w:val="99"/>
    <w:semiHidden/>
    <w:rsid w:val="00AF3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Maxim Warwick Dus Adams</cp:lastModifiedBy>
  <cp:revision>3</cp:revision>
  <dcterms:created xsi:type="dcterms:W3CDTF">2026-05-05T00:57:00Z</dcterms:created>
  <dcterms:modified xsi:type="dcterms:W3CDTF">2026-05-05T00:58:00Z</dcterms:modified>
</cp:coreProperties>
</file>